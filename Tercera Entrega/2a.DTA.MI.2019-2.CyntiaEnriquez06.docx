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E5A3EA" w14:textId="2638EEA4" w:rsidR="00D1091B" w:rsidRPr="00344586" w:rsidRDefault="00D1091B" w:rsidP="00D1091B">
      <w:pPr>
        <w:jc w:val="center"/>
        <w:rPr>
          <w:rFonts w:asciiTheme="majorHAnsi" w:hAnsiTheme="majorHAnsi"/>
          <w:b/>
          <w:sz w:val="30"/>
          <w:szCs w:val="30"/>
        </w:rPr>
      </w:pPr>
      <w:bookmarkStart w:id="0" w:name="_Hlk2786866"/>
      <w:bookmarkStart w:id="1" w:name="_Hlk2786968"/>
      <w:r w:rsidRPr="00A97B68">
        <w:rPr>
          <w:rFonts w:asciiTheme="majorHAnsi" w:hAnsiTheme="majorHAnsi"/>
          <w:b/>
          <w:noProof/>
          <w:sz w:val="36"/>
          <w:szCs w:val="30"/>
          <w:lang w:eastAsia="es-MX"/>
        </w:rPr>
        <w:drawing>
          <wp:anchor distT="0" distB="0" distL="114300" distR="114300" simplePos="0" relativeHeight="251656192" behindDoc="0" locked="0" layoutInCell="1" allowOverlap="1" wp14:anchorId="678B1952" wp14:editId="5E574CEF">
            <wp:simplePos x="0" y="0"/>
            <wp:positionH relativeFrom="column">
              <wp:posOffset>-26035</wp:posOffset>
            </wp:positionH>
            <wp:positionV relativeFrom="paragraph">
              <wp:posOffset>-6985</wp:posOffset>
            </wp:positionV>
            <wp:extent cx="666750" cy="981075"/>
            <wp:effectExtent l="0" t="0" r="0" b="9525"/>
            <wp:wrapNone/>
            <wp:docPr id="2" name="0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jpg"/>
                    <pic:cNvPicPr/>
                  </pic:nvPicPr>
                  <pic:blipFill>
                    <a:blip r:embed="rId8" cstate="print"/>
                    <a:stretch>
                      <a:fillRect/>
                    </a:stretch>
                  </pic:blipFill>
                  <pic:spPr>
                    <a:xfrm>
                      <a:off x="0" y="0"/>
                      <a:ext cx="666750" cy="981075"/>
                    </a:xfrm>
                    <a:prstGeom prst="rect">
                      <a:avLst/>
                    </a:prstGeom>
                  </pic:spPr>
                </pic:pic>
              </a:graphicData>
            </a:graphic>
          </wp:anchor>
        </w:drawing>
      </w:r>
      <w:r w:rsidRPr="00A97B68">
        <w:rPr>
          <w:rFonts w:asciiTheme="majorHAnsi" w:hAnsiTheme="majorHAnsi"/>
          <w:b/>
          <w:noProof/>
          <w:sz w:val="36"/>
          <w:szCs w:val="30"/>
          <w:lang w:eastAsia="es-MX"/>
        </w:rPr>
        <w:drawing>
          <wp:anchor distT="0" distB="0" distL="114300" distR="114300" simplePos="0" relativeHeight="251660288" behindDoc="0" locked="0" layoutInCell="1" allowOverlap="1" wp14:anchorId="562F471D" wp14:editId="6EC7F8A7">
            <wp:simplePos x="0" y="0"/>
            <wp:positionH relativeFrom="column">
              <wp:posOffset>4912360</wp:posOffset>
            </wp:positionH>
            <wp:positionV relativeFrom="paragraph">
              <wp:posOffset>77470</wp:posOffset>
            </wp:positionV>
            <wp:extent cx="1238250" cy="885825"/>
            <wp:effectExtent l="0" t="0" r="0" b="9525"/>
            <wp:wrapNone/>
            <wp:docPr id="3" name="1 Imagen" descr="upiita-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iita-ipn.jpg"/>
                    <pic:cNvPicPr/>
                  </pic:nvPicPr>
                  <pic:blipFill>
                    <a:blip r:embed="rId9" cstate="print"/>
                    <a:stretch>
                      <a:fillRect/>
                    </a:stretch>
                  </pic:blipFill>
                  <pic:spPr>
                    <a:xfrm>
                      <a:off x="0" y="0"/>
                      <a:ext cx="1238250" cy="885825"/>
                    </a:xfrm>
                    <a:prstGeom prst="rect">
                      <a:avLst/>
                    </a:prstGeom>
                  </pic:spPr>
                </pic:pic>
              </a:graphicData>
            </a:graphic>
          </wp:anchor>
        </w:drawing>
      </w:r>
      <w:r w:rsidR="00C051AB">
        <w:rPr>
          <w:rFonts w:asciiTheme="majorHAnsi" w:hAnsiTheme="majorHAnsi"/>
          <w:b/>
          <w:sz w:val="36"/>
          <w:szCs w:val="30"/>
        </w:rPr>
        <w:softHyphen/>
      </w:r>
      <w:r w:rsidR="00C051AB">
        <w:rPr>
          <w:rFonts w:asciiTheme="majorHAnsi" w:hAnsiTheme="majorHAnsi"/>
          <w:b/>
          <w:sz w:val="36"/>
          <w:szCs w:val="30"/>
        </w:rPr>
        <w:softHyphen/>
      </w:r>
      <w:r w:rsidR="00C051AB">
        <w:rPr>
          <w:rFonts w:asciiTheme="majorHAnsi" w:hAnsiTheme="majorHAnsi"/>
          <w:b/>
          <w:sz w:val="36"/>
          <w:szCs w:val="30"/>
        </w:rPr>
        <w:softHyphen/>
      </w:r>
      <w:r w:rsidR="00C051AB">
        <w:rPr>
          <w:rFonts w:asciiTheme="majorHAnsi" w:hAnsiTheme="majorHAnsi"/>
          <w:b/>
          <w:sz w:val="36"/>
          <w:szCs w:val="30"/>
        </w:rPr>
        <w:softHyphen/>
      </w:r>
      <w:r w:rsidR="00C051AB">
        <w:rPr>
          <w:rFonts w:asciiTheme="majorHAnsi" w:hAnsiTheme="majorHAnsi"/>
          <w:b/>
          <w:sz w:val="36"/>
          <w:szCs w:val="30"/>
        </w:rPr>
        <w:softHyphen/>
      </w:r>
      <w:r w:rsidRPr="00A97B68">
        <w:rPr>
          <w:rFonts w:asciiTheme="majorHAnsi" w:hAnsiTheme="majorHAnsi"/>
          <w:b/>
          <w:sz w:val="36"/>
          <w:szCs w:val="30"/>
        </w:rPr>
        <w:t>Instituto Politécnico Nacional</w:t>
      </w:r>
    </w:p>
    <w:p w14:paraId="5FCE0CF1" w14:textId="77777777" w:rsidR="00D1091B" w:rsidRPr="00344586" w:rsidRDefault="00D1091B" w:rsidP="00A97B68">
      <w:pPr>
        <w:spacing w:after="0" w:line="240" w:lineRule="auto"/>
        <w:jc w:val="center"/>
        <w:rPr>
          <w:rFonts w:asciiTheme="majorHAnsi" w:hAnsiTheme="majorHAnsi"/>
          <w:b/>
          <w:i/>
          <w:sz w:val="30"/>
          <w:szCs w:val="30"/>
        </w:rPr>
      </w:pPr>
      <w:r w:rsidRPr="00344586">
        <w:rPr>
          <w:rFonts w:asciiTheme="majorHAnsi" w:hAnsiTheme="majorHAnsi"/>
          <w:b/>
          <w:i/>
          <w:sz w:val="30"/>
          <w:szCs w:val="30"/>
        </w:rPr>
        <w:t xml:space="preserve">Unidad Profesional Interdisciplinaria en </w:t>
      </w:r>
    </w:p>
    <w:p w14:paraId="7ED35795" w14:textId="77777777" w:rsidR="00D1091B" w:rsidRPr="00344586" w:rsidRDefault="00D1091B" w:rsidP="00A97B68">
      <w:pPr>
        <w:spacing w:after="0" w:line="240" w:lineRule="auto"/>
        <w:jc w:val="center"/>
        <w:rPr>
          <w:rFonts w:asciiTheme="majorHAnsi" w:hAnsiTheme="majorHAnsi"/>
          <w:b/>
          <w:i/>
          <w:sz w:val="30"/>
          <w:szCs w:val="30"/>
        </w:rPr>
      </w:pPr>
      <w:r w:rsidRPr="00344586">
        <w:rPr>
          <w:rFonts w:asciiTheme="majorHAnsi" w:hAnsiTheme="majorHAnsi"/>
          <w:b/>
          <w:i/>
          <w:sz w:val="30"/>
          <w:szCs w:val="30"/>
        </w:rPr>
        <w:t>Ingeniería y Tecnologías Avanzadas</w:t>
      </w:r>
    </w:p>
    <w:p w14:paraId="0CD3EDC3" w14:textId="77777777" w:rsidR="00D1091B" w:rsidRPr="00914DC9" w:rsidRDefault="00D1091B" w:rsidP="00D1091B">
      <w:pPr>
        <w:rPr>
          <w:sz w:val="20"/>
          <w:szCs w:val="20"/>
        </w:rPr>
      </w:pPr>
    </w:p>
    <w:p w14:paraId="3955046B" w14:textId="77777777" w:rsidR="00D1091B" w:rsidRPr="00914DC9" w:rsidRDefault="00D1091B" w:rsidP="00D1091B">
      <w:pPr>
        <w:pStyle w:val="Subttulo"/>
        <w:rPr>
          <w:color w:val="auto"/>
          <w:sz w:val="20"/>
          <w:szCs w:val="20"/>
        </w:rPr>
      </w:pPr>
    </w:p>
    <w:p w14:paraId="0D9747A7" w14:textId="32A42C10" w:rsidR="00D1091B" w:rsidRPr="00914DC9" w:rsidRDefault="00153EA6" w:rsidP="00D1091B">
      <w:pPr>
        <w:pStyle w:val="Subttulo"/>
        <w:jc w:val="center"/>
        <w:rPr>
          <w:color w:val="auto"/>
          <w:sz w:val="28"/>
          <w:szCs w:val="28"/>
        </w:rPr>
      </w:pPr>
      <w:commentRangeStart w:id="2"/>
      <w:r>
        <w:rPr>
          <w:color w:val="auto"/>
          <w:sz w:val="32"/>
          <w:szCs w:val="28"/>
        </w:rPr>
        <w:t>Módulo de consultas federadas</w:t>
      </w:r>
      <w:r w:rsidR="00F73D1D">
        <w:rPr>
          <w:color w:val="auto"/>
          <w:sz w:val="32"/>
          <w:szCs w:val="28"/>
        </w:rPr>
        <w:t xml:space="preserve"> geoespaciales en el contexto de la Web de Linked Data</w:t>
      </w:r>
      <w:r w:rsidR="001F3C95">
        <w:rPr>
          <w:color w:val="auto"/>
          <w:sz w:val="32"/>
          <w:szCs w:val="28"/>
        </w:rPr>
        <w:t xml:space="preserve"> para el triple store Apache Marmotta</w:t>
      </w:r>
      <w:commentRangeEnd w:id="2"/>
      <w:r w:rsidR="00141CF3">
        <w:rPr>
          <w:rStyle w:val="Refdecomentario"/>
          <w:rFonts w:ascii="Times New Roman" w:eastAsiaTheme="minorHAnsi" w:hAnsi="Times New Roman" w:cstheme="minorBidi"/>
          <w:i w:val="0"/>
          <w:iCs w:val="0"/>
          <w:color w:val="auto"/>
          <w:spacing w:val="0"/>
          <w:lang w:val="es-MX"/>
        </w:rPr>
        <w:commentReference w:id="2"/>
      </w:r>
    </w:p>
    <w:p w14:paraId="7FA48FC8" w14:textId="77777777" w:rsidR="00D1091B" w:rsidRPr="00344586" w:rsidRDefault="00D1091B" w:rsidP="00D1091B">
      <w:pPr>
        <w:rPr>
          <w:sz w:val="20"/>
          <w:szCs w:val="20"/>
          <w:lang w:val="es-ES_tradnl"/>
        </w:rPr>
      </w:pPr>
    </w:p>
    <w:p w14:paraId="672CDBBF" w14:textId="7CBF710C" w:rsidR="00D1091B" w:rsidRDefault="00D1091B" w:rsidP="00D1091B">
      <w:pPr>
        <w:jc w:val="center"/>
      </w:pPr>
      <w:r w:rsidRPr="00914DC9">
        <w:rPr>
          <w:b/>
          <w:i/>
        </w:rPr>
        <w:t>Alumn</w:t>
      </w:r>
      <w:r w:rsidR="00A97B68">
        <w:rPr>
          <w:b/>
          <w:i/>
        </w:rPr>
        <w:t>o</w:t>
      </w:r>
      <w:r>
        <w:rPr>
          <w:b/>
          <w:i/>
        </w:rPr>
        <w:t>:</w:t>
      </w:r>
      <w:r w:rsidR="00152235">
        <w:rPr>
          <w:b/>
          <w:i/>
        </w:rPr>
        <w:t xml:space="preserve"> </w:t>
      </w:r>
      <w:r w:rsidR="00857BE2">
        <w:t>Oswaldo Emmanuel Páez Ortega</w:t>
      </w:r>
    </w:p>
    <w:p w14:paraId="3EF72466" w14:textId="77777777" w:rsidR="00015536" w:rsidRDefault="00015536" w:rsidP="00D1091B">
      <w:pPr>
        <w:jc w:val="center"/>
      </w:pPr>
    </w:p>
    <w:p w14:paraId="2A3C3A1E" w14:textId="77777777" w:rsidR="00182A76" w:rsidRDefault="00182A76" w:rsidP="00D1091B">
      <w:pPr>
        <w:jc w:val="center"/>
      </w:pPr>
    </w:p>
    <w:p w14:paraId="638E5B4D" w14:textId="7C6ECF12" w:rsidR="00015536" w:rsidRDefault="00D1091B" w:rsidP="00D1091B">
      <w:pPr>
        <w:jc w:val="center"/>
        <w:rPr>
          <w:b/>
          <w:i/>
        </w:rPr>
      </w:pPr>
      <w:r w:rsidRPr="00914DC9">
        <w:rPr>
          <w:b/>
          <w:i/>
        </w:rPr>
        <w:t>Asesor</w:t>
      </w:r>
      <w:r>
        <w:rPr>
          <w:b/>
          <w:i/>
        </w:rPr>
        <w:t>es</w:t>
      </w:r>
      <w:r w:rsidRPr="00914DC9">
        <w:rPr>
          <w:b/>
          <w:i/>
        </w:rPr>
        <w:t>:</w:t>
      </w:r>
      <w:r w:rsidR="000615A8">
        <w:rPr>
          <w:b/>
          <w:i/>
        </w:rPr>
        <w:t xml:space="preserve"> </w:t>
      </w:r>
    </w:p>
    <w:p w14:paraId="675180F9" w14:textId="57521AE6" w:rsidR="00F67012" w:rsidRPr="00344586" w:rsidRDefault="00F67012" w:rsidP="00F67012">
      <w:pPr>
        <w:pStyle w:val="Sinespaciado"/>
      </w:pPr>
      <w:r>
        <w:t xml:space="preserve">Nombre: Luis Manuel </w:t>
      </w:r>
      <w:r w:rsidRPr="00F67012">
        <w:t>Vilch</w:t>
      </w:r>
      <w:r w:rsidR="001C0BC4">
        <w:t>e</w:t>
      </w:r>
      <w:r w:rsidRPr="00F67012">
        <w:t>s</w:t>
      </w:r>
      <w:r>
        <w:t xml:space="preserve"> Blázquez</w:t>
      </w:r>
    </w:p>
    <w:p w14:paraId="3CCDAECB" w14:textId="77777777" w:rsidR="00F67012" w:rsidRDefault="00F67012" w:rsidP="00F67012">
      <w:r>
        <w:t>Procedencia: Centro de Investigación en Computación (CIC)</w:t>
      </w:r>
    </w:p>
    <w:p w14:paraId="39B76F86" w14:textId="0A9DAC58" w:rsidR="00F67012" w:rsidRPr="00344586" w:rsidRDefault="00F67012" w:rsidP="00F67012">
      <w:pPr>
        <w:pStyle w:val="Sinespaciado"/>
      </w:pPr>
      <w:r>
        <w:t xml:space="preserve">Nombre: </w:t>
      </w:r>
      <w:r w:rsidRPr="00F67012">
        <w:t xml:space="preserve">Cyntia </w:t>
      </w:r>
      <w:r w:rsidR="00EB6653">
        <w:t xml:space="preserve">Eugenia </w:t>
      </w:r>
      <w:r w:rsidRPr="00F67012">
        <w:t>Enríquez Ortiz</w:t>
      </w:r>
    </w:p>
    <w:p w14:paraId="4D3E2FFC" w14:textId="7367BC58" w:rsidR="00F67012" w:rsidRDefault="00F67012" w:rsidP="00F67012">
      <w:pPr>
        <w:rPr>
          <w:b/>
          <w:i/>
        </w:rPr>
      </w:pPr>
      <w:r>
        <w:t>Procedencia: Unidad Profesional</w:t>
      </w:r>
      <w:bookmarkStart w:id="3" w:name="_GoBack"/>
      <w:bookmarkEnd w:id="3"/>
      <w:r>
        <w:t xml:space="preserve"> Interdisciplinaria en Ingeniería y Tecnologías Avanzadas (UPIITA</w:t>
      </w:r>
      <w:r w:rsidR="000B730A">
        <w:t>)</w:t>
      </w:r>
    </w:p>
    <w:bookmarkEnd w:id="0"/>
    <w:p w14:paraId="20F364E3" w14:textId="1C282E08" w:rsidR="00D1091B" w:rsidRDefault="00EB2887" w:rsidP="00D1091B">
      <w:pPr>
        <w:spacing w:line="360" w:lineRule="auto"/>
        <w:jc w:val="center"/>
        <w:rPr>
          <w:b/>
        </w:rPr>
      </w:pPr>
      <w:r>
        <w:rPr>
          <w:b/>
        </w:rPr>
        <w:t xml:space="preserve">Mayo </w:t>
      </w:r>
      <w:del w:id="4" w:author="Oswaldo Emmanuel Paez Ortega" w:date="2019-04-27T15:48:00Z">
        <w:r w:rsidR="0052431D" w:rsidDel="00340C9C">
          <w:rPr>
            <w:b/>
          </w:rPr>
          <w:delText>marzo</w:delText>
        </w:r>
      </w:del>
      <w:r w:rsidR="00340C9C">
        <w:rPr>
          <w:b/>
        </w:rPr>
        <w:t>d</w:t>
      </w:r>
      <w:r w:rsidR="0052431D">
        <w:rPr>
          <w:b/>
        </w:rPr>
        <w:t>e 2019</w:t>
      </w:r>
    </w:p>
    <w:p w14:paraId="34721BC0" w14:textId="77777777" w:rsidR="00D1091B" w:rsidRPr="00651C03" w:rsidRDefault="002E005C" w:rsidP="00D1091B">
      <w:pPr>
        <w:rPr>
          <w:b/>
          <w:i/>
        </w:rPr>
      </w:pPr>
      <w:r>
        <w:rPr>
          <w:b/>
          <w:i/>
        </w:rPr>
        <w:t>Resumen</w:t>
      </w:r>
      <w:r w:rsidR="00D1091B" w:rsidRPr="00651C03">
        <w:rPr>
          <w:b/>
          <w:i/>
        </w:rPr>
        <w:t xml:space="preserve">: </w:t>
      </w:r>
    </w:p>
    <w:p w14:paraId="48CB36A5" w14:textId="40E56DAC" w:rsidR="00C964BD" w:rsidRPr="00340C9C" w:rsidRDefault="008851A9" w:rsidP="00A02E76">
      <w:pPr>
        <w:pBdr>
          <w:left w:val="double" w:sz="4" w:space="4" w:color="auto"/>
        </w:pBdr>
      </w:pPr>
      <w:commentRangeStart w:id="5"/>
      <w:r>
        <w:t xml:space="preserve">El </w:t>
      </w:r>
      <w:r w:rsidR="004C02A7">
        <w:t xml:space="preserve">presente proyecto terminal propone </w:t>
      </w:r>
      <w:r w:rsidR="00F94B6E">
        <w:t>diseñar</w:t>
      </w:r>
      <w:r w:rsidR="004C02A7">
        <w:t xml:space="preserve">, implementar y caracterizar un módulo de consultas federadas </w:t>
      </w:r>
      <w:r w:rsidR="00F00678">
        <w:t>de</w:t>
      </w:r>
      <w:r w:rsidR="004C02A7">
        <w:t xml:space="preserve"> datos geoespaciales </w:t>
      </w:r>
      <w:r w:rsidR="00F00678">
        <w:t>para</w:t>
      </w:r>
      <w:r w:rsidR="004C02A7">
        <w:t xml:space="preserve"> </w:t>
      </w:r>
      <w:r w:rsidR="007724EE">
        <w:t xml:space="preserve">un </w:t>
      </w:r>
      <w:r w:rsidR="004C02A7">
        <w:rPr>
          <w:i/>
        </w:rPr>
        <w:t xml:space="preserve">triple store </w:t>
      </w:r>
      <w:r w:rsidR="004C02A7">
        <w:t xml:space="preserve">que no tenga implementado dicho módulo, en específico, </w:t>
      </w:r>
      <w:r w:rsidR="007724EE">
        <w:t xml:space="preserve">a </w:t>
      </w:r>
      <w:r w:rsidR="004C02A7">
        <w:t>la plataforma Apache Marmotta cuy</w:t>
      </w:r>
      <w:r w:rsidR="00F00678">
        <w:t>a</w:t>
      </w:r>
      <w:r w:rsidR="004C02A7">
        <w:t xml:space="preserve"> arquitectura y funcionamiento están basados en los estándares SPARQL y GeoSPARQL</w:t>
      </w:r>
      <w:r w:rsidR="00BA13AF">
        <w:t xml:space="preserve">. </w:t>
      </w:r>
      <w:r w:rsidR="00BD03A2">
        <w:t>Además, c</w:t>
      </w:r>
      <w:r w:rsidR="00BA13AF">
        <w:t>on el</w:t>
      </w:r>
      <w:r w:rsidR="00F94B6E">
        <w:t xml:space="preserve"> </w:t>
      </w:r>
      <w:r w:rsidR="00BA13AF">
        <w:t>propósito de que los usuarios finales visualicen e interactúen con los resultados desplegados por el módulo de consultas federadas geoespaciales,</w:t>
      </w:r>
      <w:r w:rsidR="005B20E5">
        <w:t xml:space="preserve"> se usará una aplicación Web para que </w:t>
      </w:r>
      <w:r w:rsidR="00F94B6E">
        <w:t xml:space="preserve">los resultados recuperados de la Web de </w:t>
      </w:r>
      <w:r w:rsidR="00F94B6E">
        <w:rPr>
          <w:i/>
        </w:rPr>
        <w:t xml:space="preserve">Linked Data </w:t>
      </w:r>
      <w:r w:rsidR="00F94B6E" w:rsidRPr="00E52DEE">
        <w:t>puedan</w:t>
      </w:r>
      <w:r w:rsidR="00F94B6E">
        <w:t xml:space="preserve"> </w:t>
      </w:r>
      <w:r w:rsidR="005B20E5">
        <w:t>se</w:t>
      </w:r>
      <w:r w:rsidR="00F94B6E">
        <w:t>r</w:t>
      </w:r>
      <w:r w:rsidR="005B20E5">
        <w:t xml:space="preserve"> </w:t>
      </w:r>
      <w:r w:rsidR="007925E7">
        <w:t>visualizados</w:t>
      </w:r>
      <w:r w:rsidR="00540205">
        <w:t xml:space="preserve"> y explorados</w:t>
      </w:r>
      <w:r w:rsidR="005B20E5">
        <w:t>.</w:t>
      </w:r>
      <w:commentRangeEnd w:id="5"/>
      <w:r w:rsidR="00340C9C">
        <w:rPr>
          <w:rStyle w:val="Refdecomentario"/>
        </w:rPr>
        <w:commentReference w:id="5"/>
      </w:r>
    </w:p>
    <w:p w14:paraId="5144DA17" w14:textId="75D8F9AA" w:rsidR="00A97B68" w:rsidRPr="007265DC" w:rsidRDefault="00D1091B" w:rsidP="007265DC">
      <w:pPr>
        <w:pStyle w:val="Default"/>
        <w:jc w:val="both"/>
        <w:rPr>
          <w:rFonts w:asciiTheme="minorHAnsi" w:hAnsiTheme="minorHAnsi"/>
          <w:sz w:val="22"/>
          <w:szCs w:val="22"/>
        </w:rPr>
        <w:sectPr w:rsidR="00A97B68" w:rsidRPr="007265DC" w:rsidSect="00074EC2">
          <w:footerReference w:type="even" r:id="rId13"/>
          <w:footerReference w:type="default" r:id="rId14"/>
          <w:pgSz w:w="12240" w:h="15840"/>
          <w:pgMar w:top="1417" w:right="1701" w:bottom="1417" w:left="1701" w:header="708" w:footer="708" w:gutter="0"/>
          <w:cols w:space="708"/>
          <w:docGrid w:linePitch="360"/>
        </w:sectPr>
      </w:pPr>
      <w:r w:rsidRPr="00651C03">
        <w:rPr>
          <w:rFonts w:asciiTheme="minorHAnsi" w:hAnsiTheme="minorHAnsi"/>
          <w:b/>
          <w:i/>
          <w:sz w:val="22"/>
          <w:szCs w:val="22"/>
        </w:rPr>
        <w:t>Palabras clave:</w:t>
      </w:r>
      <w:r w:rsidR="004C1317">
        <w:rPr>
          <w:rFonts w:asciiTheme="minorHAnsi" w:hAnsiTheme="minorHAnsi"/>
          <w:b/>
          <w:i/>
          <w:sz w:val="22"/>
          <w:szCs w:val="22"/>
        </w:rPr>
        <w:t xml:space="preserve"> </w:t>
      </w:r>
      <w:r w:rsidR="007F26BD">
        <w:rPr>
          <w:rFonts w:asciiTheme="minorHAnsi" w:hAnsiTheme="minorHAnsi"/>
          <w:sz w:val="22"/>
          <w:szCs w:val="22"/>
        </w:rPr>
        <w:t>Módulo, c</w:t>
      </w:r>
      <w:r w:rsidR="004C1317">
        <w:rPr>
          <w:rFonts w:asciiTheme="minorHAnsi" w:hAnsiTheme="minorHAnsi"/>
          <w:sz w:val="22"/>
          <w:szCs w:val="22"/>
        </w:rPr>
        <w:t>onsultas federadas,</w:t>
      </w:r>
      <w:r w:rsidR="007F26BD">
        <w:rPr>
          <w:rFonts w:asciiTheme="minorHAnsi" w:hAnsiTheme="minorHAnsi"/>
          <w:sz w:val="22"/>
          <w:szCs w:val="22"/>
        </w:rPr>
        <w:t xml:space="preserve"> </w:t>
      </w:r>
      <w:r w:rsidR="007F26BD">
        <w:rPr>
          <w:rFonts w:asciiTheme="minorHAnsi" w:hAnsiTheme="minorHAnsi"/>
          <w:i/>
          <w:sz w:val="22"/>
          <w:szCs w:val="22"/>
        </w:rPr>
        <w:t>triple store</w:t>
      </w:r>
      <w:r w:rsidR="007F26BD">
        <w:rPr>
          <w:rFonts w:asciiTheme="minorHAnsi" w:hAnsiTheme="minorHAnsi"/>
          <w:sz w:val="22"/>
          <w:szCs w:val="22"/>
        </w:rPr>
        <w:t>,</w:t>
      </w:r>
      <w:r w:rsidR="008D2780">
        <w:rPr>
          <w:rFonts w:asciiTheme="minorHAnsi" w:hAnsiTheme="minorHAnsi"/>
          <w:sz w:val="22"/>
          <w:szCs w:val="22"/>
        </w:rPr>
        <w:t xml:space="preserve"> </w:t>
      </w:r>
      <w:r w:rsidR="00AC4CDB">
        <w:rPr>
          <w:rFonts w:asciiTheme="minorHAnsi" w:hAnsiTheme="minorHAnsi"/>
          <w:sz w:val="22"/>
          <w:szCs w:val="22"/>
        </w:rPr>
        <w:t xml:space="preserve">datos geoespaciales, </w:t>
      </w:r>
      <w:r w:rsidR="00DB3089">
        <w:rPr>
          <w:rFonts w:asciiTheme="minorHAnsi" w:hAnsiTheme="minorHAnsi"/>
          <w:sz w:val="22"/>
          <w:szCs w:val="22"/>
        </w:rPr>
        <w:t xml:space="preserve">Apache Marmotta, </w:t>
      </w:r>
      <w:r w:rsidR="008D2780">
        <w:rPr>
          <w:rFonts w:asciiTheme="minorHAnsi" w:hAnsiTheme="minorHAnsi"/>
          <w:i/>
          <w:sz w:val="22"/>
          <w:szCs w:val="22"/>
        </w:rPr>
        <w:t>Linked Data</w:t>
      </w:r>
      <w:r w:rsidR="008D2780">
        <w:rPr>
          <w:rFonts w:asciiTheme="minorHAnsi" w:hAnsiTheme="minorHAnsi"/>
          <w:sz w:val="22"/>
          <w:szCs w:val="22"/>
        </w:rPr>
        <w:t>,</w:t>
      </w:r>
      <w:r w:rsidR="004C1317">
        <w:rPr>
          <w:rFonts w:asciiTheme="minorHAnsi" w:hAnsiTheme="minorHAnsi"/>
          <w:sz w:val="22"/>
          <w:szCs w:val="22"/>
        </w:rPr>
        <w:t xml:space="preserve"> SPARQL</w:t>
      </w:r>
      <w:r w:rsidR="008D2780">
        <w:rPr>
          <w:rFonts w:asciiTheme="minorHAnsi" w:hAnsiTheme="minorHAnsi"/>
          <w:sz w:val="22"/>
          <w:szCs w:val="22"/>
        </w:rPr>
        <w:t xml:space="preserve">, GeoSPARQL, </w:t>
      </w:r>
      <w:r w:rsidR="00BF5196">
        <w:rPr>
          <w:rFonts w:asciiTheme="minorHAnsi" w:hAnsiTheme="minorHAnsi"/>
          <w:sz w:val="22"/>
          <w:szCs w:val="22"/>
        </w:rPr>
        <w:t>W</w:t>
      </w:r>
      <w:r w:rsidR="008D2780">
        <w:rPr>
          <w:rFonts w:asciiTheme="minorHAnsi" w:hAnsiTheme="minorHAnsi"/>
          <w:sz w:val="22"/>
          <w:szCs w:val="22"/>
        </w:rPr>
        <w:t xml:space="preserve">eb </w:t>
      </w:r>
      <w:r w:rsidR="00BF5196">
        <w:rPr>
          <w:rFonts w:asciiTheme="minorHAnsi" w:hAnsiTheme="minorHAnsi"/>
          <w:sz w:val="22"/>
          <w:szCs w:val="22"/>
        </w:rPr>
        <w:t>S</w:t>
      </w:r>
      <w:r w:rsidR="008D2780">
        <w:rPr>
          <w:rFonts w:asciiTheme="minorHAnsi" w:hAnsiTheme="minorHAnsi"/>
          <w:sz w:val="22"/>
          <w:szCs w:val="22"/>
        </w:rPr>
        <w:t>emántica, aplicación web</w:t>
      </w:r>
      <w:r w:rsidR="007F26BD">
        <w:rPr>
          <w:rFonts w:asciiTheme="minorHAnsi" w:hAnsiTheme="minorHAnsi"/>
          <w:sz w:val="22"/>
          <w:szCs w:val="22"/>
        </w:rPr>
        <w:t>.</w:t>
      </w:r>
    </w:p>
    <w:bookmarkStart w:id="6" w:name="_Hlk2786879" w:displacedByCustomXml="next"/>
    <w:sdt>
      <w:sdtPr>
        <w:rPr>
          <w:rFonts w:ascii="Times New Roman" w:eastAsiaTheme="minorHAnsi" w:hAnsi="Times New Roman" w:cstheme="minorBidi"/>
          <w:b w:val="0"/>
          <w:bCs w:val="0"/>
          <w:color w:val="auto"/>
          <w:sz w:val="24"/>
          <w:szCs w:val="22"/>
          <w:lang w:val="es-ES" w:eastAsia="en-US"/>
        </w:rPr>
        <w:id w:val="-213815974"/>
        <w:docPartObj>
          <w:docPartGallery w:val="Table of Contents"/>
          <w:docPartUnique/>
        </w:docPartObj>
      </w:sdtPr>
      <w:sdtEndPr>
        <w:rPr>
          <w:noProof/>
          <w:lang w:val="es-MX"/>
        </w:rPr>
      </w:sdtEndPr>
      <w:sdtContent>
        <w:p w14:paraId="596F884F" w14:textId="77777777" w:rsidR="00047D22" w:rsidRDefault="00040B7C">
          <w:pPr>
            <w:pStyle w:val="TtuloTDC"/>
          </w:pPr>
          <w:r>
            <w:rPr>
              <w:lang w:val="es-ES"/>
            </w:rPr>
            <w:t>C</w:t>
          </w:r>
          <w:r w:rsidR="00047D22">
            <w:rPr>
              <w:lang w:val="es-ES"/>
            </w:rPr>
            <w:t>ontenido</w:t>
          </w:r>
        </w:p>
        <w:p w14:paraId="26CD2461" w14:textId="7C787659" w:rsidR="007561BB" w:rsidRDefault="00AA41BF">
          <w:pPr>
            <w:pStyle w:val="TDC1"/>
            <w:tabs>
              <w:tab w:val="left" w:pos="370"/>
              <w:tab w:val="right" w:leader="dot" w:pos="8828"/>
            </w:tabs>
            <w:rPr>
              <w:rFonts w:eastAsiaTheme="minorEastAsia"/>
              <w:b w:val="0"/>
              <w:caps w:val="0"/>
              <w:noProof/>
              <w:sz w:val="24"/>
              <w:szCs w:val="24"/>
              <w:lang w:eastAsia="ja-JP"/>
            </w:rPr>
          </w:pPr>
          <w:r>
            <w:rPr>
              <w:b w:val="0"/>
            </w:rPr>
            <w:fldChar w:fldCharType="begin"/>
          </w:r>
          <w:r w:rsidR="00047D22">
            <w:instrText>TOC \o "1-3" \h \z \u</w:instrText>
          </w:r>
          <w:r>
            <w:rPr>
              <w:b w:val="0"/>
            </w:rPr>
            <w:fldChar w:fldCharType="separate"/>
          </w:r>
          <w:r w:rsidR="007561BB">
            <w:rPr>
              <w:noProof/>
            </w:rPr>
            <w:t>1</w:t>
          </w:r>
          <w:r w:rsidR="007561BB">
            <w:rPr>
              <w:rFonts w:eastAsiaTheme="minorEastAsia"/>
              <w:b w:val="0"/>
              <w:caps w:val="0"/>
              <w:noProof/>
              <w:sz w:val="24"/>
              <w:szCs w:val="24"/>
              <w:lang w:eastAsia="ja-JP"/>
            </w:rPr>
            <w:tab/>
          </w:r>
          <w:r w:rsidR="007561BB">
            <w:rPr>
              <w:noProof/>
            </w:rPr>
            <w:t>Introducción</w:t>
          </w:r>
          <w:r w:rsidR="007561BB">
            <w:rPr>
              <w:noProof/>
            </w:rPr>
            <w:tab/>
          </w:r>
          <w:r>
            <w:rPr>
              <w:noProof/>
            </w:rPr>
            <w:fldChar w:fldCharType="begin"/>
          </w:r>
          <w:r w:rsidR="007561BB">
            <w:rPr>
              <w:noProof/>
            </w:rPr>
            <w:instrText xml:space="preserve"> PAGEREF _Toc293663622 \h </w:instrText>
          </w:r>
          <w:r>
            <w:rPr>
              <w:noProof/>
            </w:rPr>
          </w:r>
          <w:r>
            <w:rPr>
              <w:noProof/>
            </w:rPr>
            <w:fldChar w:fldCharType="separate"/>
          </w:r>
          <w:r w:rsidR="00702D60">
            <w:rPr>
              <w:noProof/>
            </w:rPr>
            <w:t>1</w:t>
          </w:r>
          <w:r>
            <w:rPr>
              <w:noProof/>
            </w:rPr>
            <w:fldChar w:fldCharType="end"/>
          </w:r>
        </w:p>
        <w:p w14:paraId="26F9635F" w14:textId="0D54DE1C" w:rsidR="007561BB" w:rsidRDefault="007561BB">
          <w:pPr>
            <w:pStyle w:val="TDC1"/>
            <w:tabs>
              <w:tab w:val="left" w:pos="370"/>
              <w:tab w:val="right" w:leader="dot" w:pos="8828"/>
            </w:tabs>
            <w:rPr>
              <w:rFonts w:eastAsiaTheme="minorEastAsia"/>
              <w:b w:val="0"/>
              <w:caps w:val="0"/>
              <w:noProof/>
              <w:sz w:val="24"/>
              <w:szCs w:val="24"/>
              <w:lang w:eastAsia="ja-JP"/>
            </w:rPr>
          </w:pPr>
          <w:r>
            <w:rPr>
              <w:noProof/>
            </w:rPr>
            <w:t>2</w:t>
          </w:r>
          <w:r>
            <w:rPr>
              <w:rFonts w:eastAsiaTheme="minorEastAsia"/>
              <w:b w:val="0"/>
              <w:caps w:val="0"/>
              <w:noProof/>
              <w:sz w:val="24"/>
              <w:szCs w:val="24"/>
              <w:lang w:eastAsia="ja-JP"/>
            </w:rPr>
            <w:tab/>
          </w:r>
          <w:r>
            <w:rPr>
              <w:noProof/>
            </w:rPr>
            <w:t>Planteamiento del problema</w:t>
          </w:r>
          <w:r>
            <w:rPr>
              <w:noProof/>
            </w:rPr>
            <w:tab/>
          </w:r>
          <w:r w:rsidR="00AA41BF">
            <w:rPr>
              <w:noProof/>
            </w:rPr>
            <w:fldChar w:fldCharType="begin"/>
          </w:r>
          <w:r>
            <w:rPr>
              <w:noProof/>
            </w:rPr>
            <w:instrText xml:space="preserve"> PAGEREF _Toc293663623 \h </w:instrText>
          </w:r>
          <w:r w:rsidR="00AA41BF">
            <w:rPr>
              <w:noProof/>
            </w:rPr>
          </w:r>
          <w:r w:rsidR="00AA41BF">
            <w:rPr>
              <w:noProof/>
            </w:rPr>
            <w:fldChar w:fldCharType="separate"/>
          </w:r>
          <w:r w:rsidR="00702D60">
            <w:rPr>
              <w:noProof/>
            </w:rPr>
            <w:t>2</w:t>
          </w:r>
          <w:r w:rsidR="00AA41BF">
            <w:rPr>
              <w:noProof/>
            </w:rPr>
            <w:fldChar w:fldCharType="end"/>
          </w:r>
        </w:p>
        <w:p w14:paraId="48660DF3" w14:textId="3530C112" w:rsidR="007561BB" w:rsidRDefault="007561BB">
          <w:pPr>
            <w:pStyle w:val="TDC1"/>
            <w:tabs>
              <w:tab w:val="left" w:pos="370"/>
              <w:tab w:val="right" w:leader="dot" w:pos="8828"/>
            </w:tabs>
            <w:rPr>
              <w:rFonts w:eastAsiaTheme="minorEastAsia"/>
              <w:b w:val="0"/>
              <w:caps w:val="0"/>
              <w:noProof/>
              <w:sz w:val="24"/>
              <w:szCs w:val="24"/>
              <w:lang w:eastAsia="ja-JP"/>
            </w:rPr>
          </w:pPr>
          <w:r>
            <w:rPr>
              <w:noProof/>
            </w:rPr>
            <w:t>3</w:t>
          </w:r>
          <w:r>
            <w:rPr>
              <w:rFonts w:eastAsiaTheme="minorEastAsia"/>
              <w:b w:val="0"/>
              <w:caps w:val="0"/>
              <w:noProof/>
              <w:sz w:val="24"/>
              <w:szCs w:val="24"/>
              <w:lang w:eastAsia="ja-JP"/>
            </w:rPr>
            <w:tab/>
          </w:r>
          <w:r>
            <w:rPr>
              <w:noProof/>
            </w:rPr>
            <w:t>Propuesta de solución</w:t>
          </w:r>
          <w:r>
            <w:rPr>
              <w:noProof/>
            </w:rPr>
            <w:tab/>
          </w:r>
          <w:r w:rsidR="00AA41BF">
            <w:rPr>
              <w:noProof/>
            </w:rPr>
            <w:fldChar w:fldCharType="begin"/>
          </w:r>
          <w:r>
            <w:rPr>
              <w:noProof/>
            </w:rPr>
            <w:instrText xml:space="preserve"> PAGEREF _Toc293663624 \h </w:instrText>
          </w:r>
          <w:r w:rsidR="00AA41BF">
            <w:rPr>
              <w:noProof/>
            </w:rPr>
          </w:r>
          <w:r w:rsidR="00AA41BF">
            <w:rPr>
              <w:noProof/>
            </w:rPr>
            <w:fldChar w:fldCharType="separate"/>
          </w:r>
          <w:r w:rsidR="00702D60">
            <w:rPr>
              <w:noProof/>
            </w:rPr>
            <w:t>4</w:t>
          </w:r>
          <w:r w:rsidR="00AA41BF">
            <w:rPr>
              <w:noProof/>
            </w:rPr>
            <w:fldChar w:fldCharType="end"/>
          </w:r>
        </w:p>
        <w:p w14:paraId="0E320656" w14:textId="21008143" w:rsidR="007561BB" w:rsidRDefault="007561BB">
          <w:pPr>
            <w:pStyle w:val="TDC2"/>
            <w:tabs>
              <w:tab w:val="left" w:pos="769"/>
              <w:tab w:val="right" w:leader="dot" w:pos="8828"/>
            </w:tabs>
            <w:rPr>
              <w:rFonts w:eastAsiaTheme="minorEastAsia"/>
              <w:smallCaps w:val="0"/>
              <w:noProof/>
              <w:sz w:val="24"/>
              <w:szCs w:val="24"/>
              <w:lang w:eastAsia="ja-JP"/>
            </w:rPr>
          </w:pPr>
          <w:r>
            <w:rPr>
              <w:noProof/>
            </w:rPr>
            <w:t>3.1</w:t>
          </w:r>
          <w:r>
            <w:rPr>
              <w:rFonts w:eastAsiaTheme="minorEastAsia"/>
              <w:smallCaps w:val="0"/>
              <w:noProof/>
              <w:sz w:val="24"/>
              <w:szCs w:val="24"/>
              <w:lang w:eastAsia="ja-JP"/>
            </w:rPr>
            <w:tab/>
          </w:r>
          <w:r>
            <w:rPr>
              <w:noProof/>
            </w:rPr>
            <w:t>Alcances (Resultados esperados)</w:t>
          </w:r>
          <w:r>
            <w:rPr>
              <w:noProof/>
            </w:rPr>
            <w:tab/>
          </w:r>
          <w:r w:rsidR="00147C1C">
            <w:rPr>
              <w:noProof/>
            </w:rPr>
            <w:t>7</w:t>
          </w:r>
        </w:p>
        <w:p w14:paraId="3029C9AA" w14:textId="5C0A9F7B" w:rsidR="007561BB" w:rsidRDefault="007561BB">
          <w:pPr>
            <w:pStyle w:val="TDC1"/>
            <w:tabs>
              <w:tab w:val="left" w:pos="370"/>
              <w:tab w:val="right" w:leader="dot" w:pos="8828"/>
            </w:tabs>
            <w:rPr>
              <w:rFonts w:eastAsiaTheme="minorEastAsia"/>
              <w:b w:val="0"/>
              <w:caps w:val="0"/>
              <w:noProof/>
              <w:sz w:val="24"/>
              <w:szCs w:val="24"/>
              <w:lang w:eastAsia="ja-JP"/>
            </w:rPr>
          </w:pPr>
          <w:r>
            <w:rPr>
              <w:noProof/>
            </w:rPr>
            <w:t>4</w:t>
          </w:r>
          <w:r>
            <w:rPr>
              <w:rFonts w:eastAsiaTheme="minorEastAsia"/>
              <w:b w:val="0"/>
              <w:caps w:val="0"/>
              <w:noProof/>
              <w:sz w:val="24"/>
              <w:szCs w:val="24"/>
              <w:lang w:eastAsia="ja-JP"/>
            </w:rPr>
            <w:tab/>
          </w:r>
          <w:r>
            <w:rPr>
              <w:noProof/>
            </w:rPr>
            <w:t>Objetivo general</w:t>
          </w:r>
          <w:r>
            <w:rPr>
              <w:noProof/>
            </w:rPr>
            <w:tab/>
          </w:r>
          <w:r w:rsidR="00147C1C">
            <w:rPr>
              <w:noProof/>
            </w:rPr>
            <w:t>8</w:t>
          </w:r>
        </w:p>
        <w:p w14:paraId="4E2A4FFB" w14:textId="3D08757F" w:rsidR="007561BB" w:rsidRDefault="007561BB">
          <w:pPr>
            <w:pStyle w:val="TDC3"/>
            <w:tabs>
              <w:tab w:val="left" w:pos="1156"/>
              <w:tab w:val="right" w:leader="dot" w:pos="8828"/>
            </w:tabs>
            <w:rPr>
              <w:rFonts w:eastAsiaTheme="minorEastAsia"/>
              <w:i w:val="0"/>
              <w:noProof/>
              <w:sz w:val="24"/>
              <w:szCs w:val="24"/>
              <w:lang w:eastAsia="ja-JP"/>
            </w:rPr>
          </w:pPr>
          <w:r>
            <w:rPr>
              <w:noProof/>
            </w:rPr>
            <w:t>4.1.1</w:t>
          </w:r>
          <w:r>
            <w:rPr>
              <w:rFonts w:eastAsiaTheme="minorEastAsia"/>
              <w:i w:val="0"/>
              <w:noProof/>
              <w:sz w:val="24"/>
              <w:szCs w:val="24"/>
              <w:lang w:eastAsia="ja-JP"/>
            </w:rPr>
            <w:tab/>
          </w:r>
          <w:r>
            <w:rPr>
              <w:noProof/>
            </w:rPr>
            <w:t>Objetivos específicos</w:t>
          </w:r>
          <w:r>
            <w:rPr>
              <w:noProof/>
            </w:rPr>
            <w:tab/>
          </w:r>
          <w:r w:rsidR="00147C1C">
            <w:rPr>
              <w:noProof/>
            </w:rPr>
            <w:t>8</w:t>
          </w:r>
        </w:p>
        <w:p w14:paraId="484B2620" w14:textId="5A771C5B" w:rsidR="007561BB" w:rsidRDefault="007561BB">
          <w:pPr>
            <w:pStyle w:val="TDC1"/>
            <w:tabs>
              <w:tab w:val="left" w:pos="370"/>
              <w:tab w:val="right" w:leader="dot" w:pos="8828"/>
            </w:tabs>
            <w:rPr>
              <w:rFonts w:eastAsiaTheme="minorEastAsia"/>
              <w:b w:val="0"/>
              <w:caps w:val="0"/>
              <w:noProof/>
              <w:sz w:val="24"/>
              <w:szCs w:val="24"/>
              <w:lang w:eastAsia="ja-JP"/>
            </w:rPr>
          </w:pPr>
          <w:r>
            <w:rPr>
              <w:noProof/>
            </w:rPr>
            <w:t>5</w:t>
          </w:r>
          <w:r>
            <w:rPr>
              <w:rFonts w:eastAsiaTheme="minorEastAsia"/>
              <w:b w:val="0"/>
              <w:caps w:val="0"/>
              <w:noProof/>
              <w:sz w:val="24"/>
              <w:szCs w:val="24"/>
              <w:lang w:eastAsia="ja-JP"/>
            </w:rPr>
            <w:tab/>
          </w:r>
          <w:r>
            <w:rPr>
              <w:noProof/>
            </w:rPr>
            <w:t>Estado del arte</w:t>
          </w:r>
          <w:r>
            <w:rPr>
              <w:noProof/>
            </w:rPr>
            <w:tab/>
          </w:r>
          <w:r w:rsidR="00147C1C">
            <w:rPr>
              <w:noProof/>
            </w:rPr>
            <w:t>8</w:t>
          </w:r>
        </w:p>
        <w:p w14:paraId="06028095" w14:textId="6F0DF94B" w:rsidR="007561BB" w:rsidRDefault="007561BB">
          <w:pPr>
            <w:pStyle w:val="TDC1"/>
            <w:tabs>
              <w:tab w:val="left" w:pos="370"/>
              <w:tab w:val="right" w:leader="dot" w:pos="8828"/>
            </w:tabs>
            <w:rPr>
              <w:rFonts w:eastAsiaTheme="minorEastAsia"/>
              <w:b w:val="0"/>
              <w:caps w:val="0"/>
              <w:noProof/>
              <w:sz w:val="24"/>
              <w:szCs w:val="24"/>
              <w:lang w:eastAsia="ja-JP"/>
            </w:rPr>
          </w:pPr>
          <w:r>
            <w:rPr>
              <w:noProof/>
            </w:rPr>
            <w:t>6</w:t>
          </w:r>
          <w:r>
            <w:rPr>
              <w:rFonts w:eastAsiaTheme="minorEastAsia"/>
              <w:b w:val="0"/>
              <w:caps w:val="0"/>
              <w:noProof/>
              <w:sz w:val="24"/>
              <w:szCs w:val="24"/>
              <w:lang w:eastAsia="ja-JP"/>
            </w:rPr>
            <w:tab/>
          </w:r>
          <w:r>
            <w:rPr>
              <w:noProof/>
            </w:rPr>
            <w:t>Marco teórico</w:t>
          </w:r>
          <w:r>
            <w:rPr>
              <w:noProof/>
            </w:rPr>
            <w:tab/>
          </w:r>
          <w:r w:rsidR="00147C1C">
            <w:rPr>
              <w:noProof/>
            </w:rPr>
            <w:t>12</w:t>
          </w:r>
        </w:p>
        <w:p w14:paraId="37EB732D" w14:textId="1B2F2149" w:rsidR="007561BB" w:rsidRDefault="007561BB">
          <w:pPr>
            <w:pStyle w:val="TDC1"/>
            <w:tabs>
              <w:tab w:val="left" w:pos="370"/>
              <w:tab w:val="right" w:leader="dot" w:pos="8828"/>
            </w:tabs>
            <w:rPr>
              <w:rFonts w:eastAsiaTheme="minorEastAsia"/>
              <w:b w:val="0"/>
              <w:caps w:val="0"/>
              <w:noProof/>
              <w:sz w:val="24"/>
              <w:szCs w:val="24"/>
              <w:lang w:eastAsia="ja-JP"/>
            </w:rPr>
          </w:pPr>
          <w:r>
            <w:rPr>
              <w:noProof/>
            </w:rPr>
            <w:t>7</w:t>
          </w:r>
          <w:r>
            <w:rPr>
              <w:rFonts w:eastAsiaTheme="minorEastAsia"/>
              <w:b w:val="0"/>
              <w:caps w:val="0"/>
              <w:noProof/>
              <w:sz w:val="24"/>
              <w:szCs w:val="24"/>
              <w:lang w:eastAsia="ja-JP"/>
            </w:rPr>
            <w:tab/>
          </w:r>
          <w:r>
            <w:rPr>
              <w:noProof/>
            </w:rPr>
            <w:t>Escenario de pruebas</w:t>
          </w:r>
          <w:r>
            <w:rPr>
              <w:noProof/>
            </w:rPr>
            <w:tab/>
          </w:r>
          <w:r w:rsidR="00AE6464">
            <w:rPr>
              <w:noProof/>
            </w:rPr>
            <w:t>1</w:t>
          </w:r>
          <w:r w:rsidR="00147C1C">
            <w:rPr>
              <w:noProof/>
            </w:rPr>
            <w:t>7</w:t>
          </w:r>
          <w:r>
            <w:rPr>
              <w:rFonts w:eastAsiaTheme="minorEastAsia"/>
              <w:b w:val="0"/>
              <w:caps w:val="0"/>
              <w:noProof/>
              <w:sz w:val="24"/>
              <w:szCs w:val="24"/>
              <w:lang w:eastAsia="ja-JP"/>
            </w:rPr>
            <w:tab/>
          </w:r>
          <w:r>
            <w:rPr>
              <w:noProof/>
            </w:rPr>
            <w:t>Cronograma de actividades</w:t>
          </w:r>
          <w:r>
            <w:rPr>
              <w:noProof/>
            </w:rPr>
            <w:tab/>
          </w:r>
          <w:r w:rsidR="00AE6464">
            <w:rPr>
              <w:noProof/>
            </w:rPr>
            <w:t>1</w:t>
          </w:r>
          <w:r w:rsidR="00147C1C">
            <w:rPr>
              <w:noProof/>
            </w:rPr>
            <w:t>9</w:t>
          </w:r>
        </w:p>
        <w:p w14:paraId="5EAE4868" w14:textId="08383BCB" w:rsidR="007561BB" w:rsidRDefault="007561BB">
          <w:pPr>
            <w:pStyle w:val="TDC1"/>
            <w:tabs>
              <w:tab w:val="left" w:pos="370"/>
              <w:tab w:val="right" w:leader="dot" w:pos="8828"/>
            </w:tabs>
            <w:rPr>
              <w:rFonts w:eastAsiaTheme="minorEastAsia"/>
              <w:b w:val="0"/>
              <w:caps w:val="0"/>
              <w:noProof/>
              <w:sz w:val="24"/>
              <w:szCs w:val="24"/>
              <w:lang w:eastAsia="ja-JP"/>
            </w:rPr>
          </w:pPr>
          <w:r>
            <w:rPr>
              <w:noProof/>
            </w:rPr>
            <w:t>9</w:t>
          </w:r>
          <w:r>
            <w:rPr>
              <w:rFonts w:eastAsiaTheme="minorEastAsia"/>
              <w:b w:val="0"/>
              <w:caps w:val="0"/>
              <w:noProof/>
              <w:sz w:val="24"/>
              <w:szCs w:val="24"/>
              <w:lang w:eastAsia="ja-JP"/>
            </w:rPr>
            <w:tab/>
          </w:r>
          <w:r w:rsidRPr="00C707FA">
            <w:rPr>
              <w:noProof/>
              <w:lang w:val="es-ES"/>
            </w:rPr>
            <w:t>Referencias</w:t>
          </w:r>
          <w:r>
            <w:rPr>
              <w:noProof/>
            </w:rPr>
            <w:tab/>
          </w:r>
          <w:r w:rsidR="00147C1C">
            <w:rPr>
              <w:noProof/>
            </w:rPr>
            <w:t>21</w:t>
          </w:r>
        </w:p>
        <w:p w14:paraId="5F1CAD6C" w14:textId="77777777" w:rsidR="00047D22" w:rsidRDefault="00AA41BF">
          <w:r>
            <w:rPr>
              <w:b/>
              <w:bCs/>
              <w:noProof/>
            </w:rPr>
            <w:fldChar w:fldCharType="end"/>
          </w:r>
        </w:p>
      </w:sdtContent>
    </w:sdt>
    <w:bookmarkEnd w:id="6"/>
    <w:p w14:paraId="6A35FACC" w14:textId="77777777" w:rsidR="00047D22" w:rsidRDefault="00047D22" w:rsidP="006D0AED">
      <w:pPr>
        <w:pStyle w:val="Ttulo1"/>
        <w:sectPr w:rsidR="00047D22" w:rsidSect="00047D22">
          <w:footerReference w:type="default" r:id="rId15"/>
          <w:pgSz w:w="12240" w:h="15840"/>
          <w:pgMar w:top="1417" w:right="1701" w:bottom="1417" w:left="1701" w:header="708" w:footer="708" w:gutter="0"/>
          <w:pgNumType w:fmt="upperRoman" w:start="1"/>
          <w:cols w:space="708"/>
          <w:docGrid w:linePitch="360"/>
        </w:sectPr>
      </w:pPr>
    </w:p>
    <w:p w14:paraId="33E359E6" w14:textId="66D3481E" w:rsidR="006D0AED" w:rsidRDefault="00877012" w:rsidP="006D0AED">
      <w:pPr>
        <w:pStyle w:val="Ttulo1"/>
      </w:pPr>
      <w:bookmarkStart w:id="7" w:name="_Toc293663622"/>
      <w:bookmarkStart w:id="8" w:name="_Hlk2786898"/>
      <w:r w:rsidRPr="0022327E">
        <w:lastRenderedPageBreak/>
        <w:t>Introducción</w:t>
      </w:r>
      <w:bookmarkEnd w:id="7"/>
    </w:p>
    <w:p w14:paraId="08E2392D" w14:textId="109196D8" w:rsidR="005A6203" w:rsidRDefault="0097692C" w:rsidP="00272680">
      <w:commentRangeStart w:id="9"/>
      <w:r>
        <w:t xml:space="preserve">La creación de la Web, </w:t>
      </w:r>
      <w:r w:rsidR="007724EE">
        <w:t>llevada a cabo</w:t>
      </w:r>
      <w:r>
        <w:t xml:space="preserve"> por</w:t>
      </w:r>
      <w:r w:rsidR="0022102E">
        <w:t xml:space="preserve"> Tim Berners Lee</w:t>
      </w:r>
      <w:r>
        <w:t xml:space="preserve">, y la popularidad que alcanzó </w:t>
      </w:r>
      <w:r w:rsidR="00000318">
        <w:t>provocó</w:t>
      </w:r>
      <w:r>
        <w:t xml:space="preserve"> que </w:t>
      </w:r>
      <w:r w:rsidR="005157B7">
        <w:t>los usuarios se interesar</w:t>
      </w:r>
      <w:r>
        <w:t>a</w:t>
      </w:r>
      <w:r w:rsidR="005157B7">
        <w:t>n</w:t>
      </w:r>
      <w:r>
        <w:t xml:space="preserve"> en</w:t>
      </w:r>
      <w:r w:rsidR="0022102E">
        <w:t xml:space="preserve"> </w:t>
      </w:r>
      <w:r w:rsidR="00C25C84">
        <w:t>aportar</w:t>
      </w:r>
      <w:r>
        <w:t xml:space="preserve"> </w:t>
      </w:r>
      <w:r w:rsidR="003F7046">
        <w:t>contenido de toda índole</w:t>
      </w:r>
      <w:r w:rsidR="00000318">
        <w:t xml:space="preserve"> en poco tiempo</w:t>
      </w:r>
      <w:r w:rsidR="0022102E">
        <w:t xml:space="preserve"> sin prestar atención </w:t>
      </w:r>
      <w:r w:rsidR="003F7046">
        <w:t xml:space="preserve">a desarrollar un </w:t>
      </w:r>
      <w:r w:rsidR="00DD6A03">
        <w:t>conjunto de buenas prácticas que todos siguieran antes de subir contenido</w:t>
      </w:r>
      <w:r w:rsidR="00C46D33">
        <w:t>.</w:t>
      </w:r>
      <w:r w:rsidR="00C72DB3">
        <w:t xml:space="preserve"> </w:t>
      </w:r>
      <w:commentRangeEnd w:id="9"/>
      <w:r w:rsidR="00065C77">
        <w:rPr>
          <w:rStyle w:val="Refdecomentario"/>
        </w:rPr>
        <w:commentReference w:id="9"/>
      </w:r>
      <w:r w:rsidR="00813C5E">
        <w:t>Debido a esta omisión</w:t>
      </w:r>
      <w:r w:rsidR="00C72DB3">
        <w:t>, la posibilidad de tener una web inteligente se volvería difícil de lograr</w:t>
      </w:r>
      <w:r w:rsidR="001A0477">
        <w:t xml:space="preserve">, </w:t>
      </w:r>
      <w:r w:rsidR="00C71E23">
        <w:t>esto a consecuencia de que las</w:t>
      </w:r>
      <w:r w:rsidR="001A0477">
        <w:t xml:space="preserve"> computadoras no son capaces de interpretar ni de </w:t>
      </w:r>
      <w:r w:rsidR="00AE792A">
        <w:t>hacer inferencias</w:t>
      </w:r>
      <w:r w:rsidR="001A0477">
        <w:t xml:space="preserve"> </w:t>
      </w:r>
      <w:r w:rsidR="00AE792A">
        <w:t xml:space="preserve">en </w:t>
      </w:r>
      <w:r w:rsidR="001A0477">
        <w:t xml:space="preserve">el contenido de la </w:t>
      </w:r>
      <w:r w:rsidR="00941E40">
        <w:t>W</w:t>
      </w:r>
      <w:r w:rsidR="001A0477">
        <w:t>eb</w:t>
      </w:r>
      <w:sdt>
        <w:sdtPr>
          <w:id w:val="-40358422"/>
          <w:citation/>
        </w:sdtPr>
        <w:sdtEndPr/>
        <w:sdtContent>
          <w:r w:rsidR="00AB3476">
            <w:fldChar w:fldCharType="begin"/>
          </w:r>
          <w:r w:rsidR="00AB3476">
            <w:rPr>
              <w:noProof/>
            </w:rPr>
            <w:instrText xml:space="preserve"> CITATION Ber01 \l 2058 </w:instrText>
          </w:r>
          <w:r w:rsidR="00AB3476">
            <w:fldChar w:fldCharType="separate"/>
          </w:r>
          <w:r w:rsidR="00DD74F1">
            <w:rPr>
              <w:noProof/>
            </w:rPr>
            <w:t xml:space="preserve"> </w:t>
          </w:r>
          <w:r w:rsidR="00DD74F1" w:rsidRPr="00DD74F1">
            <w:rPr>
              <w:noProof/>
            </w:rPr>
            <w:t>[1]</w:t>
          </w:r>
          <w:r w:rsidR="00AB3476">
            <w:fldChar w:fldCharType="end"/>
          </w:r>
        </w:sdtContent>
      </w:sdt>
      <w:r w:rsidR="00AE792A">
        <w:t xml:space="preserve">. Sin embargo, </w:t>
      </w:r>
      <w:r w:rsidR="00E40A22">
        <w:t xml:space="preserve">se propuso una evolución que le permitiría a la Web darle </w:t>
      </w:r>
      <w:r w:rsidR="00CE30DB">
        <w:t>un contexto y significado al contenido que alberga en ella</w:t>
      </w:r>
      <w:r w:rsidR="00FF5884">
        <w:t>;</w:t>
      </w:r>
      <w:r w:rsidR="00AE792A">
        <w:t xml:space="preserve"> es aquí donde surge </w:t>
      </w:r>
      <w:r w:rsidR="00E57B13">
        <w:t xml:space="preserve">la </w:t>
      </w:r>
      <w:r w:rsidR="00C029EC">
        <w:t>W</w:t>
      </w:r>
      <w:r w:rsidR="00E57B13">
        <w:t xml:space="preserve">eb </w:t>
      </w:r>
      <w:r w:rsidR="00C029EC">
        <w:t>S</w:t>
      </w:r>
      <w:r w:rsidR="00E57B13">
        <w:t xml:space="preserve">emántica. </w:t>
      </w:r>
      <w:r w:rsidR="00F82AAD">
        <w:t>Con esta propuesta se pretende</w:t>
      </w:r>
      <w:r w:rsidR="00E57B13">
        <w:t xml:space="preserve"> que la información pueda ser interpretada por las computadoras a nivel semántico</w:t>
      </w:r>
      <w:r w:rsidR="00767DE6">
        <w:rPr>
          <w:noProof/>
        </w:rPr>
        <w:t xml:space="preserve"> </w:t>
      </w:r>
      <w:sdt>
        <w:sdtPr>
          <w:rPr>
            <w:noProof/>
          </w:rPr>
          <w:id w:val="-14078296"/>
          <w:citation/>
        </w:sdtPr>
        <w:sdtEndPr/>
        <w:sdtContent>
          <w:r w:rsidR="00AB3476">
            <w:rPr>
              <w:noProof/>
            </w:rPr>
            <w:fldChar w:fldCharType="begin"/>
          </w:r>
          <w:r w:rsidR="00AB3476">
            <w:rPr>
              <w:noProof/>
            </w:rPr>
            <w:instrText xml:space="preserve"> CITATION Biz09 \l 2058 </w:instrText>
          </w:r>
          <w:r w:rsidR="00AB3476">
            <w:rPr>
              <w:noProof/>
            </w:rPr>
            <w:fldChar w:fldCharType="separate"/>
          </w:r>
          <w:r w:rsidR="00DD74F1" w:rsidRPr="00DD74F1">
            <w:rPr>
              <w:noProof/>
            </w:rPr>
            <w:t>[2]</w:t>
          </w:r>
          <w:r w:rsidR="00AB3476">
            <w:rPr>
              <w:noProof/>
            </w:rPr>
            <w:fldChar w:fldCharType="end"/>
          </w:r>
        </w:sdtContent>
      </w:sdt>
      <w:r w:rsidR="00E57B13">
        <w:t xml:space="preserve">. A partir de este acontecimiento surgen servidores de </w:t>
      </w:r>
      <w:r w:rsidR="00E57B13">
        <w:rPr>
          <w:i/>
        </w:rPr>
        <w:t>triple store</w:t>
      </w:r>
      <w:r w:rsidR="00E57B13">
        <w:t xml:space="preserve"> cuya información que almacenan son tripletas en documentos</w:t>
      </w:r>
      <w:r w:rsidR="00F82AAD">
        <w:t xml:space="preserve"> del tipo Marco de Descripción de Recur</w:t>
      </w:r>
      <w:r w:rsidR="00775DF9">
        <w:t>sos</w:t>
      </w:r>
      <w:r w:rsidR="00F82AAD">
        <w:t xml:space="preserve"> (</w:t>
      </w:r>
      <w:r w:rsidR="00E57B13">
        <w:t>RDF</w:t>
      </w:r>
      <w:r w:rsidR="00605454">
        <w:t>,</w:t>
      </w:r>
      <w:r w:rsidR="00F82AAD">
        <w:t xml:space="preserve"> por sus siglas en inglés)</w:t>
      </w:r>
      <w:r w:rsidR="00E57B13">
        <w:t xml:space="preserve"> que describen entidades y relaciones en la </w:t>
      </w:r>
      <w:r w:rsidR="001D0226">
        <w:t>W</w:t>
      </w:r>
      <w:r w:rsidR="00E57B13">
        <w:t xml:space="preserve">eb </w:t>
      </w:r>
      <w:r w:rsidR="001D0226">
        <w:t>S</w:t>
      </w:r>
      <w:r w:rsidR="00E57B13">
        <w:t>emántica</w:t>
      </w:r>
      <w:r w:rsidR="00AD2122">
        <w:t xml:space="preserve"> a través de grafos</w:t>
      </w:r>
      <w:r w:rsidR="00A25B68">
        <w:t xml:space="preserve"> y a su vez, </w:t>
      </w:r>
      <w:r w:rsidR="00BB1E08">
        <w:t>surgen</w:t>
      </w:r>
      <w:r w:rsidR="00A25B68">
        <w:t xml:space="preserve"> las plataformas de </w:t>
      </w:r>
      <w:r w:rsidR="00A25B68">
        <w:rPr>
          <w:i/>
        </w:rPr>
        <w:t xml:space="preserve">Linked </w:t>
      </w:r>
      <w:r w:rsidR="00A25B68" w:rsidRPr="00A25B68">
        <w:rPr>
          <w:i/>
        </w:rPr>
        <w:t>Data</w:t>
      </w:r>
      <w:r w:rsidR="00A25B68">
        <w:rPr>
          <w:i/>
        </w:rPr>
        <w:t xml:space="preserve"> </w:t>
      </w:r>
      <w:r w:rsidR="00A25B68">
        <w:t xml:space="preserve">(LDP, por sus siglas en inglés) las cuales son </w:t>
      </w:r>
      <w:r w:rsidR="00BB1E08" w:rsidRPr="00A25B68">
        <w:t>herramientas</w:t>
      </w:r>
      <w:r w:rsidR="00BB1E08">
        <w:t xml:space="preserve"> que son capaces de manipular dichas entidades y relaciones</w:t>
      </w:r>
      <w:r w:rsidR="00A25B68">
        <w:t xml:space="preserve">. Las </w:t>
      </w:r>
      <w:r w:rsidR="00A25B68">
        <w:rPr>
          <w:i/>
        </w:rPr>
        <w:t>triple stores</w:t>
      </w:r>
      <w:r w:rsidR="00BB1E08">
        <w:t xml:space="preserve"> se basan en SPARQL</w:t>
      </w:r>
      <w:sdt>
        <w:sdtPr>
          <w:rPr>
            <w:noProof/>
          </w:rPr>
          <w:id w:val="-358510905"/>
          <w:citation/>
        </w:sdtPr>
        <w:sdtEndPr/>
        <w:sdtContent>
          <w:r w:rsidR="00AB3476">
            <w:rPr>
              <w:noProof/>
            </w:rPr>
            <w:fldChar w:fldCharType="begin"/>
          </w:r>
          <w:r w:rsidR="00AB3476">
            <w:rPr>
              <w:noProof/>
            </w:rPr>
            <w:instrText xml:space="preserve"> CITATION W3C13 \l 2058 </w:instrText>
          </w:r>
          <w:r w:rsidR="00AB3476">
            <w:rPr>
              <w:noProof/>
            </w:rPr>
            <w:fldChar w:fldCharType="separate"/>
          </w:r>
          <w:r w:rsidR="00DD74F1">
            <w:rPr>
              <w:noProof/>
            </w:rPr>
            <w:t xml:space="preserve"> </w:t>
          </w:r>
          <w:r w:rsidR="00DD74F1" w:rsidRPr="00DD74F1">
            <w:rPr>
              <w:noProof/>
            </w:rPr>
            <w:t>[3]</w:t>
          </w:r>
          <w:r w:rsidR="00AB3476">
            <w:rPr>
              <w:noProof/>
            </w:rPr>
            <w:fldChar w:fldCharType="end"/>
          </w:r>
        </w:sdtContent>
      </w:sdt>
      <w:r w:rsidR="00593951">
        <w:t xml:space="preserve"> </w:t>
      </w:r>
      <w:r w:rsidR="00BB1E08">
        <w:t>que es el lenguaje estandarizado de consultas para RD</w:t>
      </w:r>
      <w:r w:rsidR="000A593F">
        <w:t>F</w:t>
      </w:r>
      <w:r w:rsidR="00E57B13">
        <w:t xml:space="preserve">. Este </w:t>
      </w:r>
      <w:r w:rsidR="00E57B13" w:rsidRPr="004600A6">
        <w:t>concepto</w:t>
      </w:r>
      <w:r w:rsidR="00E57B13">
        <w:t xml:space="preserve"> también es utilizado en </w:t>
      </w:r>
      <w:r w:rsidR="00211F74">
        <w:t>el dominio de la Web Semántica geoespacial donde</w:t>
      </w:r>
      <w:r w:rsidR="00840975">
        <w:t xml:space="preserve"> </w:t>
      </w:r>
      <w:r w:rsidR="00211F74">
        <w:t xml:space="preserve">para la realización de </w:t>
      </w:r>
      <w:r w:rsidR="00E57B13">
        <w:t xml:space="preserve">consultas </w:t>
      </w:r>
      <w:r w:rsidR="00211F74">
        <w:t xml:space="preserve">se utiliza el estándar </w:t>
      </w:r>
      <w:r w:rsidR="00524D44">
        <w:t>GeoSPARQL</w:t>
      </w:r>
      <w:sdt>
        <w:sdtPr>
          <w:rPr>
            <w:noProof/>
          </w:rPr>
          <w:id w:val="1931074627"/>
          <w:citation/>
        </w:sdtPr>
        <w:sdtEndPr/>
        <w:sdtContent>
          <w:r w:rsidR="00AB3476">
            <w:rPr>
              <w:noProof/>
            </w:rPr>
            <w:fldChar w:fldCharType="begin"/>
          </w:r>
          <w:r w:rsidR="00AB3476">
            <w:rPr>
              <w:noProof/>
            </w:rPr>
            <w:instrText xml:space="preserve"> CITATION Ope01 \l 2058 </w:instrText>
          </w:r>
          <w:r w:rsidR="00AB3476">
            <w:rPr>
              <w:noProof/>
            </w:rPr>
            <w:fldChar w:fldCharType="separate"/>
          </w:r>
          <w:r w:rsidR="00DD74F1">
            <w:rPr>
              <w:noProof/>
            </w:rPr>
            <w:t xml:space="preserve"> </w:t>
          </w:r>
          <w:r w:rsidR="00DD74F1" w:rsidRPr="00DD74F1">
            <w:rPr>
              <w:noProof/>
            </w:rPr>
            <w:t>[4]</w:t>
          </w:r>
          <w:r w:rsidR="00AB3476">
            <w:rPr>
              <w:noProof/>
            </w:rPr>
            <w:fldChar w:fldCharType="end"/>
          </w:r>
        </w:sdtContent>
      </w:sdt>
      <w:r w:rsidR="00524D44">
        <w:t>. Est</w:t>
      </w:r>
      <w:r w:rsidR="00840975">
        <w:t>e</w:t>
      </w:r>
      <w:r w:rsidR="00524D44">
        <w:t xml:space="preserve"> </w:t>
      </w:r>
      <w:r w:rsidR="00C8778A">
        <w:t>estándar</w:t>
      </w:r>
      <w:r w:rsidR="00A25B68">
        <w:t>, en conjunto con tecnologías propias de la Web Semántica,</w:t>
      </w:r>
      <w:r w:rsidR="00524D44">
        <w:t xml:space="preserve"> </w:t>
      </w:r>
      <w:r w:rsidR="00675451">
        <w:t xml:space="preserve">ha sido aplicado en </w:t>
      </w:r>
      <w:r w:rsidR="00524D44">
        <w:t>problemas de logística, hidrología, turismo, entre otros</w:t>
      </w:r>
      <w:sdt>
        <w:sdtPr>
          <w:rPr>
            <w:noProof/>
          </w:rPr>
          <w:id w:val="386764097"/>
          <w:citation/>
        </w:sdtPr>
        <w:sdtEndPr/>
        <w:sdtContent>
          <w:r w:rsidR="00AB3476">
            <w:rPr>
              <w:noProof/>
            </w:rPr>
            <w:fldChar w:fldCharType="begin"/>
          </w:r>
          <w:r w:rsidR="00AB3476">
            <w:rPr>
              <w:noProof/>
            </w:rPr>
            <w:instrText xml:space="preserve"> CITATION Bat11 \l 2058 </w:instrText>
          </w:r>
          <w:r w:rsidR="00AB3476">
            <w:rPr>
              <w:noProof/>
            </w:rPr>
            <w:fldChar w:fldCharType="separate"/>
          </w:r>
          <w:r w:rsidR="00DD74F1">
            <w:rPr>
              <w:noProof/>
            </w:rPr>
            <w:t xml:space="preserve"> </w:t>
          </w:r>
          <w:r w:rsidR="00DD74F1" w:rsidRPr="00DD74F1">
            <w:rPr>
              <w:noProof/>
            </w:rPr>
            <w:t>[5]</w:t>
          </w:r>
          <w:r w:rsidR="00AB3476">
            <w:rPr>
              <w:noProof/>
            </w:rPr>
            <w:fldChar w:fldCharType="end"/>
          </w:r>
        </w:sdtContent>
      </w:sdt>
      <w:r w:rsidR="00524D44">
        <w:t xml:space="preserve">. </w:t>
      </w:r>
      <w:r w:rsidR="00B96206">
        <w:t xml:space="preserve">Estos ejemplos, con frecuencia, presentan propuestas donde se realizan consultas únicamente a un </w:t>
      </w:r>
      <w:r w:rsidR="00B96206">
        <w:rPr>
          <w:i/>
        </w:rPr>
        <w:t>triple store</w:t>
      </w:r>
      <w:r w:rsidR="00B96206">
        <w:t xml:space="preserve"> y éste se encarga de devolver</w:t>
      </w:r>
      <w:r w:rsidR="006E1DD3">
        <w:t xml:space="preserve"> la información</w:t>
      </w:r>
      <w:r w:rsidR="00B96206">
        <w:t xml:space="preserve"> almacenada</w:t>
      </w:r>
      <w:r w:rsidR="006E1DD3">
        <w:t xml:space="preserve"> con características geoespaciales</w:t>
      </w:r>
      <w:r w:rsidR="00B96206">
        <w:t xml:space="preserve">. No obstante, existen algunas propuestas donde se han realizado algunos ejemplos </w:t>
      </w:r>
      <w:r w:rsidR="00B96206">
        <w:rPr>
          <w:i/>
        </w:rPr>
        <w:t>ad hoc</w:t>
      </w:r>
      <w:r w:rsidR="00B96206">
        <w:t xml:space="preserve"> de consultas federadas en el ámbito de los datos geoespaciales </w:t>
      </w:r>
      <w:sdt>
        <w:sdtPr>
          <w:rPr>
            <w:bCs/>
          </w:rPr>
          <w:id w:val="-2067556008"/>
          <w:citation/>
        </w:sdtPr>
        <w:sdtEndPr/>
        <w:sdtContent>
          <w:r w:rsidR="004E737D">
            <w:rPr>
              <w:bCs/>
            </w:rPr>
            <w:fldChar w:fldCharType="begin"/>
          </w:r>
          <w:r w:rsidR="004E737D">
            <w:rPr>
              <w:noProof/>
            </w:rPr>
            <w:instrText xml:space="preserve"> CITATION Lup15 \l 2058 </w:instrText>
          </w:r>
          <w:r w:rsidR="004E737D">
            <w:rPr>
              <w:bCs/>
            </w:rPr>
            <w:fldChar w:fldCharType="separate"/>
          </w:r>
          <w:r w:rsidR="00DD74F1" w:rsidRPr="00DD74F1">
            <w:rPr>
              <w:noProof/>
            </w:rPr>
            <w:t>[6]</w:t>
          </w:r>
          <w:r w:rsidR="004E737D">
            <w:rPr>
              <w:bCs/>
            </w:rPr>
            <w:fldChar w:fldCharType="end"/>
          </w:r>
        </w:sdtContent>
      </w:sdt>
      <w:sdt>
        <w:sdtPr>
          <w:id w:val="-1284418990"/>
          <w:citation/>
        </w:sdtPr>
        <w:sdtEndPr/>
        <w:sdtContent>
          <w:r w:rsidR="002B3FE6">
            <w:fldChar w:fldCharType="begin"/>
          </w:r>
          <w:r w:rsidR="002B3FE6">
            <w:instrText xml:space="preserve"> CITATION Cha13 \l 2058 </w:instrText>
          </w:r>
          <w:r w:rsidR="002B3FE6">
            <w:fldChar w:fldCharType="separate"/>
          </w:r>
          <w:r w:rsidR="002B3FE6">
            <w:rPr>
              <w:noProof/>
            </w:rPr>
            <w:t xml:space="preserve"> </w:t>
          </w:r>
          <w:r w:rsidR="002B3FE6" w:rsidRPr="00DD74F1">
            <w:rPr>
              <w:noProof/>
            </w:rPr>
            <w:t>[23]</w:t>
          </w:r>
          <w:r w:rsidR="002B3FE6">
            <w:fldChar w:fldCharType="end"/>
          </w:r>
        </w:sdtContent>
      </w:sdt>
      <w:r w:rsidR="00B96206">
        <w:t xml:space="preserve">. Sin embargo, el estado del arte actual presenta </w:t>
      </w:r>
      <w:r w:rsidR="006E1DD3">
        <w:t>una importante limitación</w:t>
      </w:r>
      <w:r w:rsidR="00B96206">
        <w:t>, ya que</w:t>
      </w:r>
      <w:r w:rsidR="00977A01">
        <w:t xml:space="preserve"> </w:t>
      </w:r>
      <w:r w:rsidR="00B96206">
        <w:t xml:space="preserve">existen </w:t>
      </w:r>
      <w:r w:rsidR="00B96206">
        <w:rPr>
          <w:i/>
        </w:rPr>
        <w:t>triple stores</w:t>
      </w:r>
      <w:r w:rsidR="00B96206">
        <w:t xml:space="preserve"> que </w:t>
      </w:r>
      <w:r w:rsidR="00977A01">
        <w:t xml:space="preserve">no </w:t>
      </w:r>
      <w:r w:rsidR="00B96206">
        <w:t>permit</w:t>
      </w:r>
      <w:r w:rsidR="00977A01">
        <w:t>e</w:t>
      </w:r>
      <w:r w:rsidR="00B96206">
        <w:t xml:space="preserve">n </w:t>
      </w:r>
      <w:r w:rsidR="006E1DD3">
        <w:t>la realización de consulta</w:t>
      </w:r>
      <w:r w:rsidR="00A25B68">
        <w:t>s</w:t>
      </w:r>
      <w:r w:rsidR="006E1DD3">
        <w:t xml:space="preserve"> federadas a través de mú</w:t>
      </w:r>
      <w:r w:rsidR="00C615BB">
        <w:t>l</w:t>
      </w:r>
      <w:r w:rsidR="006E1DD3">
        <w:t xml:space="preserve">tiples </w:t>
      </w:r>
      <w:r w:rsidR="006E1DD3">
        <w:rPr>
          <w:i/>
        </w:rPr>
        <w:t xml:space="preserve">triple </w:t>
      </w:r>
      <w:r w:rsidR="006E1DD3" w:rsidRPr="006E1DD3">
        <w:rPr>
          <w:i/>
        </w:rPr>
        <w:t>stores</w:t>
      </w:r>
      <w:r w:rsidR="006E1DD3">
        <w:t xml:space="preserve"> que presenten de información </w:t>
      </w:r>
      <w:r w:rsidR="00B96206">
        <w:t xml:space="preserve">geoespacial (conforme a GeoSPARQL) </w:t>
      </w:r>
      <w:r w:rsidR="006E1DD3">
        <w:t xml:space="preserve">en el contexto de la nube de </w:t>
      </w:r>
      <w:r w:rsidR="006E1DD3">
        <w:rPr>
          <w:i/>
        </w:rPr>
        <w:t>Linked Data</w:t>
      </w:r>
      <w:r w:rsidR="006E1DD3">
        <w:t>.</w:t>
      </w:r>
      <w:r w:rsidR="001E72F6">
        <w:t xml:space="preserve"> </w:t>
      </w:r>
    </w:p>
    <w:p w14:paraId="47314448" w14:textId="70B44894" w:rsidR="006A1751" w:rsidRDefault="00AF2070" w:rsidP="006B67D6">
      <w:r>
        <w:t xml:space="preserve">Existen diversas empresas y organizaciones que se encargan de desarrollar herramientas para la Web Semántica y </w:t>
      </w:r>
      <w:r>
        <w:rPr>
          <w:i/>
        </w:rPr>
        <w:t xml:space="preserve">Linked Data </w:t>
      </w:r>
      <w:r>
        <w:t>para la manipulación y almacenamiento de datos semánticos</w:t>
      </w:r>
      <w:r>
        <w:rPr>
          <w:i/>
        </w:rPr>
        <w:t xml:space="preserve">. </w:t>
      </w:r>
      <w:r w:rsidR="007B6717">
        <w:t xml:space="preserve">La organización sin fines de lucro </w:t>
      </w:r>
      <w:r w:rsidR="007B6717" w:rsidRPr="007B6717">
        <w:rPr>
          <w:i/>
        </w:rPr>
        <w:t>Apache</w:t>
      </w:r>
      <w:r w:rsidR="007B6717">
        <w:rPr>
          <w:i/>
        </w:rPr>
        <w:t xml:space="preserve"> Software Foundation</w:t>
      </w:r>
      <w:r w:rsidR="00E52DEE">
        <w:rPr>
          <w:rStyle w:val="Refdenotaalpie"/>
          <w:i/>
        </w:rPr>
        <w:footnoteReference w:id="1"/>
      </w:r>
      <w:r w:rsidR="00E52DEE">
        <w:rPr>
          <w:i/>
        </w:rPr>
        <w:t xml:space="preserve"> </w:t>
      </w:r>
      <w:r w:rsidR="007B6717">
        <w:rPr>
          <w:i/>
        </w:rPr>
        <w:t xml:space="preserve"> (ASF)</w:t>
      </w:r>
      <w:r w:rsidR="007B6717">
        <w:t xml:space="preserve"> ofrece diversas herramientas para diferentes necesidades. Existen servidores Web, </w:t>
      </w:r>
      <w:r w:rsidR="007B6717">
        <w:rPr>
          <w:i/>
        </w:rPr>
        <w:t>frameworks</w:t>
      </w:r>
      <w:r w:rsidR="007B6717">
        <w:t xml:space="preserve">, bases de datos, entre otras herramientas. Para el mundo del </w:t>
      </w:r>
      <w:r w:rsidR="007B6717">
        <w:rPr>
          <w:i/>
        </w:rPr>
        <w:t>Linked Data</w:t>
      </w:r>
      <w:r w:rsidR="007B6717">
        <w:t xml:space="preserve"> y Web Semántica, </w:t>
      </w:r>
      <w:r w:rsidR="007B6717" w:rsidRPr="007B6717">
        <w:rPr>
          <w:i/>
        </w:rPr>
        <w:t>ASF</w:t>
      </w:r>
      <w:r w:rsidR="007B6717">
        <w:t xml:space="preserve"> también tiene su plataforma y se le conoce como Apache Marmotta. </w:t>
      </w:r>
      <w:commentRangeStart w:id="10"/>
      <w:r w:rsidR="001C7EEF">
        <w:t xml:space="preserve">La plataforma </w:t>
      </w:r>
      <w:r w:rsidR="0090070A">
        <w:t xml:space="preserve">Apache Marmotta </w:t>
      </w:r>
      <w:r w:rsidR="001C7EEF">
        <w:t>entre</w:t>
      </w:r>
      <w:r w:rsidR="005A6203">
        <w:t xml:space="preserve"> las </w:t>
      </w:r>
      <w:r w:rsidR="001C7EEF">
        <w:t>diversas características que este software tiene</w:t>
      </w:r>
      <w:r w:rsidR="00F20222">
        <w:t>,</w:t>
      </w:r>
      <w:r w:rsidR="001C7EEF">
        <w:t xml:space="preserve"> las 3 relevantes para este proyecto </w:t>
      </w:r>
      <w:r w:rsidR="00F20222">
        <w:t>son:</w:t>
      </w:r>
      <w:r w:rsidR="0090070A">
        <w:t xml:space="preserve"> </w:t>
      </w:r>
      <w:r w:rsidR="00F20222">
        <w:t xml:space="preserve">es </w:t>
      </w:r>
      <w:r w:rsidR="0090070A">
        <w:t>un</w:t>
      </w:r>
      <w:r w:rsidR="001C7EEF">
        <w:t xml:space="preserve">a LDP, </w:t>
      </w:r>
      <w:r w:rsidR="00F20222">
        <w:t xml:space="preserve">un </w:t>
      </w:r>
      <w:r w:rsidR="001C7EEF">
        <w:t xml:space="preserve">SPARQL </w:t>
      </w:r>
      <w:r w:rsidR="001C7EEF">
        <w:rPr>
          <w:i/>
        </w:rPr>
        <w:t>endpoint</w:t>
      </w:r>
      <w:r w:rsidR="001C7EEF">
        <w:t xml:space="preserve"> y también es una base de datos </w:t>
      </w:r>
      <w:r w:rsidR="001C7EEF">
        <w:lastRenderedPageBreak/>
        <w:t xml:space="preserve">para tripletas RDF, </w:t>
      </w:r>
      <w:r w:rsidR="001C7EEF">
        <w:rPr>
          <w:i/>
        </w:rPr>
        <w:t>triple store</w:t>
      </w:r>
      <w:r w:rsidR="001C7EEF">
        <w:t>.</w:t>
      </w:r>
      <w:r w:rsidR="001C7EEF">
        <w:rPr>
          <w:i/>
        </w:rPr>
        <w:t xml:space="preserve"> </w:t>
      </w:r>
      <w:r w:rsidR="00817913">
        <w:t>Para contextualizar a Apache Marmotta</w:t>
      </w:r>
      <w:r w:rsidR="009C75EC">
        <w:t>, una analogía con bases de datos SQL</w:t>
      </w:r>
      <w:r w:rsidR="00395AF2">
        <w:t xml:space="preserve"> se muestra en</w:t>
      </w:r>
      <w:r w:rsidR="009C75EC">
        <w:t xml:space="preserve"> la </w:t>
      </w:r>
      <w:r w:rsidR="00DA2B6A">
        <w:t>figura 1</w:t>
      </w:r>
      <w:r w:rsidR="009C75EC">
        <w:t>.</w:t>
      </w:r>
    </w:p>
    <w:p w14:paraId="44B030DB" w14:textId="77777777" w:rsidR="006A1751" w:rsidRDefault="00B5165C" w:rsidP="006A1751">
      <w:pPr>
        <w:keepNext/>
        <w:spacing w:line="240" w:lineRule="auto"/>
        <w:jc w:val="center"/>
      </w:pPr>
      <w:r>
        <w:rPr>
          <w:noProof/>
        </w:rPr>
        <w:drawing>
          <wp:inline distT="0" distB="0" distL="0" distR="0" wp14:anchorId="3AEB1B71" wp14:editId="4B331DD5">
            <wp:extent cx="2357414" cy="1095375"/>
            <wp:effectExtent l="0" t="0" r="508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27" b="3853"/>
                    <a:stretch/>
                  </pic:blipFill>
                  <pic:spPr bwMode="auto">
                    <a:xfrm>
                      <a:off x="0" y="0"/>
                      <a:ext cx="2416834" cy="1122985"/>
                    </a:xfrm>
                    <a:prstGeom prst="rect">
                      <a:avLst/>
                    </a:prstGeom>
                    <a:ln>
                      <a:noFill/>
                    </a:ln>
                    <a:extLst>
                      <a:ext uri="{53640926-AAD7-44D8-BBD7-CCE9431645EC}">
                        <a14:shadowObscured xmlns:a14="http://schemas.microsoft.com/office/drawing/2010/main"/>
                      </a:ext>
                    </a:extLst>
                  </pic:spPr>
                </pic:pic>
              </a:graphicData>
            </a:graphic>
          </wp:inline>
        </w:drawing>
      </w:r>
    </w:p>
    <w:p w14:paraId="75F00B0A" w14:textId="5072C577" w:rsidR="006A1751" w:rsidRDefault="006A1751" w:rsidP="006A1751">
      <w:pPr>
        <w:pStyle w:val="Descripcin"/>
        <w:jc w:val="center"/>
      </w:pPr>
      <w:r>
        <w:t xml:space="preserve">Fig. </w:t>
      </w:r>
      <w:r>
        <w:fldChar w:fldCharType="begin"/>
      </w:r>
      <w:r>
        <w:instrText xml:space="preserve"> SEQ Fig. \* ARABIC </w:instrText>
      </w:r>
      <w:r>
        <w:fldChar w:fldCharType="separate"/>
      </w:r>
      <w:r w:rsidR="00702D60">
        <w:rPr>
          <w:noProof/>
        </w:rPr>
        <w:t>1</w:t>
      </w:r>
      <w:r>
        <w:fldChar w:fldCharType="end"/>
      </w:r>
      <w:r>
        <w:t xml:space="preserve"> Analogía entre MySQL</w:t>
      </w:r>
      <w:r>
        <w:rPr>
          <w:noProof/>
        </w:rPr>
        <w:t xml:space="preserve"> y Apache Marmotta</w:t>
      </w:r>
      <w:r w:rsidR="00692EBC">
        <w:rPr>
          <w:noProof/>
        </w:rPr>
        <w:t xml:space="preserve"> </w:t>
      </w:r>
    </w:p>
    <w:p w14:paraId="0F190418" w14:textId="68CB01BC" w:rsidR="00F20222" w:rsidRPr="00144BE1" w:rsidRDefault="00F20222" w:rsidP="00683DC1">
      <w:r>
        <w:t xml:space="preserve">A pesar de que es un software desarrollado por Apache, </w:t>
      </w:r>
      <w:r w:rsidR="00144BE1">
        <w:t>aún tiene características por incorporar al sistema. Ejemplo de estas características es que al estar basado en el estándar SPARQL</w:t>
      </w:r>
      <w:r w:rsidR="00197DF2">
        <w:t xml:space="preserve"> 1.1</w:t>
      </w:r>
      <w:r w:rsidR="00144BE1">
        <w:t xml:space="preserve">, este documento estipula que hay 11 características por cumplir para que un </w:t>
      </w:r>
      <w:r w:rsidR="00144BE1">
        <w:rPr>
          <w:i/>
        </w:rPr>
        <w:t>triple store</w:t>
      </w:r>
      <w:r w:rsidR="00144BE1">
        <w:t xml:space="preserve"> </w:t>
      </w:r>
      <w:r w:rsidR="00482E78">
        <w:t>se considere</w:t>
      </w:r>
      <w:r w:rsidR="00144BE1">
        <w:t xml:space="preserve"> completo</w:t>
      </w:r>
      <w:r w:rsidR="00D847EA">
        <w:t xml:space="preserve"> conforme a esta versión del estándar (SPARQL 1.1)</w:t>
      </w:r>
      <w:r w:rsidR="00144BE1">
        <w:t xml:space="preserve">. Apache Marmotta </w:t>
      </w:r>
      <w:r w:rsidR="008911AB">
        <w:t xml:space="preserve">carece de </w:t>
      </w:r>
      <w:r w:rsidR="00144BE1">
        <w:t>2 característica</w:t>
      </w:r>
      <w:r w:rsidR="008911AB">
        <w:t xml:space="preserve">s, </w:t>
      </w:r>
      <w:r w:rsidR="00144BE1">
        <w:t>consultas federadas</w:t>
      </w:r>
      <w:r w:rsidR="008911AB">
        <w:t xml:space="preserve"> y regímenes de vinculación; las consultas federadas será la característica que será implementada </w:t>
      </w:r>
      <w:r w:rsidR="00AD6D73">
        <w:t>en el presente proyecto terminal</w:t>
      </w:r>
      <w:sdt>
        <w:sdtPr>
          <w:rPr>
            <w:noProof/>
          </w:rPr>
          <w:id w:val="127601183"/>
          <w:citation/>
        </w:sdtPr>
        <w:sdtEndPr/>
        <w:sdtContent>
          <w:r w:rsidR="00296CEC">
            <w:rPr>
              <w:noProof/>
            </w:rPr>
            <w:fldChar w:fldCharType="begin"/>
          </w:r>
          <w:r w:rsidR="00296CEC">
            <w:rPr>
              <w:noProof/>
            </w:rPr>
            <w:instrText xml:space="preserve"> CITATION Apa14 \l 2058 </w:instrText>
          </w:r>
          <w:r w:rsidR="00296CEC">
            <w:rPr>
              <w:noProof/>
            </w:rPr>
            <w:fldChar w:fldCharType="separate"/>
          </w:r>
          <w:r w:rsidR="00DD74F1">
            <w:rPr>
              <w:noProof/>
            </w:rPr>
            <w:t xml:space="preserve"> </w:t>
          </w:r>
          <w:r w:rsidR="00DD74F1" w:rsidRPr="00DD74F1">
            <w:rPr>
              <w:noProof/>
            </w:rPr>
            <w:t>[7]</w:t>
          </w:r>
          <w:r w:rsidR="00296CEC">
            <w:rPr>
              <w:noProof/>
            </w:rPr>
            <w:fldChar w:fldCharType="end"/>
          </w:r>
        </w:sdtContent>
      </w:sdt>
      <w:r w:rsidR="00144BE1">
        <w:t>.</w:t>
      </w:r>
      <w:commentRangeEnd w:id="10"/>
      <w:r w:rsidR="00144BE1">
        <w:rPr>
          <w:rStyle w:val="Refdecomentario"/>
        </w:rPr>
        <w:commentReference w:id="10"/>
      </w:r>
    </w:p>
    <w:p w14:paraId="7BE1E0E1" w14:textId="77777777" w:rsidR="00ED0DE3" w:rsidRDefault="00877012" w:rsidP="00ED0DE3">
      <w:pPr>
        <w:pStyle w:val="Ttulo1"/>
        <w:ind w:left="431" w:hanging="431"/>
      </w:pPr>
      <w:bookmarkStart w:id="11" w:name="_Toc293663623"/>
      <w:bookmarkStart w:id="12" w:name="_Hlk2786928"/>
      <w:bookmarkStart w:id="13" w:name="_Hlk2931732"/>
      <w:bookmarkEnd w:id="8"/>
      <w:r>
        <w:t>Planteamiento del problema</w:t>
      </w:r>
      <w:bookmarkEnd w:id="11"/>
    </w:p>
    <w:bookmarkEnd w:id="12"/>
    <w:p w14:paraId="613DBB0E" w14:textId="4B80A6A3" w:rsidR="002F373B" w:rsidRDefault="00340A57" w:rsidP="00ED270C">
      <w:pPr>
        <w:rPr>
          <w:rFonts w:cs="Times New Roman"/>
          <w:szCs w:val="24"/>
        </w:rPr>
      </w:pPr>
      <w:r>
        <w:rPr>
          <w:rFonts w:cs="Times New Roman"/>
          <w:szCs w:val="24"/>
        </w:rPr>
        <w:t xml:space="preserve">Se ha demostrado que aproximadamente el 80% de </w:t>
      </w:r>
      <w:r w:rsidR="00B10A04">
        <w:rPr>
          <w:rFonts w:cs="Times New Roman"/>
          <w:szCs w:val="24"/>
        </w:rPr>
        <w:t xml:space="preserve">los </w:t>
      </w:r>
      <w:r>
        <w:rPr>
          <w:rFonts w:cs="Times New Roman"/>
          <w:szCs w:val="24"/>
        </w:rPr>
        <w:t xml:space="preserve">datos tienen relación con </w:t>
      </w:r>
      <w:r w:rsidR="00BF77E6">
        <w:rPr>
          <w:rFonts w:cs="Times New Roman"/>
          <w:szCs w:val="24"/>
        </w:rPr>
        <w:t>una</w:t>
      </w:r>
      <w:r>
        <w:rPr>
          <w:rFonts w:cs="Times New Roman"/>
          <w:szCs w:val="24"/>
        </w:rPr>
        <w:t xml:space="preserve"> ubicación geográfica</w:t>
      </w:r>
      <w:sdt>
        <w:sdtPr>
          <w:rPr>
            <w:rFonts w:cs="Times New Roman"/>
            <w:noProof/>
            <w:szCs w:val="24"/>
          </w:rPr>
          <w:id w:val="2101444762"/>
          <w:citation/>
        </w:sdtPr>
        <w:sdtEndPr/>
        <w:sdtContent>
          <w:r w:rsidR="00296CEC">
            <w:rPr>
              <w:rFonts w:cs="Times New Roman"/>
              <w:noProof/>
              <w:szCs w:val="24"/>
            </w:rPr>
            <w:fldChar w:fldCharType="begin"/>
          </w:r>
          <w:r w:rsidR="00296CEC">
            <w:rPr>
              <w:rFonts w:cs="Times New Roman"/>
              <w:noProof/>
              <w:szCs w:val="24"/>
            </w:rPr>
            <w:instrText xml:space="preserve"> CITATION Vil18 \l 2058 </w:instrText>
          </w:r>
          <w:r w:rsidR="00296CEC">
            <w:rPr>
              <w:rFonts w:cs="Times New Roman"/>
              <w:noProof/>
              <w:szCs w:val="24"/>
            </w:rPr>
            <w:fldChar w:fldCharType="separate"/>
          </w:r>
          <w:r w:rsidR="00DD74F1">
            <w:rPr>
              <w:rFonts w:cs="Times New Roman"/>
              <w:noProof/>
              <w:szCs w:val="24"/>
            </w:rPr>
            <w:t xml:space="preserve"> </w:t>
          </w:r>
          <w:r w:rsidR="00DD74F1" w:rsidRPr="00DD74F1">
            <w:rPr>
              <w:rFonts w:cs="Times New Roman"/>
              <w:noProof/>
              <w:szCs w:val="24"/>
            </w:rPr>
            <w:t>[8]</w:t>
          </w:r>
          <w:r w:rsidR="00296CEC">
            <w:rPr>
              <w:rFonts w:cs="Times New Roman"/>
              <w:noProof/>
              <w:szCs w:val="24"/>
            </w:rPr>
            <w:fldChar w:fldCharType="end"/>
          </w:r>
        </w:sdtContent>
      </w:sdt>
      <w:r w:rsidR="00500900">
        <w:rPr>
          <w:rFonts w:cs="Times New Roman"/>
          <w:szCs w:val="24"/>
        </w:rPr>
        <w:t>.</w:t>
      </w:r>
      <w:r w:rsidR="0068598B">
        <w:rPr>
          <w:rFonts w:cs="Times New Roman"/>
          <w:szCs w:val="24"/>
        </w:rPr>
        <w:t xml:space="preserve"> Esta </w:t>
      </w:r>
      <w:r w:rsidR="007341BC">
        <w:rPr>
          <w:rFonts w:cs="Times New Roman"/>
          <w:szCs w:val="24"/>
        </w:rPr>
        <w:t>es una de las razones p</w:t>
      </w:r>
      <w:r w:rsidR="0068598B">
        <w:rPr>
          <w:rFonts w:cs="Times New Roman"/>
          <w:szCs w:val="24"/>
        </w:rPr>
        <w:t xml:space="preserve">or la que las herramientas que traten con datos geoespaciales estén en constante actualización. El caso de la </w:t>
      </w:r>
      <w:r w:rsidR="007252EF">
        <w:rPr>
          <w:rFonts w:cs="Times New Roman"/>
          <w:szCs w:val="24"/>
        </w:rPr>
        <w:t xml:space="preserve">implementación del </w:t>
      </w:r>
      <w:r w:rsidR="007252EF">
        <w:rPr>
          <w:rFonts w:cs="Times New Roman"/>
          <w:i/>
          <w:szCs w:val="24"/>
        </w:rPr>
        <w:t xml:space="preserve">Linked </w:t>
      </w:r>
      <w:r w:rsidR="007252EF" w:rsidRPr="007252EF">
        <w:rPr>
          <w:rFonts w:cs="Times New Roman"/>
          <w:i/>
          <w:szCs w:val="24"/>
        </w:rPr>
        <w:t>Data</w:t>
      </w:r>
      <w:r w:rsidR="007252EF">
        <w:rPr>
          <w:rFonts w:cs="Times New Roman"/>
          <w:szCs w:val="24"/>
        </w:rPr>
        <w:t xml:space="preserve">, </w:t>
      </w:r>
      <w:r w:rsidR="0068598B">
        <w:rPr>
          <w:rFonts w:cs="Times New Roman"/>
          <w:szCs w:val="24"/>
        </w:rPr>
        <w:t>no es la excepción. Investigadores, empresa</w:t>
      </w:r>
      <w:r w:rsidR="00243050">
        <w:rPr>
          <w:rFonts w:cs="Times New Roman"/>
          <w:szCs w:val="24"/>
        </w:rPr>
        <w:t>s</w:t>
      </w:r>
      <w:r w:rsidR="005F4DEF">
        <w:rPr>
          <w:rFonts w:cs="Times New Roman"/>
          <w:szCs w:val="24"/>
        </w:rPr>
        <w:t xml:space="preserve"> y</w:t>
      </w:r>
      <w:r w:rsidR="0068598B">
        <w:rPr>
          <w:rFonts w:cs="Times New Roman"/>
          <w:szCs w:val="24"/>
        </w:rPr>
        <w:t xml:space="preserve"> organizaciones gubernamentales usan la </w:t>
      </w:r>
      <w:r w:rsidR="0040134A">
        <w:rPr>
          <w:rFonts w:cs="Times New Roman"/>
          <w:szCs w:val="24"/>
        </w:rPr>
        <w:t xml:space="preserve">nube del </w:t>
      </w:r>
      <w:r w:rsidR="0040134A">
        <w:rPr>
          <w:rFonts w:cs="Times New Roman"/>
          <w:i/>
          <w:szCs w:val="24"/>
        </w:rPr>
        <w:t>Linked Data</w:t>
      </w:r>
      <w:r w:rsidR="0068598B">
        <w:rPr>
          <w:rFonts w:cs="Times New Roman"/>
          <w:szCs w:val="24"/>
        </w:rPr>
        <w:t xml:space="preserve"> para el estudio y administración de su informació</w:t>
      </w:r>
      <w:r w:rsidR="00C83C16">
        <w:rPr>
          <w:rFonts w:cs="Times New Roman"/>
          <w:szCs w:val="24"/>
        </w:rPr>
        <w:t>n</w:t>
      </w:r>
      <w:sdt>
        <w:sdtPr>
          <w:rPr>
            <w:rFonts w:cs="Times New Roman"/>
            <w:noProof/>
            <w:szCs w:val="24"/>
          </w:rPr>
          <w:id w:val="1673990051"/>
          <w:citation/>
        </w:sdtPr>
        <w:sdtEndPr/>
        <w:sdtContent>
          <w:r w:rsidR="00296CEC">
            <w:rPr>
              <w:rFonts w:cs="Times New Roman"/>
              <w:noProof/>
              <w:szCs w:val="24"/>
            </w:rPr>
            <w:fldChar w:fldCharType="begin"/>
          </w:r>
          <w:r w:rsidR="00296CEC">
            <w:rPr>
              <w:rFonts w:cs="Times New Roman"/>
              <w:noProof/>
              <w:szCs w:val="24"/>
            </w:rPr>
            <w:instrText xml:space="preserve"> CITATION Kli03 \l 2058 </w:instrText>
          </w:r>
          <w:r w:rsidR="00296CEC">
            <w:rPr>
              <w:rFonts w:cs="Times New Roman"/>
              <w:noProof/>
              <w:szCs w:val="24"/>
            </w:rPr>
            <w:fldChar w:fldCharType="separate"/>
          </w:r>
          <w:r w:rsidR="00DD74F1">
            <w:rPr>
              <w:rFonts w:cs="Times New Roman"/>
              <w:noProof/>
              <w:szCs w:val="24"/>
            </w:rPr>
            <w:t xml:space="preserve"> </w:t>
          </w:r>
          <w:r w:rsidR="00DD74F1" w:rsidRPr="00DD74F1">
            <w:rPr>
              <w:rFonts w:cs="Times New Roman"/>
              <w:noProof/>
              <w:szCs w:val="24"/>
            </w:rPr>
            <w:t>[9]</w:t>
          </w:r>
          <w:r w:rsidR="00296CEC">
            <w:rPr>
              <w:rFonts w:cs="Times New Roman"/>
              <w:noProof/>
              <w:szCs w:val="24"/>
            </w:rPr>
            <w:fldChar w:fldCharType="end"/>
          </w:r>
        </w:sdtContent>
      </w:sdt>
      <w:r w:rsidR="007252EF">
        <w:rPr>
          <w:rFonts w:cs="Times New Roman"/>
          <w:szCs w:val="24"/>
        </w:rPr>
        <w:t>.</w:t>
      </w:r>
      <w:r w:rsidR="0068598B">
        <w:rPr>
          <w:rFonts w:cs="Times New Roman"/>
          <w:szCs w:val="24"/>
        </w:rPr>
        <w:t xml:space="preserve"> </w:t>
      </w:r>
      <w:r w:rsidR="00500900">
        <w:rPr>
          <w:rFonts w:cs="Times New Roman"/>
          <w:szCs w:val="24"/>
        </w:rPr>
        <w:t xml:space="preserve"> </w:t>
      </w:r>
      <w:r w:rsidR="0033737F">
        <w:rPr>
          <w:rFonts w:cs="Times New Roman"/>
          <w:szCs w:val="24"/>
        </w:rPr>
        <w:t>Actualmen</w:t>
      </w:r>
      <w:r w:rsidR="00EC596F">
        <w:rPr>
          <w:rFonts w:cs="Times New Roman"/>
          <w:szCs w:val="24"/>
        </w:rPr>
        <w:t>te</w:t>
      </w:r>
      <w:r w:rsidR="0033737F">
        <w:rPr>
          <w:rFonts w:cs="Times New Roman"/>
          <w:szCs w:val="24"/>
        </w:rPr>
        <w:t xml:space="preserve"> e</w:t>
      </w:r>
      <w:r w:rsidR="00857BE2">
        <w:rPr>
          <w:rFonts w:cs="Times New Roman"/>
          <w:szCs w:val="24"/>
        </w:rPr>
        <w:t>xisten divers</w:t>
      </w:r>
      <w:r w:rsidR="007A5BF0">
        <w:rPr>
          <w:rFonts w:cs="Times New Roman"/>
          <w:szCs w:val="24"/>
        </w:rPr>
        <w:t xml:space="preserve">as </w:t>
      </w:r>
      <w:r w:rsidR="001064AC">
        <w:rPr>
          <w:rFonts w:cs="Times New Roman"/>
          <w:szCs w:val="24"/>
        </w:rPr>
        <w:t xml:space="preserve">motores de </w:t>
      </w:r>
      <w:r w:rsidR="001064AC">
        <w:rPr>
          <w:rFonts w:cs="Times New Roman"/>
          <w:i/>
          <w:szCs w:val="24"/>
        </w:rPr>
        <w:t>triple store</w:t>
      </w:r>
      <w:r w:rsidR="007A5BF0">
        <w:rPr>
          <w:rFonts w:cs="Times New Roman"/>
          <w:szCs w:val="24"/>
        </w:rPr>
        <w:t xml:space="preserve"> </w:t>
      </w:r>
      <w:r w:rsidR="00857BE2" w:rsidRPr="007A5BF0">
        <w:rPr>
          <w:rFonts w:cs="Times New Roman"/>
          <w:szCs w:val="24"/>
        </w:rPr>
        <w:t>que</w:t>
      </w:r>
      <w:r w:rsidR="00857BE2">
        <w:rPr>
          <w:rFonts w:cs="Times New Roman"/>
          <w:szCs w:val="24"/>
        </w:rPr>
        <w:t xml:space="preserve"> </w:t>
      </w:r>
      <w:r w:rsidR="004E1F1A">
        <w:rPr>
          <w:rFonts w:cs="Times New Roman"/>
          <w:szCs w:val="24"/>
        </w:rPr>
        <w:t xml:space="preserve">no </w:t>
      </w:r>
      <w:r w:rsidR="00857BE2">
        <w:rPr>
          <w:rFonts w:cs="Times New Roman"/>
          <w:szCs w:val="24"/>
        </w:rPr>
        <w:t xml:space="preserve">son capaces de hacer consultas </w:t>
      </w:r>
      <w:r w:rsidR="007A5BF0">
        <w:rPr>
          <w:rFonts w:cs="Times New Roman"/>
          <w:szCs w:val="24"/>
        </w:rPr>
        <w:t xml:space="preserve">a </w:t>
      </w:r>
      <w:r w:rsidR="00A86858">
        <w:rPr>
          <w:rFonts w:cs="Times New Roman"/>
          <w:szCs w:val="24"/>
        </w:rPr>
        <w:t>diversas</w:t>
      </w:r>
      <w:r w:rsidR="007A5BF0">
        <w:rPr>
          <w:rFonts w:cs="Times New Roman"/>
          <w:szCs w:val="24"/>
        </w:rPr>
        <w:t xml:space="preserve"> fuentes</w:t>
      </w:r>
      <w:r w:rsidR="004E1F1A">
        <w:rPr>
          <w:rFonts w:cs="Times New Roman"/>
          <w:szCs w:val="24"/>
        </w:rPr>
        <w:t xml:space="preserve"> de información geográfica</w:t>
      </w:r>
      <w:r w:rsidR="007A5BF0">
        <w:rPr>
          <w:rFonts w:cs="Times New Roman"/>
          <w:szCs w:val="24"/>
        </w:rPr>
        <w:t xml:space="preserve"> a la vez, es decir, </w:t>
      </w:r>
      <w:r w:rsidR="004E1F1A">
        <w:rPr>
          <w:rFonts w:cs="Times New Roman"/>
          <w:szCs w:val="24"/>
        </w:rPr>
        <w:t xml:space="preserve">consultas </w:t>
      </w:r>
      <w:r w:rsidR="007A5BF0">
        <w:rPr>
          <w:rFonts w:cs="Times New Roman"/>
          <w:szCs w:val="24"/>
        </w:rPr>
        <w:t>federadas</w:t>
      </w:r>
      <w:r w:rsidR="004E1F1A">
        <w:rPr>
          <w:rFonts w:cs="Times New Roman"/>
          <w:szCs w:val="24"/>
        </w:rPr>
        <w:t xml:space="preserve"> a </w:t>
      </w:r>
      <w:r w:rsidR="004E1F1A">
        <w:rPr>
          <w:rFonts w:cs="Times New Roman"/>
          <w:i/>
          <w:szCs w:val="24"/>
        </w:rPr>
        <w:t>triple stores</w:t>
      </w:r>
      <w:r w:rsidR="004E1F1A">
        <w:rPr>
          <w:rFonts w:cs="Times New Roman"/>
          <w:szCs w:val="24"/>
        </w:rPr>
        <w:t xml:space="preserve"> de datos geoespaciales conforme a los estándares SPARQL</w:t>
      </w:r>
      <w:r w:rsidR="002823B4">
        <w:rPr>
          <w:rFonts w:cs="Times New Roman"/>
          <w:szCs w:val="24"/>
        </w:rPr>
        <w:t xml:space="preserve"> 1.1</w:t>
      </w:r>
      <w:r w:rsidR="004E1F1A">
        <w:rPr>
          <w:rFonts w:cs="Times New Roman"/>
          <w:szCs w:val="24"/>
        </w:rPr>
        <w:t xml:space="preserve"> y GeoSPARQL. </w:t>
      </w:r>
      <w:r w:rsidR="006E5C67">
        <w:rPr>
          <w:rFonts w:cs="Times New Roman"/>
          <w:szCs w:val="24"/>
        </w:rPr>
        <w:t xml:space="preserve"> </w:t>
      </w:r>
    </w:p>
    <w:p w14:paraId="7B923306" w14:textId="7568309D" w:rsidR="00582B6A" w:rsidRDefault="00D847EA" w:rsidP="00ED270C">
      <w:pPr>
        <w:rPr>
          <w:rFonts w:cs="Times New Roman"/>
          <w:szCs w:val="24"/>
        </w:rPr>
      </w:pPr>
      <w:r>
        <w:rPr>
          <w:rFonts w:cs="Times New Roman"/>
          <w:szCs w:val="24"/>
        </w:rPr>
        <w:t>Adicionalmente</w:t>
      </w:r>
      <w:commentRangeStart w:id="14"/>
      <w:r w:rsidR="002F373B">
        <w:rPr>
          <w:rFonts w:cs="Times New Roman"/>
          <w:szCs w:val="24"/>
        </w:rPr>
        <w:t>, o</w:t>
      </w:r>
      <w:r w:rsidR="00E3259A">
        <w:rPr>
          <w:rFonts w:cs="Times New Roman"/>
          <w:szCs w:val="24"/>
        </w:rPr>
        <w:t>tro aspecto a considerar</w:t>
      </w:r>
      <w:r w:rsidR="006E5C67">
        <w:rPr>
          <w:rFonts w:cs="Times New Roman"/>
          <w:szCs w:val="24"/>
        </w:rPr>
        <w:t xml:space="preserve"> </w:t>
      </w:r>
      <w:r w:rsidR="00E3259A">
        <w:rPr>
          <w:rFonts w:cs="Times New Roman"/>
          <w:szCs w:val="24"/>
        </w:rPr>
        <w:t xml:space="preserve">para </w:t>
      </w:r>
      <w:r w:rsidR="006E5C67">
        <w:rPr>
          <w:rFonts w:cs="Times New Roman"/>
          <w:szCs w:val="24"/>
        </w:rPr>
        <w:t>justificar el desarrollo del módulo</w:t>
      </w:r>
      <w:r>
        <w:rPr>
          <w:rFonts w:cs="Times New Roman"/>
          <w:szCs w:val="24"/>
        </w:rPr>
        <w:t xml:space="preserve"> propuesto en este proyecto</w:t>
      </w:r>
      <w:r w:rsidR="006E5C67">
        <w:rPr>
          <w:rFonts w:cs="Times New Roman"/>
          <w:szCs w:val="24"/>
        </w:rPr>
        <w:t xml:space="preserve"> es que</w:t>
      </w:r>
      <w:r w:rsidR="00763A25">
        <w:rPr>
          <w:rFonts w:cs="Times New Roman"/>
          <w:szCs w:val="24"/>
        </w:rPr>
        <w:t xml:space="preserve"> las bases de datos no solo son del tipo distribuidas, sino que también existen aquellas que están bajo el esquema de bases de datos federadas</w:t>
      </w:r>
      <w:r w:rsidR="009252AD">
        <w:rPr>
          <w:rFonts w:cs="Times New Roman"/>
          <w:szCs w:val="24"/>
        </w:rPr>
        <w:t>.</w:t>
      </w:r>
      <w:r w:rsidR="00763A25">
        <w:rPr>
          <w:rFonts w:cs="Times New Roman"/>
          <w:szCs w:val="24"/>
        </w:rPr>
        <w:t xml:space="preserve"> En el escenario de la Web Semántica</w:t>
      </w:r>
      <w:r w:rsidR="00867124">
        <w:rPr>
          <w:rFonts w:cs="Times New Roman"/>
          <w:szCs w:val="24"/>
        </w:rPr>
        <w:t>,</w:t>
      </w:r>
      <w:r w:rsidR="00763A25">
        <w:rPr>
          <w:rFonts w:cs="Times New Roman"/>
          <w:szCs w:val="24"/>
        </w:rPr>
        <w:t xml:space="preserve"> a este tipo de bases de datos</w:t>
      </w:r>
      <w:r w:rsidR="00867124">
        <w:rPr>
          <w:rFonts w:cs="Times New Roman"/>
          <w:szCs w:val="24"/>
        </w:rPr>
        <w:t xml:space="preserve"> se les denomina</w:t>
      </w:r>
      <w:r w:rsidR="00763A25">
        <w:rPr>
          <w:rFonts w:cs="Times New Roman"/>
          <w:szCs w:val="24"/>
        </w:rPr>
        <w:t xml:space="preserve"> </w:t>
      </w:r>
      <w:r w:rsidR="0005463C" w:rsidRPr="0005463C">
        <w:rPr>
          <w:rFonts w:cs="Times New Roman"/>
          <w:i/>
          <w:szCs w:val="24"/>
        </w:rPr>
        <w:t>federated</w:t>
      </w:r>
      <w:r w:rsidR="0005463C">
        <w:rPr>
          <w:rFonts w:cs="Times New Roman"/>
          <w:szCs w:val="24"/>
        </w:rPr>
        <w:t xml:space="preserve"> </w:t>
      </w:r>
      <w:r w:rsidR="00763A25">
        <w:rPr>
          <w:rFonts w:cs="Times New Roman"/>
          <w:i/>
          <w:szCs w:val="24"/>
        </w:rPr>
        <w:t>triple store</w:t>
      </w:r>
      <w:r w:rsidR="00763A25">
        <w:rPr>
          <w:rFonts w:cs="Times New Roman"/>
          <w:szCs w:val="24"/>
        </w:rPr>
        <w:t>.</w:t>
      </w:r>
      <w:r w:rsidR="009252AD">
        <w:rPr>
          <w:rFonts w:cs="Times New Roman"/>
          <w:szCs w:val="24"/>
        </w:rPr>
        <w:t xml:space="preserve"> </w:t>
      </w:r>
      <w:r w:rsidR="006E5C67">
        <w:rPr>
          <w:rFonts w:cs="Times New Roman"/>
          <w:szCs w:val="24"/>
        </w:rPr>
        <w:t>Con esta característica también se in</w:t>
      </w:r>
      <w:r w:rsidR="009252AD">
        <w:rPr>
          <w:rFonts w:cs="Times New Roman"/>
          <w:szCs w:val="24"/>
        </w:rPr>
        <w:t>volu</w:t>
      </w:r>
      <w:r w:rsidR="006E5C67">
        <w:rPr>
          <w:rFonts w:cs="Times New Roman"/>
          <w:szCs w:val="24"/>
        </w:rPr>
        <w:t>cra el hecho de que los servidores estén en diferentes localizaciones geográficas</w:t>
      </w:r>
      <w:r w:rsidR="00763A25">
        <w:rPr>
          <w:rFonts w:cs="Times New Roman"/>
          <w:szCs w:val="24"/>
        </w:rPr>
        <w:t>,</w:t>
      </w:r>
      <w:r w:rsidR="006E5C67">
        <w:rPr>
          <w:rFonts w:cs="Times New Roman"/>
          <w:szCs w:val="24"/>
        </w:rPr>
        <w:t xml:space="preserve"> por lo que </w:t>
      </w:r>
      <w:r w:rsidR="00763A25">
        <w:rPr>
          <w:rFonts w:cs="Times New Roman"/>
          <w:szCs w:val="24"/>
        </w:rPr>
        <w:t xml:space="preserve">si no se realizan </w:t>
      </w:r>
      <w:r w:rsidR="006E5C67">
        <w:rPr>
          <w:rFonts w:cs="Times New Roman"/>
          <w:szCs w:val="24"/>
        </w:rPr>
        <w:t>consulta</w:t>
      </w:r>
      <w:r w:rsidR="00763A25">
        <w:rPr>
          <w:rFonts w:cs="Times New Roman"/>
          <w:szCs w:val="24"/>
        </w:rPr>
        <w:t>s</w:t>
      </w:r>
      <w:r w:rsidR="006E5C67">
        <w:rPr>
          <w:rFonts w:cs="Times New Roman"/>
          <w:szCs w:val="24"/>
        </w:rPr>
        <w:t xml:space="preserve"> federada a </w:t>
      </w:r>
      <w:r w:rsidR="009252AD">
        <w:rPr>
          <w:rFonts w:cs="Times New Roman"/>
          <w:szCs w:val="24"/>
        </w:rPr>
        <w:t xml:space="preserve">una </w:t>
      </w:r>
      <w:r w:rsidR="009252AD">
        <w:rPr>
          <w:rFonts w:cs="Times New Roman"/>
          <w:i/>
          <w:szCs w:val="24"/>
        </w:rPr>
        <w:t xml:space="preserve">triple store </w:t>
      </w:r>
      <w:r w:rsidR="006E5C67">
        <w:rPr>
          <w:rFonts w:cs="Times New Roman"/>
          <w:szCs w:val="24"/>
        </w:rPr>
        <w:t>federada, se estaría obteniend</w:t>
      </w:r>
      <w:r w:rsidR="002E4AA9">
        <w:rPr>
          <w:rFonts w:cs="Times New Roman"/>
          <w:szCs w:val="24"/>
        </w:rPr>
        <w:t xml:space="preserve">o </w:t>
      </w:r>
      <w:r w:rsidR="006E5C67">
        <w:rPr>
          <w:rFonts w:cs="Times New Roman"/>
          <w:szCs w:val="24"/>
        </w:rPr>
        <w:t xml:space="preserve">una porción de información. </w:t>
      </w:r>
      <w:r w:rsidR="00867124">
        <w:rPr>
          <w:rFonts w:cs="Times New Roman"/>
          <w:szCs w:val="24"/>
        </w:rPr>
        <w:t>Por el contrario</w:t>
      </w:r>
      <w:r w:rsidR="006E5C67">
        <w:rPr>
          <w:rFonts w:cs="Times New Roman"/>
          <w:szCs w:val="24"/>
        </w:rPr>
        <w:t>, si la consulta</w:t>
      </w:r>
      <w:r w:rsidR="00867124">
        <w:rPr>
          <w:rFonts w:cs="Times New Roman"/>
          <w:szCs w:val="24"/>
        </w:rPr>
        <w:t xml:space="preserve"> realizada</w:t>
      </w:r>
      <w:r w:rsidR="006E5C67">
        <w:rPr>
          <w:rFonts w:cs="Times New Roman"/>
          <w:szCs w:val="24"/>
        </w:rPr>
        <w:t xml:space="preserve"> es federada, se obtendría </w:t>
      </w:r>
      <w:r w:rsidR="002F373B">
        <w:rPr>
          <w:rFonts w:cs="Times New Roman"/>
          <w:szCs w:val="24"/>
        </w:rPr>
        <w:t xml:space="preserve">una </w:t>
      </w:r>
      <w:r w:rsidR="002E4AA9">
        <w:rPr>
          <w:rFonts w:cs="Times New Roman"/>
          <w:szCs w:val="24"/>
        </w:rPr>
        <w:t xml:space="preserve">respuesta </w:t>
      </w:r>
      <w:r w:rsidR="002F373B">
        <w:rPr>
          <w:rFonts w:cs="Times New Roman"/>
          <w:szCs w:val="24"/>
        </w:rPr>
        <w:t>completa</w:t>
      </w:r>
      <w:r w:rsidR="006E5C67">
        <w:rPr>
          <w:rFonts w:cs="Times New Roman"/>
          <w:szCs w:val="24"/>
        </w:rPr>
        <w:t xml:space="preserve"> que </w:t>
      </w:r>
      <w:r w:rsidR="002E4AA9">
        <w:rPr>
          <w:rFonts w:cs="Times New Roman"/>
          <w:szCs w:val="24"/>
        </w:rPr>
        <w:t xml:space="preserve">agrupa </w:t>
      </w:r>
      <w:r w:rsidR="006E5C67">
        <w:rPr>
          <w:rFonts w:cs="Times New Roman"/>
          <w:szCs w:val="24"/>
        </w:rPr>
        <w:t xml:space="preserve">los resultados de las </w:t>
      </w:r>
      <w:r w:rsidR="009252AD">
        <w:rPr>
          <w:rFonts w:cs="Times New Roman"/>
          <w:szCs w:val="24"/>
        </w:rPr>
        <w:t>múltiples</w:t>
      </w:r>
      <w:r w:rsidR="006E5C67">
        <w:rPr>
          <w:rFonts w:cs="Times New Roman"/>
          <w:szCs w:val="24"/>
        </w:rPr>
        <w:t xml:space="preserve"> </w:t>
      </w:r>
      <w:r w:rsidR="009252AD">
        <w:rPr>
          <w:rFonts w:cs="Times New Roman"/>
          <w:i/>
          <w:szCs w:val="24"/>
        </w:rPr>
        <w:t>triple store</w:t>
      </w:r>
      <w:r w:rsidR="006E5C67">
        <w:rPr>
          <w:rFonts w:cs="Times New Roman"/>
          <w:szCs w:val="24"/>
        </w:rPr>
        <w:t>.</w:t>
      </w:r>
      <w:r w:rsidR="001254F8">
        <w:rPr>
          <w:rFonts w:cs="Times New Roman"/>
          <w:szCs w:val="24"/>
        </w:rPr>
        <w:t xml:space="preserve"> </w:t>
      </w:r>
      <w:r w:rsidR="00FF43A4">
        <w:rPr>
          <w:rFonts w:cs="Times New Roman"/>
          <w:szCs w:val="24"/>
        </w:rPr>
        <w:t>Además, considerando</w:t>
      </w:r>
      <w:r w:rsidR="00FB7C65">
        <w:rPr>
          <w:rFonts w:cs="Times New Roman"/>
          <w:szCs w:val="24"/>
        </w:rPr>
        <w:t xml:space="preserve"> la característica de que la información proviene de distint</w:t>
      </w:r>
      <w:r w:rsidR="002E4AA9">
        <w:rPr>
          <w:rFonts w:cs="Times New Roman"/>
          <w:szCs w:val="24"/>
        </w:rPr>
        <w:t>o</w:t>
      </w:r>
      <w:r w:rsidR="00FB7C65">
        <w:rPr>
          <w:rFonts w:cs="Times New Roman"/>
          <w:szCs w:val="24"/>
        </w:rPr>
        <w:t xml:space="preserve">s </w:t>
      </w:r>
      <w:r w:rsidR="002E4AA9">
        <w:rPr>
          <w:rFonts w:cs="Times New Roman"/>
          <w:szCs w:val="24"/>
        </w:rPr>
        <w:t>proveedores de información, el desar</w:t>
      </w:r>
      <w:r w:rsidR="00867124">
        <w:rPr>
          <w:rFonts w:cs="Times New Roman"/>
          <w:szCs w:val="24"/>
        </w:rPr>
        <w:t>ro</w:t>
      </w:r>
      <w:r w:rsidR="002E4AA9">
        <w:rPr>
          <w:rFonts w:cs="Times New Roman"/>
          <w:szCs w:val="24"/>
        </w:rPr>
        <w:t xml:space="preserve">llo de este módulo podría permitir que los expertos en las </w:t>
      </w:r>
      <w:r w:rsidR="00867124">
        <w:rPr>
          <w:rFonts w:cs="Times New Roman"/>
          <w:szCs w:val="24"/>
        </w:rPr>
        <w:t>múltiples</w:t>
      </w:r>
      <w:r w:rsidR="002E4AA9">
        <w:rPr>
          <w:rFonts w:cs="Times New Roman"/>
          <w:szCs w:val="24"/>
        </w:rPr>
        <w:t xml:space="preserve"> disciplinas que tiene asociada la información geográfica</w:t>
      </w:r>
      <w:r w:rsidR="00DB282A">
        <w:rPr>
          <w:rFonts w:cs="Times New Roman"/>
          <w:szCs w:val="24"/>
        </w:rPr>
        <w:t xml:space="preserve"> </w:t>
      </w:r>
      <w:sdt>
        <w:sdtPr>
          <w:rPr>
            <w:bCs/>
          </w:rPr>
          <w:id w:val="-1440139106"/>
          <w:citation/>
        </w:sdtPr>
        <w:sdtEndPr/>
        <w:sdtContent>
          <w:r w:rsidR="008065BF">
            <w:rPr>
              <w:bCs/>
            </w:rPr>
            <w:fldChar w:fldCharType="begin"/>
          </w:r>
          <w:r w:rsidR="008065BF">
            <w:rPr>
              <w:noProof/>
            </w:rPr>
            <w:instrText xml:space="preserve"> CITATION Lup15 \l 2058 </w:instrText>
          </w:r>
          <w:r w:rsidR="008065BF">
            <w:rPr>
              <w:bCs/>
            </w:rPr>
            <w:fldChar w:fldCharType="separate"/>
          </w:r>
          <w:r w:rsidR="008065BF" w:rsidRPr="00DD74F1">
            <w:rPr>
              <w:noProof/>
            </w:rPr>
            <w:t>[6]</w:t>
          </w:r>
          <w:r w:rsidR="008065BF">
            <w:rPr>
              <w:bCs/>
            </w:rPr>
            <w:fldChar w:fldCharType="end"/>
          </w:r>
        </w:sdtContent>
      </w:sdt>
      <w:r w:rsidR="008065BF">
        <w:rPr>
          <w:rFonts w:cs="Times New Roman"/>
          <w:szCs w:val="24"/>
        </w:rPr>
        <w:t xml:space="preserve"> </w:t>
      </w:r>
      <w:r w:rsidR="002E4AA9">
        <w:rPr>
          <w:rFonts w:cs="Times New Roman"/>
          <w:szCs w:val="24"/>
        </w:rPr>
        <w:t xml:space="preserve">puedan </w:t>
      </w:r>
      <w:r w:rsidR="002E4AA9">
        <w:rPr>
          <w:rFonts w:cs="Times New Roman"/>
          <w:szCs w:val="24"/>
        </w:rPr>
        <w:lastRenderedPageBreak/>
        <w:t>a</w:t>
      </w:r>
      <w:r w:rsidR="00C54CBE">
        <w:rPr>
          <w:rFonts w:cs="Times New Roman"/>
          <w:szCs w:val="24"/>
        </w:rPr>
        <w:t xml:space="preserve">bordar </w:t>
      </w:r>
      <w:r w:rsidR="006A3BCB">
        <w:rPr>
          <w:rFonts w:cs="Times New Roman"/>
          <w:szCs w:val="24"/>
        </w:rPr>
        <w:t>sus problemáticas</w:t>
      </w:r>
      <w:r w:rsidR="00C54CBE">
        <w:rPr>
          <w:rFonts w:cs="Times New Roman"/>
          <w:szCs w:val="24"/>
        </w:rPr>
        <w:t xml:space="preserve"> con una</w:t>
      </w:r>
      <w:r w:rsidR="00B52309">
        <w:rPr>
          <w:rFonts w:cs="Times New Roman"/>
          <w:szCs w:val="24"/>
        </w:rPr>
        <w:t xml:space="preserve"> nueva</w:t>
      </w:r>
      <w:r w:rsidR="00C54CBE">
        <w:rPr>
          <w:rFonts w:cs="Times New Roman"/>
          <w:szCs w:val="24"/>
        </w:rPr>
        <w:t xml:space="preserve"> herramienta </w:t>
      </w:r>
      <w:r w:rsidR="005B00F2">
        <w:rPr>
          <w:rFonts w:cs="Times New Roman"/>
          <w:szCs w:val="24"/>
        </w:rPr>
        <w:t>que</w:t>
      </w:r>
      <w:r w:rsidR="00C54CBE">
        <w:rPr>
          <w:rFonts w:cs="Times New Roman"/>
          <w:szCs w:val="24"/>
        </w:rPr>
        <w:t xml:space="preserve"> </w:t>
      </w:r>
      <w:r w:rsidR="002E4AA9">
        <w:rPr>
          <w:rFonts w:cs="Times New Roman"/>
          <w:szCs w:val="24"/>
        </w:rPr>
        <w:t xml:space="preserve">permita integrar y </w:t>
      </w:r>
      <w:r w:rsidR="00C54CBE">
        <w:rPr>
          <w:rFonts w:cs="Times New Roman"/>
          <w:szCs w:val="24"/>
        </w:rPr>
        <w:t>enrique</w:t>
      </w:r>
      <w:r w:rsidR="002E4AA9">
        <w:rPr>
          <w:rFonts w:cs="Times New Roman"/>
          <w:szCs w:val="24"/>
        </w:rPr>
        <w:t>cer</w:t>
      </w:r>
      <w:r w:rsidR="00C54CBE">
        <w:rPr>
          <w:rFonts w:cs="Times New Roman"/>
          <w:szCs w:val="24"/>
        </w:rPr>
        <w:t xml:space="preserve"> sus análisis</w:t>
      </w:r>
      <w:r w:rsidR="005B00F2">
        <w:rPr>
          <w:rFonts w:cs="Times New Roman"/>
          <w:szCs w:val="24"/>
        </w:rPr>
        <w:t xml:space="preserve"> y estudio</w:t>
      </w:r>
      <w:commentRangeEnd w:id="14"/>
      <w:r w:rsidR="002E4AA9">
        <w:rPr>
          <w:rFonts w:cs="Times New Roman"/>
          <w:szCs w:val="24"/>
        </w:rPr>
        <w:t>.</w:t>
      </w:r>
      <w:r w:rsidR="00065C77">
        <w:rPr>
          <w:rStyle w:val="Refdecomentario"/>
        </w:rPr>
        <w:commentReference w:id="14"/>
      </w:r>
      <w:r w:rsidR="00582B6A">
        <w:rPr>
          <w:rFonts w:cs="Times New Roman"/>
          <w:szCs w:val="24"/>
        </w:rPr>
        <w:t xml:space="preserve"> </w:t>
      </w:r>
    </w:p>
    <w:p w14:paraId="40C2A0EB" w14:textId="5DCA66CA" w:rsidR="00DA1038" w:rsidRDefault="00942543" w:rsidP="00582B6A">
      <w:pPr>
        <w:rPr>
          <w:rFonts w:cs="Times New Roman"/>
          <w:szCs w:val="24"/>
        </w:rPr>
      </w:pPr>
      <w:r>
        <w:rPr>
          <w:rFonts w:cs="Times New Roman"/>
          <w:szCs w:val="24"/>
        </w:rPr>
        <w:t>Ante este escenario, d</w:t>
      </w:r>
      <w:r w:rsidR="000D25E4">
        <w:rPr>
          <w:rFonts w:cs="Times New Roman"/>
          <w:szCs w:val="24"/>
        </w:rPr>
        <w:t>esarrollar e implementar un módulo que solucione dicha problemática sería clave para</w:t>
      </w:r>
      <w:r w:rsidR="001B2F8A">
        <w:rPr>
          <w:rFonts w:cs="Times New Roman"/>
          <w:szCs w:val="24"/>
        </w:rPr>
        <w:t xml:space="preserve"> que</w:t>
      </w:r>
      <w:r w:rsidR="000D25E4">
        <w:rPr>
          <w:rFonts w:cs="Times New Roman"/>
          <w:szCs w:val="24"/>
        </w:rPr>
        <w:t xml:space="preserve"> l</w:t>
      </w:r>
      <w:r w:rsidR="00A35628">
        <w:rPr>
          <w:rFonts w:cs="Times New Roman"/>
          <w:szCs w:val="24"/>
        </w:rPr>
        <w:t xml:space="preserve">os motores de </w:t>
      </w:r>
      <w:r w:rsidR="00A35628">
        <w:rPr>
          <w:rFonts w:cs="Times New Roman"/>
          <w:i/>
          <w:szCs w:val="24"/>
        </w:rPr>
        <w:t xml:space="preserve">triple store </w:t>
      </w:r>
      <w:r w:rsidR="000D25E4">
        <w:rPr>
          <w:rFonts w:cs="Times New Roman"/>
          <w:szCs w:val="24"/>
        </w:rPr>
        <w:t>puedan ser usad</w:t>
      </w:r>
      <w:r w:rsidR="00A13133">
        <w:rPr>
          <w:rFonts w:cs="Times New Roman"/>
          <w:szCs w:val="24"/>
        </w:rPr>
        <w:t>os</w:t>
      </w:r>
      <w:r w:rsidR="000D25E4">
        <w:rPr>
          <w:rFonts w:cs="Times New Roman"/>
          <w:szCs w:val="24"/>
        </w:rPr>
        <w:t xml:space="preserve"> de una mejor manera y obtener mejores resultados en las búsquedas. </w:t>
      </w:r>
      <w:r w:rsidR="00A13133">
        <w:rPr>
          <w:rFonts w:cs="Times New Roman"/>
          <w:szCs w:val="24"/>
        </w:rPr>
        <w:t xml:space="preserve"> En el caso particular de este proyecto, el trabajo se realizará sobre Apache Marmotta</w:t>
      </w:r>
      <w:r w:rsidR="00AF2070">
        <w:rPr>
          <w:rFonts w:cs="Times New Roman"/>
          <w:szCs w:val="24"/>
        </w:rPr>
        <w:t>. Tal y</w:t>
      </w:r>
      <w:r w:rsidR="00A13133">
        <w:rPr>
          <w:rFonts w:cs="Times New Roman"/>
          <w:szCs w:val="24"/>
        </w:rPr>
        <w:t xml:space="preserve"> como se</w:t>
      </w:r>
      <w:r w:rsidR="00AF2070">
        <w:rPr>
          <w:rFonts w:cs="Times New Roman"/>
          <w:szCs w:val="24"/>
        </w:rPr>
        <w:t xml:space="preserve"> indica</w:t>
      </w:r>
      <w:r w:rsidR="00A13133">
        <w:rPr>
          <w:rFonts w:cs="Times New Roman"/>
          <w:szCs w:val="24"/>
        </w:rPr>
        <w:t xml:space="preserve"> en </w:t>
      </w:r>
      <w:commentRangeStart w:id="15"/>
      <w:r w:rsidR="00DA1038">
        <w:rPr>
          <w:rFonts w:cs="Times New Roman"/>
          <w:szCs w:val="24"/>
        </w:rPr>
        <w:t xml:space="preserve">la figura </w:t>
      </w:r>
      <w:r w:rsidR="00582B6A">
        <w:rPr>
          <w:rFonts w:cs="Times New Roman"/>
          <w:szCs w:val="24"/>
        </w:rPr>
        <w:t>2</w:t>
      </w:r>
      <w:r w:rsidR="00A13133">
        <w:rPr>
          <w:rFonts w:cs="Times New Roman"/>
          <w:szCs w:val="24"/>
        </w:rPr>
        <w:t xml:space="preserve">, entre los </w:t>
      </w:r>
      <w:r w:rsidR="00DA1038">
        <w:rPr>
          <w:rFonts w:cs="Times New Roman"/>
          <w:szCs w:val="24"/>
        </w:rPr>
        <w:t xml:space="preserve">elementos </w:t>
      </w:r>
      <w:r w:rsidR="00A13133">
        <w:rPr>
          <w:rFonts w:cs="Times New Roman"/>
          <w:szCs w:val="24"/>
        </w:rPr>
        <w:t xml:space="preserve">que </w:t>
      </w:r>
      <w:r w:rsidR="00DA1038">
        <w:rPr>
          <w:rFonts w:cs="Times New Roman"/>
          <w:szCs w:val="24"/>
        </w:rPr>
        <w:t>contiene</w:t>
      </w:r>
      <w:r w:rsidR="00A13133">
        <w:rPr>
          <w:rFonts w:cs="Times New Roman"/>
          <w:szCs w:val="24"/>
        </w:rPr>
        <w:t xml:space="preserve"> </w:t>
      </w:r>
      <w:r w:rsidR="00E8032A">
        <w:rPr>
          <w:rFonts w:cs="Times New Roman"/>
          <w:szCs w:val="24"/>
        </w:rPr>
        <w:t xml:space="preserve">este </w:t>
      </w:r>
      <w:r w:rsidR="00E8032A">
        <w:rPr>
          <w:rFonts w:cs="Times New Roman"/>
          <w:i/>
          <w:szCs w:val="24"/>
        </w:rPr>
        <w:t>triple store</w:t>
      </w:r>
      <w:r w:rsidR="00AF2070">
        <w:rPr>
          <w:rFonts w:cs="Times New Roman"/>
          <w:i/>
          <w:szCs w:val="24"/>
        </w:rPr>
        <w:t>,</w:t>
      </w:r>
      <w:r w:rsidR="00E8032A">
        <w:rPr>
          <w:rFonts w:cs="Times New Roman"/>
          <w:szCs w:val="24"/>
        </w:rPr>
        <w:t xml:space="preserve"> </w:t>
      </w:r>
      <w:r w:rsidR="00A13133">
        <w:rPr>
          <w:rFonts w:cs="Times New Roman"/>
          <w:szCs w:val="24"/>
        </w:rPr>
        <w:t>no se encuentra un</w:t>
      </w:r>
      <w:r w:rsidR="00DA1038">
        <w:rPr>
          <w:rFonts w:cs="Times New Roman"/>
          <w:szCs w:val="24"/>
        </w:rPr>
        <w:t xml:space="preserve"> módulo de consultas federadas </w:t>
      </w:r>
      <w:r w:rsidR="009C7613">
        <w:rPr>
          <w:rFonts w:cs="Times New Roman"/>
          <w:szCs w:val="24"/>
        </w:rPr>
        <w:t>de</w:t>
      </w:r>
      <w:r w:rsidR="00DA1038">
        <w:rPr>
          <w:rFonts w:cs="Times New Roman"/>
          <w:szCs w:val="24"/>
        </w:rPr>
        <w:t xml:space="preserve"> datos geoespaciales</w:t>
      </w:r>
      <w:r w:rsidR="00A13133">
        <w:rPr>
          <w:rFonts w:cs="Times New Roman"/>
          <w:szCs w:val="24"/>
        </w:rPr>
        <w:t>.</w:t>
      </w:r>
    </w:p>
    <w:p w14:paraId="63FD0A1C" w14:textId="0EABBFC6" w:rsidR="00DA1038" w:rsidRDefault="000705C0" w:rsidP="00767DE6">
      <w:pPr>
        <w:keepNext/>
        <w:ind w:left="708" w:hanging="708"/>
        <w:jc w:val="center"/>
      </w:pPr>
      <w:r>
        <w:rPr>
          <w:noProof/>
        </w:rPr>
        <mc:AlternateContent>
          <mc:Choice Requires="wps">
            <w:drawing>
              <wp:anchor distT="45720" distB="45720" distL="114300" distR="114300" simplePos="0" relativeHeight="251662336" behindDoc="0" locked="0" layoutInCell="1" allowOverlap="1" wp14:anchorId="4E96701B" wp14:editId="51EAF2D4">
                <wp:simplePos x="0" y="0"/>
                <wp:positionH relativeFrom="column">
                  <wp:posOffset>2812415</wp:posOffset>
                </wp:positionH>
                <wp:positionV relativeFrom="paragraph">
                  <wp:posOffset>1739265</wp:posOffset>
                </wp:positionV>
                <wp:extent cx="946150" cy="322554"/>
                <wp:effectExtent l="0" t="0" r="0" b="19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322554"/>
                        </a:xfrm>
                        <a:prstGeom prst="rect">
                          <a:avLst/>
                        </a:prstGeom>
                        <a:noFill/>
                        <a:ln w="9525">
                          <a:noFill/>
                          <a:miter lim="800000"/>
                          <a:headEnd/>
                          <a:tailEnd/>
                        </a:ln>
                      </wps:spPr>
                      <wps:txbx>
                        <w:txbxContent>
                          <w:p w14:paraId="32E4188B" w14:textId="104F7F44" w:rsidR="00C051AB" w:rsidRPr="00277B5F" w:rsidRDefault="00C051AB">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96701B" id="_x0000_t202" coordsize="21600,21600" o:spt="202" path="m,l,21600r21600,l21600,xe">
                <v:stroke joinstyle="miter"/>
                <v:path gradientshapeok="t" o:connecttype="rect"/>
              </v:shapetype>
              <v:shape id="Cuadro de texto 2" o:spid="_x0000_s1026" type="#_x0000_t202" style="position:absolute;left:0;text-align:left;margin-left:221.45pt;margin-top:136.95pt;width:74.5pt;height:25.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" filled="f" stroked="f">
                <v:textbox>
                  <w:txbxContent>
                    <w:p w14:paraId="32E4188B" w14:textId="104F7F44" w:rsidR="00C051AB" w:rsidRPr="00277B5F" w:rsidRDefault="00C051AB">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v:textbox>
              </v:shape>
            </w:pict>
          </mc:Fallback>
        </mc:AlternateContent>
      </w:r>
      <w:r w:rsidR="004938FB">
        <w:rPr>
          <w:noProof/>
        </w:rPr>
        <w:drawing>
          <wp:inline distT="0" distB="0" distL="0" distR="0" wp14:anchorId="4D696D34" wp14:editId="08211E14">
            <wp:extent cx="2419350" cy="2316697"/>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9293" cy="2326218"/>
                    </a:xfrm>
                    <a:prstGeom prst="rect">
                      <a:avLst/>
                    </a:prstGeom>
                  </pic:spPr>
                </pic:pic>
              </a:graphicData>
            </a:graphic>
          </wp:inline>
        </w:drawing>
      </w:r>
    </w:p>
    <w:p w14:paraId="44FD35C6" w14:textId="3E87A852" w:rsidR="004938FB" w:rsidRDefault="00DA1038" w:rsidP="00DA1038">
      <w:pPr>
        <w:pStyle w:val="Descripcin"/>
        <w:jc w:val="center"/>
      </w:pPr>
      <w:r>
        <w:t xml:space="preserve">Fig. </w:t>
      </w:r>
      <w:r>
        <w:fldChar w:fldCharType="begin"/>
      </w:r>
      <w:r>
        <w:instrText xml:space="preserve"> SEQ Fig. \* ARABIC </w:instrText>
      </w:r>
      <w:r>
        <w:fldChar w:fldCharType="separate"/>
      </w:r>
      <w:r w:rsidR="00702D60">
        <w:rPr>
          <w:noProof/>
        </w:rPr>
        <w:t>2</w:t>
      </w:r>
      <w:r>
        <w:fldChar w:fldCharType="end"/>
      </w:r>
      <w:r>
        <w:t xml:space="preserve"> Elementos que contiene Apache Marmotta a considerar en el proyecto</w:t>
      </w:r>
    </w:p>
    <w:p w14:paraId="237B49BE" w14:textId="386400C0" w:rsidR="003F1388" w:rsidRDefault="003F1388" w:rsidP="003F1388">
      <w:pPr>
        <w:rPr>
          <w:rFonts w:cs="Times New Roman"/>
          <w:szCs w:val="24"/>
        </w:rPr>
      </w:pPr>
      <w:r>
        <w:rPr>
          <w:rFonts w:cs="Times New Roman"/>
          <w:szCs w:val="24"/>
        </w:rPr>
        <w:t xml:space="preserve">La plataforma </w:t>
      </w:r>
      <w:r w:rsidR="00AF2070">
        <w:rPr>
          <w:rFonts w:cs="Times New Roman"/>
          <w:szCs w:val="24"/>
        </w:rPr>
        <w:t>funciona</w:t>
      </w:r>
      <w:r>
        <w:rPr>
          <w:rFonts w:cs="Times New Roman"/>
          <w:szCs w:val="24"/>
        </w:rPr>
        <w:t xml:space="preserve"> con los estándares SPARQL y GeoSPARQL para establecer la manipulación</w:t>
      </w:r>
      <w:r w:rsidR="00AF2070">
        <w:rPr>
          <w:rFonts w:cs="Times New Roman"/>
          <w:szCs w:val="24"/>
        </w:rPr>
        <w:t xml:space="preserve"> correcta</w:t>
      </w:r>
      <w:r>
        <w:rPr>
          <w:rFonts w:cs="Times New Roman"/>
          <w:szCs w:val="24"/>
        </w:rPr>
        <w:t xml:space="preserve"> de datos en la nube del </w:t>
      </w:r>
      <w:r>
        <w:rPr>
          <w:rFonts w:cs="Times New Roman"/>
          <w:i/>
          <w:szCs w:val="24"/>
        </w:rPr>
        <w:t>Linked Data</w:t>
      </w:r>
      <w:r>
        <w:rPr>
          <w:rFonts w:cs="Times New Roman"/>
          <w:szCs w:val="24"/>
        </w:rPr>
        <w:t xml:space="preserve"> y datos geoespaciales respectivamente. Esto quiere decir que tales características ya existen, pero lo que aún no se ha implementado es la capacidad de hacer consultas federadas. Como prueba, la figura </w:t>
      </w:r>
      <w:r w:rsidR="00395AF2">
        <w:rPr>
          <w:rFonts w:cs="Times New Roman"/>
          <w:szCs w:val="24"/>
        </w:rPr>
        <w:t>3</w:t>
      </w:r>
      <w:r w:rsidR="00474CEC">
        <w:rPr>
          <w:rFonts w:cs="Times New Roman"/>
          <w:szCs w:val="24"/>
        </w:rPr>
        <w:t xml:space="preserve"> muestra una captura de pantalla del sitio oficial de Apache Marmotta</w:t>
      </w:r>
      <w:r w:rsidR="00AB474E">
        <w:rPr>
          <w:rStyle w:val="Refdenotaalpie"/>
          <w:rFonts w:cs="Times New Roman"/>
          <w:szCs w:val="24"/>
        </w:rPr>
        <w:footnoteReference w:id="2"/>
      </w:r>
      <w:r w:rsidR="00AB474E">
        <w:rPr>
          <w:rFonts w:cs="Times New Roman"/>
          <w:szCs w:val="24"/>
        </w:rPr>
        <w:t>.</w:t>
      </w:r>
      <w:r w:rsidR="0093295B">
        <w:rPr>
          <w:rFonts w:cs="Times New Roman"/>
          <w:szCs w:val="24"/>
        </w:rPr>
        <w:t xml:space="preserve"> encerrado en un rectángulo rojo, </w:t>
      </w:r>
      <w:r w:rsidR="00891F76">
        <w:rPr>
          <w:rFonts w:cs="Times New Roman"/>
          <w:szCs w:val="24"/>
        </w:rPr>
        <w:t>indicando</w:t>
      </w:r>
      <w:r w:rsidR="0093295B">
        <w:rPr>
          <w:rFonts w:cs="Times New Roman"/>
          <w:szCs w:val="24"/>
        </w:rPr>
        <w:t xml:space="preserve"> que la </w:t>
      </w:r>
      <w:r w:rsidR="00891F76">
        <w:rPr>
          <w:rFonts w:cs="Times New Roman"/>
          <w:szCs w:val="24"/>
        </w:rPr>
        <w:t>plataforma</w:t>
      </w:r>
      <w:r w:rsidR="0093295B">
        <w:rPr>
          <w:rFonts w:cs="Times New Roman"/>
          <w:szCs w:val="24"/>
        </w:rPr>
        <w:t xml:space="preserve"> aún no es capaz de hacer consultas federadas.</w:t>
      </w:r>
    </w:p>
    <w:p w14:paraId="68D9EF68" w14:textId="77777777" w:rsidR="003F1388" w:rsidRDefault="003F1388" w:rsidP="003F1388">
      <w:pPr>
        <w:keepNext/>
        <w:jc w:val="center"/>
      </w:pPr>
      <w:r>
        <w:rPr>
          <w:noProof/>
        </w:rPr>
        <w:drawing>
          <wp:inline distT="0" distB="0" distL="0" distR="0" wp14:anchorId="3E8E7F06" wp14:editId="3AE78D47">
            <wp:extent cx="5624660" cy="1233377"/>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6148" cy="1277559"/>
                    </a:xfrm>
                    <a:prstGeom prst="rect">
                      <a:avLst/>
                    </a:prstGeom>
                  </pic:spPr>
                </pic:pic>
              </a:graphicData>
            </a:graphic>
          </wp:inline>
        </w:drawing>
      </w:r>
    </w:p>
    <w:p w14:paraId="13FB1C59" w14:textId="44A01110" w:rsidR="003F1388" w:rsidRPr="003F1388" w:rsidRDefault="003F1388" w:rsidP="003F1388">
      <w:pPr>
        <w:pStyle w:val="Descripcin"/>
        <w:jc w:val="center"/>
      </w:pPr>
      <w:r>
        <w:t xml:space="preserve">Fig. </w:t>
      </w:r>
      <w:r>
        <w:fldChar w:fldCharType="begin"/>
      </w:r>
      <w:r>
        <w:instrText xml:space="preserve"> SEQ Fig. \* ARABIC </w:instrText>
      </w:r>
      <w:r>
        <w:fldChar w:fldCharType="separate"/>
      </w:r>
      <w:r w:rsidR="00702D60">
        <w:rPr>
          <w:noProof/>
        </w:rPr>
        <w:t>3</w:t>
      </w:r>
      <w:r>
        <w:fldChar w:fldCharType="end"/>
      </w:r>
      <w:r>
        <w:t xml:space="preserve"> Apache Marmotta no soporta consultas federadas.</w:t>
      </w:r>
      <w:commentRangeEnd w:id="15"/>
      <w:r w:rsidR="0093295B">
        <w:rPr>
          <w:rStyle w:val="Refdecomentario"/>
          <w:b w:val="0"/>
          <w:bCs w:val="0"/>
          <w:color w:val="auto"/>
        </w:rPr>
        <w:commentReference w:id="15"/>
      </w:r>
    </w:p>
    <w:p w14:paraId="13671EF2" w14:textId="538ADBB0" w:rsidR="007A458E" w:rsidRDefault="00362509" w:rsidP="00ED270C">
      <w:pPr>
        <w:rPr>
          <w:rFonts w:cs="Times New Roman"/>
          <w:szCs w:val="24"/>
        </w:rPr>
      </w:pPr>
      <w:r>
        <w:rPr>
          <w:rFonts w:cs="Times New Roman"/>
          <w:szCs w:val="24"/>
        </w:rPr>
        <w:lastRenderedPageBreak/>
        <w:t xml:space="preserve">Sin embargo, hay aspectos a cumplir para que este propósito sea realidad. El </w:t>
      </w:r>
      <w:r w:rsidR="008643C4" w:rsidRPr="008643C4">
        <w:rPr>
          <w:rFonts w:cs="Times New Roman"/>
          <w:szCs w:val="24"/>
        </w:rPr>
        <w:t>primer punto por tratar es</w:t>
      </w:r>
      <w:r w:rsidR="00C666CE" w:rsidRPr="008643C4">
        <w:rPr>
          <w:rFonts w:cs="Times New Roman"/>
          <w:szCs w:val="24"/>
        </w:rPr>
        <w:t xml:space="preserve"> </w:t>
      </w:r>
      <w:r w:rsidR="008643C4" w:rsidRPr="008643C4">
        <w:rPr>
          <w:rFonts w:cs="Times New Roman"/>
          <w:szCs w:val="24"/>
        </w:rPr>
        <w:t>que</w:t>
      </w:r>
      <w:r w:rsidR="008643C4">
        <w:rPr>
          <w:rFonts w:cs="Times New Roman"/>
          <w:szCs w:val="24"/>
        </w:rPr>
        <w:t xml:space="preserve"> </w:t>
      </w:r>
      <w:r w:rsidR="00C666CE" w:rsidRPr="008643C4">
        <w:rPr>
          <w:rFonts w:cs="Times New Roman"/>
          <w:szCs w:val="24"/>
        </w:rPr>
        <w:t>Apache Marmotta</w:t>
      </w:r>
      <w:sdt>
        <w:sdtPr>
          <w:rPr>
            <w:rFonts w:cs="Times New Roman"/>
            <w:noProof/>
            <w:szCs w:val="24"/>
          </w:rPr>
          <w:id w:val="-741793844"/>
          <w:citation/>
        </w:sdtPr>
        <w:sdtEndPr/>
        <w:sdtContent>
          <w:r w:rsidR="00296CEC">
            <w:rPr>
              <w:rFonts w:cs="Times New Roman"/>
              <w:noProof/>
              <w:szCs w:val="24"/>
            </w:rPr>
            <w:fldChar w:fldCharType="begin"/>
          </w:r>
          <w:r w:rsidR="00296CEC">
            <w:rPr>
              <w:rFonts w:cs="Times New Roman"/>
              <w:noProof/>
              <w:szCs w:val="24"/>
            </w:rPr>
            <w:instrText xml:space="preserve"> CITATION Apa19 \l 2058 </w:instrText>
          </w:r>
          <w:r w:rsidR="00296CEC">
            <w:rPr>
              <w:rFonts w:cs="Times New Roman"/>
              <w:noProof/>
              <w:szCs w:val="24"/>
            </w:rPr>
            <w:fldChar w:fldCharType="separate"/>
          </w:r>
          <w:r w:rsidR="00DD74F1">
            <w:rPr>
              <w:rFonts w:cs="Times New Roman"/>
              <w:noProof/>
              <w:szCs w:val="24"/>
            </w:rPr>
            <w:t xml:space="preserve"> </w:t>
          </w:r>
          <w:r w:rsidR="00DD74F1" w:rsidRPr="00DD74F1">
            <w:rPr>
              <w:rFonts w:cs="Times New Roman"/>
              <w:noProof/>
              <w:szCs w:val="24"/>
            </w:rPr>
            <w:t>[10]</w:t>
          </w:r>
          <w:r w:rsidR="00296CEC">
            <w:rPr>
              <w:rFonts w:cs="Times New Roman"/>
              <w:noProof/>
              <w:szCs w:val="24"/>
            </w:rPr>
            <w:fldChar w:fldCharType="end"/>
          </w:r>
        </w:sdtContent>
      </w:sdt>
      <w:r w:rsidR="00593951">
        <w:rPr>
          <w:rFonts w:cs="Times New Roman"/>
          <w:szCs w:val="24"/>
        </w:rPr>
        <w:t xml:space="preserve"> </w:t>
      </w:r>
      <w:r w:rsidR="00C666CE">
        <w:rPr>
          <w:rFonts w:cs="Times New Roman"/>
          <w:szCs w:val="24"/>
        </w:rPr>
        <w:t>está escrito en Java</w:t>
      </w:r>
      <w:r w:rsidR="007E68BC">
        <w:rPr>
          <w:rFonts w:cs="Times New Roman"/>
          <w:szCs w:val="24"/>
        </w:rPr>
        <w:t xml:space="preserve"> por lo que</w:t>
      </w:r>
      <w:r w:rsidR="00C9305A">
        <w:rPr>
          <w:rFonts w:cs="Times New Roman"/>
          <w:szCs w:val="24"/>
        </w:rPr>
        <w:t xml:space="preserve"> hay que comprender cómo es que está diseñad</w:t>
      </w:r>
      <w:r w:rsidR="007E68BC">
        <w:rPr>
          <w:rFonts w:cs="Times New Roman"/>
          <w:szCs w:val="24"/>
        </w:rPr>
        <w:t>o</w:t>
      </w:r>
      <w:r w:rsidR="00C9305A">
        <w:rPr>
          <w:rFonts w:cs="Times New Roman"/>
          <w:szCs w:val="24"/>
        </w:rPr>
        <w:t xml:space="preserve"> y construid</w:t>
      </w:r>
      <w:r w:rsidR="007E68BC">
        <w:rPr>
          <w:rFonts w:cs="Times New Roman"/>
          <w:szCs w:val="24"/>
        </w:rPr>
        <w:t>o</w:t>
      </w:r>
      <w:r w:rsidR="00C9305A">
        <w:rPr>
          <w:rFonts w:cs="Times New Roman"/>
          <w:szCs w:val="24"/>
        </w:rPr>
        <w:t>. Las librerías, objetos</w:t>
      </w:r>
      <w:r w:rsidR="00AE6549">
        <w:rPr>
          <w:rFonts w:cs="Times New Roman"/>
          <w:szCs w:val="24"/>
        </w:rPr>
        <w:t xml:space="preserve"> y el paradigma de programación</w:t>
      </w:r>
      <w:r w:rsidR="00C666CE">
        <w:rPr>
          <w:rFonts w:cs="Times New Roman"/>
          <w:szCs w:val="24"/>
        </w:rPr>
        <w:t xml:space="preserve"> implementados</w:t>
      </w:r>
      <w:r w:rsidR="00C9305A">
        <w:rPr>
          <w:rFonts w:cs="Times New Roman"/>
          <w:szCs w:val="24"/>
        </w:rPr>
        <w:t xml:space="preserve"> son ejemplos de elementos a estudiar.</w:t>
      </w:r>
      <w:r w:rsidR="00A86858">
        <w:rPr>
          <w:rFonts w:cs="Times New Roman"/>
          <w:szCs w:val="24"/>
        </w:rPr>
        <w:t xml:space="preserve"> De igual forma </w:t>
      </w:r>
      <w:r w:rsidR="00B37DB8">
        <w:rPr>
          <w:rFonts w:cs="Times New Roman"/>
          <w:szCs w:val="24"/>
        </w:rPr>
        <w:t>se debe de abordar los protocolos que son indispensables para que</w:t>
      </w:r>
      <w:r w:rsidR="00C9305A">
        <w:rPr>
          <w:rFonts w:cs="Times New Roman"/>
          <w:szCs w:val="24"/>
        </w:rPr>
        <w:t xml:space="preserve"> Apache Marmotta </w:t>
      </w:r>
      <w:r w:rsidR="00B37DB8">
        <w:rPr>
          <w:rFonts w:cs="Times New Roman"/>
          <w:szCs w:val="24"/>
        </w:rPr>
        <w:t>funcione.</w:t>
      </w:r>
      <w:r w:rsidR="00D85AA5">
        <w:rPr>
          <w:rFonts w:cs="Times New Roman"/>
          <w:szCs w:val="24"/>
        </w:rPr>
        <w:t xml:space="preserve"> </w:t>
      </w:r>
    </w:p>
    <w:p w14:paraId="761AE87A" w14:textId="77777777" w:rsidR="007A458E" w:rsidRDefault="00D4778C" w:rsidP="00506C7D">
      <w:pPr>
        <w:rPr>
          <w:rFonts w:cs="Times New Roman"/>
          <w:szCs w:val="24"/>
        </w:rPr>
      </w:pPr>
      <w:r>
        <w:rPr>
          <w:rFonts w:cs="Times New Roman"/>
          <w:szCs w:val="24"/>
        </w:rPr>
        <w:t>Así mismo, p</w:t>
      </w:r>
      <w:r w:rsidR="00FE051F">
        <w:rPr>
          <w:rFonts w:cs="Times New Roman"/>
          <w:szCs w:val="24"/>
        </w:rPr>
        <w:t xml:space="preserve">uesto que se escribirá código y algoritmos, </w:t>
      </w:r>
      <w:r w:rsidR="00C666CE">
        <w:rPr>
          <w:rFonts w:cs="Times New Roman"/>
          <w:szCs w:val="24"/>
        </w:rPr>
        <w:t>dicho código debe de ser eficiente y de fácil mantenimiento. Esto se irá mejorando con las múltiples pruebas descritas en escenario de pruebas.</w:t>
      </w:r>
    </w:p>
    <w:p w14:paraId="77D23C48" w14:textId="25E1070C" w:rsidR="0016156F" w:rsidRDefault="004E27CA" w:rsidP="0016156F">
      <w:pPr>
        <w:rPr>
          <w:rFonts w:cs="Times New Roman"/>
          <w:szCs w:val="24"/>
        </w:rPr>
      </w:pPr>
      <w:r>
        <w:rPr>
          <w:rFonts w:cs="Times New Roman"/>
          <w:szCs w:val="24"/>
        </w:rPr>
        <w:t>Otro</w:t>
      </w:r>
      <w:r w:rsidR="00ED0622">
        <w:rPr>
          <w:rFonts w:cs="Times New Roman"/>
          <w:szCs w:val="24"/>
        </w:rPr>
        <w:t>s</w:t>
      </w:r>
      <w:r>
        <w:rPr>
          <w:rFonts w:cs="Times New Roman"/>
          <w:szCs w:val="24"/>
        </w:rPr>
        <w:t xml:space="preserve"> aspecto</w:t>
      </w:r>
      <w:r w:rsidR="00ED0622">
        <w:rPr>
          <w:rFonts w:cs="Times New Roman"/>
          <w:szCs w:val="24"/>
        </w:rPr>
        <w:t>s</w:t>
      </w:r>
      <w:r>
        <w:rPr>
          <w:rFonts w:cs="Times New Roman"/>
          <w:szCs w:val="24"/>
        </w:rPr>
        <w:t xml:space="preserve"> por considerar</w:t>
      </w:r>
      <w:r w:rsidR="00506C7D">
        <w:rPr>
          <w:rFonts w:cs="Times New Roman"/>
          <w:szCs w:val="24"/>
        </w:rPr>
        <w:t xml:space="preserve"> es la funcionalidad del módulo </w:t>
      </w:r>
      <w:r>
        <w:rPr>
          <w:rFonts w:cs="Times New Roman"/>
          <w:szCs w:val="24"/>
        </w:rPr>
        <w:t xml:space="preserve">la cual </w:t>
      </w:r>
      <w:r w:rsidR="00C61D1C">
        <w:rPr>
          <w:rFonts w:cs="Times New Roman"/>
          <w:szCs w:val="24"/>
        </w:rPr>
        <w:t>consiste en permitir</w:t>
      </w:r>
      <w:r w:rsidR="00506C7D">
        <w:rPr>
          <w:rFonts w:cs="Times New Roman"/>
          <w:szCs w:val="24"/>
        </w:rPr>
        <w:t xml:space="preserve"> que las consultas federadas </w:t>
      </w:r>
      <w:r w:rsidR="008011A4">
        <w:rPr>
          <w:rFonts w:cs="Times New Roman"/>
          <w:szCs w:val="24"/>
        </w:rPr>
        <w:t>se</w:t>
      </w:r>
      <w:r w:rsidR="000020BA">
        <w:rPr>
          <w:rFonts w:cs="Times New Roman"/>
          <w:szCs w:val="24"/>
        </w:rPr>
        <w:t xml:space="preserve"> desplieguen</w:t>
      </w:r>
      <w:r w:rsidR="00506C7D">
        <w:rPr>
          <w:rFonts w:cs="Times New Roman"/>
          <w:szCs w:val="24"/>
        </w:rPr>
        <w:t xml:space="preserve"> </w:t>
      </w:r>
      <w:r w:rsidR="00214E48">
        <w:rPr>
          <w:rFonts w:cs="Times New Roman"/>
          <w:szCs w:val="24"/>
        </w:rPr>
        <w:t xml:space="preserve">en la nube de </w:t>
      </w:r>
      <w:r w:rsidR="00214E48">
        <w:rPr>
          <w:rFonts w:cs="Times New Roman"/>
          <w:i/>
          <w:szCs w:val="24"/>
        </w:rPr>
        <w:t>Linked Data</w:t>
      </w:r>
      <w:r w:rsidR="00214E48">
        <w:rPr>
          <w:rFonts w:cs="Times New Roman"/>
          <w:szCs w:val="24"/>
        </w:rPr>
        <w:t xml:space="preserve"> y que</w:t>
      </w:r>
      <w:r w:rsidR="00506C7D">
        <w:rPr>
          <w:rFonts w:cs="Times New Roman"/>
          <w:szCs w:val="24"/>
        </w:rPr>
        <w:t xml:space="preserve"> el usuario final</w:t>
      </w:r>
      <w:r w:rsidR="00176C2C">
        <w:rPr>
          <w:rFonts w:cs="Times New Roman"/>
          <w:szCs w:val="24"/>
        </w:rPr>
        <w:t xml:space="preserve"> pueda recuperar información</w:t>
      </w:r>
      <w:r w:rsidR="004142DE">
        <w:rPr>
          <w:rFonts w:cs="Times New Roman"/>
          <w:szCs w:val="24"/>
        </w:rPr>
        <w:t xml:space="preserve"> geoespacial</w:t>
      </w:r>
      <w:r w:rsidR="00176C2C">
        <w:rPr>
          <w:rFonts w:cs="Times New Roman"/>
          <w:szCs w:val="24"/>
        </w:rPr>
        <w:t xml:space="preserve"> de forma distribuida. De esta manera</w:t>
      </w:r>
      <w:r w:rsidR="00506C7D">
        <w:rPr>
          <w:rFonts w:cs="Times New Roman"/>
          <w:szCs w:val="24"/>
        </w:rPr>
        <w:t xml:space="preserve">, el módulo </w:t>
      </w:r>
      <w:r w:rsidR="00176C2C">
        <w:rPr>
          <w:rFonts w:cs="Times New Roman"/>
          <w:szCs w:val="24"/>
        </w:rPr>
        <w:t xml:space="preserve">deberá </w:t>
      </w:r>
      <w:r w:rsidR="00506C7D">
        <w:rPr>
          <w:rFonts w:cs="Times New Roman"/>
          <w:szCs w:val="24"/>
        </w:rPr>
        <w:t>se</w:t>
      </w:r>
      <w:r w:rsidR="00176C2C">
        <w:rPr>
          <w:rFonts w:cs="Times New Roman"/>
          <w:szCs w:val="24"/>
        </w:rPr>
        <w:t>r</w:t>
      </w:r>
      <w:r w:rsidR="00506C7D">
        <w:rPr>
          <w:rFonts w:cs="Times New Roman"/>
          <w:szCs w:val="24"/>
        </w:rPr>
        <w:t xml:space="preserve"> capaz de combinar las respuestas de las diversas fuentes consultadas sin que existan resultados repetidos u omitidos</w:t>
      </w:r>
      <w:r w:rsidR="00ED0622">
        <w:rPr>
          <w:rFonts w:cs="Times New Roman"/>
          <w:szCs w:val="24"/>
        </w:rPr>
        <w:t>, y cómo es que se manipulará los datos geográficos para poderlos desplegar en una aplicación web.</w:t>
      </w:r>
      <w:r w:rsidR="0058682B">
        <w:rPr>
          <w:rFonts w:cs="Times New Roman"/>
          <w:szCs w:val="24"/>
        </w:rPr>
        <w:t xml:space="preserve"> </w:t>
      </w:r>
      <w:r w:rsidR="00BD3DEE">
        <w:rPr>
          <w:rFonts w:cs="Times New Roman"/>
          <w:szCs w:val="24"/>
        </w:rPr>
        <w:t>En este sentido, e</w:t>
      </w:r>
      <w:commentRangeStart w:id="16"/>
      <w:r w:rsidR="0058682B" w:rsidRPr="00065C77">
        <w:rPr>
          <w:rFonts w:cs="Times New Roman"/>
          <w:szCs w:val="24"/>
        </w:rPr>
        <w:t xml:space="preserve">xisten diversas alternativas para lograr esta meta, un ejemplo es la herramienta </w:t>
      </w:r>
      <w:r w:rsidR="0058682B" w:rsidRPr="00065C77">
        <w:rPr>
          <w:rFonts w:cs="Times New Roman"/>
          <w:i/>
          <w:szCs w:val="24"/>
        </w:rPr>
        <w:t>Map4RDF</w:t>
      </w:r>
      <w:r w:rsidR="0058682B" w:rsidRPr="00065C77">
        <w:rPr>
          <w:rFonts w:cs="Times New Roman"/>
          <w:szCs w:val="24"/>
        </w:rPr>
        <w:t xml:space="preserve"> </w:t>
      </w:r>
      <w:r w:rsidR="00E06B05">
        <w:rPr>
          <w:rFonts w:cs="Times New Roman"/>
          <w:szCs w:val="24"/>
        </w:rPr>
        <w:t>cuya</w:t>
      </w:r>
      <w:r w:rsidR="0058682B" w:rsidRPr="00065C77">
        <w:rPr>
          <w:rFonts w:cs="Times New Roman"/>
          <w:szCs w:val="24"/>
        </w:rPr>
        <w:t xml:space="preserve"> función es visualizar y explorar </w:t>
      </w:r>
      <w:r w:rsidR="0058682B" w:rsidRPr="00065C77">
        <w:rPr>
          <w:rFonts w:cs="Times New Roman"/>
          <w:i/>
          <w:szCs w:val="24"/>
        </w:rPr>
        <w:t>datasets</w:t>
      </w:r>
      <w:r w:rsidR="0058682B" w:rsidRPr="00065C77">
        <w:rPr>
          <w:rFonts w:cs="Times New Roman"/>
          <w:szCs w:val="24"/>
        </w:rPr>
        <w:t xml:space="preserve"> RDF cuya información sea geométrica</w:t>
      </w:r>
      <w:sdt>
        <w:sdtPr>
          <w:rPr>
            <w:rFonts w:cs="Times New Roman"/>
            <w:noProof/>
            <w:szCs w:val="24"/>
          </w:rPr>
          <w:id w:val="556754052"/>
          <w:citation/>
        </w:sdtPr>
        <w:sdtEndPr/>
        <w:sdtContent>
          <w:r w:rsidR="00296CEC">
            <w:rPr>
              <w:rFonts w:cs="Times New Roman"/>
              <w:noProof/>
              <w:szCs w:val="24"/>
            </w:rPr>
            <w:fldChar w:fldCharType="begin"/>
          </w:r>
          <w:r w:rsidR="00296CEC">
            <w:rPr>
              <w:rFonts w:cs="Times New Roman"/>
              <w:noProof/>
              <w:szCs w:val="24"/>
            </w:rPr>
            <w:instrText xml:space="preserve"> CITATION Ont15 \l 2058 </w:instrText>
          </w:r>
          <w:r w:rsidR="00296CEC">
            <w:rPr>
              <w:rFonts w:cs="Times New Roman"/>
              <w:noProof/>
              <w:szCs w:val="24"/>
            </w:rPr>
            <w:fldChar w:fldCharType="separate"/>
          </w:r>
          <w:r w:rsidR="00DD74F1">
            <w:rPr>
              <w:rFonts w:cs="Times New Roman"/>
              <w:noProof/>
              <w:szCs w:val="24"/>
            </w:rPr>
            <w:t xml:space="preserve"> </w:t>
          </w:r>
          <w:r w:rsidR="00DD74F1" w:rsidRPr="00DD74F1">
            <w:rPr>
              <w:rFonts w:cs="Times New Roman"/>
              <w:noProof/>
              <w:szCs w:val="24"/>
            </w:rPr>
            <w:t>[11]</w:t>
          </w:r>
          <w:r w:rsidR="00296CEC">
            <w:rPr>
              <w:rFonts w:cs="Times New Roman"/>
              <w:noProof/>
              <w:szCs w:val="24"/>
            </w:rPr>
            <w:fldChar w:fldCharType="end"/>
          </w:r>
        </w:sdtContent>
      </w:sdt>
      <w:r w:rsidR="0058682B" w:rsidRPr="00065C77">
        <w:rPr>
          <w:rFonts w:cs="Times New Roman"/>
          <w:szCs w:val="24"/>
        </w:rPr>
        <w:t>.</w:t>
      </w:r>
      <w:r w:rsidR="004514C0" w:rsidRPr="00065C77">
        <w:rPr>
          <w:rFonts w:cs="Times New Roman"/>
          <w:szCs w:val="24"/>
        </w:rPr>
        <w:t xml:space="preserve"> </w:t>
      </w:r>
      <w:r w:rsidR="00E06B05">
        <w:rPr>
          <w:rFonts w:cs="Times New Roman"/>
          <w:szCs w:val="24"/>
        </w:rPr>
        <w:t>Por tanto, c</w:t>
      </w:r>
      <w:r w:rsidR="004514C0" w:rsidRPr="00065C77">
        <w:rPr>
          <w:rFonts w:cs="Times New Roman"/>
          <w:szCs w:val="24"/>
        </w:rPr>
        <w:t xml:space="preserve">abe aclarar que se </w:t>
      </w:r>
      <w:r w:rsidR="00E06B05">
        <w:rPr>
          <w:rFonts w:cs="Times New Roman"/>
          <w:szCs w:val="24"/>
        </w:rPr>
        <w:t>re</w:t>
      </w:r>
      <w:r w:rsidR="004514C0" w:rsidRPr="00065C77">
        <w:rPr>
          <w:rFonts w:cs="Times New Roman"/>
          <w:szCs w:val="24"/>
        </w:rPr>
        <w:t xml:space="preserve">utilizará una herramienta de este estilo solo para visualizar los datos </w:t>
      </w:r>
      <w:r w:rsidR="00E06B05">
        <w:rPr>
          <w:rFonts w:cs="Times New Roman"/>
          <w:szCs w:val="24"/>
        </w:rPr>
        <w:t>recuperado</w:t>
      </w:r>
      <w:r w:rsidR="004514C0" w:rsidRPr="00065C77">
        <w:rPr>
          <w:rFonts w:cs="Times New Roman"/>
          <w:szCs w:val="24"/>
        </w:rPr>
        <w:t>s por el módulo de consultas federadas geoespaciales</w:t>
      </w:r>
      <w:r w:rsidR="00E06B05">
        <w:rPr>
          <w:rFonts w:cs="Times New Roman"/>
          <w:szCs w:val="24"/>
        </w:rPr>
        <w:t>.</w:t>
      </w:r>
      <w:commentRangeEnd w:id="16"/>
      <w:r w:rsidR="00065C77">
        <w:rPr>
          <w:rStyle w:val="Refdecomentario"/>
        </w:rPr>
        <w:commentReference w:id="16"/>
      </w:r>
    </w:p>
    <w:p w14:paraId="6C2C8A2C" w14:textId="303A7DA0" w:rsidR="00CC776B" w:rsidRDefault="00C410C4" w:rsidP="0016156F">
      <w:pPr>
        <w:rPr>
          <w:rFonts w:cs="Times New Roman"/>
          <w:szCs w:val="24"/>
        </w:rPr>
      </w:pPr>
      <w:r w:rsidRPr="0016156F">
        <w:rPr>
          <w:rFonts w:cs="Times New Roman"/>
          <w:szCs w:val="24"/>
        </w:rPr>
        <w:t>De esta forma, e</w:t>
      </w:r>
      <w:r w:rsidR="004C5BEF" w:rsidRPr="0016156F">
        <w:rPr>
          <w:rFonts w:cs="Times New Roman"/>
          <w:szCs w:val="24"/>
        </w:rPr>
        <w:t xml:space="preserve">l proyecto a desarrollar </w:t>
      </w:r>
      <w:r w:rsidR="004930E8" w:rsidRPr="0016156F">
        <w:rPr>
          <w:rFonts w:cs="Times New Roman"/>
          <w:szCs w:val="24"/>
        </w:rPr>
        <w:t xml:space="preserve">pretende contribuir a las </w:t>
      </w:r>
      <w:r w:rsidR="006101EE" w:rsidRPr="0016156F">
        <w:rPr>
          <w:rFonts w:cs="Times New Roman"/>
          <w:szCs w:val="24"/>
        </w:rPr>
        <w:t xml:space="preserve">herramientas usadas en </w:t>
      </w:r>
      <w:r w:rsidR="004C5BEF" w:rsidRPr="0016156F">
        <w:rPr>
          <w:rFonts w:cs="Times New Roman"/>
          <w:szCs w:val="24"/>
        </w:rPr>
        <w:t>la</w:t>
      </w:r>
      <w:r w:rsidR="006101EE" w:rsidRPr="0016156F">
        <w:rPr>
          <w:rFonts w:cs="Times New Roman"/>
          <w:szCs w:val="24"/>
        </w:rPr>
        <w:t xml:space="preserve"> </w:t>
      </w:r>
      <w:r w:rsidR="005C21CB" w:rsidRPr="0016156F">
        <w:rPr>
          <w:rFonts w:cs="Times New Roman"/>
          <w:szCs w:val="24"/>
        </w:rPr>
        <w:t>W</w:t>
      </w:r>
      <w:r w:rsidR="006101EE" w:rsidRPr="0016156F">
        <w:rPr>
          <w:rFonts w:cs="Times New Roman"/>
          <w:szCs w:val="24"/>
        </w:rPr>
        <w:t xml:space="preserve">eb </w:t>
      </w:r>
      <w:r w:rsidR="005C21CB" w:rsidRPr="0016156F">
        <w:rPr>
          <w:rFonts w:cs="Times New Roman"/>
          <w:szCs w:val="24"/>
        </w:rPr>
        <w:t>S</w:t>
      </w:r>
      <w:r w:rsidR="006101EE" w:rsidRPr="0016156F">
        <w:rPr>
          <w:rFonts w:cs="Times New Roman"/>
          <w:szCs w:val="24"/>
        </w:rPr>
        <w:t xml:space="preserve">emántica. </w:t>
      </w:r>
      <w:r w:rsidR="00192E08" w:rsidRPr="0016156F">
        <w:rPr>
          <w:rFonts w:cs="Times New Roman"/>
          <w:szCs w:val="24"/>
        </w:rPr>
        <w:t>Con la intención</w:t>
      </w:r>
      <w:r w:rsidR="006101EE" w:rsidRPr="0016156F">
        <w:rPr>
          <w:rFonts w:cs="Times New Roman"/>
          <w:szCs w:val="24"/>
        </w:rPr>
        <w:t xml:space="preserve"> de cumplir </w:t>
      </w:r>
      <w:r w:rsidR="0046445B" w:rsidRPr="0016156F">
        <w:rPr>
          <w:rFonts w:cs="Times New Roman"/>
          <w:szCs w:val="24"/>
        </w:rPr>
        <w:t>tal</w:t>
      </w:r>
      <w:r w:rsidR="006101EE" w:rsidRPr="0016156F">
        <w:rPr>
          <w:rFonts w:cs="Times New Roman"/>
          <w:szCs w:val="24"/>
        </w:rPr>
        <w:t xml:space="preserve"> propósito la pregunta que surge </w:t>
      </w:r>
      <w:r w:rsidR="00AF2070">
        <w:rPr>
          <w:rFonts w:cs="Times New Roman"/>
          <w:szCs w:val="24"/>
        </w:rPr>
        <w:t>es</w:t>
      </w:r>
      <w:r w:rsidR="004C5BEF" w:rsidRPr="0016156F">
        <w:rPr>
          <w:rFonts w:cs="Times New Roman"/>
          <w:szCs w:val="24"/>
        </w:rPr>
        <w:t xml:space="preserve">: </w:t>
      </w:r>
      <w:r w:rsidR="0016156F" w:rsidRPr="0093295B">
        <w:rPr>
          <w:rFonts w:cs="Times New Roman"/>
          <w:szCs w:val="24"/>
        </w:rPr>
        <w:t>¿</w:t>
      </w:r>
      <w:r w:rsidR="008F5E4E">
        <w:rPr>
          <w:rFonts w:cs="Times New Roman"/>
          <w:szCs w:val="24"/>
        </w:rPr>
        <w:t>Cuánta</w:t>
      </w:r>
      <w:r w:rsidR="0016156F" w:rsidRPr="0093295B">
        <w:rPr>
          <w:rFonts w:cs="Times New Roman"/>
          <w:szCs w:val="24"/>
        </w:rPr>
        <w:t xml:space="preserve"> información extra revelará una consulta geoespacial federada</w:t>
      </w:r>
      <w:r w:rsidR="00E06B05">
        <w:rPr>
          <w:rFonts w:cs="Times New Roman"/>
          <w:szCs w:val="24"/>
        </w:rPr>
        <w:t xml:space="preserve"> frente a una consulta a un único repositorio</w:t>
      </w:r>
      <w:r w:rsidR="0016156F" w:rsidRPr="0093295B">
        <w:rPr>
          <w:rFonts w:cs="Times New Roman"/>
          <w:szCs w:val="24"/>
        </w:rPr>
        <w:t xml:space="preserve">? </w:t>
      </w:r>
    </w:p>
    <w:p w14:paraId="3339CC4E" w14:textId="48C064C4" w:rsidR="0022327E" w:rsidRPr="00C40BC5" w:rsidRDefault="0022327E" w:rsidP="0022327E">
      <w:pPr>
        <w:pStyle w:val="Ttulo1"/>
      </w:pPr>
      <w:bookmarkStart w:id="17" w:name="_Toc293663624"/>
      <w:bookmarkEnd w:id="13"/>
      <w:r w:rsidRPr="00C40BC5">
        <w:t>Propuesta de solución</w:t>
      </w:r>
      <w:bookmarkEnd w:id="17"/>
    </w:p>
    <w:p w14:paraId="59F95155" w14:textId="07E72FEE" w:rsidR="00C822FD" w:rsidRDefault="007E68BC" w:rsidP="00413F8B">
      <w:pPr>
        <w:rPr>
          <w:rFonts w:cs="Times New Roman"/>
          <w:szCs w:val="24"/>
        </w:rPr>
      </w:pPr>
      <w:r>
        <w:t>En la actualidad, existen d</w:t>
      </w:r>
      <w:r w:rsidR="00CA3477" w:rsidRPr="00C40BC5">
        <w:t xml:space="preserve">iversos motores </w:t>
      </w:r>
      <w:r w:rsidR="00CA3477" w:rsidRPr="007E68BC">
        <w:rPr>
          <w:i/>
        </w:rPr>
        <w:t>triple store</w:t>
      </w:r>
      <w:r>
        <w:rPr>
          <w:i/>
        </w:rPr>
        <w:t>,</w:t>
      </w:r>
      <w:r>
        <w:t xml:space="preserve"> aunque gran parte de ellos</w:t>
      </w:r>
      <w:sdt>
        <w:sdtPr>
          <w:id w:val="-1927332537"/>
          <w:citation/>
        </w:sdtPr>
        <w:sdtEndPr/>
        <w:sdtContent>
          <w:r w:rsidR="00E16095">
            <w:fldChar w:fldCharType="begin"/>
          </w:r>
          <w:r w:rsidR="00E16095">
            <w:rPr>
              <w:noProof/>
            </w:rPr>
            <w:instrText xml:space="preserve"> CITATION W3C131 \l 2058 </w:instrText>
          </w:r>
          <w:r w:rsidR="00E16095">
            <w:fldChar w:fldCharType="separate"/>
          </w:r>
          <w:r w:rsidR="00DD74F1">
            <w:rPr>
              <w:noProof/>
            </w:rPr>
            <w:t xml:space="preserve"> </w:t>
          </w:r>
          <w:r w:rsidR="00DD74F1" w:rsidRPr="00DD74F1">
            <w:rPr>
              <w:noProof/>
            </w:rPr>
            <w:t>[12]</w:t>
          </w:r>
          <w:r w:rsidR="00E16095">
            <w:fldChar w:fldCharType="end"/>
          </w:r>
        </w:sdtContent>
      </w:sdt>
      <w:r w:rsidR="00593951">
        <w:t xml:space="preserve"> </w:t>
      </w:r>
      <w:r w:rsidR="003760FF" w:rsidRPr="00C40BC5">
        <w:t>solo puede</w:t>
      </w:r>
      <w:r>
        <w:t>n</w:t>
      </w:r>
      <w:r w:rsidR="003760FF" w:rsidRPr="00C40BC5">
        <w:t xml:space="preserve"> </w:t>
      </w:r>
      <w:r w:rsidR="00C35D4A" w:rsidRPr="00C40BC5">
        <w:t>hacer consultas de forma individual</w:t>
      </w:r>
      <w:r>
        <w:t xml:space="preserve"> sobre aquellos conjuntos de datos</w:t>
      </w:r>
      <w:r w:rsidR="00E4361F">
        <w:t xml:space="preserve"> con características geoespaciales </w:t>
      </w:r>
      <w:r w:rsidR="00FD6DBD">
        <w:t>que tienen almacenados</w:t>
      </w:r>
      <w:r>
        <w:t xml:space="preserve">. Así, </w:t>
      </w:r>
      <w:r w:rsidR="00C35D4A" w:rsidRPr="00C40BC5">
        <w:t>la herramienta a desarrollar en el proyecto terminal</w:t>
      </w:r>
      <w:r>
        <w:t xml:space="preserve"> pretende</w:t>
      </w:r>
      <w:r w:rsidR="00C35D4A" w:rsidRPr="00C40BC5">
        <w:t xml:space="preserve"> solucionar este problema</w:t>
      </w:r>
      <w:r w:rsidR="009C75EC">
        <w:t xml:space="preserve"> </w:t>
      </w:r>
      <w:r w:rsidR="0043471E">
        <w:t>brindando la posibilidad de realizar consultas distribuidas a conjuntos de datos</w:t>
      </w:r>
      <w:r w:rsidR="00BA098F">
        <w:t xml:space="preserve"> geoespaciales</w:t>
      </w:r>
      <w:r w:rsidR="0043471E">
        <w:t xml:space="preserve"> presentes en la nube de </w:t>
      </w:r>
      <w:r w:rsidR="0043471E">
        <w:rPr>
          <w:i/>
        </w:rPr>
        <w:t>Linked Data</w:t>
      </w:r>
      <w:r w:rsidR="00AF2070">
        <w:rPr>
          <w:i/>
        </w:rPr>
        <w:t xml:space="preserve"> </w:t>
      </w:r>
      <w:r w:rsidR="00AF2070">
        <w:t xml:space="preserve">para el </w:t>
      </w:r>
      <w:r w:rsidR="00AF2070">
        <w:rPr>
          <w:i/>
        </w:rPr>
        <w:t xml:space="preserve">triple store </w:t>
      </w:r>
      <w:r w:rsidR="00AF2070">
        <w:t>Apache Marmotta</w:t>
      </w:r>
      <w:r w:rsidR="00F120FA">
        <w:t xml:space="preserve">. </w:t>
      </w:r>
      <w:r w:rsidR="00DA7652">
        <w:t>De esta manera</w:t>
      </w:r>
      <w:r w:rsidR="00F120FA">
        <w:t>, se pretende</w:t>
      </w:r>
      <w:r w:rsidR="00413F8B">
        <w:t xml:space="preserve"> </w:t>
      </w:r>
      <w:r w:rsidR="00C35D4A" w:rsidRPr="00C40BC5">
        <w:t xml:space="preserve">aprovechar los beneficios que </w:t>
      </w:r>
      <w:r w:rsidR="00D1765A" w:rsidRPr="00C40BC5">
        <w:t>dich</w:t>
      </w:r>
      <w:r w:rsidR="00DA7652">
        <w:t xml:space="preserve">a plataforma </w:t>
      </w:r>
      <w:r w:rsidR="00C35D4A" w:rsidRPr="00C40BC5">
        <w:t>ofrece</w:t>
      </w:r>
      <w:r w:rsidR="00F120FA">
        <w:t xml:space="preserve"> para</w:t>
      </w:r>
      <w:r w:rsidR="00413F8B">
        <w:t xml:space="preserve"> avanzar en el estado del arte y </w:t>
      </w:r>
      <w:r w:rsidR="00413F8B">
        <w:rPr>
          <w:rFonts w:cs="Times New Roman"/>
          <w:szCs w:val="24"/>
        </w:rPr>
        <w:t xml:space="preserve">contribuir con el desarrollo y progreso de la </w:t>
      </w:r>
      <w:r w:rsidR="005C21CB">
        <w:rPr>
          <w:rFonts w:cs="Times New Roman"/>
          <w:szCs w:val="24"/>
        </w:rPr>
        <w:t>W</w:t>
      </w:r>
      <w:r w:rsidR="00413F8B">
        <w:rPr>
          <w:rFonts w:cs="Times New Roman"/>
          <w:szCs w:val="24"/>
        </w:rPr>
        <w:t xml:space="preserve">eb </w:t>
      </w:r>
      <w:r w:rsidR="005C21CB">
        <w:rPr>
          <w:rFonts w:cs="Times New Roman"/>
          <w:szCs w:val="24"/>
        </w:rPr>
        <w:t>S</w:t>
      </w:r>
      <w:r w:rsidR="00413F8B">
        <w:rPr>
          <w:rFonts w:cs="Times New Roman"/>
          <w:szCs w:val="24"/>
        </w:rPr>
        <w:t>emántica</w:t>
      </w:r>
      <w:r w:rsidR="004228E5">
        <w:rPr>
          <w:rFonts w:cs="Times New Roman"/>
          <w:szCs w:val="24"/>
        </w:rPr>
        <w:t xml:space="preserve"> geoespacial</w:t>
      </w:r>
      <w:r w:rsidR="00413F8B">
        <w:rPr>
          <w:rFonts w:cs="Times New Roman"/>
          <w:szCs w:val="24"/>
        </w:rPr>
        <w:t>.</w:t>
      </w:r>
      <w:r w:rsidR="002E3958">
        <w:rPr>
          <w:rFonts w:cs="Times New Roman"/>
          <w:szCs w:val="24"/>
        </w:rPr>
        <w:t xml:space="preserve"> </w:t>
      </w:r>
    </w:p>
    <w:p w14:paraId="4B5FAB32" w14:textId="013376CB" w:rsidR="00413F8B" w:rsidRPr="00B873BE" w:rsidRDefault="002E3958" w:rsidP="00413F8B">
      <w:pPr>
        <w:rPr>
          <w:rFonts w:cs="Times New Roman"/>
          <w:szCs w:val="24"/>
        </w:rPr>
      </w:pPr>
      <w:r>
        <w:rPr>
          <w:rFonts w:cs="Times New Roman"/>
          <w:szCs w:val="24"/>
        </w:rPr>
        <w:t xml:space="preserve">En la figura </w:t>
      </w:r>
      <w:r w:rsidR="001064AC">
        <w:rPr>
          <w:rFonts w:cs="Times New Roman"/>
          <w:szCs w:val="24"/>
        </w:rPr>
        <w:t>4</w:t>
      </w:r>
      <w:r>
        <w:rPr>
          <w:rFonts w:cs="Times New Roman"/>
          <w:szCs w:val="24"/>
        </w:rPr>
        <w:t xml:space="preserve"> se muestra</w:t>
      </w:r>
      <w:r w:rsidR="00B873BE">
        <w:rPr>
          <w:rFonts w:cs="Times New Roman"/>
          <w:szCs w:val="24"/>
        </w:rPr>
        <w:t xml:space="preserve"> en línea negra </w:t>
      </w:r>
      <w:r w:rsidR="00D32941">
        <w:rPr>
          <w:rFonts w:cs="Times New Roman"/>
          <w:szCs w:val="24"/>
        </w:rPr>
        <w:t>una consulta simple</w:t>
      </w:r>
      <w:r w:rsidR="00B873BE">
        <w:rPr>
          <w:rFonts w:cs="Times New Roman"/>
          <w:szCs w:val="24"/>
        </w:rPr>
        <w:t xml:space="preserve"> a un solo </w:t>
      </w:r>
      <w:r w:rsidR="00B873BE">
        <w:rPr>
          <w:rFonts w:cs="Times New Roman"/>
          <w:i/>
          <w:szCs w:val="24"/>
        </w:rPr>
        <w:t>triple store</w:t>
      </w:r>
      <w:r w:rsidR="00B873BE">
        <w:rPr>
          <w:rFonts w:cs="Times New Roman"/>
          <w:szCs w:val="24"/>
        </w:rPr>
        <w:t>, mientras que</w:t>
      </w:r>
      <w:r w:rsidR="00185EE5">
        <w:rPr>
          <w:rFonts w:cs="Times New Roman"/>
          <w:szCs w:val="24"/>
        </w:rPr>
        <w:t xml:space="preserve">, </w:t>
      </w:r>
      <w:r w:rsidR="00B873BE">
        <w:rPr>
          <w:rFonts w:cs="Times New Roman"/>
          <w:szCs w:val="24"/>
        </w:rPr>
        <w:t xml:space="preserve">en </w:t>
      </w:r>
      <w:r w:rsidR="00185EE5">
        <w:rPr>
          <w:rFonts w:cs="Times New Roman"/>
          <w:szCs w:val="24"/>
        </w:rPr>
        <w:t xml:space="preserve">la </w:t>
      </w:r>
      <w:r w:rsidR="00B873BE">
        <w:rPr>
          <w:rFonts w:cs="Times New Roman"/>
          <w:szCs w:val="24"/>
        </w:rPr>
        <w:t>línea roja</w:t>
      </w:r>
      <w:r w:rsidR="001B78C4">
        <w:rPr>
          <w:rFonts w:cs="Times New Roman"/>
          <w:szCs w:val="24"/>
        </w:rPr>
        <w:t xml:space="preserve"> </w:t>
      </w:r>
      <w:r w:rsidR="00B873BE">
        <w:rPr>
          <w:rFonts w:cs="Times New Roman"/>
          <w:szCs w:val="24"/>
        </w:rPr>
        <w:t>punteada</w:t>
      </w:r>
      <w:r w:rsidR="001B78C4">
        <w:rPr>
          <w:rFonts w:cs="Times New Roman"/>
          <w:szCs w:val="24"/>
        </w:rPr>
        <w:t>, funcionalidad que proporcionará este proyecto,</w:t>
      </w:r>
      <w:r w:rsidR="00B873BE">
        <w:rPr>
          <w:rFonts w:cs="Times New Roman"/>
          <w:szCs w:val="24"/>
        </w:rPr>
        <w:t xml:space="preserve"> representa </w:t>
      </w:r>
      <w:r w:rsidR="005E31F0">
        <w:rPr>
          <w:rFonts w:cs="Times New Roman"/>
          <w:szCs w:val="24"/>
        </w:rPr>
        <w:t xml:space="preserve">la </w:t>
      </w:r>
      <w:r w:rsidR="00B873BE">
        <w:rPr>
          <w:rFonts w:cs="Times New Roman"/>
          <w:szCs w:val="24"/>
        </w:rPr>
        <w:t xml:space="preserve">capacidad de consultar diversos </w:t>
      </w:r>
      <w:r w:rsidR="00B873BE">
        <w:rPr>
          <w:rFonts w:cs="Times New Roman"/>
          <w:i/>
          <w:szCs w:val="24"/>
        </w:rPr>
        <w:t>triple store</w:t>
      </w:r>
      <w:r w:rsidR="00B873BE">
        <w:rPr>
          <w:rFonts w:cs="Times New Roman"/>
          <w:szCs w:val="24"/>
        </w:rPr>
        <w:t xml:space="preserve"> a la vez</w:t>
      </w:r>
      <w:r w:rsidR="00D32941">
        <w:rPr>
          <w:rFonts w:cs="Times New Roman"/>
          <w:szCs w:val="24"/>
        </w:rPr>
        <w:t>.</w:t>
      </w:r>
    </w:p>
    <w:p w14:paraId="3037755B" w14:textId="77777777" w:rsidR="00173049" w:rsidRPr="00C40BC5" w:rsidRDefault="00F23278" w:rsidP="00173049">
      <w:pPr>
        <w:keepNext/>
        <w:jc w:val="center"/>
      </w:pPr>
      <w:r w:rsidRPr="00C40BC5">
        <w:rPr>
          <w:noProof/>
        </w:rPr>
        <w:lastRenderedPageBreak/>
        <w:drawing>
          <wp:inline distT="0" distB="0" distL="0" distR="0" wp14:anchorId="089B05B3" wp14:editId="6FE383D4">
            <wp:extent cx="3350362" cy="168657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2877" cy="1728115"/>
                    </a:xfrm>
                    <a:prstGeom prst="rect">
                      <a:avLst/>
                    </a:prstGeom>
                    <a:noFill/>
                    <a:ln>
                      <a:noFill/>
                    </a:ln>
                  </pic:spPr>
                </pic:pic>
              </a:graphicData>
            </a:graphic>
          </wp:inline>
        </w:drawing>
      </w:r>
    </w:p>
    <w:p w14:paraId="2A188E52" w14:textId="165D9047" w:rsidR="00582B6A" w:rsidRPr="00582B6A" w:rsidRDefault="00173049" w:rsidP="00185EE5">
      <w:pPr>
        <w:pStyle w:val="Descripcin"/>
        <w:jc w:val="center"/>
      </w:pPr>
      <w:r w:rsidRPr="00C40BC5">
        <w:t xml:space="preserve">Fig. </w:t>
      </w:r>
      <w:r w:rsidRPr="00C40BC5">
        <w:fldChar w:fldCharType="begin"/>
      </w:r>
      <w:r w:rsidRPr="00C40BC5">
        <w:instrText xml:space="preserve"> SEQ Fig. \* ARABIC </w:instrText>
      </w:r>
      <w:r w:rsidRPr="00C40BC5">
        <w:fldChar w:fldCharType="separate"/>
      </w:r>
      <w:r w:rsidR="00702D60">
        <w:rPr>
          <w:noProof/>
        </w:rPr>
        <w:t>4</w:t>
      </w:r>
      <w:r w:rsidRPr="00C40BC5">
        <w:fldChar w:fldCharType="end"/>
      </w:r>
      <w:r w:rsidRPr="00C40BC5">
        <w:t xml:space="preserve"> Diagrama de Apache Marmotta haciendo una consulta individual (línea negra) y consultas federadas (líneas punteadas rojas)</w:t>
      </w:r>
    </w:p>
    <w:p w14:paraId="264E2AFD" w14:textId="78D029CC" w:rsidR="00A44CA9" w:rsidRPr="0016156F" w:rsidRDefault="0028143F" w:rsidP="00A44CA9">
      <w:r>
        <w:t>Descomponiendo la figura 4, e</w:t>
      </w:r>
      <w:r w:rsidR="00A44CA9" w:rsidRPr="0016156F">
        <w:t xml:space="preserve">n la figura </w:t>
      </w:r>
      <w:r w:rsidR="001064AC">
        <w:t>5</w:t>
      </w:r>
      <w:r w:rsidR="00A44CA9" w:rsidRPr="0016156F">
        <w:t xml:space="preserve"> se muestra un diagrama a bloques que detalla el proceso de una consulta geoespacial simple, es decir, una consulta a un solo </w:t>
      </w:r>
      <w:r w:rsidR="00A44CA9" w:rsidRPr="0016156F">
        <w:rPr>
          <w:i/>
        </w:rPr>
        <w:t>triple store</w:t>
      </w:r>
      <w:r w:rsidR="00A44CA9" w:rsidRPr="0016156F">
        <w:t>. La consulta, en función de los operadores usado</w:t>
      </w:r>
      <w:r w:rsidR="000F310B">
        <w:t>s</w:t>
      </w:r>
      <w:r w:rsidR="00A44CA9" w:rsidRPr="0016156F">
        <w:t xml:space="preserve">, retornará una geometría o un booleano. </w:t>
      </w:r>
    </w:p>
    <w:p w14:paraId="1D94A7A7" w14:textId="77777777" w:rsidR="00FA158D" w:rsidRPr="0016156F" w:rsidRDefault="00FA158D" w:rsidP="00FA158D">
      <w:pPr>
        <w:keepNext/>
        <w:jc w:val="center"/>
      </w:pPr>
      <w:r w:rsidRPr="0016156F">
        <w:rPr>
          <w:noProof/>
        </w:rPr>
        <w:drawing>
          <wp:inline distT="0" distB="0" distL="0" distR="0" wp14:anchorId="35F0E377" wp14:editId="50649006">
            <wp:extent cx="3710763" cy="82717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deratedQueries (7).png"/>
                    <pic:cNvPicPr/>
                  </pic:nvPicPr>
                  <pic:blipFill>
                    <a:blip r:embed="rId20"/>
                    <a:stretch>
                      <a:fillRect/>
                    </a:stretch>
                  </pic:blipFill>
                  <pic:spPr>
                    <a:xfrm>
                      <a:off x="0" y="0"/>
                      <a:ext cx="3754120" cy="836840"/>
                    </a:xfrm>
                    <a:prstGeom prst="rect">
                      <a:avLst/>
                    </a:prstGeom>
                  </pic:spPr>
                </pic:pic>
              </a:graphicData>
            </a:graphic>
          </wp:inline>
        </w:drawing>
      </w:r>
    </w:p>
    <w:p w14:paraId="08C5CB50" w14:textId="6066A319" w:rsidR="008B67DC" w:rsidRPr="0016156F" w:rsidRDefault="00FA158D" w:rsidP="00FA158D">
      <w:pPr>
        <w:pStyle w:val="Descripcin"/>
        <w:jc w:val="center"/>
      </w:pPr>
      <w:r w:rsidRPr="0016156F">
        <w:t xml:space="preserve">Fig. </w:t>
      </w:r>
      <w:r w:rsidRPr="0016156F">
        <w:fldChar w:fldCharType="begin"/>
      </w:r>
      <w:r w:rsidRPr="0016156F">
        <w:instrText xml:space="preserve"> SEQ Fig. \* ARABIC </w:instrText>
      </w:r>
      <w:r w:rsidRPr="0016156F">
        <w:fldChar w:fldCharType="separate"/>
      </w:r>
      <w:r w:rsidR="00702D60">
        <w:rPr>
          <w:noProof/>
        </w:rPr>
        <w:t>5</w:t>
      </w:r>
      <w:r w:rsidRPr="0016156F">
        <w:fldChar w:fldCharType="end"/>
      </w:r>
      <w:r w:rsidRPr="0016156F">
        <w:t xml:space="preserve"> Consulta geoespacial simple</w:t>
      </w:r>
    </w:p>
    <w:p w14:paraId="573A9103" w14:textId="67F0299F" w:rsidR="00A44CA9" w:rsidRPr="0016156F" w:rsidRDefault="00A1630B" w:rsidP="00A44CA9">
      <w:r>
        <w:t>La intención</w:t>
      </w:r>
      <w:r w:rsidR="005C533A">
        <w:t xml:space="preserve"> del módulo a desarrollar es que l</w:t>
      </w:r>
      <w:r w:rsidR="00A44CA9" w:rsidRPr="0016156F">
        <w:t>a consulta</w:t>
      </w:r>
      <w:r w:rsidR="001B78C4">
        <w:t xml:space="preserve"> en Apache Marmotta</w:t>
      </w:r>
      <w:r w:rsidR="00A44CA9" w:rsidRPr="0016156F">
        <w:t xml:space="preserve"> no se centr</w:t>
      </w:r>
      <w:r w:rsidR="005C533A">
        <w:t>e</w:t>
      </w:r>
      <w:r w:rsidR="00A44CA9" w:rsidRPr="0016156F">
        <w:t xml:space="preserve"> en un solo </w:t>
      </w:r>
      <w:r w:rsidR="00A44CA9" w:rsidRPr="0016156F">
        <w:rPr>
          <w:i/>
        </w:rPr>
        <w:t xml:space="preserve">triple </w:t>
      </w:r>
      <w:r w:rsidR="00B66CE5" w:rsidRPr="0016156F">
        <w:rPr>
          <w:i/>
        </w:rPr>
        <w:t>store,</w:t>
      </w:r>
      <w:r w:rsidR="00A44CA9" w:rsidRPr="0016156F">
        <w:t xml:space="preserve"> sino que consult</w:t>
      </w:r>
      <w:r w:rsidR="005C533A">
        <w:t>e a</w:t>
      </w:r>
      <w:r w:rsidR="00A44CA9" w:rsidRPr="0016156F">
        <w:t xml:space="preserve"> todas las </w:t>
      </w:r>
      <w:r w:rsidR="00A44CA9" w:rsidRPr="0016156F">
        <w:rPr>
          <w:i/>
        </w:rPr>
        <w:t>triple store</w:t>
      </w:r>
      <w:r w:rsidR="00A44CA9" w:rsidRPr="0016156F">
        <w:t xml:space="preserve"> qué estén disponibles</w:t>
      </w:r>
      <w:r w:rsidR="0028143F">
        <w:t xml:space="preserve"> y que presenten información con características geoespaciales</w:t>
      </w:r>
      <w:r w:rsidR="00A44CA9" w:rsidRPr="0016156F">
        <w:t>. Una vez que se consulten a todas las bases de datos geoespaciales, las respuestas tendrán que ser unidas de tal forma que no exista datos repetidos. Este resultado será íntegro</w:t>
      </w:r>
      <w:r w:rsidR="0028143F">
        <w:t>,</w:t>
      </w:r>
      <w:r w:rsidR="00A44CA9" w:rsidRPr="0016156F">
        <w:t xml:space="preserve"> ya que contendrá información no solo de un </w:t>
      </w:r>
      <w:r w:rsidR="00A44CA9" w:rsidRPr="0016156F">
        <w:rPr>
          <w:i/>
        </w:rPr>
        <w:t xml:space="preserve">triple </w:t>
      </w:r>
      <w:r w:rsidR="00A37F79" w:rsidRPr="0016156F">
        <w:rPr>
          <w:i/>
        </w:rPr>
        <w:t>store,</w:t>
      </w:r>
      <w:r w:rsidR="00A44CA9" w:rsidRPr="0016156F">
        <w:t xml:space="preserve"> sino que la consulta será respondida</w:t>
      </w:r>
      <w:r w:rsidR="0028143F">
        <w:t xml:space="preserve"> con información de diferentes fuentes</w:t>
      </w:r>
      <w:r w:rsidR="00A44CA9" w:rsidRPr="0016156F">
        <w:t xml:space="preserve">. La figura </w:t>
      </w:r>
      <w:r w:rsidR="001064AC">
        <w:t>6</w:t>
      </w:r>
      <w:r w:rsidR="00A44CA9" w:rsidRPr="0016156F">
        <w:t xml:space="preserve"> muestra un diagrama a bloques de lo explicado.</w:t>
      </w:r>
    </w:p>
    <w:p w14:paraId="639D662D" w14:textId="28CAFD35" w:rsidR="00FA158D" w:rsidRPr="0016156F" w:rsidRDefault="001D794E" w:rsidP="00A44CA9">
      <w:pPr>
        <w:keepNext/>
        <w:jc w:val="center"/>
      </w:pPr>
      <w:r>
        <w:rPr>
          <w:noProof/>
        </w:rPr>
        <w:drawing>
          <wp:inline distT="0" distB="0" distL="0" distR="0" wp14:anchorId="0E60A257" wp14:editId="45F22478">
            <wp:extent cx="5612130" cy="1444068"/>
            <wp:effectExtent l="0" t="0" r="7620" b="3810"/>
            <wp:docPr id="20" name="Imagen 20" descr="https://documents.lucidchart.com/documents/4d0cd5ba-4b79-4428-aab8-7eab3f8b9de2/pages/0_0?a=2701&amp;x=-78&amp;y=-504&amp;w=1687&amp;h=388&amp;store=1&amp;accept=image%2F*&amp;auth=LCA%20f0a678277ec9bbf11c04d5df38326acb80c1ea13-ts%3D155613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4d0cd5ba-4b79-4428-aab8-7eab3f8b9de2/pages/0_0?a=2701&amp;x=-78&amp;y=-504&amp;w=1687&amp;h=388&amp;store=1&amp;accept=image%2F*&amp;auth=LCA%20f0a678277ec9bbf11c04d5df38326acb80c1ea13-ts%3D1556139233"/>
                    <pic:cNvPicPr>
                      <a:picLocks noChangeAspect="1" noChangeArrowheads="1"/>
                    </pic:cNvPicPr>
                  </pic:nvPicPr>
                  <pic:blipFill rotWithShape="1">
                    <a:blip r:embed="rId21">
                      <a:extLst>
                        <a:ext uri="{28A0092B-C50C-407E-A947-70E740481C1C}">
                          <a14:useLocalDpi xmlns:a14="http://schemas.microsoft.com/office/drawing/2010/main" val="0"/>
                        </a:ext>
                      </a:extLst>
                    </a:blip>
                    <a:srcRect l="5298" r="5339"/>
                    <a:stretch/>
                  </pic:blipFill>
                  <pic:spPr bwMode="auto">
                    <a:xfrm>
                      <a:off x="0" y="0"/>
                      <a:ext cx="5612130" cy="1444068"/>
                    </a:xfrm>
                    <a:prstGeom prst="rect">
                      <a:avLst/>
                    </a:prstGeom>
                    <a:noFill/>
                    <a:ln>
                      <a:noFill/>
                    </a:ln>
                    <a:extLst>
                      <a:ext uri="{53640926-AAD7-44D8-BBD7-CCE9431645EC}">
                        <a14:shadowObscured xmlns:a14="http://schemas.microsoft.com/office/drawing/2010/main"/>
                      </a:ext>
                    </a:extLst>
                  </pic:spPr>
                </pic:pic>
              </a:graphicData>
            </a:graphic>
          </wp:inline>
        </w:drawing>
      </w:r>
    </w:p>
    <w:p w14:paraId="4D5BA88E" w14:textId="28FE57D7" w:rsidR="00FA158D" w:rsidRPr="0016156F" w:rsidRDefault="00FA158D" w:rsidP="00FA158D">
      <w:pPr>
        <w:pStyle w:val="Descripcin"/>
        <w:jc w:val="center"/>
      </w:pPr>
      <w:r w:rsidRPr="0016156F">
        <w:t xml:space="preserve">Fig. </w:t>
      </w:r>
      <w:r w:rsidRPr="0016156F">
        <w:fldChar w:fldCharType="begin"/>
      </w:r>
      <w:r w:rsidRPr="0016156F">
        <w:instrText xml:space="preserve"> SEQ Fig. \* ARABIC </w:instrText>
      </w:r>
      <w:r w:rsidRPr="0016156F">
        <w:fldChar w:fldCharType="separate"/>
      </w:r>
      <w:r w:rsidR="00702D60">
        <w:rPr>
          <w:noProof/>
        </w:rPr>
        <w:t>6</w:t>
      </w:r>
      <w:r w:rsidRPr="0016156F">
        <w:fldChar w:fldCharType="end"/>
      </w:r>
      <w:r w:rsidRPr="0016156F">
        <w:t xml:space="preserve"> </w:t>
      </w:r>
      <w:r w:rsidR="00260315">
        <w:t>Diagrama a bloques de una c</w:t>
      </w:r>
      <w:r w:rsidRPr="0016156F">
        <w:t>onsulta geoespacial federada</w:t>
      </w:r>
    </w:p>
    <w:p w14:paraId="488F5970" w14:textId="1027C27D" w:rsidR="00642BAC" w:rsidRPr="0016156F" w:rsidRDefault="00642BAC" w:rsidP="00642BAC">
      <w:r w:rsidRPr="0016156F">
        <w:t xml:space="preserve">El desarrollo e implementación del módulo de consultas federadas geoespaciales serán basados en los estándares SPARQL y GeoSPARQL, es decir, su funcionamiento, desarrollo </w:t>
      </w:r>
      <w:r w:rsidRPr="0016156F">
        <w:lastRenderedPageBreak/>
        <w:t xml:space="preserve">y resultados deberán cumplir con las características estipuladas en los documentos </w:t>
      </w:r>
      <w:r w:rsidRPr="0016156F">
        <w:rPr>
          <w:i/>
        </w:rPr>
        <w:t>SPARQL 1.1 Federated Query</w:t>
      </w:r>
      <w:sdt>
        <w:sdtPr>
          <w:rPr>
            <w:noProof/>
          </w:rPr>
          <w:id w:val="892165114"/>
          <w:citation/>
        </w:sdtPr>
        <w:sdtEndPr/>
        <w:sdtContent>
          <w:r w:rsidR="00E16095">
            <w:rPr>
              <w:noProof/>
            </w:rPr>
            <w:fldChar w:fldCharType="begin"/>
          </w:r>
          <w:r w:rsidR="00E16095">
            <w:rPr>
              <w:noProof/>
            </w:rPr>
            <w:instrText xml:space="preserve"> CITATION W3C13 \l 2058 </w:instrText>
          </w:r>
          <w:r w:rsidR="00E16095">
            <w:rPr>
              <w:noProof/>
            </w:rPr>
            <w:fldChar w:fldCharType="separate"/>
          </w:r>
          <w:r w:rsidR="00DD74F1">
            <w:rPr>
              <w:noProof/>
            </w:rPr>
            <w:t xml:space="preserve"> </w:t>
          </w:r>
          <w:r w:rsidR="00DD74F1" w:rsidRPr="00DD74F1">
            <w:rPr>
              <w:noProof/>
            </w:rPr>
            <w:t>[3]</w:t>
          </w:r>
          <w:r w:rsidR="00E16095">
            <w:rPr>
              <w:noProof/>
            </w:rPr>
            <w:fldChar w:fldCharType="end"/>
          </w:r>
        </w:sdtContent>
      </w:sdt>
      <w:r w:rsidR="00B464C4">
        <w:t xml:space="preserve"> </w:t>
      </w:r>
      <w:r w:rsidRPr="0016156F">
        <w:t xml:space="preserve">y </w:t>
      </w:r>
      <w:r w:rsidRPr="0016156F">
        <w:rPr>
          <w:i/>
        </w:rPr>
        <w:t>A Geographic Query Language for RDF Data</w:t>
      </w:r>
      <w:sdt>
        <w:sdtPr>
          <w:rPr>
            <w:i/>
          </w:rPr>
          <w:id w:val="-960487365"/>
          <w:citation/>
        </w:sdtPr>
        <w:sdtEndPr/>
        <w:sdtContent>
          <w:r w:rsidR="00E16095">
            <w:rPr>
              <w:i/>
            </w:rPr>
            <w:fldChar w:fldCharType="begin"/>
          </w:r>
          <w:r w:rsidR="00E16095">
            <w:rPr>
              <w:i/>
            </w:rPr>
            <w:instrText xml:space="preserve"> CITATION OGC12 \l 2058 </w:instrText>
          </w:r>
          <w:r w:rsidR="00E16095">
            <w:rPr>
              <w:i/>
            </w:rPr>
            <w:fldChar w:fldCharType="separate"/>
          </w:r>
          <w:r w:rsidR="00DD74F1">
            <w:rPr>
              <w:i/>
              <w:noProof/>
            </w:rPr>
            <w:t xml:space="preserve"> </w:t>
          </w:r>
          <w:r w:rsidR="00DD74F1" w:rsidRPr="00DD74F1">
            <w:rPr>
              <w:noProof/>
            </w:rPr>
            <w:t>[13]</w:t>
          </w:r>
          <w:r w:rsidR="00E16095">
            <w:rPr>
              <w:i/>
            </w:rPr>
            <w:fldChar w:fldCharType="end"/>
          </w:r>
        </w:sdtContent>
      </w:sdt>
      <w:r w:rsidR="00C83C16">
        <w:t>.</w:t>
      </w:r>
    </w:p>
    <w:p w14:paraId="78EEA010" w14:textId="6AC8C007" w:rsidR="008270AF" w:rsidRDefault="00173049" w:rsidP="00F01E5C">
      <w:r w:rsidRPr="00C40BC5">
        <w:t>Apache Marmotta</w:t>
      </w:r>
      <w:r w:rsidR="009D57F7">
        <w:t xml:space="preserve"> </w:t>
      </w:r>
      <w:r w:rsidRPr="00C40BC5">
        <w:t xml:space="preserve">está basado en el lenguaje de consultas de la </w:t>
      </w:r>
      <w:r w:rsidR="00D831E4">
        <w:t>W</w:t>
      </w:r>
      <w:r w:rsidRPr="00C40BC5">
        <w:t>eb</w:t>
      </w:r>
      <w:r w:rsidR="00D831E4">
        <w:t xml:space="preserve"> S</w:t>
      </w:r>
      <w:r w:rsidRPr="00C40BC5">
        <w:t>emántica SPARQL y es capaz de hacer consultas geográficas SPARQL cuya tecnología es mejor conocid</w:t>
      </w:r>
      <w:r w:rsidR="00073C25">
        <w:t>a</w:t>
      </w:r>
      <w:r w:rsidRPr="00C40BC5">
        <w:t xml:space="preserve"> como GeoSPARQL. El módulo </w:t>
      </w:r>
      <w:r w:rsidR="002A4FDB" w:rsidRPr="00C40BC5">
        <w:t>que será desarrollado</w:t>
      </w:r>
      <w:r w:rsidRPr="00C40BC5">
        <w:t xml:space="preserve"> se integraría al código fuente del motor para lograr que </w:t>
      </w:r>
      <w:r w:rsidR="002A4FDB" w:rsidRPr="00C40BC5">
        <w:t>éste sea capaz de hacer múltiples consultas en vez de solo una.</w:t>
      </w:r>
      <w:r w:rsidR="00240F1A" w:rsidRPr="00C40BC5">
        <w:t xml:space="preserve"> En el proyecto se plantea desarrollar el módulo de consultas federadas para que funcione con GeoSPARQL</w:t>
      </w:r>
      <w:r w:rsidR="00ED2A1D">
        <w:t xml:space="preserve">. La figura </w:t>
      </w:r>
      <w:r w:rsidR="001064AC">
        <w:t>7</w:t>
      </w:r>
      <w:r w:rsidR="00ED2A1D">
        <w:t xml:space="preserve"> muestra una representación</w:t>
      </w:r>
      <w:r w:rsidR="00E90B5E">
        <w:t xml:space="preserve"> de los módulos</w:t>
      </w:r>
      <w:r w:rsidR="00ED2A1D">
        <w:t xml:space="preserve"> de Apache Marmotta</w:t>
      </w:r>
      <w:r w:rsidR="00AA5996">
        <w:t>. En verde se encuentra el lenguaje y protocolo SPARQL mientras que en amarillo la extensión GeoSPARQL; en rojo</w:t>
      </w:r>
      <w:r w:rsidR="00025F79">
        <w:t xml:space="preserve"> se</w:t>
      </w:r>
      <w:r w:rsidR="00AA5996">
        <w:t xml:space="preserve"> muestra el módulo de consultas federadas a implementar.</w:t>
      </w:r>
    </w:p>
    <w:p w14:paraId="757F7228" w14:textId="77777777" w:rsidR="00240F1A" w:rsidRPr="00C40BC5" w:rsidRDefault="00240F1A" w:rsidP="008270AF">
      <w:pPr>
        <w:jc w:val="center"/>
      </w:pPr>
      <w:r w:rsidRPr="00C40BC5">
        <w:rPr>
          <w:noProof/>
        </w:rPr>
        <w:drawing>
          <wp:inline distT="0" distB="0" distL="0" distR="0" wp14:anchorId="44635192" wp14:editId="313D33B8">
            <wp:extent cx="3856008" cy="124653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deratedQueries (3).png"/>
                    <pic:cNvPicPr/>
                  </pic:nvPicPr>
                  <pic:blipFill rotWithShape="1">
                    <a:blip r:embed="rId22"/>
                    <a:srcRect t="7938" b="6315"/>
                    <a:stretch/>
                  </pic:blipFill>
                  <pic:spPr bwMode="auto">
                    <a:xfrm>
                      <a:off x="0" y="0"/>
                      <a:ext cx="3888624" cy="1257077"/>
                    </a:xfrm>
                    <a:prstGeom prst="rect">
                      <a:avLst/>
                    </a:prstGeom>
                    <a:ln>
                      <a:noFill/>
                    </a:ln>
                    <a:extLst>
                      <a:ext uri="{53640926-AAD7-44D8-BBD7-CCE9431645EC}">
                        <a14:shadowObscured xmlns:a14="http://schemas.microsoft.com/office/drawing/2010/main"/>
                      </a:ext>
                    </a:extLst>
                  </pic:spPr>
                </pic:pic>
              </a:graphicData>
            </a:graphic>
          </wp:inline>
        </w:drawing>
      </w:r>
    </w:p>
    <w:p w14:paraId="354B5B8C" w14:textId="03E107C7" w:rsidR="002A4FDB" w:rsidRDefault="00240F1A" w:rsidP="00240F1A">
      <w:pPr>
        <w:pStyle w:val="Descripcin"/>
        <w:jc w:val="center"/>
      </w:pPr>
      <w:r w:rsidRPr="00C40BC5">
        <w:t xml:space="preserve">Fig. </w:t>
      </w:r>
      <w:r w:rsidRPr="00C40BC5">
        <w:fldChar w:fldCharType="begin"/>
      </w:r>
      <w:r w:rsidRPr="00C40BC5">
        <w:instrText xml:space="preserve"> SEQ Fig. \* ARABIC </w:instrText>
      </w:r>
      <w:r w:rsidRPr="00C40BC5">
        <w:fldChar w:fldCharType="separate"/>
      </w:r>
      <w:r w:rsidR="00702D60">
        <w:rPr>
          <w:noProof/>
        </w:rPr>
        <w:t>7</w:t>
      </w:r>
      <w:r w:rsidRPr="00C40BC5">
        <w:fldChar w:fldCharType="end"/>
      </w:r>
      <w:r w:rsidRPr="00C40BC5">
        <w:t xml:space="preserve"> Diagrama a bloques de la implementación del módulo de consultas federadas</w:t>
      </w:r>
    </w:p>
    <w:p w14:paraId="2703DCCF" w14:textId="5F1E6904" w:rsidR="00FA14A8" w:rsidRDefault="0090117D" w:rsidP="00215E0E">
      <w:r>
        <w:t xml:space="preserve">Para caracterizar el módulo desarrollado, se propone llevar a cabo un conjunto de pruebas descritas en el escenario de pruebas. Esto a su vez permitirá hacer un </w:t>
      </w:r>
      <w:r w:rsidRPr="00D30522">
        <w:rPr>
          <w:i/>
        </w:rPr>
        <w:t>benchmarking</w:t>
      </w:r>
      <w:r>
        <w:t xml:space="preserve"> contra otras plataformas similares para determinar sus fortalezas y debilidades respecto dichas plataformas.</w:t>
      </w:r>
    </w:p>
    <w:p w14:paraId="2CAFAE2C" w14:textId="327BAC3A" w:rsidR="00554FA6" w:rsidRPr="0016156F" w:rsidRDefault="00554FA6" w:rsidP="00215E0E">
      <w:commentRangeStart w:id="18"/>
      <w:r w:rsidRPr="0016156F">
        <w:t xml:space="preserve">Los parámetros </w:t>
      </w:r>
      <w:r w:rsidR="00B1588F">
        <w:t>para</w:t>
      </w:r>
      <w:r w:rsidRPr="0016156F">
        <w:t xml:space="preserve"> tomar en cuenta</w:t>
      </w:r>
      <w:r w:rsidR="00FB458D">
        <w:t xml:space="preserve"> en</w:t>
      </w:r>
      <w:r w:rsidRPr="0016156F">
        <w:t xml:space="preserve"> la caracterización </w:t>
      </w:r>
      <w:r w:rsidR="00C7245A" w:rsidRPr="0016156F">
        <w:t xml:space="preserve">estarán completamente determinados después de haber concluido el </w:t>
      </w:r>
      <w:r w:rsidR="0032007A" w:rsidRPr="0016156F">
        <w:rPr>
          <w:i/>
        </w:rPr>
        <w:t>benchmarking,</w:t>
      </w:r>
      <w:r w:rsidR="00C7245A" w:rsidRPr="0016156F">
        <w:t xml:space="preserve"> pero </w:t>
      </w:r>
      <w:r w:rsidR="00D30522">
        <w:t>entre estos</w:t>
      </w:r>
      <w:r w:rsidR="00C7245A" w:rsidRPr="0016156F">
        <w:t xml:space="preserve"> podrían </w:t>
      </w:r>
      <w:r w:rsidR="00D30522">
        <w:t xml:space="preserve">estar </w:t>
      </w:r>
      <w:r w:rsidR="00C7245A" w:rsidRPr="0016156F">
        <w:t>los siguientes</w:t>
      </w:r>
      <w:r w:rsidR="00073C25">
        <w:t>:</w:t>
      </w:r>
    </w:p>
    <w:p w14:paraId="0E672526" w14:textId="51ACA6F4" w:rsidR="00C7245A" w:rsidRPr="0016156F" w:rsidRDefault="00C7245A" w:rsidP="00C7245A">
      <w:pPr>
        <w:pStyle w:val="Prrafodelista"/>
        <w:numPr>
          <w:ilvl w:val="0"/>
          <w:numId w:val="12"/>
        </w:numPr>
      </w:pPr>
      <w:r w:rsidRPr="0016156F">
        <w:t>Tiempo de carga.</w:t>
      </w:r>
    </w:p>
    <w:p w14:paraId="678DCECE" w14:textId="71737D59" w:rsidR="00C7245A" w:rsidRPr="0016156F" w:rsidRDefault="00C7245A" w:rsidP="00C7245A">
      <w:pPr>
        <w:pStyle w:val="Prrafodelista"/>
        <w:numPr>
          <w:ilvl w:val="0"/>
          <w:numId w:val="12"/>
        </w:numPr>
      </w:pPr>
      <w:r w:rsidRPr="0016156F">
        <w:t>Tiempo de consulta.</w:t>
      </w:r>
    </w:p>
    <w:p w14:paraId="769CBA23" w14:textId="4A0B5AA0" w:rsidR="00C7245A" w:rsidRPr="0016156F" w:rsidRDefault="00C7245A" w:rsidP="00C7245A">
      <w:pPr>
        <w:pStyle w:val="Prrafodelista"/>
        <w:numPr>
          <w:ilvl w:val="0"/>
          <w:numId w:val="12"/>
        </w:numPr>
      </w:pPr>
      <w:r w:rsidRPr="0016156F">
        <w:t>Consultas por segundo.</w:t>
      </w:r>
    </w:p>
    <w:p w14:paraId="30A09ACC" w14:textId="7D55C3B6" w:rsidR="00C7245A" w:rsidRPr="0016156F" w:rsidRDefault="00C7245A" w:rsidP="00C7245A">
      <w:pPr>
        <w:pStyle w:val="Prrafodelista"/>
        <w:numPr>
          <w:ilvl w:val="0"/>
          <w:numId w:val="12"/>
        </w:numPr>
      </w:pPr>
      <w:r w:rsidRPr="0016156F">
        <w:t>Consultas mezcladas por segundo.</w:t>
      </w:r>
    </w:p>
    <w:p w14:paraId="753414A8" w14:textId="3B662CB9" w:rsidR="00C7245A" w:rsidRPr="0016156F" w:rsidRDefault="00C7245A" w:rsidP="00C7245A">
      <w:pPr>
        <w:pStyle w:val="Prrafodelista"/>
        <w:numPr>
          <w:ilvl w:val="0"/>
          <w:numId w:val="12"/>
        </w:numPr>
      </w:pPr>
      <w:r w:rsidRPr="0016156F">
        <w:t>Uso de operadores, modificadores y acceso a datos</w:t>
      </w:r>
    </w:p>
    <w:p w14:paraId="67FA3D5F" w14:textId="50FD4982" w:rsidR="00AC104D" w:rsidRPr="0016156F" w:rsidRDefault="00C7245A" w:rsidP="00AC104D">
      <w:r w:rsidRPr="0016156F">
        <w:t xml:space="preserve">Estos parámetros están </w:t>
      </w:r>
      <w:r w:rsidR="00AC104D" w:rsidRPr="0016156F">
        <w:t>detallados en los</w:t>
      </w:r>
      <w:r w:rsidR="00073C25">
        <w:t xml:space="preserve"> siguientes 3 documentos:</w:t>
      </w:r>
      <w:r w:rsidR="00AC104D" w:rsidRPr="0016156F">
        <w:t xml:space="preserve"> </w:t>
      </w:r>
    </w:p>
    <w:p w14:paraId="194890E8" w14:textId="47BB523D" w:rsidR="00AC104D" w:rsidRPr="0016156F" w:rsidRDefault="00AC104D" w:rsidP="0032007A">
      <w:pPr>
        <w:pStyle w:val="Prrafodelista"/>
        <w:numPr>
          <w:ilvl w:val="0"/>
          <w:numId w:val="12"/>
        </w:numPr>
        <w:rPr>
          <w:i/>
        </w:rPr>
      </w:pPr>
      <w:r w:rsidRPr="0016156F">
        <w:rPr>
          <w:i/>
        </w:rPr>
        <w:t>An Evaluation of Approaches to Federated Query</w:t>
      </w:r>
      <w:r w:rsidR="00C25DFA" w:rsidRPr="0016156F">
        <w:t xml:space="preserve"> </w:t>
      </w:r>
      <w:r w:rsidR="0032007A" w:rsidRPr="0016156F">
        <w:rPr>
          <w:i/>
        </w:rPr>
        <w:t>Processing over Linked Data</w:t>
      </w:r>
      <w:sdt>
        <w:sdtPr>
          <w:rPr>
            <w:i/>
          </w:rPr>
          <w:id w:val="-1169010110"/>
          <w:citation/>
        </w:sdtPr>
        <w:sdtEndPr/>
        <w:sdtContent>
          <w:r w:rsidR="00E16095">
            <w:rPr>
              <w:i/>
            </w:rPr>
            <w:fldChar w:fldCharType="begin"/>
          </w:r>
          <w:r w:rsidR="00E16095">
            <w:rPr>
              <w:noProof/>
            </w:rPr>
            <w:instrText xml:space="preserve"> CITATION Haa10 \l 2058 </w:instrText>
          </w:r>
          <w:r w:rsidR="00E16095">
            <w:rPr>
              <w:i/>
            </w:rPr>
            <w:fldChar w:fldCharType="separate"/>
          </w:r>
          <w:r w:rsidR="00DD74F1">
            <w:rPr>
              <w:noProof/>
            </w:rPr>
            <w:t xml:space="preserve"> </w:t>
          </w:r>
          <w:r w:rsidR="00DD74F1" w:rsidRPr="00DD74F1">
            <w:rPr>
              <w:noProof/>
            </w:rPr>
            <w:t>[14]</w:t>
          </w:r>
          <w:r w:rsidR="00E16095">
            <w:rPr>
              <w:i/>
            </w:rPr>
            <w:fldChar w:fldCharType="end"/>
          </w:r>
        </w:sdtContent>
      </w:sdt>
    </w:p>
    <w:p w14:paraId="799E82FD" w14:textId="4FF9B41D" w:rsidR="00AC104D" w:rsidRPr="0016156F" w:rsidRDefault="00AC104D" w:rsidP="00AC104D">
      <w:pPr>
        <w:pStyle w:val="Prrafodelista"/>
        <w:numPr>
          <w:ilvl w:val="0"/>
          <w:numId w:val="12"/>
        </w:numPr>
        <w:rPr>
          <w:i/>
        </w:rPr>
      </w:pPr>
      <w:r w:rsidRPr="0016156F">
        <w:rPr>
          <w:i/>
        </w:rPr>
        <w:t>SP2Bench: A SPARQL Performance Benchmark</w:t>
      </w:r>
      <w:sdt>
        <w:sdtPr>
          <w:rPr>
            <w:i/>
          </w:rPr>
          <w:id w:val="-1785177834"/>
          <w:citation/>
        </w:sdtPr>
        <w:sdtEndPr/>
        <w:sdtContent>
          <w:r w:rsidR="00E16095">
            <w:rPr>
              <w:i/>
            </w:rPr>
            <w:fldChar w:fldCharType="begin"/>
          </w:r>
          <w:r w:rsidR="00E16095">
            <w:rPr>
              <w:noProof/>
            </w:rPr>
            <w:instrText xml:space="preserve"> CITATION Sch09 \l 2058 </w:instrText>
          </w:r>
          <w:r w:rsidR="00E16095">
            <w:rPr>
              <w:i/>
            </w:rPr>
            <w:fldChar w:fldCharType="separate"/>
          </w:r>
          <w:r w:rsidR="00DD74F1">
            <w:rPr>
              <w:noProof/>
            </w:rPr>
            <w:t xml:space="preserve"> </w:t>
          </w:r>
          <w:r w:rsidR="00DD74F1" w:rsidRPr="00DD74F1">
            <w:rPr>
              <w:noProof/>
            </w:rPr>
            <w:t>[15]</w:t>
          </w:r>
          <w:r w:rsidR="00E16095">
            <w:rPr>
              <w:i/>
            </w:rPr>
            <w:fldChar w:fldCharType="end"/>
          </w:r>
        </w:sdtContent>
      </w:sdt>
    </w:p>
    <w:p w14:paraId="0F2D57C3" w14:textId="7DCB6DEF" w:rsidR="0006605D" w:rsidRDefault="00AC104D" w:rsidP="0006605D">
      <w:pPr>
        <w:pStyle w:val="Prrafodelista"/>
        <w:numPr>
          <w:ilvl w:val="0"/>
          <w:numId w:val="12"/>
        </w:numPr>
      </w:pPr>
      <w:r w:rsidRPr="0006605D">
        <w:rPr>
          <w:i/>
        </w:rPr>
        <w:t>The Berlin SPARQL Benchmark</w:t>
      </w:r>
      <w:sdt>
        <w:sdtPr>
          <w:rPr>
            <w:i/>
          </w:rPr>
          <w:id w:val="1583025510"/>
          <w:citation/>
        </w:sdtPr>
        <w:sdtEndPr/>
        <w:sdtContent>
          <w:r w:rsidR="00E16095">
            <w:rPr>
              <w:i/>
            </w:rPr>
            <w:fldChar w:fldCharType="begin"/>
          </w:r>
          <w:r w:rsidR="00E16095">
            <w:rPr>
              <w:i/>
            </w:rPr>
            <w:instrText xml:space="preserve"> CITATION Biz091 \l 2058 </w:instrText>
          </w:r>
          <w:r w:rsidR="00E16095">
            <w:rPr>
              <w:i/>
            </w:rPr>
            <w:fldChar w:fldCharType="separate"/>
          </w:r>
          <w:r w:rsidR="00DD74F1">
            <w:rPr>
              <w:i/>
              <w:noProof/>
            </w:rPr>
            <w:t xml:space="preserve"> </w:t>
          </w:r>
          <w:r w:rsidR="00DD74F1" w:rsidRPr="00DD74F1">
            <w:rPr>
              <w:noProof/>
            </w:rPr>
            <w:t>[16]</w:t>
          </w:r>
          <w:r w:rsidR="00E16095">
            <w:rPr>
              <w:i/>
            </w:rPr>
            <w:fldChar w:fldCharType="end"/>
          </w:r>
        </w:sdtContent>
      </w:sdt>
      <w:r w:rsidR="00C25DFA" w:rsidRPr="0016156F">
        <w:t xml:space="preserve"> </w:t>
      </w:r>
      <w:commentRangeEnd w:id="18"/>
      <w:r w:rsidR="0016156F">
        <w:rPr>
          <w:rStyle w:val="Refdecomentario"/>
        </w:rPr>
        <w:commentReference w:id="18"/>
      </w:r>
    </w:p>
    <w:p w14:paraId="5A3AA799" w14:textId="30785CAD" w:rsidR="001B4635" w:rsidRDefault="00FA14A8" w:rsidP="0006605D">
      <w:r>
        <w:lastRenderedPageBreak/>
        <w:t xml:space="preserve">Con los datos recabados y una vez desarrollado el módulo, se podrá redactar la documentación de dicha herramienta que </w:t>
      </w:r>
      <w:r w:rsidR="00F03771">
        <w:t>permita su correcto uso</w:t>
      </w:r>
      <w:r w:rsidR="00143DE2">
        <w:t>, así como su compartición con la comunidad relacionada con esos temas.</w:t>
      </w:r>
    </w:p>
    <w:p w14:paraId="173C6D7B" w14:textId="473ACE45" w:rsidR="00C45EB1" w:rsidRPr="00AA5996" w:rsidRDefault="00D30522" w:rsidP="00240F1A">
      <w:r>
        <w:t xml:space="preserve">Además, el módulo se complementará con una herramienta para que los usuarios finales puedan visualizar los resultados de las consultas geoespaciales federadas. </w:t>
      </w:r>
      <w:commentRangeStart w:id="19"/>
      <w:r w:rsidR="00642BAC">
        <w:t xml:space="preserve">En la actualidad ya existen herramientas que permiten visualizar datos geoespaciales, entonces con el </w:t>
      </w:r>
      <w:r w:rsidR="00F93D68">
        <w:t xml:space="preserve">único </w:t>
      </w:r>
      <w:r w:rsidR="00642BAC">
        <w:t>fin de demostrar que el módulo funciona correctamente</w:t>
      </w:r>
      <w:r w:rsidR="00615BE7" w:rsidRPr="00C40BC5">
        <w:t>,</w:t>
      </w:r>
      <w:r w:rsidR="00F93D68">
        <w:t xml:space="preserve"> por ende, otra alternativa de comprobación</w:t>
      </w:r>
      <w:r w:rsidR="00F51C85">
        <w:t xml:space="preserve"> de funcionamiento</w:t>
      </w:r>
      <w:r w:rsidR="00F93D68">
        <w:t>,</w:t>
      </w:r>
      <w:r w:rsidR="00C45EB1" w:rsidRPr="00C40BC5">
        <w:t xml:space="preserve"> </w:t>
      </w:r>
      <w:r w:rsidR="00B42A3B">
        <w:t>este trabajo presenta</w:t>
      </w:r>
      <w:r w:rsidR="00642BAC">
        <w:t>rá</w:t>
      </w:r>
      <w:r w:rsidR="00B42A3B">
        <w:t xml:space="preserve"> los</w:t>
      </w:r>
      <w:r w:rsidR="00615BE7" w:rsidRPr="00C40BC5">
        <w:t xml:space="preserve"> resultados obtenidos usando un</w:t>
      </w:r>
      <w:r w:rsidR="00F93D68">
        <w:t>o de</w:t>
      </w:r>
      <w:r w:rsidR="00615BE7" w:rsidRPr="00C40BC5">
        <w:t xml:space="preserve"> </w:t>
      </w:r>
      <w:r w:rsidR="00F93D68">
        <w:t xml:space="preserve">esos </w:t>
      </w:r>
      <w:r w:rsidR="00615BE7" w:rsidRPr="00C40BC5">
        <w:t>recurso</w:t>
      </w:r>
      <w:r w:rsidR="00F93D68">
        <w:t>s</w:t>
      </w:r>
      <w:r w:rsidR="00615BE7" w:rsidRPr="00C40BC5">
        <w:t xml:space="preserve"> que permita</w:t>
      </w:r>
      <w:r w:rsidR="00F93D68">
        <w:t>n</w:t>
      </w:r>
      <w:r w:rsidR="00615BE7" w:rsidRPr="00C40BC5">
        <w:t xml:space="preserve"> desplegar dicha información </w:t>
      </w:r>
      <w:r w:rsidR="00DD4EEC" w:rsidRPr="00C40BC5">
        <w:t xml:space="preserve">y analizarla de forma amigable </w:t>
      </w:r>
      <w:r w:rsidR="00615BE7" w:rsidRPr="00C40BC5">
        <w:t>como puede ser una</w:t>
      </w:r>
      <w:r w:rsidR="00FE7422">
        <w:t xml:space="preserve"> aplicación</w:t>
      </w:r>
      <w:r w:rsidR="00615BE7" w:rsidRPr="00C40BC5">
        <w:t xml:space="preserve"> web</w:t>
      </w:r>
      <w:r w:rsidR="003360AF" w:rsidRPr="00C40BC5">
        <w:t>.</w:t>
      </w:r>
      <w:r w:rsidR="00642BAC">
        <w:t xml:space="preserve"> </w:t>
      </w:r>
      <w:r>
        <w:t>Un</w:t>
      </w:r>
      <w:r w:rsidR="00AA5996">
        <w:t xml:space="preserve"> resultado</w:t>
      </w:r>
      <w:r>
        <w:t>, similar al</w:t>
      </w:r>
      <w:r w:rsidR="00AA5996">
        <w:t xml:space="preserve"> esperado</w:t>
      </w:r>
      <w:r>
        <w:t>,</w:t>
      </w:r>
      <w:r w:rsidR="00AA5996">
        <w:t xml:space="preserve"> se muestra en la figura </w:t>
      </w:r>
      <w:r w:rsidR="000276C1">
        <w:t>8</w:t>
      </w:r>
      <w:r w:rsidR="00AA5996">
        <w:t xml:space="preserve"> donde se aprecia</w:t>
      </w:r>
      <w:r w:rsidR="00075896">
        <w:t xml:space="preserve">n puntos en </w:t>
      </w:r>
      <w:r w:rsidR="00317164">
        <w:t xml:space="preserve">color </w:t>
      </w:r>
      <w:r w:rsidR="00075896">
        <w:t xml:space="preserve">azul que representan la </w:t>
      </w:r>
      <w:r w:rsidR="00AA5996">
        <w:t xml:space="preserve">información geoespacial recuperada de múltiples </w:t>
      </w:r>
      <w:r w:rsidR="00AA5996">
        <w:rPr>
          <w:i/>
        </w:rPr>
        <w:t>triple store</w:t>
      </w:r>
      <w:r w:rsidR="00AA5996">
        <w:t>.</w:t>
      </w:r>
      <w:commentRangeEnd w:id="19"/>
      <w:r w:rsidR="00CB7916">
        <w:rPr>
          <w:rStyle w:val="Refdecomentario"/>
        </w:rPr>
        <w:commentReference w:id="19"/>
      </w:r>
    </w:p>
    <w:p w14:paraId="1B236A5E" w14:textId="77777777" w:rsidR="001D794E" w:rsidRDefault="002B6BDD" w:rsidP="001D794E">
      <w:pPr>
        <w:keepNext/>
        <w:jc w:val="center"/>
      </w:pPr>
      <w:r>
        <w:rPr>
          <w:noProof/>
        </w:rPr>
        <w:drawing>
          <wp:inline distT="0" distB="0" distL="0" distR="0" wp14:anchorId="13F5DFFB" wp14:editId="0C11E1AA">
            <wp:extent cx="2381693" cy="1270612"/>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7681" cy="1305816"/>
                    </a:xfrm>
                    <a:prstGeom prst="rect">
                      <a:avLst/>
                    </a:prstGeom>
                  </pic:spPr>
                </pic:pic>
              </a:graphicData>
            </a:graphic>
          </wp:inline>
        </w:drawing>
      </w:r>
    </w:p>
    <w:p w14:paraId="4130D2E3" w14:textId="14033E32" w:rsidR="00DD4EEC" w:rsidRPr="00C40BC5" w:rsidRDefault="001D794E" w:rsidP="001D794E">
      <w:pPr>
        <w:pStyle w:val="Descripcin"/>
        <w:jc w:val="center"/>
      </w:pPr>
      <w:r>
        <w:t xml:space="preserve">Fig. </w:t>
      </w:r>
      <w:r>
        <w:fldChar w:fldCharType="begin"/>
      </w:r>
      <w:r>
        <w:instrText xml:space="preserve"> SEQ Fig. \* ARABIC </w:instrText>
      </w:r>
      <w:r>
        <w:fldChar w:fldCharType="separate"/>
      </w:r>
      <w:r w:rsidR="00702D60">
        <w:rPr>
          <w:noProof/>
        </w:rPr>
        <w:t>8</w:t>
      </w:r>
      <w:r>
        <w:fldChar w:fldCharType="end"/>
      </w:r>
      <w:r>
        <w:t xml:space="preserve"> Propuesta de visualización</w:t>
      </w:r>
    </w:p>
    <w:p w14:paraId="09172A55" w14:textId="4C9DCCD3" w:rsidR="0022327E" w:rsidRDefault="0022327E" w:rsidP="0022327E">
      <w:pPr>
        <w:pStyle w:val="Ttulo2"/>
      </w:pPr>
      <w:bookmarkStart w:id="20" w:name="_Toc293663625"/>
      <w:r w:rsidRPr="00C40BC5">
        <w:t>Alcances</w:t>
      </w:r>
      <w:r w:rsidR="001F0174" w:rsidRPr="00C40BC5">
        <w:t xml:space="preserve"> (Resu</w:t>
      </w:r>
      <w:r w:rsidR="007A7653" w:rsidRPr="00C40BC5">
        <w:t>ltados esperados)</w:t>
      </w:r>
      <w:bookmarkEnd w:id="20"/>
    </w:p>
    <w:p w14:paraId="6E6CDB5D" w14:textId="3253945E" w:rsidR="000479DE" w:rsidRPr="000479DE" w:rsidRDefault="000479DE" w:rsidP="000479DE">
      <w:commentRangeStart w:id="21"/>
      <w:r>
        <w:t>Al no existir un módulo de consultas federadas geoespaciales</w:t>
      </w:r>
      <w:r w:rsidR="00CB7916">
        <w:t xml:space="preserve"> para Apache Marmotta</w:t>
      </w:r>
      <w:r>
        <w:t>, ning</w:t>
      </w:r>
      <w:r w:rsidR="00A74C07">
        <w:t xml:space="preserve">unos de los </w:t>
      </w:r>
      <w:r w:rsidR="00CB7916">
        <w:t>alcance</w:t>
      </w:r>
      <w:r w:rsidR="00A74C07">
        <w:t>s</w:t>
      </w:r>
      <w:r w:rsidR="00CB7916">
        <w:t xml:space="preserve"> propuesto</w:t>
      </w:r>
      <w:r w:rsidR="00A74C07">
        <w:t>s han sido elaborados hasta el momento, Así, los alcances fijados para este trabajo son:</w:t>
      </w:r>
      <w:commentRangeEnd w:id="21"/>
      <w:r w:rsidR="00CB7916">
        <w:rPr>
          <w:rStyle w:val="Refdecomentario"/>
        </w:rPr>
        <w:commentReference w:id="21"/>
      </w:r>
    </w:p>
    <w:p w14:paraId="60A9236D" w14:textId="3CDD6B65" w:rsidR="006A799F" w:rsidRDefault="00E640E6" w:rsidP="006A799F">
      <w:pPr>
        <w:pStyle w:val="Prrafodelista"/>
        <w:numPr>
          <w:ilvl w:val="0"/>
          <w:numId w:val="10"/>
        </w:numPr>
      </w:pPr>
      <w:r>
        <w:t xml:space="preserve">El </w:t>
      </w:r>
      <w:r>
        <w:rPr>
          <w:i/>
        </w:rPr>
        <w:t xml:space="preserve">triple </w:t>
      </w:r>
      <w:r w:rsidRPr="00E640E6">
        <w:rPr>
          <w:i/>
        </w:rPr>
        <w:t>store</w:t>
      </w:r>
      <w:r>
        <w:t xml:space="preserve"> </w:t>
      </w:r>
      <w:r w:rsidR="00D102BB" w:rsidRPr="00E640E6">
        <w:t>Apache</w:t>
      </w:r>
      <w:r w:rsidR="00D102BB" w:rsidRPr="00C40BC5">
        <w:t xml:space="preserve"> Marmotta</w:t>
      </w:r>
      <w:r w:rsidR="009830F2" w:rsidRPr="00C40BC5">
        <w:t xml:space="preserve"> en conjunto con el módulo</w:t>
      </w:r>
      <w:r w:rsidR="00D102BB" w:rsidRPr="00C40BC5">
        <w:t xml:space="preserve"> será capaz de hacer consultas federadas </w:t>
      </w:r>
      <w:r w:rsidR="005E7C17">
        <w:t>geoespaciales con base a los estándares SPARQ</w:t>
      </w:r>
      <w:r w:rsidR="001F451C">
        <w:t>L</w:t>
      </w:r>
      <w:r w:rsidR="005E7C17">
        <w:t xml:space="preserve"> y GeoSPARQL.</w:t>
      </w:r>
    </w:p>
    <w:p w14:paraId="29617410" w14:textId="2B3B4E28" w:rsidR="006A799F" w:rsidRDefault="006A799F" w:rsidP="006A799F">
      <w:pPr>
        <w:pStyle w:val="Prrafodelista"/>
        <w:numPr>
          <w:ilvl w:val="0"/>
          <w:numId w:val="10"/>
        </w:numPr>
      </w:pPr>
      <w:commentRangeStart w:id="22"/>
      <w:r>
        <w:t xml:space="preserve">El </w:t>
      </w:r>
      <w:r>
        <w:rPr>
          <w:i/>
        </w:rPr>
        <w:t>benchmarking</w:t>
      </w:r>
      <w:r>
        <w:t xml:space="preserve"> </w:t>
      </w:r>
      <w:r w:rsidR="005E7C17">
        <w:t>estará</w:t>
      </w:r>
      <w:r>
        <w:t xml:space="preserve"> </w:t>
      </w:r>
      <w:r w:rsidR="00A74C07">
        <w:t>inspirado en trabajos presentes en el estado del arte, tales como</w:t>
      </w:r>
      <w:sdt>
        <w:sdtPr>
          <w:rPr>
            <w:i/>
          </w:rPr>
          <w:id w:val="-1452087969"/>
          <w:citation/>
        </w:sdtPr>
        <w:sdtEndPr/>
        <w:sdtContent>
          <w:r w:rsidR="00E16095">
            <w:rPr>
              <w:i/>
            </w:rPr>
            <w:fldChar w:fldCharType="begin"/>
          </w:r>
          <w:r w:rsidR="00E16095">
            <w:rPr>
              <w:noProof/>
            </w:rPr>
            <w:instrText xml:space="preserve"> CITATION Haa10 \l 2058 </w:instrText>
          </w:r>
          <w:r w:rsidR="00E16095">
            <w:rPr>
              <w:i/>
            </w:rPr>
            <w:fldChar w:fldCharType="separate"/>
          </w:r>
          <w:r w:rsidR="00DD74F1">
            <w:rPr>
              <w:noProof/>
            </w:rPr>
            <w:t xml:space="preserve"> </w:t>
          </w:r>
          <w:r w:rsidR="00DD74F1" w:rsidRPr="00DD74F1">
            <w:rPr>
              <w:noProof/>
            </w:rPr>
            <w:t>[14]</w:t>
          </w:r>
          <w:r w:rsidR="00E16095">
            <w:rPr>
              <w:i/>
            </w:rPr>
            <w:fldChar w:fldCharType="end"/>
          </w:r>
        </w:sdtContent>
      </w:sdt>
      <w:r w:rsidR="00E16095">
        <w:rPr>
          <w:i/>
        </w:rPr>
        <w:t>,</w:t>
      </w:r>
      <w:sdt>
        <w:sdtPr>
          <w:rPr>
            <w:i/>
          </w:rPr>
          <w:id w:val="1314221619"/>
          <w:citation/>
        </w:sdtPr>
        <w:sdtEndPr/>
        <w:sdtContent>
          <w:r w:rsidR="00E16095">
            <w:rPr>
              <w:i/>
            </w:rPr>
            <w:fldChar w:fldCharType="begin"/>
          </w:r>
          <w:r w:rsidR="00E16095">
            <w:rPr>
              <w:noProof/>
            </w:rPr>
            <w:instrText xml:space="preserve"> CITATION Sch09 \l 2058 </w:instrText>
          </w:r>
          <w:r w:rsidR="00E16095">
            <w:rPr>
              <w:i/>
            </w:rPr>
            <w:fldChar w:fldCharType="separate"/>
          </w:r>
          <w:r w:rsidR="00DD74F1">
            <w:rPr>
              <w:noProof/>
            </w:rPr>
            <w:t xml:space="preserve"> </w:t>
          </w:r>
          <w:r w:rsidR="00DD74F1" w:rsidRPr="00DD74F1">
            <w:rPr>
              <w:noProof/>
            </w:rPr>
            <w:t>[15]</w:t>
          </w:r>
          <w:r w:rsidR="00E16095">
            <w:rPr>
              <w:i/>
            </w:rPr>
            <w:fldChar w:fldCharType="end"/>
          </w:r>
        </w:sdtContent>
      </w:sdt>
      <w:r w:rsidR="00A74C07">
        <w:t xml:space="preserve"> y</w:t>
      </w:r>
      <w:sdt>
        <w:sdtPr>
          <w:rPr>
            <w:i/>
          </w:rPr>
          <w:id w:val="1246070380"/>
          <w:citation/>
        </w:sdtPr>
        <w:sdtEndPr/>
        <w:sdtContent>
          <w:r w:rsidR="00E16095">
            <w:rPr>
              <w:i/>
            </w:rPr>
            <w:fldChar w:fldCharType="begin"/>
          </w:r>
          <w:r w:rsidR="00E16095">
            <w:rPr>
              <w:i/>
            </w:rPr>
            <w:instrText xml:space="preserve"> CITATION Biz091 \l 2058 </w:instrText>
          </w:r>
          <w:r w:rsidR="00E16095">
            <w:rPr>
              <w:i/>
            </w:rPr>
            <w:fldChar w:fldCharType="separate"/>
          </w:r>
          <w:r w:rsidR="00DD74F1">
            <w:rPr>
              <w:i/>
              <w:noProof/>
            </w:rPr>
            <w:t xml:space="preserve"> </w:t>
          </w:r>
          <w:r w:rsidR="00DD74F1" w:rsidRPr="00DD74F1">
            <w:rPr>
              <w:noProof/>
            </w:rPr>
            <w:t>[16]</w:t>
          </w:r>
          <w:r w:rsidR="00E16095">
            <w:rPr>
              <w:i/>
            </w:rPr>
            <w:fldChar w:fldCharType="end"/>
          </w:r>
        </w:sdtContent>
      </w:sdt>
      <w:r w:rsidR="00A74C07">
        <w:t>.</w:t>
      </w:r>
    </w:p>
    <w:p w14:paraId="1F9735BA" w14:textId="467547D8" w:rsidR="005E7C17" w:rsidRPr="00C40BC5" w:rsidRDefault="005E7C17" w:rsidP="006A799F">
      <w:pPr>
        <w:pStyle w:val="Prrafodelista"/>
        <w:numPr>
          <w:ilvl w:val="0"/>
          <w:numId w:val="10"/>
        </w:numPr>
      </w:pPr>
      <w:r>
        <w:t>La caracterización será delimitad</w:t>
      </w:r>
      <w:r w:rsidR="00A1127A">
        <w:t>a</w:t>
      </w:r>
      <w:r>
        <w:t xml:space="preserve"> </w:t>
      </w:r>
      <w:r w:rsidR="00077F0A">
        <w:t>con</w:t>
      </w:r>
      <w:r>
        <w:t xml:space="preserve"> los resultados arrojados por el </w:t>
      </w:r>
      <w:r>
        <w:rPr>
          <w:i/>
        </w:rPr>
        <w:t>benchmarking</w:t>
      </w:r>
      <w:r>
        <w:t>.</w:t>
      </w:r>
      <w:commentRangeEnd w:id="22"/>
      <w:r w:rsidR="00B35768">
        <w:rPr>
          <w:rStyle w:val="Refdecomentario"/>
        </w:rPr>
        <w:commentReference w:id="22"/>
      </w:r>
    </w:p>
    <w:p w14:paraId="31C1EA7C" w14:textId="094DF1E5" w:rsidR="00AF1DFF" w:rsidRDefault="00616D81" w:rsidP="00AF1DFF">
      <w:pPr>
        <w:pStyle w:val="Prrafodelista"/>
        <w:numPr>
          <w:ilvl w:val="0"/>
          <w:numId w:val="10"/>
        </w:numPr>
      </w:pPr>
      <w:r>
        <w:t>L</w:t>
      </w:r>
      <w:r w:rsidR="00077F0A">
        <w:t>a comprobación y explotación de datos geoespaciales devueltos por el módulo de consultas federadas</w:t>
      </w:r>
      <w:r w:rsidR="00CB7916">
        <w:t xml:space="preserve"> en Apache Marmotta</w:t>
      </w:r>
      <w:r w:rsidR="00077F0A">
        <w:t xml:space="preserve"> serán mediante una aplicación Web.</w:t>
      </w:r>
      <w:r w:rsidR="00AF1DFF">
        <w:t xml:space="preserve"> </w:t>
      </w:r>
    </w:p>
    <w:p w14:paraId="54746A99" w14:textId="6023AE8A" w:rsidR="009C1167" w:rsidRDefault="005B645C" w:rsidP="00D24490">
      <w:pPr>
        <w:pStyle w:val="Prrafodelista"/>
        <w:numPr>
          <w:ilvl w:val="0"/>
          <w:numId w:val="10"/>
        </w:numPr>
      </w:pPr>
      <w:r>
        <w:t xml:space="preserve">Una vez que se tenga el módulo desarrollado, implementado y después de haberlo puesto a prueba con las pruebas descritas en el escenario de pruebas, </w:t>
      </w:r>
      <w:r w:rsidR="0085476F">
        <w:t xml:space="preserve">se propondrá a la organización </w:t>
      </w:r>
      <w:r w:rsidR="009C1167" w:rsidRPr="009C1167">
        <w:rPr>
          <w:i/>
        </w:rPr>
        <w:t>Apache Software Foundation</w:t>
      </w:r>
      <w:r w:rsidR="009C1167">
        <w:t xml:space="preserve"> que el módulo sea i</w:t>
      </w:r>
      <w:r w:rsidR="003A2C8D">
        <w:t>ncorporado</w:t>
      </w:r>
      <w:r w:rsidR="009C1167">
        <w:t xml:space="preserve"> en el sistema Apache Marmotta de forma oficial.</w:t>
      </w:r>
    </w:p>
    <w:p w14:paraId="53EBC47D" w14:textId="77777777" w:rsidR="0006605D" w:rsidRPr="00C40BC5" w:rsidRDefault="0006605D" w:rsidP="0006605D"/>
    <w:p w14:paraId="112A4F58" w14:textId="2344E0B1" w:rsidR="00073C6B" w:rsidRDefault="00073C6B" w:rsidP="00E52E1E">
      <w:pPr>
        <w:ind w:left="1416" w:hanging="1416"/>
        <w:rPr>
          <w:b/>
        </w:rPr>
      </w:pPr>
      <w:r w:rsidRPr="00EF3EBD">
        <w:rPr>
          <w:b/>
        </w:rPr>
        <w:lastRenderedPageBreak/>
        <w:t>Limitaciones</w:t>
      </w:r>
    </w:p>
    <w:p w14:paraId="1A0FD907" w14:textId="14A461FD" w:rsidR="006B23AD" w:rsidRPr="006B23AD" w:rsidRDefault="00194975" w:rsidP="006B23AD">
      <w:pPr>
        <w:pStyle w:val="Prrafodelista"/>
        <w:numPr>
          <w:ilvl w:val="0"/>
          <w:numId w:val="11"/>
        </w:numPr>
        <w:rPr>
          <w:b/>
        </w:rPr>
      </w:pPr>
      <w:r>
        <w:t xml:space="preserve">Se necesita una computadora con </w:t>
      </w:r>
      <w:r w:rsidR="00776F31">
        <w:t xml:space="preserve">conexión a </w:t>
      </w:r>
      <w:r w:rsidR="00F55C96">
        <w:t>I</w:t>
      </w:r>
      <w:r w:rsidR="00776F31">
        <w:t>nternet</w:t>
      </w:r>
      <w:r w:rsidR="00AC0273">
        <w:t xml:space="preserve">, sistema operativo Unix-Linux Ubuntu </w:t>
      </w:r>
      <w:r w:rsidR="00994D00">
        <w:t>para instalar Apache Marmotta y el módulo y un navegador web para visualizar la aplicación web.</w:t>
      </w:r>
    </w:p>
    <w:p w14:paraId="738B9C08" w14:textId="319A6F94" w:rsidR="00570AAF" w:rsidRDefault="00570AAF" w:rsidP="00D24490">
      <w:pPr>
        <w:pStyle w:val="Prrafodelista"/>
        <w:numPr>
          <w:ilvl w:val="0"/>
          <w:numId w:val="11"/>
        </w:numPr>
      </w:pPr>
      <w:r w:rsidRPr="00C40BC5">
        <w:t xml:space="preserve">El módulo estará integrado al código fuente del motor Marmotta por lo que no será un </w:t>
      </w:r>
      <w:r w:rsidR="003B2379">
        <w:rPr>
          <w:i/>
        </w:rPr>
        <w:t>f</w:t>
      </w:r>
      <w:r w:rsidRPr="003B2379">
        <w:rPr>
          <w:i/>
        </w:rPr>
        <w:t>ramework</w:t>
      </w:r>
      <w:r w:rsidRPr="00C40BC5">
        <w:t xml:space="preserve"> ni una API. Su </w:t>
      </w:r>
      <w:r w:rsidR="004E7936">
        <w:t>uso será</w:t>
      </w:r>
      <w:r w:rsidRPr="00C40BC5">
        <w:t xml:space="preserve"> completamente dentro del entorno Apache Marmotta.</w:t>
      </w:r>
    </w:p>
    <w:p w14:paraId="0CB7586F" w14:textId="6979096E" w:rsidR="006B23AD" w:rsidRPr="005F5B7A" w:rsidRDefault="006B23AD" w:rsidP="00D24490">
      <w:pPr>
        <w:pStyle w:val="Prrafodelista"/>
        <w:numPr>
          <w:ilvl w:val="0"/>
          <w:numId w:val="11"/>
        </w:numPr>
      </w:pPr>
      <w:commentRangeStart w:id="23"/>
      <w:r w:rsidRPr="005F5B7A">
        <w:t xml:space="preserve">La herramienta </w:t>
      </w:r>
      <w:r w:rsidR="005F5B7A">
        <w:t>por</w:t>
      </w:r>
      <w:r w:rsidRPr="005F5B7A">
        <w:t xml:space="preserve"> usar para la exploración de datos geoespaciales desplegados por el módulo de consultas federadas no será </w:t>
      </w:r>
      <w:r w:rsidR="00DF3D28" w:rsidRPr="005F5B7A">
        <w:t>desarrollada</w:t>
      </w:r>
      <w:r w:rsidRPr="005F5B7A">
        <w:t>, será seleccionad</w:t>
      </w:r>
      <w:r w:rsidR="007F2B71">
        <w:t>a</w:t>
      </w:r>
      <w:r w:rsidRPr="005F5B7A">
        <w:t xml:space="preserve"> de las opciones actuales y usad</w:t>
      </w:r>
      <w:r w:rsidR="007F2B71">
        <w:t>a</w:t>
      </w:r>
      <w:r w:rsidRPr="005F5B7A">
        <w:t>.</w:t>
      </w:r>
      <w:commentRangeEnd w:id="23"/>
      <w:r w:rsidR="005F5B7A">
        <w:rPr>
          <w:rStyle w:val="Refdecomentario"/>
        </w:rPr>
        <w:commentReference w:id="23"/>
      </w:r>
    </w:p>
    <w:p w14:paraId="5D410049" w14:textId="366DDD9F" w:rsidR="00077F0A" w:rsidRDefault="00185EE5" w:rsidP="00185EE5">
      <w:pPr>
        <w:pStyle w:val="Prrafodelista"/>
        <w:numPr>
          <w:ilvl w:val="0"/>
          <w:numId w:val="11"/>
        </w:numPr>
      </w:pPr>
      <w:commentRangeStart w:id="24"/>
      <w:r>
        <w:t xml:space="preserve">Se busca incorporar la funcionalidad a Apache Marmotta mas no competir contra otros </w:t>
      </w:r>
      <w:r>
        <w:rPr>
          <w:i/>
        </w:rPr>
        <w:t>triple stores</w:t>
      </w:r>
      <w:r>
        <w:t>.</w:t>
      </w:r>
      <w:commentRangeEnd w:id="24"/>
      <w:r>
        <w:t xml:space="preserve"> </w:t>
      </w:r>
      <w:r w:rsidR="00246AB4">
        <w:rPr>
          <w:rStyle w:val="Refdecomentario"/>
        </w:rPr>
        <w:commentReference w:id="24"/>
      </w:r>
    </w:p>
    <w:p w14:paraId="6F67F10E" w14:textId="727190E5" w:rsidR="00654F4B" w:rsidRPr="00C40BC5" w:rsidRDefault="00654F4B" w:rsidP="00D24490">
      <w:pPr>
        <w:pStyle w:val="Prrafodelista"/>
        <w:numPr>
          <w:ilvl w:val="0"/>
          <w:numId w:val="11"/>
        </w:numPr>
      </w:pPr>
      <w:commentRangeStart w:id="25"/>
      <w:r>
        <w:t>El proyecto no trata sobre una búsqueda semántica interespacial.</w:t>
      </w:r>
      <w:commentRangeEnd w:id="25"/>
      <w:r>
        <w:rPr>
          <w:rStyle w:val="Refdecomentario"/>
        </w:rPr>
        <w:commentReference w:id="25"/>
      </w:r>
    </w:p>
    <w:p w14:paraId="4DEDCABA" w14:textId="348CD43E" w:rsidR="007A7653" w:rsidRDefault="007A7653" w:rsidP="007A7653">
      <w:pPr>
        <w:pStyle w:val="Ttulo1"/>
      </w:pPr>
      <w:bookmarkStart w:id="26" w:name="_Toc293663626"/>
      <w:r w:rsidRPr="00C40BC5">
        <w:t>Objetivo general</w:t>
      </w:r>
      <w:bookmarkEnd w:id="26"/>
    </w:p>
    <w:p w14:paraId="2F98AC62" w14:textId="6FF7F08D" w:rsidR="00FF37E3" w:rsidRPr="00CD6E54" w:rsidRDefault="007F2B71" w:rsidP="001C47E3">
      <w:r>
        <w:t>Desarrollar</w:t>
      </w:r>
      <w:commentRangeStart w:id="27"/>
      <w:r w:rsidR="00331C41">
        <w:t xml:space="preserve"> </w:t>
      </w:r>
      <w:r w:rsidR="00FF37E3" w:rsidRPr="00CD6E54">
        <w:t>un módulo de consultas geoespaciales federadas</w:t>
      </w:r>
      <w:r w:rsidR="007472D6">
        <w:t xml:space="preserve"> para e</w:t>
      </w:r>
      <w:r w:rsidR="00FF37E3" w:rsidRPr="00CD6E54">
        <w:t xml:space="preserve">l </w:t>
      </w:r>
      <w:r w:rsidR="00FF37E3" w:rsidRPr="00CD6E54">
        <w:rPr>
          <w:i/>
        </w:rPr>
        <w:t>triple store</w:t>
      </w:r>
      <w:r w:rsidR="00FF37E3" w:rsidRPr="00CD6E54">
        <w:t xml:space="preserve"> Apache Marmotta, con el propósito de contribuir al avance de las tecnologías usadas en la Web Semántica y proveer una alternativa </w:t>
      </w:r>
      <w:r w:rsidR="00FF37E3" w:rsidRPr="00CD6E54">
        <w:rPr>
          <w:i/>
        </w:rPr>
        <w:t>open source</w:t>
      </w:r>
      <w:r w:rsidR="00FF37E3" w:rsidRPr="00CD6E54">
        <w:t xml:space="preserve"> diferente a</w:t>
      </w:r>
      <w:r w:rsidR="003F3212" w:rsidRPr="00CD6E54">
        <w:t xml:space="preserve"> </w:t>
      </w:r>
      <w:r w:rsidR="00FF37E3" w:rsidRPr="00CD6E54">
        <w:t>l</w:t>
      </w:r>
      <w:r w:rsidR="001B6501">
        <w:t>o</w:t>
      </w:r>
      <w:r w:rsidR="00FF37E3" w:rsidRPr="00CD6E54">
        <w:t xml:space="preserve">s </w:t>
      </w:r>
      <w:r w:rsidR="00FF37E3" w:rsidRPr="00CD6E54">
        <w:rPr>
          <w:i/>
        </w:rPr>
        <w:t>triple store</w:t>
      </w:r>
      <w:r w:rsidR="00FF37E3" w:rsidRPr="00CD6E54">
        <w:t xml:space="preserve"> existentes.</w:t>
      </w:r>
      <w:commentRangeEnd w:id="27"/>
      <w:r w:rsidR="00CD6E54">
        <w:rPr>
          <w:rStyle w:val="Refdecomentario"/>
        </w:rPr>
        <w:commentReference w:id="27"/>
      </w:r>
    </w:p>
    <w:p w14:paraId="7A66C377" w14:textId="77777777" w:rsidR="009370C0" w:rsidRDefault="009370C0" w:rsidP="009370C0">
      <w:pPr>
        <w:pStyle w:val="Ttulo3"/>
      </w:pPr>
      <w:bookmarkStart w:id="28" w:name="_Toc293663627"/>
      <w:r w:rsidRPr="00C40BC5">
        <w:t>Objetivos específicos</w:t>
      </w:r>
      <w:bookmarkEnd w:id="28"/>
    </w:p>
    <w:p w14:paraId="5365A9E2" w14:textId="662A1F9A" w:rsidR="001A63E4" w:rsidRDefault="00BD48DA" w:rsidP="001A63E4">
      <w:pPr>
        <w:pStyle w:val="Prrafodelista"/>
        <w:numPr>
          <w:ilvl w:val="0"/>
          <w:numId w:val="8"/>
        </w:numPr>
      </w:pPr>
      <w:r>
        <w:t>Implementar</w:t>
      </w:r>
      <w:r w:rsidR="00183AB2">
        <w:t xml:space="preserve">, </w:t>
      </w:r>
      <w:r w:rsidR="00E571FE">
        <w:t xml:space="preserve">con base </w:t>
      </w:r>
      <w:r w:rsidR="00D17097">
        <w:t>en</w:t>
      </w:r>
      <w:r w:rsidR="00E571FE">
        <w:t xml:space="preserve"> los estándares SPARQL, </w:t>
      </w:r>
      <w:r w:rsidR="00E5159B">
        <w:t>GeoSPARQL,</w:t>
      </w:r>
      <w:r w:rsidR="00E571FE">
        <w:t xml:space="preserve"> así como auxiliándose de otras tecnologías involucradas en la </w:t>
      </w:r>
      <w:r w:rsidR="00CA4ED8">
        <w:t>W</w:t>
      </w:r>
      <w:r w:rsidR="00E571FE">
        <w:t xml:space="preserve">eb </w:t>
      </w:r>
      <w:r w:rsidR="00CA4ED8">
        <w:t>S</w:t>
      </w:r>
      <w:r w:rsidR="00E571FE">
        <w:t xml:space="preserve">emántica y </w:t>
      </w:r>
      <w:r w:rsidR="00E571FE">
        <w:rPr>
          <w:i/>
        </w:rPr>
        <w:t>Linked Data</w:t>
      </w:r>
      <w:r w:rsidR="00183AB2">
        <w:rPr>
          <w:i/>
        </w:rPr>
        <w:t>,</w:t>
      </w:r>
      <w:r w:rsidR="001A63E4">
        <w:t xml:space="preserve"> un módulo de consultas federadas </w:t>
      </w:r>
      <w:r w:rsidR="00C735DA">
        <w:t>para el</w:t>
      </w:r>
      <w:r w:rsidR="001A63E4">
        <w:t xml:space="preserve"> </w:t>
      </w:r>
      <w:r w:rsidR="001679C9">
        <w:rPr>
          <w:i/>
        </w:rPr>
        <w:t>triple store</w:t>
      </w:r>
      <w:r w:rsidR="00E5159B">
        <w:rPr>
          <w:i/>
        </w:rPr>
        <w:t xml:space="preserve"> </w:t>
      </w:r>
      <w:r w:rsidR="00E5159B">
        <w:t>A</w:t>
      </w:r>
      <w:r w:rsidR="001D5FAF">
        <w:t>pache Marmotta</w:t>
      </w:r>
      <w:r w:rsidR="001679C9">
        <w:rPr>
          <w:i/>
        </w:rPr>
        <w:t>.</w:t>
      </w:r>
    </w:p>
    <w:p w14:paraId="54026BAF" w14:textId="0F6DB54A" w:rsidR="005B4DC2" w:rsidRDefault="000A7F15" w:rsidP="00CD6E54">
      <w:pPr>
        <w:pStyle w:val="Prrafodelista"/>
        <w:numPr>
          <w:ilvl w:val="0"/>
          <w:numId w:val="8"/>
        </w:numPr>
      </w:pPr>
      <w:r>
        <w:t>Evaluar</w:t>
      </w:r>
      <w:r w:rsidR="002848A9" w:rsidRPr="00C40BC5">
        <w:t xml:space="preserve"> el</w:t>
      </w:r>
      <w:r w:rsidR="00162D99" w:rsidRPr="00C40BC5">
        <w:t xml:space="preserve"> rendimiento de las consultas hechas por el </w:t>
      </w:r>
      <w:r w:rsidR="004A67B1" w:rsidRPr="00C40BC5">
        <w:t xml:space="preserve">módulo </w:t>
      </w:r>
      <w:r w:rsidR="00F82D86">
        <w:t xml:space="preserve">desarrollado </w:t>
      </w:r>
      <w:r w:rsidR="003F7C5B" w:rsidRPr="00C40BC5">
        <w:t>(</w:t>
      </w:r>
      <w:r w:rsidR="003F7C5B" w:rsidRPr="00F82D86">
        <w:rPr>
          <w:i/>
        </w:rPr>
        <w:t>benchm</w:t>
      </w:r>
      <w:r w:rsidR="00046C9D">
        <w:rPr>
          <w:i/>
        </w:rPr>
        <w:t>a</w:t>
      </w:r>
      <w:r w:rsidR="003F7C5B" w:rsidRPr="00F82D86">
        <w:rPr>
          <w:i/>
        </w:rPr>
        <w:t>rking</w:t>
      </w:r>
      <w:r w:rsidR="003F7C5B" w:rsidRPr="00C40BC5">
        <w:t>)</w:t>
      </w:r>
      <w:r w:rsidR="00355F0F">
        <w:t>.</w:t>
      </w:r>
    </w:p>
    <w:p w14:paraId="286FEFCB" w14:textId="3A98A127" w:rsidR="00FA51E3" w:rsidRDefault="00FA51E3" w:rsidP="003F7C5B">
      <w:pPr>
        <w:pStyle w:val="Prrafodelista"/>
        <w:numPr>
          <w:ilvl w:val="0"/>
          <w:numId w:val="8"/>
        </w:numPr>
      </w:pPr>
      <w:commentRangeStart w:id="29"/>
      <w:r w:rsidRPr="00CD6E54">
        <w:t xml:space="preserve">Comparar el </w:t>
      </w:r>
      <w:r w:rsidRPr="00CD6E54">
        <w:rPr>
          <w:i/>
        </w:rPr>
        <w:t>triple store</w:t>
      </w:r>
      <w:r w:rsidRPr="00CD6E54">
        <w:t xml:space="preserve"> Apache Marmotta con otros </w:t>
      </w:r>
      <w:r w:rsidRPr="00CD6E54">
        <w:rPr>
          <w:i/>
        </w:rPr>
        <w:t>triple store</w:t>
      </w:r>
      <w:r w:rsidRPr="00CD6E54">
        <w:t xml:space="preserve"> auxiliándose </w:t>
      </w:r>
      <w:r w:rsidR="00B20F86" w:rsidRPr="00CD6E54">
        <w:t xml:space="preserve">de la caracterización y </w:t>
      </w:r>
      <w:r w:rsidR="00B20F86" w:rsidRPr="00CD6E54">
        <w:rPr>
          <w:i/>
        </w:rPr>
        <w:t>benchmarking</w:t>
      </w:r>
      <w:r w:rsidR="00B20F86" w:rsidRPr="00CD6E54">
        <w:t xml:space="preserve"> del módulo.</w:t>
      </w:r>
      <w:commentRangeEnd w:id="29"/>
      <w:r w:rsidR="00CD6E54">
        <w:rPr>
          <w:rStyle w:val="Refdecomentario"/>
        </w:rPr>
        <w:commentReference w:id="29"/>
      </w:r>
    </w:p>
    <w:p w14:paraId="05F47D0B" w14:textId="668F1A1B" w:rsidR="00CD6E54" w:rsidRDefault="00CD6E54" w:rsidP="00CD6E54">
      <w:pPr>
        <w:pStyle w:val="Prrafodelista"/>
        <w:numPr>
          <w:ilvl w:val="0"/>
          <w:numId w:val="8"/>
        </w:numPr>
      </w:pPr>
      <w:r>
        <w:t>Caracterizar el módulo de consultas federadas.</w:t>
      </w:r>
    </w:p>
    <w:p w14:paraId="20D388F3" w14:textId="785FDD7F" w:rsidR="008E791F" w:rsidRDefault="004B13C5" w:rsidP="008E791F">
      <w:pPr>
        <w:pStyle w:val="Prrafodelista"/>
        <w:numPr>
          <w:ilvl w:val="0"/>
          <w:numId w:val="8"/>
        </w:numPr>
      </w:pPr>
      <w:r>
        <w:t xml:space="preserve">Explotar lar características </w:t>
      </w:r>
      <w:r w:rsidR="00E4295D">
        <w:t xml:space="preserve">geoespaciales de los datos obtenidos del despliegue de consultas federadas mediante una aplicación Web </w:t>
      </w:r>
      <w:r w:rsidR="00704966">
        <w:t>para poder</w:t>
      </w:r>
      <w:r w:rsidR="00E4295D">
        <w:t xml:space="preserve"> visualizarlos</w:t>
      </w:r>
      <w:r w:rsidR="004559BE">
        <w:t xml:space="preserve"> y explorarlos</w:t>
      </w:r>
      <w:r w:rsidR="00E4295D">
        <w:t>.</w:t>
      </w:r>
    </w:p>
    <w:p w14:paraId="378114C4" w14:textId="3E2C1F2E" w:rsidR="007A7653" w:rsidRDefault="007A7653" w:rsidP="007A7653">
      <w:pPr>
        <w:pStyle w:val="Ttulo1"/>
        <w:ind w:left="431" w:hanging="431"/>
      </w:pPr>
      <w:bookmarkStart w:id="30" w:name="_Toc293663628"/>
      <w:r>
        <w:t>Estado del arte</w:t>
      </w:r>
      <w:bookmarkEnd w:id="30"/>
    </w:p>
    <w:p w14:paraId="63BE9BD3" w14:textId="64DFA97E" w:rsidR="00B66CE5" w:rsidRDefault="0031039C" w:rsidP="00F93CB5">
      <w:pPr>
        <w:spacing w:line="240" w:lineRule="auto"/>
      </w:pPr>
      <w:r>
        <w:t>Los trabajos desarrollados</w:t>
      </w:r>
      <w:r w:rsidR="0045531E">
        <w:t xml:space="preserve"> que se presentan en este documento</w:t>
      </w:r>
      <w:r>
        <w:t xml:space="preserve"> a nivel internacional son </w:t>
      </w:r>
      <w:r w:rsidR="0045531E">
        <w:t>6</w:t>
      </w:r>
      <w:r w:rsidR="003D0CA9">
        <w:t>, a nivel nacional 3 y en UPIITA es 1</w:t>
      </w:r>
      <w:r w:rsidR="0014698E">
        <w:t xml:space="preserve">. Los </w:t>
      </w:r>
      <w:r w:rsidR="00100EDB">
        <w:t>6</w:t>
      </w:r>
      <w:r w:rsidR="0014698E">
        <w:t xml:space="preserve"> trabajos que se presentan o bien usan las herramientas del </w:t>
      </w:r>
      <w:r w:rsidR="0014698E">
        <w:rPr>
          <w:i/>
        </w:rPr>
        <w:t>Linked Data</w:t>
      </w:r>
      <w:r w:rsidR="0014698E">
        <w:t xml:space="preserve"> o dan un enfoque de cómo se usan las </w:t>
      </w:r>
      <w:r w:rsidR="003D0CA9">
        <w:t>tecnologías,</w:t>
      </w:r>
      <w:r w:rsidR="00A2284B">
        <w:t xml:space="preserve"> pero</w:t>
      </w:r>
      <w:r w:rsidR="0014698E">
        <w:t xml:space="preserve"> ninguna </w:t>
      </w:r>
      <w:r w:rsidR="00573E09">
        <w:t>aborda una propuesta similar a la considerada en este trabajo</w:t>
      </w:r>
      <w:r w:rsidR="0014698E">
        <w:t>.</w:t>
      </w:r>
    </w:p>
    <w:p w14:paraId="306826D0" w14:textId="77777777" w:rsidR="0006605D" w:rsidRDefault="0006605D" w:rsidP="00F93CB5">
      <w:pPr>
        <w:spacing w:line="240" w:lineRule="auto"/>
        <w:rPr>
          <w:b/>
        </w:rPr>
      </w:pPr>
    </w:p>
    <w:p w14:paraId="089C1052" w14:textId="647D27AE" w:rsidR="003D0CA9" w:rsidRPr="00E601BA" w:rsidRDefault="003D0CA9" w:rsidP="00F93CB5">
      <w:pPr>
        <w:spacing w:line="240" w:lineRule="auto"/>
        <w:rPr>
          <w:b/>
        </w:rPr>
      </w:pPr>
      <w:r w:rsidRPr="00E601BA">
        <w:rPr>
          <w:b/>
        </w:rPr>
        <w:lastRenderedPageBreak/>
        <w:t>Internacional</w:t>
      </w:r>
    </w:p>
    <w:p w14:paraId="662ACCD0" w14:textId="77777777" w:rsidR="003D0CA9" w:rsidRPr="007B09AD" w:rsidRDefault="003D0CA9" w:rsidP="00F93CB5">
      <w:pPr>
        <w:spacing w:line="240" w:lineRule="auto"/>
        <w:rPr>
          <w:b/>
          <w:i/>
        </w:rPr>
      </w:pPr>
      <w:r w:rsidRPr="007B09AD">
        <w:rPr>
          <w:b/>
          <w:i/>
        </w:rPr>
        <w:t>Querying Geospatial Data over the Web: a GeoSPARQL Interface</w:t>
      </w:r>
    </w:p>
    <w:p w14:paraId="13003C27" w14:textId="63DC1D0C" w:rsidR="000D1435" w:rsidRDefault="003D0CA9" w:rsidP="00F93CB5">
      <w:pPr>
        <w:spacing w:line="240" w:lineRule="auto"/>
      </w:pPr>
      <w:r>
        <w:t xml:space="preserve">En este </w:t>
      </w:r>
      <w:r w:rsidR="00340064">
        <w:t xml:space="preserve">artículo </w:t>
      </w:r>
      <w:r>
        <w:t>se describe c</w:t>
      </w:r>
      <w:r w:rsidR="002F13E7">
        <w:t>ó</w:t>
      </w:r>
      <w:r>
        <w:t>mo es que Nancy, Ralhp y Dave crearon e implementaron una interfaz para datos GeoSPARQL</w:t>
      </w:r>
      <w:r w:rsidR="000D5577">
        <w:t xml:space="preserve"> llamada </w:t>
      </w:r>
      <w:r w:rsidR="000D5577">
        <w:rPr>
          <w:i/>
        </w:rPr>
        <w:t>GeoQuery TOOL</w:t>
      </w:r>
      <w:r w:rsidR="009E0F85">
        <w:t>.</w:t>
      </w:r>
      <w:r w:rsidR="00EA2A12">
        <w:t xml:space="preserve"> Esta </w:t>
      </w:r>
      <w:r w:rsidR="004C19C3">
        <w:t xml:space="preserve">interfaz intuitiva pretende hacer que las consultas geoespaciales sean más fáciles de hacer al implementar listas en su interfaz para poder escoger atributos y operadores espaciales. Con base </w:t>
      </w:r>
      <w:r w:rsidR="005240D5">
        <w:t>en</w:t>
      </w:r>
      <w:r w:rsidR="004C19C3">
        <w:t xml:space="preserve"> los datos de entrada que haya ingresado el usuario, </w:t>
      </w:r>
      <w:r w:rsidR="004C19C3">
        <w:rPr>
          <w:i/>
        </w:rPr>
        <w:t>GeoQuery</w:t>
      </w:r>
      <w:r w:rsidR="004C19C3">
        <w:t xml:space="preserve"> genera código GeoSPARQL automáticamente, realiza la consulta usando el</w:t>
      </w:r>
      <w:r w:rsidR="00A9769B">
        <w:t xml:space="preserve"> </w:t>
      </w:r>
      <w:r w:rsidR="00A9769B">
        <w:rPr>
          <w:i/>
        </w:rPr>
        <w:t xml:space="preserve">triple store </w:t>
      </w:r>
      <w:r w:rsidR="004C19C3">
        <w:t>Parliament y es desplegado en una aplicación web en vez de utilizar el Sistema de Información Geográfica (GIS, por sus siglas en inglés</w:t>
      </w:r>
      <w:r w:rsidR="00C83C16">
        <w:t>)</w:t>
      </w:r>
      <w:sdt>
        <w:sdtPr>
          <w:id w:val="-1296912252"/>
          <w:citation/>
        </w:sdtPr>
        <w:sdtEndPr/>
        <w:sdtContent>
          <w:r w:rsidR="008F0048">
            <w:fldChar w:fldCharType="begin"/>
          </w:r>
          <w:r w:rsidR="008F0048">
            <w:rPr>
              <w:noProof/>
            </w:rPr>
            <w:instrText xml:space="preserve"> CITATION Wie14 \l 2058 </w:instrText>
          </w:r>
          <w:r w:rsidR="008F0048">
            <w:fldChar w:fldCharType="separate"/>
          </w:r>
          <w:r w:rsidR="00DD74F1">
            <w:rPr>
              <w:noProof/>
            </w:rPr>
            <w:t xml:space="preserve"> </w:t>
          </w:r>
          <w:r w:rsidR="00DD74F1" w:rsidRPr="00DD74F1">
            <w:rPr>
              <w:noProof/>
            </w:rPr>
            <w:t>[17]</w:t>
          </w:r>
          <w:r w:rsidR="008F0048">
            <w:fldChar w:fldCharType="end"/>
          </w:r>
        </w:sdtContent>
      </w:sdt>
    </w:p>
    <w:p w14:paraId="0B106FED" w14:textId="77777777" w:rsidR="00082543" w:rsidRPr="007B09AD" w:rsidRDefault="00082543" w:rsidP="00F93CB5">
      <w:pPr>
        <w:spacing w:line="240" w:lineRule="auto"/>
        <w:rPr>
          <w:b/>
          <w:i/>
        </w:rPr>
      </w:pPr>
      <w:r w:rsidRPr="007B09AD">
        <w:rPr>
          <w:b/>
          <w:i/>
        </w:rPr>
        <w:t>Enabling the Geospatial Semantic Web with Parliament and GeoSPARQL</w:t>
      </w:r>
    </w:p>
    <w:p w14:paraId="10A27CB7" w14:textId="0F94BEB1" w:rsidR="00D01AF7" w:rsidRPr="00C848E8" w:rsidRDefault="00082543" w:rsidP="00F93CB5">
      <w:pPr>
        <w:spacing w:line="240" w:lineRule="auto"/>
      </w:pPr>
      <w:r>
        <w:t xml:space="preserve">Este </w:t>
      </w:r>
      <w:r w:rsidR="00D47FE4">
        <w:t xml:space="preserve">trabajo de </w:t>
      </w:r>
      <w:r>
        <w:t xml:space="preserve">Robert y Dave </w:t>
      </w:r>
      <w:r w:rsidR="00FB3D5B">
        <w:t>se presentan</w:t>
      </w:r>
      <w:r>
        <w:t xml:space="preserve"> razones por las cuáles hay que usar GeoSPARQL, su estado del arte en la industria y en la investigación, y </w:t>
      </w:r>
      <w:r w:rsidR="00420747">
        <w:t>su implementación de GeoSPARQL en</w:t>
      </w:r>
      <w:r>
        <w:t xml:space="preserve"> el </w:t>
      </w:r>
      <w:r>
        <w:rPr>
          <w:i/>
        </w:rPr>
        <w:t>triple store</w:t>
      </w:r>
      <w:r>
        <w:t xml:space="preserve"> Parliament.</w:t>
      </w:r>
      <w:r w:rsidR="00E164ED">
        <w:t xml:space="preserve"> Explican conceptos geoespaciales tales como las diferencia entre una característica y una geometría, qué es un sistema de referencia de coordenadas (CRS, por sus siglas en inglés) y las relaciones topológicas que existen.</w:t>
      </w:r>
      <w:r w:rsidR="00033362">
        <w:t xml:space="preserve"> En esta última mencionan 8 operaciones básicas y sus 2 variantes Egenhofer y RCC8. Ambas expresan las mismas operaciones al ser equivalentes.</w:t>
      </w:r>
      <w:r w:rsidR="00CD6DE3">
        <w:t xml:space="preserve"> En general, este documento da las herramientas para </w:t>
      </w:r>
      <w:r w:rsidR="00E9321C">
        <w:t xml:space="preserve">comprender </w:t>
      </w:r>
      <w:r w:rsidR="00B66CE5">
        <w:t>GeoSPARQL,</w:t>
      </w:r>
      <w:r w:rsidR="00CD6DE3">
        <w:t xml:space="preserve"> </w:t>
      </w:r>
      <w:r w:rsidR="006624E5">
        <w:t>así como su uso e implementación con la intención de que empresas u organizaciones consideren adoptar esta tecnología</w:t>
      </w:r>
      <w:sdt>
        <w:sdtPr>
          <w:id w:val="-1323272216"/>
          <w:citation/>
        </w:sdtPr>
        <w:sdtEndPr/>
        <w:sdtContent>
          <w:r w:rsidR="00486619">
            <w:fldChar w:fldCharType="begin"/>
          </w:r>
          <w:r w:rsidR="00486619">
            <w:rPr>
              <w:noProof/>
            </w:rPr>
            <w:instrText xml:space="preserve"> CITATION Bat12 \l 2058 </w:instrText>
          </w:r>
          <w:r w:rsidR="00486619">
            <w:fldChar w:fldCharType="separate"/>
          </w:r>
          <w:r w:rsidR="00DD74F1">
            <w:rPr>
              <w:noProof/>
            </w:rPr>
            <w:t xml:space="preserve"> </w:t>
          </w:r>
          <w:r w:rsidR="00DD74F1" w:rsidRPr="00DD74F1">
            <w:rPr>
              <w:noProof/>
            </w:rPr>
            <w:t>[18]</w:t>
          </w:r>
          <w:r w:rsidR="00486619">
            <w:fldChar w:fldCharType="end"/>
          </w:r>
        </w:sdtContent>
      </w:sdt>
      <w:r w:rsidR="006624E5">
        <w:t>.</w:t>
      </w:r>
    </w:p>
    <w:p w14:paraId="44973300" w14:textId="77777777" w:rsidR="00C848E8" w:rsidRPr="007B09AD" w:rsidRDefault="00C848E8" w:rsidP="00F93CB5">
      <w:pPr>
        <w:spacing w:line="240" w:lineRule="auto"/>
        <w:rPr>
          <w:b/>
          <w:i/>
          <w:lang w:val="en"/>
        </w:rPr>
      </w:pPr>
      <w:r w:rsidRPr="007B09AD">
        <w:rPr>
          <w:b/>
          <w:i/>
          <w:lang w:val="en"/>
        </w:rPr>
        <w:t>Strategies for Executing Federated Queries in SPARQL1.1</w:t>
      </w:r>
    </w:p>
    <w:p w14:paraId="778C5B84" w14:textId="2D413D94" w:rsidR="00C848E8" w:rsidRDefault="00093435" w:rsidP="00F93CB5">
      <w:pPr>
        <w:spacing w:line="240" w:lineRule="auto"/>
        <w:rPr>
          <w:bCs/>
        </w:rPr>
      </w:pPr>
      <w:r>
        <w:rPr>
          <w:bCs/>
        </w:rPr>
        <w:t>En esta propuesta se</w:t>
      </w:r>
      <w:r w:rsidR="00C848E8">
        <w:rPr>
          <w:bCs/>
        </w:rPr>
        <w:t xml:space="preserve"> analizan diferentes estrategias para implementar consultas federadas con la intención de evitar los límites </w:t>
      </w:r>
      <w:r w:rsidR="004E0D0C">
        <w:rPr>
          <w:bCs/>
        </w:rPr>
        <w:t>que un</w:t>
      </w:r>
      <w:r w:rsidR="00C848E8">
        <w:rPr>
          <w:bCs/>
        </w:rPr>
        <w:t xml:space="preserve"> </w:t>
      </w:r>
      <w:r w:rsidR="00C848E8">
        <w:rPr>
          <w:bCs/>
          <w:i/>
        </w:rPr>
        <w:t>endpoint</w:t>
      </w:r>
      <w:r w:rsidR="004E0D0C">
        <w:rPr>
          <w:bCs/>
        </w:rPr>
        <w:t xml:space="preserve"> </w:t>
      </w:r>
      <w:r w:rsidR="00C56E60">
        <w:rPr>
          <w:bCs/>
        </w:rPr>
        <w:t>presenta</w:t>
      </w:r>
      <w:r w:rsidR="00C848E8">
        <w:rPr>
          <w:bCs/>
        </w:rPr>
        <w:t xml:space="preserve">. </w:t>
      </w:r>
      <w:r w:rsidR="00FA3D70">
        <w:rPr>
          <w:bCs/>
        </w:rPr>
        <w:t xml:space="preserve">Las </w:t>
      </w:r>
      <w:r w:rsidR="0064767C">
        <w:rPr>
          <w:bCs/>
        </w:rPr>
        <w:t xml:space="preserve">estrategias que proponen están </w:t>
      </w:r>
      <w:r w:rsidR="00996ACE">
        <w:rPr>
          <w:bCs/>
        </w:rPr>
        <w:t>basadas</w:t>
      </w:r>
      <w:r w:rsidR="00FA3D70">
        <w:rPr>
          <w:bCs/>
        </w:rPr>
        <w:t xml:space="preserve"> en la versión de SPARQL 1.1</w:t>
      </w:r>
      <w:r w:rsidR="00C848E8">
        <w:rPr>
          <w:bCs/>
        </w:rPr>
        <w:t xml:space="preserve"> mediante descomposición de consultas federadas. </w:t>
      </w:r>
      <w:r w:rsidR="0011458D">
        <w:rPr>
          <w:bCs/>
        </w:rPr>
        <w:t xml:space="preserve">En este artículo se describe </w:t>
      </w:r>
      <w:r w:rsidR="0064767C">
        <w:rPr>
          <w:bCs/>
        </w:rPr>
        <w:t xml:space="preserve">la </w:t>
      </w:r>
      <w:r w:rsidR="00996ACE">
        <w:rPr>
          <w:bCs/>
        </w:rPr>
        <w:t>sintaxis</w:t>
      </w:r>
      <w:r w:rsidR="0064767C">
        <w:rPr>
          <w:bCs/>
        </w:rPr>
        <w:t xml:space="preserve"> de SPARQL mediante teoría de </w:t>
      </w:r>
      <w:r w:rsidR="00541CDD">
        <w:rPr>
          <w:bCs/>
        </w:rPr>
        <w:t>conjuntos,</w:t>
      </w:r>
      <w:r w:rsidR="0064767C">
        <w:rPr>
          <w:bCs/>
        </w:rPr>
        <w:t xml:space="preserve"> así como la evaluación de las estrategias propuestas probando los teoremas propuestos.</w:t>
      </w:r>
      <w:r w:rsidR="00330C86">
        <w:rPr>
          <w:bCs/>
        </w:rPr>
        <w:t xml:space="preserve"> Por </w:t>
      </w:r>
      <w:r w:rsidR="00996ACE">
        <w:rPr>
          <w:bCs/>
        </w:rPr>
        <w:t>último,</w:t>
      </w:r>
      <w:r w:rsidR="00330C86">
        <w:rPr>
          <w:bCs/>
        </w:rPr>
        <w:t xml:space="preserve"> </w:t>
      </w:r>
      <w:r w:rsidR="003F66E9">
        <w:rPr>
          <w:bCs/>
        </w:rPr>
        <w:t xml:space="preserve">los autores </w:t>
      </w:r>
      <w:r w:rsidR="00330C86">
        <w:rPr>
          <w:bCs/>
        </w:rPr>
        <w:t>muestran la mejora de resultados habiendo implementado sus estrategias</w:t>
      </w:r>
      <w:sdt>
        <w:sdtPr>
          <w:rPr>
            <w:bCs/>
          </w:rPr>
          <w:id w:val="-285653994"/>
          <w:citation/>
        </w:sdtPr>
        <w:sdtEndPr/>
        <w:sdtContent>
          <w:r w:rsidR="00486619">
            <w:rPr>
              <w:bCs/>
            </w:rPr>
            <w:fldChar w:fldCharType="begin"/>
          </w:r>
          <w:r w:rsidR="00486619">
            <w:rPr>
              <w:noProof/>
            </w:rPr>
            <w:instrText xml:space="preserve"> CITATION Bui14 \l 2058 </w:instrText>
          </w:r>
          <w:r w:rsidR="00486619">
            <w:rPr>
              <w:bCs/>
            </w:rPr>
            <w:fldChar w:fldCharType="separate"/>
          </w:r>
          <w:r w:rsidR="00DD74F1">
            <w:rPr>
              <w:noProof/>
            </w:rPr>
            <w:t xml:space="preserve"> </w:t>
          </w:r>
          <w:r w:rsidR="00DD74F1" w:rsidRPr="00DD74F1">
            <w:rPr>
              <w:noProof/>
            </w:rPr>
            <w:t>[19]</w:t>
          </w:r>
          <w:r w:rsidR="00486619">
            <w:rPr>
              <w:bCs/>
            </w:rPr>
            <w:fldChar w:fldCharType="end"/>
          </w:r>
        </w:sdtContent>
      </w:sdt>
      <w:r w:rsidR="00C848E8">
        <w:rPr>
          <w:bCs/>
        </w:rPr>
        <w:t>.</w:t>
      </w:r>
    </w:p>
    <w:p w14:paraId="5E9FD2F5" w14:textId="77777777" w:rsidR="00330C86" w:rsidRDefault="00330C86" w:rsidP="00F93CB5">
      <w:pPr>
        <w:spacing w:line="240" w:lineRule="auto"/>
        <w:rPr>
          <w:bCs/>
        </w:rPr>
      </w:pPr>
      <w:r>
        <w:rPr>
          <w:b/>
          <w:bCs/>
          <w:i/>
        </w:rPr>
        <w:t>Linking UK Gorvernment Data</w:t>
      </w:r>
    </w:p>
    <w:p w14:paraId="346CF285" w14:textId="1AE7EC0D" w:rsidR="00330C86" w:rsidRDefault="00DD7894" w:rsidP="00F93CB5">
      <w:pPr>
        <w:spacing w:line="240" w:lineRule="auto"/>
        <w:rPr>
          <w:bCs/>
        </w:rPr>
      </w:pPr>
      <w:r>
        <w:rPr>
          <w:bCs/>
        </w:rPr>
        <w:t xml:space="preserve">En este </w:t>
      </w:r>
      <w:r w:rsidR="00E71343">
        <w:rPr>
          <w:bCs/>
        </w:rPr>
        <w:t xml:space="preserve">trabajo se </w:t>
      </w:r>
      <w:r>
        <w:rPr>
          <w:bCs/>
        </w:rPr>
        <w:t>establece</w:t>
      </w:r>
      <w:r w:rsidR="00E71343">
        <w:rPr>
          <w:bCs/>
        </w:rPr>
        <w:t>n</w:t>
      </w:r>
      <w:r>
        <w:rPr>
          <w:bCs/>
        </w:rPr>
        <w:t xml:space="preserve"> los casos de uso para</w:t>
      </w:r>
      <w:r w:rsidR="00B569A6">
        <w:rPr>
          <w:bCs/>
        </w:rPr>
        <w:t xml:space="preserve"> la adopción de los principios de </w:t>
      </w:r>
      <w:r>
        <w:rPr>
          <w:bCs/>
          <w:i/>
        </w:rPr>
        <w:t xml:space="preserve">Linked </w:t>
      </w:r>
      <w:r w:rsidRPr="00DD7894">
        <w:rPr>
          <w:bCs/>
        </w:rPr>
        <w:t>Data</w:t>
      </w:r>
      <w:r>
        <w:rPr>
          <w:bCs/>
        </w:rPr>
        <w:t xml:space="preserve"> para la publicación de datos públicos del gobierno de Reino Unido</w:t>
      </w:r>
      <w:r w:rsidR="00B569A6">
        <w:rPr>
          <w:bCs/>
        </w:rPr>
        <w:t>. A</w:t>
      </w:r>
      <w:r>
        <w:rPr>
          <w:bCs/>
        </w:rPr>
        <w:t>demás</w:t>
      </w:r>
      <w:r w:rsidR="00FE14CF">
        <w:rPr>
          <w:bCs/>
        </w:rPr>
        <w:t xml:space="preserve">, los autores </w:t>
      </w:r>
      <w:r>
        <w:rPr>
          <w:bCs/>
        </w:rPr>
        <w:t>plantea</w:t>
      </w:r>
      <w:r w:rsidR="00FE14CF">
        <w:rPr>
          <w:bCs/>
        </w:rPr>
        <w:t>n</w:t>
      </w:r>
      <w:r>
        <w:rPr>
          <w:bCs/>
        </w:rPr>
        <w:t xml:space="preserve"> los beneficios de usar </w:t>
      </w:r>
      <w:r>
        <w:rPr>
          <w:bCs/>
          <w:i/>
        </w:rPr>
        <w:t>Linked Data</w:t>
      </w:r>
      <w:r>
        <w:rPr>
          <w:bCs/>
        </w:rPr>
        <w:t>.</w:t>
      </w:r>
      <w:r w:rsidR="008B5D65">
        <w:rPr>
          <w:bCs/>
        </w:rPr>
        <w:t xml:space="preserve"> En sí, </w:t>
      </w:r>
      <w:r w:rsidR="00FE14CF">
        <w:rPr>
          <w:bCs/>
        </w:rPr>
        <w:t xml:space="preserve">el trabajo pretende </w:t>
      </w:r>
      <w:r w:rsidR="008B5D65">
        <w:rPr>
          <w:bCs/>
        </w:rPr>
        <w:t>convencer a empresa</w:t>
      </w:r>
      <w:r w:rsidR="00134B35">
        <w:rPr>
          <w:bCs/>
        </w:rPr>
        <w:t>s</w:t>
      </w:r>
      <w:r w:rsidR="008B5D65">
        <w:rPr>
          <w:bCs/>
        </w:rPr>
        <w:t xml:space="preserve">, centros de estudio y a desarrolladores a empezar a usar </w:t>
      </w:r>
      <w:r w:rsidR="008B5D65">
        <w:rPr>
          <w:bCs/>
          <w:i/>
        </w:rPr>
        <w:t>Linked Data</w:t>
      </w:r>
      <w:r w:rsidR="008B5D65">
        <w:rPr>
          <w:bCs/>
        </w:rPr>
        <w:t>.</w:t>
      </w:r>
      <w:r w:rsidR="004E24BE">
        <w:rPr>
          <w:bCs/>
        </w:rPr>
        <w:t xml:space="preserve"> En el documento se </w:t>
      </w:r>
      <w:r w:rsidR="00805E36">
        <w:rPr>
          <w:bCs/>
        </w:rPr>
        <w:t xml:space="preserve">abordan los temas </w:t>
      </w:r>
      <w:r w:rsidR="00996ACE">
        <w:rPr>
          <w:bCs/>
        </w:rPr>
        <w:t>de datos</w:t>
      </w:r>
      <w:r w:rsidR="00805E36">
        <w:rPr>
          <w:bCs/>
        </w:rPr>
        <w:t xml:space="preserve"> públicos del gobierno</w:t>
      </w:r>
      <w:r>
        <w:rPr>
          <w:bCs/>
        </w:rPr>
        <w:t xml:space="preserve"> </w:t>
      </w:r>
      <w:r w:rsidR="00805E36">
        <w:rPr>
          <w:bCs/>
        </w:rPr>
        <w:t>y la responsabilidad que debe</w:t>
      </w:r>
      <w:r w:rsidR="00393C50">
        <w:rPr>
          <w:bCs/>
        </w:rPr>
        <w:t>n</w:t>
      </w:r>
      <w:r w:rsidR="00805E36">
        <w:rPr>
          <w:bCs/>
        </w:rPr>
        <w:t xml:space="preserve"> existir para su publicación, patrones de diseño, tópicos imprescindibles </w:t>
      </w:r>
      <w:r w:rsidR="00393C50">
        <w:rPr>
          <w:bCs/>
        </w:rPr>
        <w:t xml:space="preserve">para </w:t>
      </w:r>
      <w:r w:rsidR="00805E36">
        <w:rPr>
          <w:bCs/>
        </w:rPr>
        <w:t>aborda</w:t>
      </w:r>
      <w:r w:rsidR="00393C50">
        <w:rPr>
          <w:bCs/>
        </w:rPr>
        <w:t xml:space="preserve">r la publicación de datos relacionados con información </w:t>
      </w:r>
      <w:r w:rsidR="00805E36">
        <w:rPr>
          <w:bCs/>
        </w:rPr>
        <w:t xml:space="preserve">estadística </w:t>
      </w:r>
      <w:r w:rsidR="00393C50">
        <w:rPr>
          <w:bCs/>
        </w:rPr>
        <w:t xml:space="preserve">y </w:t>
      </w:r>
      <w:r w:rsidR="00805E36">
        <w:rPr>
          <w:bCs/>
        </w:rPr>
        <w:t>geoespacial</w:t>
      </w:r>
      <w:r w:rsidR="00393C50">
        <w:rPr>
          <w:bCs/>
        </w:rPr>
        <w:t>. P</w:t>
      </w:r>
      <w:r w:rsidR="00805E36">
        <w:rPr>
          <w:bCs/>
        </w:rPr>
        <w:t>or último</w:t>
      </w:r>
      <w:r w:rsidR="00393C50">
        <w:rPr>
          <w:bCs/>
        </w:rPr>
        <w:t xml:space="preserve">, presentan </w:t>
      </w:r>
      <w:r w:rsidR="006F6238">
        <w:rPr>
          <w:bCs/>
        </w:rPr>
        <w:t>las tecnologías</w:t>
      </w:r>
      <w:r w:rsidR="00805E36">
        <w:rPr>
          <w:bCs/>
        </w:rPr>
        <w:t xml:space="preserve"> disponibles en el</w:t>
      </w:r>
      <w:r w:rsidR="00957099">
        <w:rPr>
          <w:bCs/>
        </w:rPr>
        <w:t xml:space="preserve"> contexto</w:t>
      </w:r>
      <w:r w:rsidR="00805E36">
        <w:rPr>
          <w:bCs/>
        </w:rPr>
        <w:t xml:space="preserve"> </w:t>
      </w:r>
      <w:r w:rsidR="00805E36">
        <w:rPr>
          <w:bCs/>
          <w:i/>
        </w:rPr>
        <w:t xml:space="preserve">Linked </w:t>
      </w:r>
      <w:r w:rsidR="00805E36" w:rsidRPr="00805E36">
        <w:rPr>
          <w:bCs/>
          <w:i/>
        </w:rPr>
        <w:t>Data</w:t>
      </w:r>
      <w:r w:rsidR="00805E36">
        <w:rPr>
          <w:bCs/>
        </w:rPr>
        <w:t xml:space="preserve"> </w:t>
      </w:r>
      <w:r w:rsidR="00805E36" w:rsidRPr="00805E36">
        <w:rPr>
          <w:bCs/>
        </w:rPr>
        <w:t>para</w:t>
      </w:r>
      <w:r w:rsidR="00805E36">
        <w:rPr>
          <w:bCs/>
        </w:rPr>
        <w:t xml:space="preserve"> que desarrolladores de software puedan crear nuevas herramientas</w:t>
      </w:r>
      <w:sdt>
        <w:sdtPr>
          <w:rPr>
            <w:bCs/>
          </w:rPr>
          <w:id w:val="1299656700"/>
          <w:citation/>
        </w:sdtPr>
        <w:sdtEndPr/>
        <w:sdtContent>
          <w:r w:rsidR="00486619">
            <w:rPr>
              <w:bCs/>
            </w:rPr>
            <w:fldChar w:fldCharType="begin"/>
          </w:r>
          <w:r w:rsidR="00486619">
            <w:rPr>
              <w:noProof/>
            </w:rPr>
            <w:instrText xml:space="preserve"> CITATION She10 \l 2058 </w:instrText>
          </w:r>
          <w:r w:rsidR="00486619">
            <w:rPr>
              <w:bCs/>
            </w:rPr>
            <w:fldChar w:fldCharType="separate"/>
          </w:r>
          <w:r w:rsidR="00DD74F1">
            <w:rPr>
              <w:noProof/>
            </w:rPr>
            <w:t xml:space="preserve"> </w:t>
          </w:r>
          <w:r w:rsidR="00DD74F1" w:rsidRPr="00DD74F1">
            <w:rPr>
              <w:noProof/>
            </w:rPr>
            <w:t>[20]</w:t>
          </w:r>
          <w:r w:rsidR="00486619">
            <w:rPr>
              <w:bCs/>
            </w:rPr>
            <w:fldChar w:fldCharType="end"/>
          </w:r>
        </w:sdtContent>
      </w:sdt>
      <w:r w:rsidR="00593951">
        <w:rPr>
          <w:bCs/>
        </w:rPr>
        <w:t>.</w:t>
      </w:r>
    </w:p>
    <w:p w14:paraId="4CB3983C" w14:textId="20E4260B" w:rsidR="00702C79" w:rsidRDefault="00702C79" w:rsidP="00F93CB5">
      <w:pPr>
        <w:spacing w:line="240" w:lineRule="auto"/>
        <w:rPr>
          <w:bCs/>
        </w:rPr>
      </w:pPr>
    </w:p>
    <w:p w14:paraId="6B942B37" w14:textId="77777777" w:rsidR="00702C79" w:rsidRDefault="00702C79" w:rsidP="00F93CB5">
      <w:pPr>
        <w:spacing w:line="240" w:lineRule="auto"/>
        <w:rPr>
          <w:bCs/>
        </w:rPr>
      </w:pPr>
    </w:p>
    <w:p w14:paraId="52A0B946" w14:textId="77777777" w:rsidR="009366C0" w:rsidRDefault="009366C0" w:rsidP="00F93CB5">
      <w:pPr>
        <w:spacing w:line="240" w:lineRule="auto"/>
      </w:pPr>
      <w:r w:rsidRPr="009366C0">
        <w:rPr>
          <w:b/>
          <w:i/>
        </w:rPr>
        <w:lastRenderedPageBreak/>
        <w:t>A parallel approach for improving Geo-SPARQL query performance</w:t>
      </w:r>
    </w:p>
    <w:p w14:paraId="7AF08DEA" w14:textId="06DCFC60" w:rsidR="009366C0" w:rsidRDefault="003E4A5D" w:rsidP="00F93CB5">
      <w:pPr>
        <w:spacing w:line="240" w:lineRule="auto"/>
      </w:pPr>
      <w:r>
        <w:t xml:space="preserve">Esta investigación expone el problema actual que existe en las consultas geoespaciales que involucran complejas relaciones topológicas </w:t>
      </w:r>
      <w:r w:rsidR="00580702">
        <w:t>y que en conjunto a las bases de conocimiento</w:t>
      </w:r>
      <w:r w:rsidR="00436075">
        <w:t xml:space="preserve"> las cuales no están indexadas</w:t>
      </w:r>
      <w:r w:rsidR="00580702">
        <w:t>, generan ineficiencia en consultas</w:t>
      </w:r>
      <w:r>
        <w:t xml:space="preserve"> </w:t>
      </w:r>
      <w:r w:rsidR="00580702">
        <w:t>de sus datos.</w:t>
      </w:r>
      <w:r w:rsidR="006607B3">
        <w:t xml:space="preserve"> Entonces, en el documento a parte de exponer el problema, proponen una estrategia para disminuir</w:t>
      </w:r>
      <w:r w:rsidR="00AB5318">
        <w:t>lo</w:t>
      </w:r>
      <w:r w:rsidR="00957099">
        <w:t xml:space="preserve">, que consiste en </w:t>
      </w:r>
      <w:r w:rsidR="006607B3">
        <w:t>el uso de cómputo en paralelo</w:t>
      </w:r>
      <w:r w:rsidR="00D30AFA">
        <w:t xml:space="preserve"> y la creación </w:t>
      </w:r>
      <w:r w:rsidR="002010C8">
        <w:t>virtual</w:t>
      </w:r>
      <w:r w:rsidR="00D30AFA">
        <w:t xml:space="preserve"> de índices de la base de conocimiento</w:t>
      </w:r>
      <w:r w:rsidR="006607B3">
        <w:t>.</w:t>
      </w:r>
      <w:r w:rsidR="000E01B4">
        <w:t xml:space="preserve"> En el desarrollo del documento,</w:t>
      </w:r>
      <w:r w:rsidR="003A207C">
        <w:t xml:space="preserve"> se</w:t>
      </w:r>
      <w:r w:rsidR="000E01B4">
        <w:t xml:space="preserve"> muestran el antes y el después de los resultados obtenidos al usar su estrategia</w:t>
      </w:r>
      <w:r w:rsidR="00C43E4C">
        <w:t xml:space="preserve"> </w:t>
      </w:r>
      <w:r w:rsidR="00CB5B9D">
        <w:t>sobre consultas</w:t>
      </w:r>
      <w:r w:rsidR="00C43E4C">
        <w:t xml:space="preserve"> en la ciudad de Connecticut, EUA</w:t>
      </w:r>
      <w:r w:rsidR="00F06329">
        <w:t xml:space="preserve"> </w:t>
      </w:r>
      <w:sdt>
        <w:sdtPr>
          <w:id w:val="182101954"/>
          <w:citation/>
        </w:sdtPr>
        <w:sdtEndPr/>
        <w:sdtContent>
          <w:r w:rsidR="00486619">
            <w:fldChar w:fldCharType="begin"/>
          </w:r>
          <w:r w:rsidR="00486619">
            <w:rPr>
              <w:noProof/>
            </w:rPr>
            <w:instrText xml:space="preserve"> CITATION Zha15 \l 2058 </w:instrText>
          </w:r>
          <w:r w:rsidR="00486619">
            <w:fldChar w:fldCharType="separate"/>
          </w:r>
          <w:r w:rsidR="00DD74F1" w:rsidRPr="00DD74F1">
            <w:rPr>
              <w:noProof/>
            </w:rPr>
            <w:t>[21]</w:t>
          </w:r>
          <w:r w:rsidR="00486619">
            <w:fldChar w:fldCharType="end"/>
          </w:r>
        </w:sdtContent>
      </w:sdt>
      <w:r w:rsidR="00C43E4C">
        <w:t>.</w:t>
      </w:r>
    </w:p>
    <w:p w14:paraId="798141E4" w14:textId="77777777" w:rsidR="00A96A76" w:rsidRPr="000B048E" w:rsidRDefault="000B048E" w:rsidP="00F93CB5">
      <w:pPr>
        <w:spacing w:line="240" w:lineRule="auto"/>
      </w:pPr>
      <w:r w:rsidRPr="000B048E">
        <w:rPr>
          <w:b/>
          <w:i/>
        </w:rPr>
        <w:t>DBpedia SPARQL Benchmark – Performance Assessment with Real Queries on Real Data</w:t>
      </w:r>
    </w:p>
    <w:p w14:paraId="6EC9B9A4" w14:textId="22504481" w:rsidR="000B048E" w:rsidRDefault="00BA5D45" w:rsidP="00F93CB5">
      <w:pPr>
        <w:spacing w:line="240" w:lineRule="auto"/>
        <w:rPr>
          <w:bCs/>
        </w:rPr>
      </w:pPr>
      <w:r>
        <w:rPr>
          <w:bCs/>
        </w:rPr>
        <w:t xml:space="preserve">El documento propone una nueva forma de hacer un </w:t>
      </w:r>
      <w:r>
        <w:rPr>
          <w:bCs/>
          <w:i/>
        </w:rPr>
        <w:t>benchmarkin</w:t>
      </w:r>
      <w:r w:rsidR="004A0C4A">
        <w:rPr>
          <w:bCs/>
          <w:i/>
        </w:rPr>
        <w:t>g</w:t>
      </w:r>
      <w:r w:rsidR="004A0C4A">
        <w:rPr>
          <w:bCs/>
        </w:rPr>
        <w:t xml:space="preserve"> con el pro</w:t>
      </w:r>
      <w:r w:rsidR="001C4094">
        <w:rPr>
          <w:bCs/>
        </w:rPr>
        <w:t>p</w:t>
      </w:r>
      <w:r w:rsidR="004A0C4A">
        <w:rPr>
          <w:bCs/>
        </w:rPr>
        <w:t xml:space="preserve">ósito de demostrar que </w:t>
      </w:r>
      <w:r w:rsidR="00996ACE">
        <w:rPr>
          <w:bCs/>
        </w:rPr>
        <w:t xml:space="preserve">los </w:t>
      </w:r>
      <w:r w:rsidR="00996ACE">
        <w:rPr>
          <w:bCs/>
          <w:i/>
        </w:rPr>
        <w:t>triples</w:t>
      </w:r>
      <w:r w:rsidR="004A0C4A">
        <w:rPr>
          <w:bCs/>
          <w:i/>
        </w:rPr>
        <w:t xml:space="preserve"> stores</w:t>
      </w:r>
      <w:r w:rsidR="004A0C4A">
        <w:rPr>
          <w:bCs/>
        </w:rPr>
        <w:t xml:space="preserve"> existentes no son tan homogéneos como los otros </w:t>
      </w:r>
      <w:r w:rsidR="004A0C4A">
        <w:rPr>
          <w:bCs/>
          <w:i/>
        </w:rPr>
        <w:t>benchmarking</w:t>
      </w:r>
      <w:r w:rsidR="004A0C4A">
        <w:rPr>
          <w:bCs/>
        </w:rPr>
        <w:t xml:space="preserve"> lo muestran, es decir, el rendimiento depende de los parámetros usados por lo que una consulta no puede mostrar la misma eficiencia respecto a otra consulta.</w:t>
      </w:r>
    </w:p>
    <w:p w14:paraId="4BE3C57C" w14:textId="250E418A" w:rsidR="004A0C4A" w:rsidRDefault="004A0C4A" w:rsidP="00F93CB5">
      <w:pPr>
        <w:spacing w:line="240" w:lineRule="auto"/>
        <w:rPr>
          <w:bCs/>
        </w:rPr>
      </w:pPr>
      <w:r>
        <w:rPr>
          <w:bCs/>
        </w:rPr>
        <w:t xml:space="preserve">Se ponen a prueba 4 </w:t>
      </w:r>
      <w:r>
        <w:rPr>
          <w:bCs/>
          <w:i/>
        </w:rPr>
        <w:t>triple store</w:t>
      </w:r>
      <w:r>
        <w:rPr>
          <w:bCs/>
        </w:rPr>
        <w:t xml:space="preserve"> populares </w:t>
      </w:r>
      <w:r w:rsidR="0052351F">
        <w:rPr>
          <w:bCs/>
        </w:rPr>
        <w:t xml:space="preserve">Virtuoso, Sesame, Jena-TDB y BigOWLIM. A lo largo del documento muestran el desarrollo del </w:t>
      </w:r>
      <w:r w:rsidR="003A207C">
        <w:rPr>
          <w:bCs/>
          <w:i/>
        </w:rPr>
        <w:t>b</w:t>
      </w:r>
      <w:r w:rsidR="0052351F">
        <w:rPr>
          <w:bCs/>
          <w:i/>
        </w:rPr>
        <w:t>enchmarkin</w:t>
      </w:r>
      <w:r w:rsidR="00D97822">
        <w:rPr>
          <w:bCs/>
          <w:i/>
        </w:rPr>
        <w:t>g</w:t>
      </w:r>
      <w:r w:rsidR="001703B7">
        <w:rPr>
          <w:bCs/>
        </w:rPr>
        <w:t>, desde la generación del conjunto de datos de DBpedia, hasta los resultados</w:t>
      </w:r>
      <w:r w:rsidR="00E42DF4">
        <w:rPr>
          <w:bCs/>
        </w:rPr>
        <w:t xml:space="preserve"> obtenidos</w:t>
      </w:r>
      <w:r w:rsidR="001703B7">
        <w:rPr>
          <w:bCs/>
        </w:rPr>
        <w:t>.</w:t>
      </w:r>
      <w:r w:rsidR="00E42DF4">
        <w:rPr>
          <w:bCs/>
        </w:rPr>
        <w:t xml:space="preserve"> En este trabajos los autores </w:t>
      </w:r>
      <w:r w:rsidR="001703B7">
        <w:rPr>
          <w:bCs/>
        </w:rPr>
        <w:t>miden la cantidad de consultas por segundo (QpS, por sus siglas en inglés</w:t>
      </w:r>
      <w:r w:rsidR="001703B7" w:rsidRPr="001703B7">
        <w:rPr>
          <w:bCs/>
        </w:rPr>
        <w:t>)</w:t>
      </w:r>
      <w:r w:rsidR="001703B7">
        <w:rPr>
          <w:bCs/>
        </w:rPr>
        <w:t xml:space="preserve"> en 4 casos: 10%, 50%, 100% y 200% del conjunto de datos generado</w:t>
      </w:r>
      <w:r w:rsidR="00410818">
        <w:rPr>
          <w:bCs/>
        </w:rPr>
        <w:t>s</w:t>
      </w:r>
      <w:r w:rsidR="001703B7">
        <w:rPr>
          <w:bCs/>
        </w:rPr>
        <w:t xml:space="preserve"> previamente.</w:t>
      </w:r>
    </w:p>
    <w:p w14:paraId="7C1BF817" w14:textId="0FF8DA1E" w:rsidR="00493760" w:rsidRDefault="00493760" w:rsidP="00F93CB5">
      <w:pPr>
        <w:spacing w:line="240" w:lineRule="auto"/>
        <w:rPr>
          <w:bCs/>
        </w:rPr>
      </w:pPr>
      <w:r>
        <w:rPr>
          <w:bCs/>
        </w:rPr>
        <w:t xml:space="preserve">A parte del </w:t>
      </w:r>
      <w:r>
        <w:rPr>
          <w:bCs/>
          <w:i/>
        </w:rPr>
        <w:t>benchmarking</w:t>
      </w:r>
      <w:r w:rsidR="00110D92">
        <w:rPr>
          <w:bCs/>
        </w:rPr>
        <w:t>, se presenta</w:t>
      </w:r>
      <w:r>
        <w:rPr>
          <w:bCs/>
        </w:rPr>
        <w:t xml:space="preserve"> una discusión donde se habla sobre las fortalezas y debilidades de cada </w:t>
      </w:r>
      <w:r>
        <w:rPr>
          <w:bCs/>
          <w:i/>
        </w:rPr>
        <w:t>triple store</w:t>
      </w:r>
      <w:r w:rsidR="00A923D2">
        <w:rPr>
          <w:bCs/>
          <w:i/>
        </w:rPr>
        <w:t xml:space="preserve"> </w:t>
      </w:r>
      <w:r w:rsidR="00A923D2">
        <w:rPr>
          <w:bCs/>
        </w:rPr>
        <w:t xml:space="preserve">al hacer </w:t>
      </w:r>
      <w:r w:rsidR="008B3B05">
        <w:rPr>
          <w:bCs/>
        </w:rPr>
        <w:t>múltiples y simples consultas con ellos</w:t>
      </w:r>
      <w:r>
        <w:rPr>
          <w:bCs/>
        </w:rPr>
        <w:t>.</w:t>
      </w:r>
      <w:r w:rsidR="00EC46F2">
        <w:rPr>
          <w:bCs/>
        </w:rPr>
        <w:t xml:space="preserve"> También se presentan trabajos relacionados y </w:t>
      </w:r>
      <w:r w:rsidR="00BD4F24">
        <w:rPr>
          <w:bCs/>
        </w:rPr>
        <w:t>los retos por vencer</w:t>
      </w:r>
      <w:r w:rsidR="00EC46F2">
        <w:rPr>
          <w:bCs/>
        </w:rPr>
        <w:t xml:space="preserve"> en el campo de los </w:t>
      </w:r>
      <w:r w:rsidR="00EC46F2">
        <w:rPr>
          <w:bCs/>
          <w:i/>
        </w:rPr>
        <w:t>benchmarking</w:t>
      </w:r>
      <w:r w:rsidR="00EC46F2">
        <w:rPr>
          <w:bCs/>
        </w:rPr>
        <w:t xml:space="preserve"> en </w:t>
      </w:r>
      <w:r w:rsidR="00EC46F2">
        <w:rPr>
          <w:bCs/>
          <w:i/>
        </w:rPr>
        <w:t>triple stores</w:t>
      </w:r>
      <w:sdt>
        <w:sdtPr>
          <w:rPr>
            <w:bCs/>
            <w:i/>
          </w:rPr>
          <w:id w:val="-951941811"/>
          <w:citation/>
        </w:sdtPr>
        <w:sdtEndPr/>
        <w:sdtContent>
          <w:r w:rsidR="00486619">
            <w:rPr>
              <w:bCs/>
              <w:i/>
            </w:rPr>
            <w:fldChar w:fldCharType="begin"/>
          </w:r>
          <w:r w:rsidR="00486619">
            <w:rPr>
              <w:noProof/>
            </w:rPr>
            <w:instrText xml:space="preserve"> CITATION Mor11 \l 2058 </w:instrText>
          </w:r>
          <w:r w:rsidR="00486619">
            <w:rPr>
              <w:bCs/>
              <w:i/>
            </w:rPr>
            <w:fldChar w:fldCharType="separate"/>
          </w:r>
          <w:r w:rsidR="00DD74F1">
            <w:rPr>
              <w:noProof/>
            </w:rPr>
            <w:t xml:space="preserve"> </w:t>
          </w:r>
          <w:r w:rsidR="00DD74F1" w:rsidRPr="00DD74F1">
            <w:rPr>
              <w:noProof/>
            </w:rPr>
            <w:t>[22]</w:t>
          </w:r>
          <w:r w:rsidR="00486619">
            <w:rPr>
              <w:bCs/>
              <w:i/>
            </w:rPr>
            <w:fldChar w:fldCharType="end"/>
          </w:r>
        </w:sdtContent>
      </w:sdt>
      <w:r w:rsidR="00593951">
        <w:rPr>
          <w:bCs/>
        </w:rPr>
        <w:t>.</w:t>
      </w:r>
    </w:p>
    <w:p w14:paraId="5108D553" w14:textId="19EFE5DC" w:rsidR="00383359" w:rsidRDefault="00383359" w:rsidP="00F93CB5">
      <w:pPr>
        <w:spacing w:line="240" w:lineRule="auto"/>
        <w:rPr>
          <w:b/>
          <w:bCs/>
        </w:rPr>
      </w:pPr>
      <w:r w:rsidRPr="00383359">
        <w:rPr>
          <w:b/>
          <w:bCs/>
        </w:rPr>
        <w:t>Explotación de información en el dominio geo-hídrico ecuatoriano utilizando tecnología semántica</w:t>
      </w:r>
    </w:p>
    <w:p w14:paraId="2351F3C7" w14:textId="406FF9B7" w:rsidR="00383359" w:rsidRDefault="00383359" w:rsidP="00F93CB5">
      <w:pPr>
        <w:spacing w:line="240" w:lineRule="auto"/>
        <w:rPr>
          <w:bCs/>
        </w:rPr>
      </w:pPr>
      <w:r>
        <w:rPr>
          <w:bCs/>
        </w:rPr>
        <w:t xml:space="preserve">El documento presenta una propuesta de cómo aprovechar los datos geográficos en el dominio geo hídrico. Se apoyan en la única herramienta </w:t>
      </w:r>
      <w:r>
        <w:rPr>
          <w:bCs/>
          <w:i/>
        </w:rPr>
        <w:t>open source</w:t>
      </w:r>
      <w:r w:rsidR="00AC2C2F">
        <w:rPr>
          <w:bCs/>
          <w:i/>
        </w:rPr>
        <w:t>,</w:t>
      </w:r>
      <w:r>
        <w:rPr>
          <w:bCs/>
        </w:rPr>
        <w:t xml:space="preserve"> Parliament</w:t>
      </w:r>
      <w:r w:rsidR="00AC2C2F">
        <w:rPr>
          <w:bCs/>
        </w:rPr>
        <w:t>,</w:t>
      </w:r>
      <w:r>
        <w:rPr>
          <w:bCs/>
        </w:rPr>
        <w:t xml:space="preserve"> para llevar a cabo las consultas geográficas de forma federada. </w:t>
      </w:r>
    </w:p>
    <w:p w14:paraId="1FE5B908" w14:textId="47D66911" w:rsidR="00297D0D" w:rsidRPr="00297D0D" w:rsidRDefault="00297D0D" w:rsidP="00F93CB5">
      <w:pPr>
        <w:spacing w:line="240" w:lineRule="auto"/>
        <w:rPr>
          <w:bCs/>
        </w:rPr>
      </w:pPr>
      <w:r>
        <w:rPr>
          <w:bCs/>
        </w:rPr>
        <w:t xml:space="preserve">Presentan el escenario de el dominio geo hídrico ecuatoriano y la manera de cómo explotan los datos mediante 3 repositorios de </w:t>
      </w:r>
      <w:r>
        <w:rPr>
          <w:bCs/>
          <w:i/>
        </w:rPr>
        <w:t>triple store</w:t>
      </w:r>
      <w:r>
        <w:rPr>
          <w:bCs/>
        </w:rPr>
        <w:t>.</w:t>
      </w:r>
    </w:p>
    <w:p w14:paraId="352F90EE" w14:textId="77777777" w:rsidR="00BC3E74" w:rsidRDefault="00383359" w:rsidP="00F93CB5">
      <w:pPr>
        <w:spacing w:line="240" w:lineRule="auto"/>
        <w:rPr>
          <w:bCs/>
        </w:rPr>
      </w:pPr>
      <w:r>
        <w:rPr>
          <w:bCs/>
        </w:rPr>
        <w:t>Cuando terminan de obtener los resultados</w:t>
      </w:r>
      <w:r w:rsidR="00297D0D">
        <w:rPr>
          <w:bCs/>
        </w:rPr>
        <w:t xml:space="preserve"> de las consultas</w:t>
      </w:r>
      <w:r>
        <w:rPr>
          <w:bCs/>
        </w:rPr>
        <w:t xml:space="preserve">, estos son </w:t>
      </w:r>
      <w:r w:rsidR="00297D0D">
        <w:rPr>
          <w:bCs/>
        </w:rPr>
        <w:t>visualizados con el apoyo de una herramienta llamada MAP4RDF</w:t>
      </w:r>
      <w:r w:rsidR="00F06329">
        <w:rPr>
          <w:bCs/>
        </w:rPr>
        <w:t xml:space="preserve"> </w:t>
      </w:r>
    </w:p>
    <w:p w14:paraId="179F9658" w14:textId="104B2700" w:rsidR="0006605D" w:rsidRDefault="00BC3E74" w:rsidP="00F93CB5">
      <w:pPr>
        <w:spacing w:line="240" w:lineRule="auto"/>
        <w:rPr>
          <w:bCs/>
        </w:rPr>
      </w:pPr>
      <w:r>
        <w:rPr>
          <w:bCs/>
        </w:rPr>
        <w:t xml:space="preserve">Cabe decir que en este trabajo no se hace ninguna implementación o desarrollo sobre un </w:t>
      </w:r>
      <w:r>
        <w:rPr>
          <w:bCs/>
          <w:i/>
        </w:rPr>
        <w:t>triple store</w:t>
      </w:r>
      <w:r>
        <w:rPr>
          <w:bCs/>
        </w:rPr>
        <w:t>, solo utilizan ejemplos de consultas y obtienen datos</w:t>
      </w:r>
      <w:sdt>
        <w:sdtPr>
          <w:rPr>
            <w:bCs/>
          </w:rPr>
          <w:id w:val="84192115"/>
          <w:citation/>
        </w:sdtPr>
        <w:sdtEndPr/>
        <w:sdtContent>
          <w:r w:rsidR="00486619">
            <w:rPr>
              <w:bCs/>
            </w:rPr>
            <w:fldChar w:fldCharType="begin"/>
          </w:r>
          <w:r w:rsidR="00486619">
            <w:rPr>
              <w:noProof/>
            </w:rPr>
            <w:instrText xml:space="preserve"> CITATION Lup15 \l 2058 </w:instrText>
          </w:r>
          <w:r w:rsidR="00486619">
            <w:rPr>
              <w:bCs/>
            </w:rPr>
            <w:fldChar w:fldCharType="separate"/>
          </w:r>
          <w:r w:rsidR="00DD74F1">
            <w:rPr>
              <w:noProof/>
            </w:rPr>
            <w:t xml:space="preserve"> </w:t>
          </w:r>
          <w:r w:rsidR="00DD74F1" w:rsidRPr="00DD74F1">
            <w:rPr>
              <w:noProof/>
            </w:rPr>
            <w:t>[6]</w:t>
          </w:r>
          <w:r w:rsidR="00486619">
            <w:rPr>
              <w:bCs/>
            </w:rPr>
            <w:fldChar w:fldCharType="end"/>
          </w:r>
        </w:sdtContent>
      </w:sdt>
      <w:r w:rsidR="00297D0D">
        <w:rPr>
          <w:bCs/>
        </w:rPr>
        <w:t xml:space="preserve">. </w:t>
      </w:r>
    </w:p>
    <w:p w14:paraId="56D41869" w14:textId="77777777" w:rsidR="00E00996" w:rsidRDefault="00E00996" w:rsidP="00E00996">
      <w:pPr>
        <w:spacing w:line="240" w:lineRule="auto"/>
        <w:rPr>
          <w:b/>
          <w:i/>
        </w:rPr>
      </w:pPr>
      <w:r w:rsidRPr="007D47F0">
        <w:rPr>
          <w:b/>
          <w:i/>
        </w:rPr>
        <w:t>Sextant: Browsing and Mapping the Ocean of Linked Geospatial Data</w:t>
      </w:r>
    </w:p>
    <w:p w14:paraId="21B94E96" w14:textId="47EF7EBE" w:rsidR="00E00996" w:rsidRDefault="00E00996" w:rsidP="00E00996">
      <w:pPr>
        <w:spacing w:line="240" w:lineRule="auto"/>
      </w:pPr>
      <w:r>
        <w:t xml:space="preserve">Es este documento presentan una herramienta Web llamada </w:t>
      </w:r>
      <w:r>
        <w:rPr>
          <w:i/>
        </w:rPr>
        <w:t>Sextant</w:t>
      </w:r>
      <w:r>
        <w:t xml:space="preserve"> que permite la exploración de datos enlazados geoespaciales para crear, compartir y edición colaborativa </w:t>
      </w:r>
      <w:r>
        <w:lastRenderedPageBreak/>
        <w:t>mediante la combinación de datos geoespaciales enlazados y otro tipo de información disponible en archivos de formato OGC</w:t>
      </w:r>
      <w:sdt>
        <w:sdtPr>
          <w:id w:val="-1140877176"/>
          <w:citation/>
        </w:sdtPr>
        <w:sdtEndPr/>
        <w:sdtContent>
          <w:r>
            <w:fldChar w:fldCharType="begin"/>
          </w:r>
          <w:r>
            <w:instrText xml:space="preserve"> CITATION Cha13 \l 2058 </w:instrText>
          </w:r>
          <w:r>
            <w:fldChar w:fldCharType="separate"/>
          </w:r>
          <w:r w:rsidR="00DD74F1">
            <w:rPr>
              <w:noProof/>
            </w:rPr>
            <w:t xml:space="preserve"> </w:t>
          </w:r>
          <w:r w:rsidR="00DD74F1" w:rsidRPr="00DD74F1">
            <w:rPr>
              <w:noProof/>
            </w:rPr>
            <w:t>[23]</w:t>
          </w:r>
          <w:r>
            <w:fldChar w:fldCharType="end"/>
          </w:r>
        </w:sdtContent>
      </w:sdt>
      <w:r>
        <w:t>.</w:t>
      </w:r>
    </w:p>
    <w:p w14:paraId="58098696" w14:textId="77777777" w:rsidR="00C848E8" w:rsidRDefault="003C61C4" w:rsidP="00F93CB5">
      <w:pPr>
        <w:spacing w:line="240" w:lineRule="auto"/>
        <w:rPr>
          <w:b/>
        </w:rPr>
      </w:pPr>
      <w:r w:rsidRPr="003C61C4">
        <w:rPr>
          <w:b/>
        </w:rPr>
        <w:t>Nacional</w:t>
      </w:r>
    </w:p>
    <w:p w14:paraId="403595F1" w14:textId="77777777" w:rsidR="0006605D" w:rsidRDefault="003C61C4" w:rsidP="00F93CB5">
      <w:pPr>
        <w:spacing w:line="240" w:lineRule="auto"/>
        <w:rPr>
          <w:b/>
        </w:rPr>
      </w:pPr>
      <w:r w:rsidRPr="007B09AD">
        <w:rPr>
          <w:b/>
          <w:i/>
        </w:rPr>
        <w:t>Linked Open Data</w:t>
      </w:r>
      <w:r w:rsidRPr="003C61C4">
        <w:rPr>
          <w:b/>
        </w:rPr>
        <w:t xml:space="preserve"> en la Biblioteca Digital Semántica Académica</w:t>
      </w:r>
    </w:p>
    <w:p w14:paraId="57C0BDB0" w14:textId="48F5BE26" w:rsidR="003C61C4" w:rsidRDefault="001C79B9" w:rsidP="00F93CB5">
      <w:pPr>
        <w:spacing w:line="240" w:lineRule="auto"/>
      </w:pPr>
      <w:r>
        <w:t>En este trabajo s</w:t>
      </w:r>
      <w:r w:rsidR="003C61C4">
        <w:t>e describe y analiza c</w:t>
      </w:r>
      <w:r w:rsidR="00291172">
        <w:t>ó</w:t>
      </w:r>
      <w:r w:rsidR="003C61C4">
        <w:t xml:space="preserve">mo es que el </w:t>
      </w:r>
      <w:r w:rsidR="003C61C4">
        <w:rPr>
          <w:i/>
        </w:rPr>
        <w:t>Linked Open Data</w:t>
      </w:r>
      <w:r w:rsidR="003C61C4">
        <w:t xml:space="preserve"> es aplicado en las bibliotecas digitales semánticas</w:t>
      </w:r>
      <w:r w:rsidR="00C25CCE">
        <w:t xml:space="preserve">. En el documento </w:t>
      </w:r>
      <w:r w:rsidR="004C7668">
        <w:t xml:space="preserve">se presenta un marco teórico explicando las tecnologías que son necesarias para el trabajo tales como XML, RDF, SPARQL, </w:t>
      </w:r>
      <w:r w:rsidR="004C7668">
        <w:rPr>
          <w:i/>
        </w:rPr>
        <w:t>triple stor</w:t>
      </w:r>
      <w:r w:rsidR="00E42DF4">
        <w:rPr>
          <w:i/>
        </w:rPr>
        <w:t>e.</w:t>
      </w:r>
      <w:r w:rsidR="00E42DF4">
        <w:t xml:space="preserve"> A</w:t>
      </w:r>
      <w:r w:rsidR="004C7668">
        <w:t>demás</w:t>
      </w:r>
      <w:r w:rsidR="00B71749">
        <w:t>,</w:t>
      </w:r>
      <w:r w:rsidR="004C7668">
        <w:t xml:space="preserve"> </w:t>
      </w:r>
      <w:r w:rsidR="00480DD8">
        <w:t xml:space="preserve">se describen </w:t>
      </w:r>
      <w:r w:rsidR="004C7668">
        <w:t xml:space="preserve">las herramientas que cuentan en la UNAM para el desarrollo de la biblioteca digital. También </w:t>
      </w:r>
      <w:r w:rsidR="00D450DB">
        <w:t>presentan</w:t>
      </w:r>
      <w:r w:rsidR="00251C23">
        <w:t xml:space="preserve"> iniciativas de</w:t>
      </w:r>
      <w:r w:rsidR="00D450DB">
        <w:t xml:space="preserve"> </w:t>
      </w:r>
      <w:r w:rsidR="00D450DB">
        <w:rPr>
          <w:i/>
        </w:rPr>
        <w:t>Linked Open Data</w:t>
      </w:r>
      <w:r w:rsidR="00D450DB" w:rsidRPr="00A576D2">
        <w:t xml:space="preserve"> </w:t>
      </w:r>
      <w:r w:rsidR="004C7668">
        <w:t>en Alemania, Reino Unido y en México</w:t>
      </w:r>
      <w:r w:rsidR="00E3064E">
        <w:t xml:space="preserve">. Para concluir su documento, dan una justificación del </w:t>
      </w:r>
      <w:r w:rsidR="00AE7117">
        <w:t>porque</w:t>
      </w:r>
      <w:r w:rsidR="00E3064E">
        <w:t xml:space="preserve"> su proyecto es innovador al usar nuevas alternativas de publicación, búsqueda y recuperación de información</w:t>
      </w:r>
      <w:sdt>
        <w:sdtPr>
          <w:id w:val="-5448340"/>
          <w:citation/>
        </w:sdtPr>
        <w:sdtEndPr/>
        <w:sdtContent>
          <w:r w:rsidR="00E00996">
            <w:fldChar w:fldCharType="begin"/>
          </w:r>
          <w:r w:rsidR="00E00996">
            <w:rPr>
              <w:noProof/>
            </w:rPr>
            <w:instrText xml:space="preserve"> CITATION Ávi \l 2058 </w:instrText>
          </w:r>
          <w:r w:rsidR="00E00996">
            <w:fldChar w:fldCharType="separate"/>
          </w:r>
          <w:r w:rsidR="00DD74F1">
            <w:rPr>
              <w:noProof/>
            </w:rPr>
            <w:t xml:space="preserve"> </w:t>
          </w:r>
          <w:r w:rsidR="00DD74F1" w:rsidRPr="00DD74F1">
            <w:rPr>
              <w:noProof/>
            </w:rPr>
            <w:t>[24]</w:t>
          </w:r>
          <w:r w:rsidR="00E00996">
            <w:fldChar w:fldCharType="end"/>
          </w:r>
        </w:sdtContent>
      </w:sdt>
      <w:r w:rsidR="003C61C4">
        <w:t>.</w:t>
      </w:r>
    </w:p>
    <w:p w14:paraId="1839E16F" w14:textId="77777777" w:rsidR="007C5C25" w:rsidRDefault="007C5C25" w:rsidP="00F93CB5">
      <w:pPr>
        <w:spacing w:line="240" w:lineRule="auto"/>
        <w:rPr>
          <w:b/>
        </w:rPr>
      </w:pPr>
      <w:r w:rsidRPr="007C5C25">
        <w:rPr>
          <w:b/>
        </w:rPr>
        <w:t>Enfoque semántico para el descubrimiento de recursos sensible al contexto sobre contenidos académicos estructurados con OAI-PMH</w:t>
      </w:r>
    </w:p>
    <w:p w14:paraId="7F8A0BC1" w14:textId="31E20327" w:rsidR="007C5C25" w:rsidRDefault="0028790F" w:rsidP="00F93CB5">
      <w:pPr>
        <w:spacing w:line="240" w:lineRule="auto"/>
      </w:pPr>
      <w:r>
        <w:t>En este trabajo d</w:t>
      </w:r>
      <w:r w:rsidR="007C5C25">
        <w:t>escriben un enfoque que considera los recursos de información estructurados con el Protocolo para Cosecha de Metadatos de la Iniciativa de Archivos Abiertos, OAI-PMH por sus siglas en inglés, representación ontológica y su uso en aplicaciones de recuperación de información</w:t>
      </w:r>
      <w:r w:rsidR="00FB47FA">
        <w:t xml:space="preserve">. </w:t>
      </w:r>
      <w:r w:rsidR="005C08D4">
        <w:t>Los autores p</w:t>
      </w:r>
      <w:r w:rsidR="00FB47FA">
        <w:t xml:space="preserve">resentan los conceptos a tomar en cuenta como son </w:t>
      </w:r>
      <w:r w:rsidR="00284C20">
        <w:t xml:space="preserve">OAI-PMH, Dublin-Core, sensibilidad al contexto, ontologías. En el trabajo se usó Apache Jena el cual es un </w:t>
      </w:r>
      <w:r w:rsidR="00284C20">
        <w:rPr>
          <w:i/>
        </w:rPr>
        <w:t>triple store</w:t>
      </w:r>
      <w:r w:rsidR="00284C20">
        <w:t xml:space="preserve"> donde llevaron a cabo sus pruebas. Se presenta una metodología</w:t>
      </w:r>
      <w:r w:rsidR="00514DBB">
        <w:t xml:space="preserve"> para</w:t>
      </w:r>
      <w:r w:rsidR="00284C20">
        <w:t xml:space="preserve"> consultar y obtener información. Después muestran sus resultados mostrando un grafo que describe la relación entre las instancias de ejemplo que propusieron</w:t>
      </w:r>
      <w:r w:rsidR="004D27C8">
        <w:t xml:space="preserve">. Para finalizar, abordan </w:t>
      </w:r>
      <w:r w:rsidR="002738E9">
        <w:t xml:space="preserve">trabajos relacionados, conclusiones y </w:t>
      </w:r>
      <w:r w:rsidR="00E75C3B">
        <w:t>el trabajo a futuro para mejorar su propuesta</w:t>
      </w:r>
      <w:sdt>
        <w:sdtPr>
          <w:id w:val="-132408416"/>
          <w:citation/>
        </w:sdtPr>
        <w:sdtEndPr/>
        <w:sdtContent>
          <w:r w:rsidR="00E00996">
            <w:fldChar w:fldCharType="begin"/>
          </w:r>
          <w:r w:rsidR="00E00996">
            <w:rPr>
              <w:noProof/>
            </w:rPr>
            <w:instrText xml:space="preserve"> CITATION Bec16 \l 2058 </w:instrText>
          </w:r>
          <w:r w:rsidR="00E00996">
            <w:fldChar w:fldCharType="separate"/>
          </w:r>
          <w:r w:rsidR="00DD74F1">
            <w:rPr>
              <w:noProof/>
            </w:rPr>
            <w:t xml:space="preserve"> </w:t>
          </w:r>
          <w:r w:rsidR="00DD74F1" w:rsidRPr="00DD74F1">
            <w:rPr>
              <w:noProof/>
            </w:rPr>
            <w:t>[25]</w:t>
          </w:r>
          <w:r w:rsidR="00E00996">
            <w:fldChar w:fldCharType="end"/>
          </w:r>
        </w:sdtContent>
      </w:sdt>
      <w:r w:rsidR="007C5C25">
        <w:t>.</w:t>
      </w:r>
    </w:p>
    <w:p w14:paraId="6DF1E04C" w14:textId="77777777" w:rsidR="000E50DA" w:rsidRDefault="000E50DA" w:rsidP="00F93CB5">
      <w:pPr>
        <w:spacing w:line="240" w:lineRule="auto"/>
        <w:rPr>
          <w:b/>
        </w:rPr>
      </w:pPr>
      <w:r>
        <w:rPr>
          <w:b/>
        </w:rPr>
        <w:t xml:space="preserve">Facilitador de contenido móvil para el viajero basado en servicios de localización y </w:t>
      </w:r>
      <w:r w:rsidR="00FB3965">
        <w:rPr>
          <w:b/>
        </w:rPr>
        <w:t>W</w:t>
      </w:r>
      <w:r>
        <w:rPr>
          <w:b/>
        </w:rPr>
        <w:t xml:space="preserve">eb </w:t>
      </w:r>
      <w:r w:rsidR="00FB3965">
        <w:rPr>
          <w:b/>
        </w:rPr>
        <w:t>S</w:t>
      </w:r>
      <w:r>
        <w:rPr>
          <w:b/>
        </w:rPr>
        <w:t>emántica</w:t>
      </w:r>
    </w:p>
    <w:p w14:paraId="54E1428A" w14:textId="2F5869A2" w:rsidR="007D47F0" w:rsidRDefault="00514DBB" w:rsidP="00F93CB5">
      <w:pPr>
        <w:spacing w:line="240" w:lineRule="auto"/>
      </w:pPr>
      <w:r>
        <w:t>Esta t</w:t>
      </w:r>
      <w:r w:rsidR="00346DEE">
        <w:t>esis</w:t>
      </w:r>
      <w:r w:rsidR="004411DB">
        <w:t xml:space="preserve"> desarrollada en el CIC del IPN donde proponen el diseño e implementación de un </w:t>
      </w:r>
      <w:r w:rsidR="000E50DA">
        <w:t>facilitador</w:t>
      </w:r>
      <w:r w:rsidR="004411DB">
        <w:t xml:space="preserve"> de contenido móvil usando técnicas de la </w:t>
      </w:r>
      <w:r w:rsidR="00754A0E">
        <w:t>W</w:t>
      </w:r>
      <w:r w:rsidR="004411DB">
        <w:t xml:space="preserve">eb </w:t>
      </w:r>
      <w:r w:rsidR="00754A0E">
        <w:t>S</w:t>
      </w:r>
      <w:r w:rsidR="004411DB">
        <w:t xml:space="preserve">emántica y </w:t>
      </w:r>
      <w:r w:rsidR="002D6370">
        <w:t>datos geográficos con GeoSPARQL para recomendaciones de alimentación, hospedaje y sitios de interés</w:t>
      </w:r>
      <w:r w:rsidR="00A37D75">
        <w:t xml:space="preserve"> a turistas. El proyecto se basó en </w:t>
      </w:r>
      <w:r w:rsidR="00232FF2">
        <w:t>lenguajes</w:t>
      </w:r>
      <w:r w:rsidR="00A37D75">
        <w:t xml:space="preserve"> de</w:t>
      </w:r>
      <w:r w:rsidR="00754299">
        <w:t xml:space="preserve"> la</w:t>
      </w:r>
      <w:r w:rsidR="00A37D75">
        <w:t xml:space="preserve"> </w:t>
      </w:r>
      <w:r w:rsidR="00FB3965">
        <w:t>W</w:t>
      </w:r>
      <w:r w:rsidR="00A37D75">
        <w:t xml:space="preserve">eb </w:t>
      </w:r>
      <w:r w:rsidR="00FB3965">
        <w:t>S</w:t>
      </w:r>
      <w:r w:rsidR="00A37D75">
        <w:t xml:space="preserve">emántica como RDF, OWL y SPARQL. Fue desarrollado sobre un </w:t>
      </w:r>
      <w:r w:rsidR="005E2D25">
        <w:rPr>
          <w:i/>
        </w:rPr>
        <w:t>s</w:t>
      </w:r>
      <w:r w:rsidR="00A37D75">
        <w:rPr>
          <w:i/>
        </w:rPr>
        <w:t>ervlet</w:t>
      </w:r>
      <w:r w:rsidR="00A37D75">
        <w:t xml:space="preserve"> de Java en conjunto a servicios basado en geolocalización. </w:t>
      </w:r>
      <w:r w:rsidR="007B24ED">
        <w:t xml:space="preserve">Se basó en una metodología dividida en 5 etapas: conceptualización, recuperación de términos, recuperación de información turística y su presentación. Al ser un proyecto que pretende estar disponibles en cualquier dispositivo móvil, se hicieron pruebas experimentales de su servicio web, de la aplicación móvil, de la recuperación de información turística y la forma de presentar los datos. Por último, en la conclusión hace una comparación de su proyecto respecto a una popular aplicación llamada </w:t>
      </w:r>
      <w:r w:rsidR="007B24ED">
        <w:rPr>
          <w:i/>
        </w:rPr>
        <w:t>TripAdvisor</w:t>
      </w:r>
      <w:r w:rsidR="007B24ED">
        <w:t xml:space="preserve"> con la principal característica de que en el proyecto desarrollado muestra resultados precisos, limitados, pero correspondían a la zona donde el usuario se encuentra, mientras que la aplicación comercial en diversos casos devolvía resultados que no estaban relacionados a la consulta hecha</w:t>
      </w:r>
      <w:sdt>
        <w:sdtPr>
          <w:id w:val="-2138172276"/>
          <w:citation/>
        </w:sdtPr>
        <w:sdtEndPr/>
        <w:sdtContent>
          <w:r w:rsidR="00E00996">
            <w:fldChar w:fldCharType="begin"/>
          </w:r>
          <w:r w:rsidR="00E00996">
            <w:rPr>
              <w:noProof/>
            </w:rPr>
            <w:instrText xml:space="preserve"> CITATION Zár18 \l 2058 </w:instrText>
          </w:r>
          <w:r w:rsidR="00E00996">
            <w:fldChar w:fldCharType="separate"/>
          </w:r>
          <w:r w:rsidR="00DD74F1">
            <w:rPr>
              <w:noProof/>
            </w:rPr>
            <w:t xml:space="preserve"> </w:t>
          </w:r>
          <w:r w:rsidR="00DD74F1" w:rsidRPr="00DD74F1">
            <w:rPr>
              <w:noProof/>
            </w:rPr>
            <w:t>[26]</w:t>
          </w:r>
          <w:r w:rsidR="00E00996">
            <w:fldChar w:fldCharType="end"/>
          </w:r>
        </w:sdtContent>
      </w:sdt>
      <w:r w:rsidR="007B24ED">
        <w:t>.</w:t>
      </w:r>
      <w:r w:rsidR="002D6370">
        <w:t xml:space="preserve"> </w:t>
      </w:r>
    </w:p>
    <w:p w14:paraId="6DD948D6" w14:textId="77777777" w:rsidR="00C17470" w:rsidRPr="007D47F0" w:rsidRDefault="00C17470" w:rsidP="00F93CB5">
      <w:pPr>
        <w:spacing w:line="240" w:lineRule="auto"/>
      </w:pPr>
    </w:p>
    <w:p w14:paraId="17814E9F" w14:textId="77777777" w:rsidR="007A7653" w:rsidRDefault="0014698E" w:rsidP="00F93CB5">
      <w:pPr>
        <w:spacing w:line="240" w:lineRule="auto"/>
        <w:rPr>
          <w:b/>
        </w:rPr>
      </w:pPr>
      <w:r w:rsidRPr="003C61C4">
        <w:rPr>
          <w:b/>
        </w:rPr>
        <w:lastRenderedPageBreak/>
        <w:t>UPIITA</w:t>
      </w:r>
    </w:p>
    <w:p w14:paraId="56B1EE52" w14:textId="77777777" w:rsidR="001D1AB8" w:rsidRPr="007951EE" w:rsidRDefault="001D1AB8" w:rsidP="00F93CB5">
      <w:pPr>
        <w:spacing w:line="240" w:lineRule="auto"/>
      </w:pPr>
      <w:r>
        <w:rPr>
          <w:b/>
        </w:rPr>
        <w:t>Recuperación de información geográfica utilizando similitud semántica</w:t>
      </w:r>
    </w:p>
    <w:p w14:paraId="08538E6A" w14:textId="2DFCDDCD" w:rsidR="00702C79" w:rsidRDefault="001D1AB8" w:rsidP="00F93CB5">
      <w:pPr>
        <w:spacing w:line="240" w:lineRule="auto"/>
      </w:pPr>
      <w:r>
        <w:t xml:space="preserve">Trabajo hecho por 2 estudiantes donde proponen </w:t>
      </w:r>
      <w:r w:rsidR="007951EE">
        <w:t xml:space="preserve">el </w:t>
      </w:r>
      <w:r w:rsidR="00BE1990">
        <w:t xml:space="preserve">uso de un sistema de información geográfica (GIS) y un sistema de geoposicionamiento global (GPS) para identificar </w:t>
      </w:r>
      <w:r w:rsidR="002E1733">
        <w:t>sitios de interés alrededor de la zona de donde se encuentre el usuario</w:t>
      </w:r>
      <w:r w:rsidR="00BE1990">
        <w:t xml:space="preserve"> usando técnicas de similitud semántica</w:t>
      </w:r>
      <w:r w:rsidR="00176BFD">
        <w:t xml:space="preserve">, en específico </w:t>
      </w:r>
      <w:r w:rsidR="002E1733">
        <w:t xml:space="preserve">la teoría de confusión. El proyecto fue probado en los alrededores de la IPN </w:t>
      </w:r>
      <w:r w:rsidR="0056299D">
        <w:t>Zacatenco</w:t>
      </w:r>
      <w:r w:rsidR="002E1733">
        <w:t xml:space="preserve"> para encontrar banco, hospitales y lugares para comer y entretenerse</w:t>
      </w:r>
      <w:sdt>
        <w:sdtPr>
          <w:id w:val="1565836824"/>
          <w:citation/>
        </w:sdtPr>
        <w:sdtEndPr/>
        <w:sdtContent>
          <w:r w:rsidR="006D78F6">
            <w:fldChar w:fldCharType="begin"/>
          </w:r>
          <w:r w:rsidR="006D78F6">
            <w:rPr>
              <w:noProof/>
            </w:rPr>
            <w:instrText xml:space="preserve"> CITATION Roj09 \l 2058 </w:instrText>
          </w:r>
          <w:r w:rsidR="006D78F6">
            <w:fldChar w:fldCharType="separate"/>
          </w:r>
          <w:r w:rsidR="00DD74F1">
            <w:rPr>
              <w:noProof/>
            </w:rPr>
            <w:t xml:space="preserve"> </w:t>
          </w:r>
          <w:r w:rsidR="00DD74F1" w:rsidRPr="00DD74F1">
            <w:rPr>
              <w:noProof/>
            </w:rPr>
            <w:t>[27]</w:t>
          </w:r>
          <w:r w:rsidR="006D78F6">
            <w:fldChar w:fldCharType="end"/>
          </w:r>
        </w:sdtContent>
      </w:sdt>
      <w:r w:rsidR="00C02EBB">
        <w:t>.</w:t>
      </w:r>
    </w:p>
    <w:p w14:paraId="4E0A57A0" w14:textId="70752C20" w:rsidR="005B79AA" w:rsidRPr="00227720" w:rsidRDefault="005B79AA" w:rsidP="00F93CB5">
      <w:pPr>
        <w:spacing w:line="240" w:lineRule="auto"/>
      </w:pPr>
      <w:r w:rsidRPr="00227720">
        <w:rPr>
          <w:b/>
        </w:rPr>
        <w:t>Software similar</w:t>
      </w:r>
    </w:p>
    <w:p w14:paraId="2A8328F7" w14:textId="336DCBE0" w:rsidR="00FF4B1E" w:rsidRDefault="00227720" w:rsidP="00B6225E">
      <w:pPr>
        <w:spacing w:line="240" w:lineRule="auto"/>
      </w:pPr>
      <w:commentRangeStart w:id="31"/>
      <w:commentRangeEnd w:id="31"/>
      <w:r>
        <w:rPr>
          <w:rStyle w:val="Refdecomentario"/>
        </w:rPr>
        <w:commentReference w:id="31"/>
      </w:r>
      <w:r w:rsidR="008D217C">
        <w:t xml:space="preserve">A continuación, se muestran 5 </w:t>
      </w:r>
      <w:r w:rsidR="008D217C">
        <w:rPr>
          <w:i/>
        </w:rPr>
        <w:t>triple store</w:t>
      </w:r>
      <w:r w:rsidR="008D217C">
        <w:t xml:space="preserve"> que existen en la actualidad. Cabe decir que ni</w:t>
      </w:r>
      <w:r w:rsidR="007C38AC">
        <w:t>nguno de ellos tiene la capacidad que se pretende implementar en Apache Marmotta.</w:t>
      </w:r>
    </w:p>
    <w:p w14:paraId="1A40A2BE" w14:textId="43797E69" w:rsidR="00FF4B1E" w:rsidRPr="00FF4B1E" w:rsidRDefault="00FF4B1E" w:rsidP="00FF4B1E">
      <w:pPr>
        <w:pStyle w:val="Prrafodelista"/>
        <w:numPr>
          <w:ilvl w:val="0"/>
          <w:numId w:val="8"/>
        </w:numPr>
        <w:spacing w:line="240" w:lineRule="auto"/>
        <w:rPr>
          <w:i/>
        </w:rPr>
      </w:pPr>
      <w:r w:rsidRPr="00FF4B1E">
        <w:rPr>
          <w:i/>
        </w:rPr>
        <w:t>Oracle Spatial</w:t>
      </w:r>
      <w:sdt>
        <w:sdtPr>
          <w:rPr>
            <w:i/>
          </w:rPr>
          <w:id w:val="1585951974"/>
          <w:citation/>
        </w:sdtPr>
        <w:sdtEndPr/>
        <w:sdtContent>
          <w:r w:rsidR="006D78F6">
            <w:rPr>
              <w:i/>
            </w:rPr>
            <w:fldChar w:fldCharType="begin"/>
          </w:r>
          <w:r w:rsidR="006D78F6">
            <w:rPr>
              <w:noProof/>
            </w:rPr>
            <w:instrText xml:space="preserve"> CITATION Ora19 \l 2058 </w:instrText>
          </w:r>
          <w:r w:rsidR="006D78F6">
            <w:rPr>
              <w:i/>
            </w:rPr>
            <w:fldChar w:fldCharType="separate"/>
          </w:r>
          <w:r w:rsidR="00DD74F1">
            <w:rPr>
              <w:noProof/>
            </w:rPr>
            <w:t xml:space="preserve"> </w:t>
          </w:r>
          <w:r w:rsidR="00DD74F1" w:rsidRPr="00DD74F1">
            <w:rPr>
              <w:noProof/>
            </w:rPr>
            <w:t>[28]</w:t>
          </w:r>
          <w:r w:rsidR="006D78F6">
            <w:rPr>
              <w:i/>
            </w:rPr>
            <w:fldChar w:fldCharType="end"/>
          </w:r>
        </w:sdtContent>
      </w:sdt>
    </w:p>
    <w:p w14:paraId="07E0C1D9" w14:textId="5D96707A" w:rsidR="006D78F6" w:rsidRDefault="00FF4B1E" w:rsidP="00AF2070">
      <w:pPr>
        <w:pStyle w:val="Prrafodelista"/>
        <w:numPr>
          <w:ilvl w:val="0"/>
          <w:numId w:val="8"/>
        </w:numPr>
        <w:spacing w:line="240" w:lineRule="auto"/>
        <w:rPr>
          <w:i/>
        </w:rPr>
      </w:pPr>
      <w:r w:rsidRPr="006D78F6">
        <w:rPr>
          <w:i/>
        </w:rPr>
        <w:t>ClioPatria</w:t>
      </w:r>
      <w:sdt>
        <w:sdtPr>
          <w:rPr>
            <w:i/>
          </w:rPr>
          <w:id w:val="-1220508861"/>
          <w:citation/>
        </w:sdtPr>
        <w:sdtEndPr/>
        <w:sdtContent>
          <w:r w:rsidR="006D78F6">
            <w:rPr>
              <w:i/>
            </w:rPr>
            <w:fldChar w:fldCharType="begin"/>
          </w:r>
          <w:r w:rsidR="006D78F6">
            <w:rPr>
              <w:noProof/>
            </w:rPr>
            <w:instrText xml:space="preserve"> CITATION SWI17 \l 2058 </w:instrText>
          </w:r>
          <w:r w:rsidR="006D78F6">
            <w:rPr>
              <w:i/>
            </w:rPr>
            <w:fldChar w:fldCharType="separate"/>
          </w:r>
          <w:r w:rsidR="00DD74F1">
            <w:rPr>
              <w:noProof/>
            </w:rPr>
            <w:t xml:space="preserve"> </w:t>
          </w:r>
          <w:r w:rsidR="00DD74F1" w:rsidRPr="00DD74F1">
            <w:rPr>
              <w:noProof/>
            </w:rPr>
            <w:t>[29]</w:t>
          </w:r>
          <w:r w:rsidR="006D78F6">
            <w:rPr>
              <w:i/>
            </w:rPr>
            <w:fldChar w:fldCharType="end"/>
          </w:r>
        </w:sdtContent>
      </w:sdt>
    </w:p>
    <w:p w14:paraId="0B38A45E" w14:textId="5CF67B20" w:rsidR="00FF4B1E" w:rsidRPr="006D78F6" w:rsidRDefault="00FF4B1E" w:rsidP="00AF2070">
      <w:pPr>
        <w:pStyle w:val="Prrafodelista"/>
        <w:numPr>
          <w:ilvl w:val="0"/>
          <w:numId w:val="8"/>
        </w:numPr>
        <w:spacing w:line="240" w:lineRule="auto"/>
        <w:rPr>
          <w:i/>
        </w:rPr>
      </w:pPr>
      <w:r w:rsidRPr="006D78F6">
        <w:rPr>
          <w:i/>
        </w:rPr>
        <w:t>Mulgara</w:t>
      </w:r>
      <w:sdt>
        <w:sdtPr>
          <w:rPr>
            <w:i/>
          </w:rPr>
          <w:id w:val="-888423938"/>
          <w:citation/>
        </w:sdtPr>
        <w:sdtEndPr/>
        <w:sdtContent>
          <w:r w:rsidR="006D78F6">
            <w:rPr>
              <w:i/>
            </w:rPr>
            <w:fldChar w:fldCharType="begin"/>
          </w:r>
          <w:r w:rsidR="006D78F6">
            <w:rPr>
              <w:noProof/>
            </w:rPr>
            <w:instrText xml:space="preserve"> CITATION Kow31 \l 2058 </w:instrText>
          </w:r>
          <w:r w:rsidR="006D78F6">
            <w:rPr>
              <w:i/>
            </w:rPr>
            <w:fldChar w:fldCharType="separate"/>
          </w:r>
          <w:r w:rsidR="00DD74F1">
            <w:rPr>
              <w:noProof/>
            </w:rPr>
            <w:t xml:space="preserve"> </w:t>
          </w:r>
          <w:r w:rsidR="00DD74F1" w:rsidRPr="00DD74F1">
            <w:rPr>
              <w:noProof/>
            </w:rPr>
            <w:t>[30]</w:t>
          </w:r>
          <w:r w:rsidR="006D78F6">
            <w:rPr>
              <w:i/>
            </w:rPr>
            <w:fldChar w:fldCharType="end"/>
          </w:r>
        </w:sdtContent>
      </w:sdt>
    </w:p>
    <w:p w14:paraId="27B30323" w14:textId="0D9164F5" w:rsidR="0074628F" w:rsidRPr="0074628F" w:rsidRDefault="00FF4B1E" w:rsidP="0074628F">
      <w:pPr>
        <w:pStyle w:val="Prrafodelista"/>
        <w:numPr>
          <w:ilvl w:val="0"/>
          <w:numId w:val="8"/>
        </w:numPr>
        <w:spacing w:line="240" w:lineRule="auto"/>
        <w:rPr>
          <w:i/>
        </w:rPr>
      </w:pPr>
      <w:r>
        <w:rPr>
          <w:i/>
        </w:rPr>
        <w:t>Marklogi</w:t>
      </w:r>
      <w:r w:rsidR="0074628F">
        <w:rPr>
          <w:i/>
        </w:rPr>
        <w:t>c</w:t>
      </w:r>
      <w:sdt>
        <w:sdtPr>
          <w:rPr>
            <w:i/>
          </w:rPr>
          <w:id w:val="-1890946201"/>
          <w:citation/>
        </w:sdtPr>
        <w:sdtEndPr/>
        <w:sdtContent>
          <w:r w:rsidR="006D78F6">
            <w:rPr>
              <w:i/>
            </w:rPr>
            <w:fldChar w:fldCharType="begin"/>
          </w:r>
          <w:r w:rsidR="006D78F6">
            <w:rPr>
              <w:noProof/>
            </w:rPr>
            <w:instrText xml:space="preserve"> CITATION Mar19 \l 2058 </w:instrText>
          </w:r>
          <w:r w:rsidR="006D78F6">
            <w:rPr>
              <w:i/>
            </w:rPr>
            <w:fldChar w:fldCharType="separate"/>
          </w:r>
          <w:r w:rsidR="00DD74F1">
            <w:rPr>
              <w:noProof/>
            </w:rPr>
            <w:t xml:space="preserve"> </w:t>
          </w:r>
          <w:r w:rsidR="00DD74F1" w:rsidRPr="00DD74F1">
            <w:rPr>
              <w:noProof/>
            </w:rPr>
            <w:t>[31]</w:t>
          </w:r>
          <w:r w:rsidR="006D78F6">
            <w:rPr>
              <w:i/>
            </w:rPr>
            <w:fldChar w:fldCharType="end"/>
          </w:r>
        </w:sdtContent>
      </w:sdt>
    </w:p>
    <w:p w14:paraId="318A21BC" w14:textId="52825046" w:rsidR="0074628F" w:rsidRPr="007C38AC" w:rsidRDefault="0074628F" w:rsidP="007C38AC">
      <w:pPr>
        <w:pStyle w:val="Prrafodelista"/>
        <w:numPr>
          <w:ilvl w:val="0"/>
          <w:numId w:val="8"/>
        </w:numPr>
        <w:spacing w:line="240" w:lineRule="auto"/>
        <w:rPr>
          <w:i/>
        </w:rPr>
      </w:pPr>
      <w:r w:rsidRPr="0074628F">
        <w:rPr>
          <w:i/>
        </w:rPr>
        <w:t>Blazegraph</w:t>
      </w:r>
      <w:sdt>
        <w:sdtPr>
          <w:rPr>
            <w:i/>
          </w:rPr>
          <w:id w:val="-952247831"/>
          <w:citation/>
        </w:sdtPr>
        <w:sdtEndPr/>
        <w:sdtContent>
          <w:r w:rsidR="006D78F6">
            <w:rPr>
              <w:i/>
            </w:rPr>
            <w:fldChar w:fldCharType="begin"/>
          </w:r>
          <w:r w:rsidR="006D78F6">
            <w:rPr>
              <w:i/>
              <w:noProof/>
            </w:rPr>
            <w:instrText xml:space="preserve"> CITATION Bla19 \l 2058 </w:instrText>
          </w:r>
          <w:r w:rsidR="006D78F6">
            <w:rPr>
              <w:i/>
            </w:rPr>
            <w:fldChar w:fldCharType="separate"/>
          </w:r>
          <w:r w:rsidR="00DD74F1">
            <w:rPr>
              <w:i/>
              <w:noProof/>
            </w:rPr>
            <w:t xml:space="preserve"> </w:t>
          </w:r>
          <w:r w:rsidR="00DD74F1" w:rsidRPr="00DD74F1">
            <w:rPr>
              <w:noProof/>
            </w:rPr>
            <w:t>[32]</w:t>
          </w:r>
          <w:r w:rsidR="006D78F6">
            <w:rPr>
              <w:i/>
            </w:rPr>
            <w:fldChar w:fldCharType="end"/>
          </w:r>
        </w:sdtContent>
      </w:sdt>
    </w:p>
    <w:p w14:paraId="300A99D7" w14:textId="251590EA" w:rsidR="000E2FDD" w:rsidRDefault="000E2FDD" w:rsidP="000E2FDD">
      <w:pPr>
        <w:pStyle w:val="Ttulo1"/>
      </w:pPr>
      <w:bookmarkStart w:id="32" w:name="_Toc293663629"/>
      <w:r>
        <w:t>Marco teórico</w:t>
      </w:r>
      <w:bookmarkEnd w:id="32"/>
    </w:p>
    <w:p w14:paraId="2C96A580" w14:textId="0689943C" w:rsidR="004147AA" w:rsidRDefault="00867D49" w:rsidP="00867D49">
      <w:commentRangeStart w:id="33"/>
      <w:r>
        <w:t xml:space="preserve">Los conceptos descritos en esta sección son </w:t>
      </w:r>
      <w:r w:rsidR="004147AA">
        <w:t>fundamentales en</w:t>
      </w:r>
      <w:r w:rsidR="00866110">
        <w:t xml:space="preserve"> el presente proyecto terminal</w:t>
      </w:r>
      <w:r w:rsidR="004147AA">
        <w:t xml:space="preserve"> para mostrar qué compone este proyecto. RDF, URI</w:t>
      </w:r>
      <w:r w:rsidR="00C17470">
        <w:t>,</w:t>
      </w:r>
      <w:r w:rsidR="004147AA">
        <w:t xml:space="preserve"> </w:t>
      </w:r>
      <w:r w:rsidR="004147AA">
        <w:rPr>
          <w:i/>
        </w:rPr>
        <w:t>triple store</w:t>
      </w:r>
      <w:r w:rsidR="00C17470">
        <w:rPr>
          <w:i/>
        </w:rPr>
        <w:t xml:space="preserve"> </w:t>
      </w:r>
      <w:r w:rsidR="00C17470">
        <w:t xml:space="preserve">y SPARQL </w:t>
      </w:r>
      <w:r w:rsidR="00C17470">
        <w:rPr>
          <w:i/>
        </w:rPr>
        <w:t>endpoint</w:t>
      </w:r>
      <w:r w:rsidR="004147AA">
        <w:t xml:space="preserve"> son conceptos que se </w:t>
      </w:r>
      <w:r w:rsidR="00866110">
        <w:t xml:space="preserve">deben </w:t>
      </w:r>
      <w:r w:rsidR="004147AA">
        <w:t>maneja</w:t>
      </w:r>
      <w:r w:rsidR="00866110">
        <w:t>r</w:t>
      </w:r>
      <w:r w:rsidR="004147AA">
        <w:t xml:space="preserve"> sí o sí para el desarrollo del módulo ya que estos son elementos indispensables para su desarrollo; tales conceptos explican los objetos con los que se trabajaran a lo largo de este proyecto terminal. </w:t>
      </w:r>
    </w:p>
    <w:p w14:paraId="671521E2" w14:textId="593D67D4" w:rsidR="004147AA" w:rsidRDefault="004147AA" w:rsidP="00867D49">
      <w:r>
        <w:rPr>
          <w:i/>
        </w:rPr>
        <w:t>Linked Data</w:t>
      </w:r>
      <w:r>
        <w:t xml:space="preserve"> </w:t>
      </w:r>
      <w:r w:rsidR="00866110">
        <w:t xml:space="preserve">y </w:t>
      </w:r>
      <w:r>
        <w:t xml:space="preserve">Web Semántica son </w:t>
      </w:r>
      <w:r w:rsidR="00866110">
        <w:t>conceptos por tener</w:t>
      </w:r>
      <w:r>
        <w:t xml:space="preserve"> presentes ya que no se debe de perder de vista sobre qué contexto se está desarrollando el módulo, porque bien se podría hablar de datos cualquiera pero no es así, el proyecto terminal estará construido bajo estos conceptos.</w:t>
      </w:r>
    </w:p>
    <w:p w14:paraId="7FF73235" w14:textId="3512E93D" w:rsidR="004147AA" w:rsidRPr="004147AA" w:rsidRDefault="004147AA" w:rsidP="00867D49">
      <w:r>
        <w:t xml:space="preserve">SPARQL y GeoSPARL son los estándares </w:t>
      </w:r>
      <w:r w:rsidR="00866110">
        <w:t>por</w:t>
      </w:r>
      <w:r>
        <w:t xml:space="preserve"> seguir</w:t>
      </w:r>
      <w:r w:rsidR="007D2F8D">
        <w:t xml:space="preserve"> y cumplir.</w:t>
      </w:r>
      <w:r>
        <w:t xml:space="preserve"> </w:t>
      </w:r>
      <w:r w:rsidR="007D2F8D">
        <w:t>S</w:t>
      </w:r>
      <w:r>
        <w:t xml:space="preserve">i no fuera así, simplemente no se podrá construir nada que funcione con el </w:t>
      </w:r>
      <w:r>
        <w:rPr>
          <w:i/>
        </w:rPr>
        <w:t>triple store</w:t>
      </w:r>
      <w:r>
        <w:t xml:space="preserve"> Apache Marmotta o cualquier otra plataforma que se basen en cualquiera de los 2 estándares. </w:t>
      </w:r>
      <w:commentRangeEnd w:id="33"/>
      <w:r w:rsidR="00227720">
        <w:rPr>
          <w:rStyle w:val="Refdecomentario"/>
        </w:rPr>
        <w:commentReference w:id="33"/>
      </w:r>
    </w:p>
    <w:p w14:paraId="21BCA407" w14:textId="77777777" w:rsidR="00A01C68" w:rsidRPr="00F55C96" w:rsidRDefault="00975EF3" w:rsidP="000E2FDD">
      <w:pPr>
        <w:rPr>
          <w:b/>
          <w:i/>
        </w:rPr>
      </w:pPr>
      <w:r w:rsidRPr="00F55C96">
        <w:rPr>
          <w:b/>
          <w:i/>
        </w:rPr>
        <w:t>Linked Data</w:t>
      </w:r>
    </w:p>
    <w:p w14:paraId="5CED5FA2" w14:textId="36DE332F" w:rsidR="00A01C68" w:rsidRDefault="003366CD" w:rsidP="00AC6324">
      <w:r>
        <w:t xml:space="preserve">El </w:t>
      </w:r>
      <w:r>
        <w:rPr>
          <w:i/>
        </w:rPr>
        <w:t>Linked Data</w:t>
      </w:r>
      <w:r>
        <w:t xml:space="preserve"> es un conjunto de buenas prácticas para publicar y conectar datos estructurados en la web. </w:t>
      </w:r>
      <w:r w:rsidR="00647EF6">
        <w:t>Los principios que tiene asociado</w:t>
      </w:r>
      <w:r>
        <w:t xml:space="preserve"> son</w:t>
      </w:r>
      <w:r w:rsidR="00831D66">
        <w:t xml:space="preserve"> </w:t>
      </w:r>
      <w:r>
        <w:t xml:space="preserve">URI para identificar entidades en el mundo, HTTP que es el mecanismo por donde se recuperan recursos o </w:t>
      </w:r>
      <w:r w:rsidR="00046C9D">
        <w:t>descripciones</w:t>
      </w:r>
      <w:r>
        <w:t xml:space="preserve"> de recursos y RDF para estructurar y enlazar datos que describen cosas en el mundo</w:t>
      </w:r>
      <w:sdt>
        <w:sdtPr>
          <w:id w:val="1065919510"/>
          <w:citation/>
        </w:sdtPr>
        <w:sdtEndPr/>
        <w:sdtContent>
          <w:r w:rsidR="00633645">
            <w:fldChar w:fldCharType="begin"/>
          </w:r>
          <w:r w:rsidR="00633645">
            <w:instrText xml:space="preserve"> CITATION W3C16 \l 2058 </w:instrText>
          </w:r>
          <w:r w:rsidR="00633645">
            <w:fldChar w:fldCharType="separate"/>
          </w:r>
          <w:r w:rsidR="00DD74F1">
            <w:rPr>
              <w:noProof/>
            </w:rPr>
            <w:t xml:space="preserve"> </w:t>
          </w:r>
          <w:r w:rsidR="00DD74F1" w:rsidRPr="00DD74F1">
            <w:rPr>
              <w:noProof/>
            </w:rPr>
            <w:t>[33]</w:t>
          </w:r>
          <w:r w:rsidR="00633645">
            <w:fldChar w:fldCharType="end"/>
          </w:r>
        </w:sdtContent>
      </w:sdt>
      <w:r w:rsidR="00633645">
        <w:rPr>
          <w:noProof/>
        </w:rPr>
        <w:t>.</w:t>
      </w:r>
    </w:p>
    <w:p w14:paraId="197AA172" w14:textId="77777777" w:rsidR="00541B98" w:rsidRPr="005C1850" w:rsidRDefault="00E26C3A" w:rsidP="00D24490">
      <w:r>
        <w:lastRenderedPageBreak/>
        <w:t xml:space="preserve">Ya que el </w:t>
      </w:r>
      <w:r>
        <w:rPr>
          <w:i/>
        </w:rPr>
        <w:t xml:space="preserve">Linked </w:t>
      </w:r>
      <w:r w:rsidRPr="00E26C3A">
        <w:t>Data</w:t>
      </w:r>
      <w:r>
        <w:t xml:space="preserve"> está basado en web, </w:t>
      </w:r>
      <w:r w:rsidR="00E21BE8">
        <w:t xml:space="preserve">la diferencia entre sitios de Internet comunes y los basados en </w:t>
      </w:r>
      <w:r w:rsidR="00E21BE8">
        <w:rPr>
          <w:i/>
        </w:rPr>
        <w:t xml:space="preserve">Linked </w:t>
      </w:r>
      <w:r w:rsidR="00E21BE8" w:rsidRPr="00E21BE8">
        <w:t>Data</w:t>
      </w:r>
      <w:r w:rsidR="00E21BE8">
        <w:t xml:space="preserve"> es </w:t>
      </w:r>
      <w:r w:rsidR="006C226E">
        <w:t>que mientras</w:t>
      </w:r>
      <w:r w:rsidR="00910ABA">
        <w:t xml:space="preserve"> que los HTML</w:t>
      </w:r>
      <w:r w:rsidR="00EC6D33">
        <w:t xml:space="preserve"> simples</w:t>
      </w:r>
      <w:r w:rsidR="00910ABA">
        <w:t xml:space="preserve"> en la web son conectados mediante hipervínculos </w:t>
      </w:r>
      <w:r w:rsidR="00EC6D33">
        <w:t xml:space="preserve">comunes, Linked Data se basa en documentos que albergan datos en </w:t>
      </w:r>
      <w:r w:rsidR="003642E7">
        <w:t xml:space="preserve">formato </w:t>
      </w:r>
      <w:r w:rsidR="00EC6D33">
        <w:t>RDF</w:t>
      </w:r>
      <w:r w:rsidR="00583E71">
        <w:t>.</w:t>
      </w:r>
    </w:p>
    <w:p w14:paraId="109052DB" w14:textId="77777777" w:rsidR="00D25D1E" w:rsidRDefault="00D25D1E" w:rsidP="00D25D1E">
      <w:pPr>
        <w:rPr>
          <w:b/>
        </w:rPr>
      </w:pPr>
      <w:r>
        <w:rPr>
          <w:b/>
        </w:rPr>
        <w:t xml:space="preserve">Web </w:t>
      </w:r>
      <w:r w:rsidR="00B92A13">
        <w:rPr>
          <w:b/>
        </w:rPr>
        <w:t>S</w:t>
      </w:r>
      <w:r>
        <w:rPr>
          <w:b/>
        </w:rPr>
        <w:t>emántica</w:t>
      </w:r>
    </w:p>
    <w:p w14:paraId="0BC75721" w14:textId="036C5E31" w:rsidR="00D25D1E" w:rsidRDefault="00D25D1E" w:rsidP="00D25D1E">
      <w:r>
        <w:t>Es un</w:t>
      </w:r>
      <w:r w:rsidR="00E42F1A">
        <w:t>a</w:t>
      </w:r>
      <w:r>
        <w:t xml:space="preserve"> </w:t>
      </w:r>
      <w:r w:rsidR="00E42F1A">
        <w:t>web</w:t>
      </w:r>
      <w:r>
        <w:t xml:space="preserve"> de datos de cualquier índole</w:t>
      </w:r>
      <w:r w:rsidR="00593951">
        <w:t xml:space="preserve">. </w:t>
      </w:r>
      <w:r w:rsidR="00010B1E">
        <w:t xml:space="preserve">En la figura </w:t>
      </w:r>
      <w:r w:rsidR="00147C1C">
        <w:t>9</w:t>
      </w:r>
      <w:r w:rsidR="00360D04">
        <w:t xml:space="preserve"> se muestra la pila que Tim Berners-Lee propone para describir la </w:t>
      </w:r>
      <w:r w:rsidR="00F46B04">
        <w:t>W</w:t>
      </w:r>
      <w:r w:rsidR="00360D04">
        <w:t xml:space="preserve">eb </w:t>
      </w:r>
      <w:r w:rsidR="00F46B04">
        <w:t>S</w:t>
      </w:r>
      <w:r w:rsidR="00360D04">
        <w:t>emántica en cuanto a elementos que lo conforman.</w:t>
      </w:r>
    </w:p>
    <w:p w14:paraId="17268F21" w14:textId="77777777" w:rsidR="00574FB2" w:rsidRDefault="00D548B5" w:rsidP="00147C1C">
      <w:pPr>
        <w:keepNext/>
        <w:ind w:left="708" w:hanging="708"/>
        <w:jc w:val="center"/>
      </w:pPr>
      <w:r>
        <w:rPr>
          <w:noProof/>
        </w:rPr>
        <w:drawing>
          <wp:inline distT="0" distB="0" distL="0" distR="0" wp14:anchorId="07134B09" wp14:editId="47E6E9B3">
            <wp:extent cx="3964920" cy="2052084"/>
            <wp:effectExtent l="0" t="0" r="0" b="5715"/>
            <wp:docPr id="5" name="Imagen 5" descr="Resultado de imagen para semantic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mantic we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6302" cy="2114906"/>
                    </a:xfrm>
                    <a:prstGeom prst="rect">
                      <a:avLst/>
                    </a:prstGeom>
                    <a:noFill/>
                    <a:ln>
                      <a:noFill/>
                    </a:ln>
                  </pic:spPr>
                </pic:pic>
              </a:graphicData>
            </a:graphic>
          </wp:inline>
        </w:drawing>
      </w:r>
    </w:p>
    <w:p w14:paraId="6516EC21" w14:textId="774735EE" w:rsidR="00D548B5" w:rsidRDefault="00574FB2" w:rsidP="00574FB2">
      <w:pPr>
        <w:pStyle w:val="Descripcin"/>
        <w:jc w:val="center"/>
      </w:pPr>
      <w:r>
        <w:t xml:space="preserve">Fig. </w:t>
      </w:r>
      <w:r>
        <w:fldChar w:fldCharType="begin"/>
      </w:r>
      <w:r>
        <w:instrText xml:space="preserve"> SEQ Fig. \* ARABIC </w:instrText>
      </w:r>
      <w:r>
        <w:fldChar w:fldCharType="separate"/>
      </w:r>
      <w:r w:rsidR="00702D60">
        <w:rPr>
          <w:noProof/>
        </w:rPr>
        <w:t>9</w:t>
      </w:r>
      <w:r>
        <w:fldChar w:fldCharType="end"/>
      </w:r>
      <w:r>
        <w:t xml:space="preserve"> </w:t>
      </w:r>
      <w:r w:rsidRPr="00917999">
        <w:t>Diagrama propuesto por Tim Berners-Lee mostrando las tecnologías que conforma la Web Semántica</w:t>
      </w:r>
    </w:p>
    <w:p w14:paraId="3B6DA4C0" w14:textId="3DA1D84B" w:rsidR="006C7672" w:rsidRPr="000348E0" w:rsidRDefault="006C7672" w:rsidP="006C7672">
      <w:r>
        <w:t xml:space="preserve">Describiendo de abajo hacia arriba, en el primer nivel </w:t>
      </w:r>
      <w:r w:rsidR="00360D04">
        <w:t>se encuentran l</w:t>
      </w:r>
      <w:r w:rsidR="000348E0">
        <w:t xml:space="preserve">as tecnologías que permiten la identificación de cada </w:t>
      </w:r>
      <w:r w:rsidR="003A12BC">
        <w:t>entidad</w:t>
      </w:r>
      <w:r w:rsidR="000348E0">
        <w:t xml:space="preserve"> (Unicode y URI)</w:t>
      </w:r>
      <w:r w:rsidR="00B94D6C">
        <w:t>.</w:t>
      </w:r>
      <w:r w:rsidR="00E540B7">
        <w:t xml:space="preserve"> En </w:t>
      </w:r>
      <w:r w:rsidR="00CC54F6">
        <w:t>el segundo nivel</w:t>
      </w:r>
      <w:r w:rsidR="00E540B7">
        <w:t xml:space="preserve"> se encuentran las tecnologías que le dan estructura, pero no significado</w:t>
      </w:r>
      <w:r w:rsidR="00E526C4">
        <w:t>, al documento publicado en la web</w:t>
      </w:r>
      <w:r w:rsidR="000348E0">
        <w:t xml:space="preserve"> (XML, NS, </w:t>
      </w:r>
      <w:r w:rsidR="0020755E">
        <w:t xml:space="preserve">XML </w:t>
      </w:r>
      <w:r w:rsidR="0020755E" w:rsidRPr="00B66CE5">
        <w:rPr>
          <w:i/>
        </w:rPr>
        <w:t>s</w:t>
      </w:r>
      <w:r w:rsidR="000348E0" w:rsidRPr="00B66CE5">
        <w:rPr>
          <w:i/>
        </w:rPr>
        <w:t>chema</w:t>
      </w:r>
      <w:r w:rsidR="000348E0">
        <w:t>)</w:t>
      </w:r>
      <w:r w:rsidR="00E540B7">
        <w:t>.</w:t>
      </w:r>
      <w:r w:rsidR="007D724F">
        <w:t xml:space="preserve"> A partir </w:t>
      </w:r>
      <w:r w:rsidR="00CC54F6">
        <w:t>del tercer nivel</w:t>
      </w:r>
      <w:r w:rsidR="007D724F">
        <w:t xml:space="preserve"> a la sext</w:t>
      </w:r>
      <w:r w:rsidR="00CC54F6">
        <w:t>o</w:t>
      </w:r>
      <w:r w:rsidR="007D724F">
        <w:t xml:space="preserve">, la pila muestra una firma digital (color blanco) </w:t>
      </w:r>
      <w:r w:rsidR="00E526C4">
        <w:t xml:space="preserve">para garantizar la autenticidad de cada </w:t>
      </w:r>
      <w:r w:rsidR="003A12BC">
        <w:t>entidad</w:t>
      </w:r>
      <w:r w:rsidR="00E526C4">
        <w:t>.</w:t>
      </w:r>
      <w:r w:rsidR="007D724F">
        <w:t xml:space="preserve"> </w:t>
      </w:r>
      <w:r w:rsidR="000348E0">
        <w:t xml:space="preserve">En </w:t>
      </w:r>
      <w:r w:rsidR="00CC54F6">
        <w:t>el tercer nivel</w:t>
      </w:r>
      <w:r w:rsidR="000348E0">
        <w:t xml:space="preserve"> están </w:t>
      </w:r>
      <w:r w:rsidR="00B22889">
        <w:t>las tecnologías</w:t>
      </w:r>
      <w:r w:rsidR="000348E0">
        <w:t xml:space="preserve"> </w:t>
      </w:r>
      <w:r w:rsidR="00B22889">
        <w:t xml:space="preserve">que describen el contenido del documento tal </w:t>
      </w:r>
      <w:r w:rsidR="000348E0">
        <w:t xml:space="preserve">que permiten a la mayoría de las computadoras entender </w:t>
      </w:r>
      <w:r w:rsidR="00B22889">
        <w:t xml:space="preserve">el significado </w:t>
      </w:r>
      <w:r w:rsidR="001D3743">
        <w:t>de la entidad</w:t>
      </w:r>
      <w:r w:rsidR="00B22889">
        <w:t xml:space="preserve"> en cuestión</w:t>
      </w:r>
      <w:r w:rsidR="00647CB7">
        <w:t xml:space="preserve"> (RDF</w:t>
      </w:r>
      <w:r w:rsidR="001677C8">
        <w:t xml:space="preserve"> </w:t>
      </w:r>
      <w:r w:rsidR="00B66CE5">
        <w:t>y RDF</w:t>
      </w:r>
      <w:r w:rsidR="00E4496E">
        <w:t xml:space="preserve"> s</w:t>
      </w:r>
      <w:r w:rsidR="00647CB7">
        <w:t>chema)</w:t>
      </w:r>
      <w:r w:rsidR="00B22889">
        <w:t>.</w:t>
      </w:r>
      <w:r w:rsidR="00CC54F6">
        <w:t xml:space="preserve"> En el cuarto nivel</w:t>
      </w:r>
      <w:r w:rsidR="00635811">
        <w:t xml:space="preserve">, </w:t>
      </w:r>
      <w:r w:rsidR="00CC54F6">
        <w:t xml:space="preserve">si bien no es una tecnología, se encuentra un documento o archivo que define las relaciones entre </w:t>
      </w:r>
      <w:r w:rsidR="001D3743">
        <w:t>entidades mediante ontologías y reglas de inferencia</w:t>
      </w:r>
      <w:r w:rsidR="00512E31">
        <w:t xml:space="preserve"> (</w:t>
      </w:r>
      <w:r w:rsidR="00E44221">
        <w:t xml:space="preserve">comúnmente se implementa </w:t>
      </w:r>
      <w:r w:rsidR="00A832DE">
        <w:t xml:space="preserve">el lenguaje </w:t>
      </w:r>
      <w:r w:rsidR="00512E31">
        <w:t>OWL</w:t>
      </w:r>
      <w:r w:rsidR="00E44221">
        <w:t xml:space="preserve"> para lograrlo</w:t>
      </w:r>
      <w:r w:rsidR="00512E31">
        <w:t>)</w:t>
      </w:r>
      <w:r w:rsidR="001D3743">
        <w:t>.</w:t>
      </w:r>
      <w:r w:rsidR="00551BE2">
        <w:t xml:space="preserve"> </w:t>
      </w:r>
      <w:r w:rsidR="002A31B7">
        <w:t>En el quinto nivel</w:t>
      </w:r>
      <w:r w:rsidR="00635811">
        <w:t xml:space="preserve"> </w:t>
      </w:r>
      <w:r w:rsidR="002A31B7">
        <w:t>se encuentra la lógica la cual reúne las diversas ontologías usadas al igual que las reglas de los lenguajes que se usaron para describir y estructurar la entidad</w:t>
      </w:r>
      <w:r w:rsidR="00027CFC">
        <w:t>; en este nivel se llevan a cabo las inferencias y se le</w:t>
      </w:r>
      <w:r w:rsidR="001677C8">
        <w:t>s</w:t>
      </w:r>
      <w:r w:rsidR="00027CFC">
        <w:t xml:space="preserve"> da un significado a los datos</w:t>
      </w:r>
      <w:r w:rsidR="002A31B7">
        <w:t xml:space="preserve">. </w:t>
      </w:r>
      <w:r w:rsidR="00635811">
        <w:t xml:space="preserve">En el sexto nivel, se realiza la prueba, es decir, </w:t>
      </w:r>
      <w:r w:rsidR="000B0393">
        <w:t>el cómo se hicieron l</w:t>
      </w:r>
      <w:r w:rsidR="00607CE0">
        <w:t xml:space="preserve">as inferencias y </w:t>
      </w:r>
      <w:r w:rsidR="00635811">
        <w:t xml:space="preserve">el origen de los datos. Por </w:t>
      </w:r>
      <w:r w:rsidR="00996ACE">
        <w:t>último,</w:t>
      </w:r>
      <w:r w:rsidR="00635811">
        <w:t xml:space="preserve"> se encuentra la confianza, la confianza de que </w:t>
      </w:r>
      <w:r w:rsidR="00277A47">
        <w:t xml:space="preserve">el sistema es capaz de funcionar correctamente, de que el sistema pueda explicar que hace, del origen de las fuentes de datos y </w:t>
      </w:r>
      <w:r w:rsidR="001677C8">
        <w:t>servicios,</w:t>
      </w:r>
      <w:r w:rsidR="00277A47">
        <w:t xml:space="preserve"> así como la tecnología e interfaz de usuari</w:t>
      </w:r>
      <w:r w:rsidR="005B3421">
        <w:t>o.</w:t>
      </w:r>
    </w:p>
    <w:p w14:paraId="250EB072" w14:textId="2BBC1237" w:rsidR="007D47F0" w:rsidRPr="000F0A2C" w:rsidRDefault="000F0A2C" w:rsidP="000F0A2C">
      <w:r>
        <w:lastRenderedPageBreak/>
        <w:t xml:space="preserve">La </w:t>
      </w:r>
      <w:r w:rsidR="001113B4">
        <w:t>W</w:t>
      </w:r>
      <w:r>
        <w:t xml:space="preserve">eb </w:t>
      </w:r>
      <w:r w:rsidR="001113B4">
        <w:t>S</w:t>
      </w:r>
      <w:r>
        <w:t xml:space="preserve">emántica se puede ver como un todo y el </w:t>
      </w:r>
      <w:r>
        <w:rPr>
          <w:i/>
        </w:rPr>
        <w:t>Linked Data</w:t>
      </w:r>
      <w:r>
        <w:t xml:space="preserve"> como los elementos que la conforman</w:t>
      </w:r>
      <w:r w:rsidR="008A71D0">
        <w:t xml:space="preserve"> </w:t>
      </w:r>
      <w:r w:rsidR="00BA6957">
        <w:t xml:space="preserve">puesto que proporciona sustento y las bases para que la </w:t>
      </w:r>
      <w:r w:rsidR="001113B4">
        <w:t>W</w:t>
      </w:r>
      <w:r w:rsidR="00BA6957">
        <w:t xml:space="preserve">eb </w:t>
      </w:r>
      <w:r w:rsidR="001113B4">
        <w:t>S</w:t>
      </w:r>
      <w:r w:rsidR="00BA6957">
        <w:t>emántica sea construida correctament</w:t>
      </w:r>
      <w:r w:rsidR="0087253E">
        <w:t>e</w:t>
      </w:r>
      <w:sdt>
        <w:sdtPr>
          <w:id w:val="-58947650"/>
          <w:citation/>
        </w:sdtPr>
        <w:sdtEndPr/>
        <w:sdtContent>
          <w:r w:rsidR="00633645">
            <w:fldChar w:fldCharType="begin"/>
          </w:r>
          <w:r w:rsidR="00633645">
            <w:instrText xml:space="preserve"> CITATION W3C19 \l 2058 </w:instrText>
          </w:r>
          <w:r w:rsidR="00633645">
            <w:fldChar w:fldCharType="separate"/>
          </w:r>
          <w:r w:rsidR="00DD74F1">
            <w:rPr>
              <w:noProof/>
            </w:rPr>
            <w:t xml:space="preserve"> </w:t>
          </w:r>
          <w:r w:rsidR="00DD74F1" w:rsidRPr="00DD74F1">
            <w:rPr>
              <w:noProof/>
            </w:rPr>
            <w:t>[34]</w:t>
          </w:r>
          <w:r w:rsidR="00633645">
            <w:fldChar w:fldCharType="end"/>
          </w:r>
        </w:sdtContent>
      </w:sdt>
      <w:r>
        <w:t>.</w:t>
      </w:r>
    </w:p>
    <w:p w14:paraId="1D736020" w14:textId="284CE973" w:rsidR="00975EF3" w:rsidRPr="00641115" w:rsidRDefault="00975EF3" w:rsidP="000E2FDD">
      <w:pPr>
        <w:rPr>
          <w:b/>
        </w:rPr>
      </w:pPr>
      <w:r w:rsidRPr="00641115">
        <w:rPr>
          <w:b/>
        </w:rPr>
        <w:t>RDF</w:t>
      </w:r>
      <w:r w:rsidR="00040F71">
        <w:rPr>
          <w:b/>
        </w:rPr>
        <w:t xml:space="preserve"> (</w:t>
      </w:r>
      <w:r w:rsidR="00040F71">
        <w:rPr>
          <w:b/>
          <w:i/>
        </w:rPr>
        <w:t>Resource Description Framework</w:t>
      </w:r>
      <w:r w:rsidR="00040F71">
        <w:rPr>
          <w:b/>
        </w:rPr>
        <w:t>)</w:t>
      </w:r>
    </w:p>
    <w:p w14:paraId="6E3B7115" w14:textId="77777777" w:rsidR="0086530F" w:rsidRDefault="00541B98" w:rsidP="00563AF8">
      <w:r>
        <w:t xml:space="preserve">El </w:t>
      </w:r>
      <w:r w:rsidRPr="00390A6F">
        <w:rPr>
          <w:i/>
        </w:rPr>
        <w:t>framework</w:t>
      </w:r>
      <w:r>
        <w:t xml:space="preserve"> de descripción de recur</w:t>
      </w:r>
      <w:r w:rsidR="00E65A2C">
        <w:t>s</w:t>
      </w:r>
      <w:r>
        <w:t>o, RDF por sus siglas en inglés, es un modelo estándar para el intercambio de datos en la web.</w:t>
      </w:r>
      <w:r w:rsidR="0086530F">
        <w:t xml:space="preserve"> </w:t>
      </w:r>
    </w:p>
    <w:p w14:paraId="796E1B13" w14:textId="7F0BCAE8" w:rsidR="0086530F" w:rsidRDefault="0086530F" w:rsidP="000E2FDD">
      <w:r>
        <w:t xml:space="preserve">RDF extiende </w:t>
      </w:r>
      <w:r w:rsidR="00641115">
        <w:t>las estructuras</w:t>
      </w:r>
      <w:r>
        <w:t xml:space="preserve"> de enlaces de la web al usar URI tanto para nombrar relaciones entre cosas </w:t>
      </w:r>
      <w:r w:rsidR="00946912">
        <w:t xml:space="preserve">como para </w:t>
      </w:r>
      <w:r>
        <w:t xml:space="preserve">los puntos finales de las relaciones, a veces referido como “triple”. El modelo RDF permite representar los datos como sujeto, predicado y objecto. El sujeto y el predicado de un </w:t>
      </w:r>
      <w:r>
        <w:rPr>
          <w:i/>
        </w:rPr>
        <w:t>triple</w:t>
      </w:r>
      <w:r>
        <w:t xml:space="preserve"> son URI que identifican a cada </w:t>
      </w:r>
      <w:r w:rsidR="00946912">
        <w:t>uno</w:t>
      </w:r>
      <w:r>
        <w:t>. El predicado especifica como el sujeto y el objeto están relacionados, y también es representado por un URI</w:t>
      </w:r>
      <w:r w:rsidR="00563AF8">
        <w:t>. Esta característica provee un modelo de datos basado en grafos</w:t>
      </w:r>
      <w:sdt>
        <w:sdtPr>
          <w:id w:val="-1706396069"/>
          <w:citation/>
        </w:sdtPr>
        <w:sdtEndPr/>
        <w:sdtContent>
          <w:r w:rsidR="00633645">
            <w:fldChar w:fldCharType="begin"/>
          </w:r>
          <w:r w:rsidR="00633645">
            <w:instrText xml:space="preserve"> CITATION W3C14 \l 2058 </w:instrText>
          </w:r>
          <w:r w:rsidR="00633645">
            <w:fldChar w:fldCharType="separate"/>
          </w:r>
          <w:r w:rsidR="00DD74F1">
            <w:rPr>
              <w:noProof/>
            </w:rPr>
            <w:t xml:space="preserve"> </w:t>
          </w:r>
          <w:r w:rsidR="00DD74F1" w:rsidRPr="00DD74F1">
            <w:rPr>
              <w:noProof/>
            </w:rPr>
            <w:t>[35]</w:t>
          </w:r>
          <w:r w:rsidR="00633645">
            <w:fldChar w:fldCharType="end"/>
          </w:r>
        </w:sdtContent>
      </w:sdt>
      <w:r w:rsidR="00563AF8">
        <w:t>.</w:t>
      </w:r>
    </w:p>
    <w:p w14:paraId="1011B033" w14:textId="392F7004" w:rsidR="00E71079" w:rsidRPr="00641115" w:rsidRDefault="00E71079" w:rsidP="000E2FDD">
      <w:pPr>
        <w:rPr>
          <w:b/>
        </w:rPr>
      </w:pPr>
      <w:r w:rsidRPr="00641115">
        <w:rPr>
          <w:b/>
        </w:rPr>
        <w:t>URI</w:t>
      </w:r>
      <w:r w:rsidR="00040F71">
        <w:rPr>
          <w:b/>
        </w:rPr>
        <w:t xml:space="preserve"> (</w:t>
      </w:r>
      <w:r w:rsidR="00040F71">
        <w:rPr>
          <w:b/>
          <w:i/>
        </w:rPr>
        <w:t>Uniform Resource Identifier</w:t>
      </w:r>
      <w:r w:rsidR="00040F71">
        <w:rPr>
          <w:b/>
        </w:rPr>
        <w:t>)</w:t>
      </w:r>
    </w:p>
    <w:p w14:paraId="11A15797" w14:textId="77777777" w:rsidR="00946912" w:rsidRDefault="00946912" w:rsidP="000E2FDD">
      <w:r>
        <w:t>Identificador de recursos uniforme, URI</w:t>
      </w:r>
      <w:r w:rsidR="00776FEB">
        <w:t xml:space="preserve"> por sus siglas en inglés</w:t>
      </w:r>
      <w:r>
        <w:t xml:space="preserve">, es una cadena ASCII que identifica </w:t>
      </w:r>
      <w:r w:rsidR="00096E46">
        <w:t xml:space="preserve">recursos de información </w:t>
      </w:r>
      <w:r>
        <w:t>en la Web Semántica.</w:t>
      </w:r>
    </w:p>
    <w:p w14:paraId="75AA0522" w14:textId="04D63FC1" w:rsidR="00641115" w:rsidRDefault="001F081C" w:rsidP="000E2FDD">
      <w:r>
        <w:t xml:space="preserve">Tal y como se observa en la figura </w:t>
      </w:r>
      <w:r w:rsidR="001064AC">
        <w:t>1</w:t>
      </w:r>
      <w:r w:rsidR="00147C1C">
        <w:t>0</w:t>
      </w:r>
      <w:r>
        <w:t>, u</w:t>
      </w:r>
      <w:r w:rsidR="00641115">
        <w:t>n</w:t>
      </w:r>
      <w:r w:rsidR="001677C8">
        <w:t>a</w:t>
      </w:r>
      <w:r w:rsidR="00641115">
        <w:t xml:space="preserve"> URI puede estar compuesto de un localizador de recursos uniforme (URL</w:t>
      </w:r>
      <w:r w:rsidR="00F41BFB">
        <w:t>, por sus siglas en inglés</w:t>
      </w:r>
      <w:r w:rsidR="00641115">
        <w:t>), de un nombre de recursos uniforme (URN</w:t>
      </w:r>
      <w:r w:rsidR="00F41BFB">
        <w:t>, por sus siglas en inglés</w:t>
      </w:r>
      <w:r w:rsidR="00641115">
        <w:t>) o de ambo</w:t>
      </w:r>
      <w:r w:rsidR="0087253E">
        <w:t>s</w:t>
      </w:r>
      <w:sdt>
        <w:sdtPr>
          <w:id w:val="-39359908"/>
          <w:citation/>
        </w:sdtPr>
        <w:sdtEndPr/>
        <w:sdtContent>
          <w:r w:rsidR="00633645">
            <w:fldChar w:fldCharType="begin"/>
          </w:r>
          <w:r w:rsidR="00633645">
            <w:instrText xml:space="preserve"> CITATION W3C05 \l 2058 </w:instrText>
          </w:r>
          <w:r w:rsidR="00633645">
            <w:fldChar w:fldCharType="separate"/>
          </w:r>
          <w:r w:rsidR="00DD74F1">
            <w:rPr>
              <w:noProof/>
            </w:rPr>
            <w:t xml:space="preserve"> </w:t>
          </w:r>
          <w:r w:rsidR="00DD74F1" w:rsidRPr="00DD74F1">
            <w:rPr>
              <w:noProof/>
            </w:rPr>
            <w:t>[36]</w:t>
          </w:r>
          <w:r w:rsidR="00633645">
            <w:fldChar w:fldCharType="end"/>
          </w:r>
        </w:sdtContent>
      </w:sdt>
      <w:r w:rsidR="00641115">
        <w:t>.</w:t>
      </w:r>
      <w:r w:rsidR="00A20D68" w:rsidRPr="00A20D68">
        <w:rPr>
          <w:noProof/>
        </w:rPr>
        <w:t xml:space="preserve"> </w:t>
      </w:r>
    </w:p>
    <w:p w14:paraId="3BAB0789" w14:textId="77777777" w:rsidR="006F60A3" w:rsidRDefault="00A20D68" w:rsidP="006F60A3">
      <w:pPr>
        <w:keepNext/>
        <w:jc w:val="center"/>
      </w:pPr>
      <w:r>
        <w:rPr>
          <w:noProof/>
        </w:rPr>
        <w:drawing>
          <wp:inline distT="0" distB="0" distL="0" distR="0" wp14:anchorId="474E6786" wp14:editId="3EF2D3FD">
            <wp:extent cx="1314450" cy="597279"/>
            <wp:effectExtent l="0" t="0" r="0" b="0"/>
            <wp:docPr id="7" name="Imagen 7" descr="https://upload.wikimedia.org/wikipedia/commons/thumb/c/c3/URI_Euler_Diagram_no_lone_URIs.svg/220px-URI_Euler_Diagram_no_lone_URI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3/URI_Euler_Diagram_no_lone_URIs.svg/220px-URI_Euler_Diagram_no_lone_URIs.svg.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2144" b="12694"/>
                    <a:stretch/>
                  </pic:blipFill>
                  <pic:spPr bwMode="auto">
                    <a:xfrm>
                      <a:off x="0" y="0"/>
                      <a:ext cx="1356334" cy="616311"/>
                    </a:xfrm>
                    <a:prstGeom prst="rect">
                      <a:avLst/>
                    </a:prstGeom>
                    <a:noFill/>
                    <a:ln>
                      <a:noFill/>
                    </a:ln>
                    <a:extLst>
                      <a:ext uri="{53640926-AAD7-44D8-BBD7-CCE9431645EC}">
                        <a14:shadowObscured xmlns:a14="http://schemas.microsoft.com/office/drawing/2010/main"/>
                      </a:ext>
                    </a:extLst>
                  </pic:spPr>
                </pic:pic>
              </a:graphicData>
            </a:graphic>
          </wp:inline>
        </w:drawing>
      </w:r>
    </w:p>
    <w:p w14:paraId="416895DF" w14:textId="0D790428" w:rsidR="00A20D68" w:rsidRDefault="006F60A3" w:rsidP="001F081C">
      <w:pPr>
        <w:pStyle w:val="Descripcin"/>
        <w:jc w:val="center"/>
      </w:pPr>
      <w:r>
        <w:t xml:space="preserve">Fig. </w:t>
      </w:r>
      <w:r>
        <w:fldChar w:fldCharType="begin"/>
      </w:r>
      <w:r>
        <w:instrText xml:space="preserve"> SEQ Fig. \* ARABIC </w:instrText>
      </w:r>
      <w:r>
        <w:fldChar w:fldCharType="separate"/>
      </w:r>
      <w:r w:rsidR="00702D60">
        <w:rPr>
          <w:noProof/>
        </w:rPr>
        <w:t>10</w:t>
      </w:r>
      <w:r>
        <w:fldChar w:fldCharType="end"/>
      </w:r>
      <w:r>
        <w:t xml:space="preserve"> </w:t>
      </w:r>
      <w:r w:rsidRPr="005E2161">
        <w:t>Diagrama de cómo está compuesto un URI</w:t>
      </w:r>
    </w:p>
    <w:p w14:paraId="644A5B22" w14:textId="77777777" w:rsidR="009E6F1C" w:rsidRPr="00B93220" w:rsidRDefault="009E6F1C" w:rsidP="009E6F1C">
      <w:pPr>
        <w:rPr>
          <w:b/>
          <w:i/>
        </w:rPr>
      </w:pPr>
      <w:r w:rsidRPr="00B93220">
        <w:rPr>
          <w:b/>
        </w:rPr>
        <w:t xml:space="preserve">RDF </w:t>
      </w:r>
      <w:r w:rsidRPr="00B93220">
        <w:rPr>
          <w:b/>
          <w:i/>
        </w:rPr>
        <w:t>Triple Store</w:t>
      </w:r>
    </w:p>
    <w:p w14:paraId="1397205D" w14:textId="41927F27" w:rsidR="009E6F1C" w:rsidRDefault="009E6F1C" w:rsidP="009E6F1C">
      <w:r>
        <w:t>Es un tipo de base de datos basada en grafo</w:t>
      </w:r>
      <w:r w:rsidR="00350DC2">
        <w:t>s</w:t>
      </w:r>
      <w:r>
        <w:t xml:space="preserve"> </w:t>
      </w:r>
      <w:r w:rsidR="00E45A61">
        <w:t>d</w:t>
      </w:r>
      <w:r>
        <w:t xml:space="preserve">e tripletas </w:t>
      </w:r>
      <w:r w:rsidR="00B66CE5">
        <w:t>RDF.</w:t>
      </w:r>
    </w:p>
    <w:p w14:paraId="27C150AD" w14:textId="20630C36" w:rsidR="009E6F1C" w:rsidRDefault="009E6F1C" w:rsidP="009E6F1C">
      <w:r>
        <w:t xml:space="preserve">Al ser una base de datos basada en grafos, el </w:t>
      </w:r>
      <w:r>
        <w:rPr>
          <w:i/>
        </w:rPr>
        <w:t>triple store</w:t>
      </w:r>
      <w:r>
        <w:t xml:space="preserve"> puede ser vista como una red de objetos enlazados. El </w:t>
      </w:r>
      <w:r>
        <w:rPr>
          <w:i/>
        </w:rPr>
        <w:t>triple store</w:t>
      </w:r>
      <w:r>
        <w:t xml:space="preserve"> al ser una herramienta de la </w:t>
      </w:r>
      <w:r w:rsidR="00F00871">
        <w:t>W</w:t>
      </w:r>
      <w:r>
        <w:t xml:space="preserve">eb </w:t>
      </w:r>
      <w:r w:rsidR="00F00871">
        <w:t>S</w:t>
      </w:r>
      <w:r>
        <w:t>emántica, las entidades que conforman a la base de datos, tripletas RDF, son representadas como sujeto, predicado y objeto o también puede ser considerada como sujeto, predicado y etiqueta</w:t>
      </w:r>
      <w:sdt>
        <w:sdtPr>
          <w:id w:val="-848643716"/>
          <w:citation/>
        </w:sdtPr>
        <w:sdtEndPr/>
        <w:sdtContent>
          <w:r w:rsidR="00633645">
            <w:fldChar w:fldCharType="begin"/>
          </w:r>
          <w:r w:rsidR="00633645">
            <w:instrText xml:space="preserve"> CITATION Ont16 \l 2058 </w:instrText>
          </w:r>
          <w:r w:rsidR="00633645">
            <w:fldChar w:fldCharType="separate"/>
          </w:r>
          <w:r w:rsidR="00DD74F1">
            <w:rPr>
              <w:noProof/>
            </w:rPr>
            <w:t xml:space="preserve"> </w:t>
          </w:r>
          <w:r w:rsidR="00DD74F1" w:rsidRPr="00DD74F1">
            <w:rPr>
              <w:noProof/>
            </w:rPr>
            <w:t>[37]</w:t>
          </w:r>
          <w:r w:rsidR="00633645">
            <w:fldChar w:fldCharType="end"/>
          </w:r>
        </w:sdtContent>
      </w:sdt>
      <w:r>
        <w:t>.</w:t>
      </w:r>
    </w:p>
    <w:p w14:paraId="3E40BBDD" w14:textId="77777777" w:rsidR="00975EF3" w:rsidRPr="00B93220" w:rsidRDefault="00975EF3" w:rsidP="000E2FDD">
      <w:pPr>
        <w:rPr>
          <w:b/>
        </w:rPr>
      </w:pPr>
      <w:r w:rsidRPr="00B93220">
        <w:rPr>
          <w:b/>
        </w:rPr>
        <w:t>SPARQL</w:t>
      </w:r>
    </w:p>
    <w:p w14:paraId="5473DDE8" w14:textId="77777777" w:rsidR="00022904" w:rsidRDefault="00DD0B2F" w:rsidP="008E3BA4">
      <w:r>
        <w:t>SPARQL es un acrónimo para el Protocolo SPARQL y Lenguaje de Consultas RDF, por sus siglas en inglés, y e</w:t>
      </w:r>
      <w:r w:rsidR="00774E78">
        <w:t xml:space="preserve">s un protocolo y lenguaje de consultas para </w:t>
      </w:r>
      <w:r w:rsidR="00774E78" w:rsidRPr="00774E78">
        <w:rPr>
          <w:i/>
        </w:rPr>
        <w:t>Linked Data</w:t>
      </w:r>
      <w:r w:rsidR="00774E78">
        <w:t xml:space="preserve"> en la web o bases de datos semánticas basadas en grafos</w:t>
      </w:r>
      <w:r w:rsidR="00782757">
        <w:t xml:space="preserve"> (</w:t>
      </w:r>
      <w:r w:rsidR="00782757" w:rsidRPr="00782757">
        <w:rPr>
          <w:i/>
        </w:rPr>
        <w:t>RDF triple stores</w:t>
      </w:r>
      <w:r w:rsidR="00782757">
        <w:t>)</w:t>
      </w:r>
      <w:r w:rsidR="008E3BA4">
        <w:t>. SPARQ</w:t>
      </w:r>
      <w:r w:rsidR="003C0C6E">
        <w:t>L</w:t>
      </w:r>
      <w:r w:rsidR="008E3BA4">
        <w:t xml:space="preserve"> está diseñado y respaldado por el consorcio de la web</w:t>
      </w:r>
      <w:r w:rsidR="00796440">
        <w:t xml:space="preserve"> (W3C)</w:t>
      </w:r>
      <w:r w:rsidR="008E3BA4">
        <w:t>.</w:t>
      </w:r>
      <w:r w:rsidR="00782757">
        <w:t xml:space="preserve"> </w:t>
      </w:r>
    </w:p>
    <w:p w14:paraId="7C14F833" w14:textId="77777777" w:rsidR="00130802" w:rsidRPr="00E153CC" w:rsidRDefault="00E153CC" w:rsidP="008E3BA4">
      <w:r>
        <w:lastRenderedPageBreak/>
        <w:t>El siguiente código muestra cómo hacer una consulta</w:t>
      </w:r>
      <w:r w:rsidR="001677C8">
        <w:t xml:space="preserve"> SPARQL</w:t>
      </w:r>
      <w:r>
        <w:t xml:space="preserve"> de los músicos mexicanos famosos que ya han muerto y que están sobre el </w:t>
      </w:r>
      <w:r>
        <w:rPr>
          <w:i/>
        </w:rPr>
        <w:t>triple store</w:t>
      </w:r>
      <w:r>
        <w:t xml:space="preserve"> de DBpedia.</w:t>
      </w:r>
    </w:p>
    <w:p w14:paraId="4B82C472" w14:textId="77777777" w:rsidR="00E153CC" w:rsidRDefault="00E153CC" w:rsidP="00E153CC">
      <w:pPr>
        <w:spacing w:after="0"/>
        <w:ind w:left="708"/>
      </w:pPr>
      <w:r>
        <w:t>PREFIX dcterms: &lt;http://purl.org/dc/terms/&gt;</w:t>
      </w:r>
    </w:p>
    <w:p w14:paraId="72B7366F" w14:textId="77777777" w:rsidR="00E153CC" w:rsidRDefault="00E153CC" w:rsidP="00E153CC">
      <w:pPr>
        <w:spacing w:after="0"/>
        <w:ind w:left="708"/>
      </w:pPr>
      <w:r>
        <w:t>PREFIX rdfs: &lt;http://www.w3.org/2000/01/rdf-schema#&gt;</w:t>
      </w:r>
    </w:p>
    <w:p w14:paraId="79B0252D" w14:textId="77777777" w:rsidR="00E153CC" w:rsidRDefault="00E153CC" w:rsidP="00E153CC">
      <w:pPr>
        <w:spacing w:after="0"/>
        <w:ind w:left="708"/>
      </w:pPr>
      <w:r>
        <w:t>PREFIX dbp: &lt;http://dbpedia.org/ontology/&gt;</w:t>
      </w:r>
    </w:p>
    <w:p w14:paraId="758F1C11" w14:textId="77777777" w:rsidR="00E153CC" w:rsidRDefault="00E153CC" w:rsidP="00E153CC">
      <w:pPr>
        <w:spacing w:after="0"/>
        <w:ind w:left="708"/>
      </w:pPr>
      <w:r>
        <w:t>SELECT ?musico ?nombreMusico</w:t>
      </w:r>
      <w:r w:rsidR="00A201E2">
        <w:t xml:space="preserve"> </w:t>
      </w:r>
      <w:r>
        <w:t>?fechaFallecimiento</w:t>
      </w:r>
    </w:p>
    <w:p w14:paraId="0E34A799" w14:textId="77777777" w:rsidR="00E153CC" w:rsidRDefault="00E153CC" w:rsidP="00E153CC">
      <w:pPr>
        <w:spacing w:after="0"/>
        <w:ind w:left="708"/>
      </w:pPr>
      <w:r>
        <w:t>WHERE {</w:t>
      </w:r>
    </w:p>
    <w:p w14:paraId="150E4FF5" w14:textId="77777777" w:rsidR="00E153CC" w:rsidRDefault="00E153CC" w:rsidP="00A201E2">
      <w:pPr>
        <w:spacing w:after="0"/>
        <w:ind w:left="708"/>
      </w:pPr>
      <w:r>
        <w:t xml:space="preserve">   ?musico dcterms:subject</w:t>
      </w:r>
    </w:p>
    <w:p w14:paraId="611E2665" w14:textId="77777777" w:rsidR="00E153CC" w:rsidRDefault="00E153CC" w:rsidP="00A201E2">
      <w:pPr>
        <w:spacing w:after="0"/>
        <w:ind w:left="708"/>
      </w:pPr>
      <w:r>
        <w:t xml:space="preserve">   &lt;http://dbpedia.org/resource/Category:</w:t>
      </w:r>
      <w:r w:rsidR="00DD4AA2">
        <w:t>Mexican</w:t>
      </w:r>
      <w:r>
        <w:t>_musicians&gt;;</w:t>
      </w:r>
    </w:p>
    <w:p w14:paraId="5CB3D9F7" w14:textId="77777777" w:rsidR="00E153CC" w:rsidRDefault="00E153CC" w:rsidP="00A201E2">
      <w:pPr>
        <w:spacing w:after="0"/>
        <w:ind w:left="708"/>
      </w:pPr>
      <w:r>
        <w:t xml:space="preserve">   rdfs:label ?nombreMusico ;</w:t>
      </w:r>
    </w:p>
    <w:p w14:paraId="7ABDBA6F" w14:textId="77777777" w:rsidR="00E153CC" w:rsidRDefault="00E153CC" w:rsidP="00A201E2">
      <w:pPr>
        <w:spacing w:after="0"/>
        <w:ind w:left="708"/>
      </w:pPr>
      <w:r>
        <w:t xml:space="preserve">   dbp:birthDate ?fechaNacimiento ;</w:t>
      </w:r>
    </w:p>
    <w:p w14:paraId="5BA62F21" w14:textId="77777777" w:rsidR="00E153CC" w:rsidRDefault="00E153CC" w:rsidP="00A201E2">
      <w:pPr>
        <w:spacing w:after="0"/>
        <w:ind w:left="708"/>
      </w:pPr>
      <w:r>
        <w:t xml:space="preserve">   dbp:deathDate ?fechaFallecimiento .</w:t>
      </w:r>
    </w:p>
    <w:p w14:paraId="5F110EEA" w14:textId="77777777" w:rsidR="007D47F0" w:rsidRDefault="00E153CC" w:rsidP="00A71F0C">
      <w:pPr>
        <w:spacing w:after="0"/>
        <w:ind w:left="708"/>
      </w:pPr>
      <w:r>
        <w:t>FILTER (LANG(?nombreMusico) = "es")</w:t>
      </w:r>
      <w:r w:rsidR="00A71F0C">
        <w:tab/>
      </w:r>
    </w:p>
    <w:p w14:paraId="50098D9D" w14:textId="3EF52ECC" w:rsidR="00E153CC" w:rsidRDefault="00E153CC" w:rsidP="00A71F0C">
      <w:pPr>
        <w:spacing w:after="0"/>
        <w:ind w:left="708"/>
      </w:pPr>
      <w:r>
        <w:t>}</w:t>
      </w:r>
    </w:p>
    <w:p w14:paraId="198A9588" w14:textId="606633AE" w:rsidR="00CD6ABB" w:rsidRDefault="00CD6ABB" w:rsidP="00E153CC">
      <w:pPr>
        <w:spacing w:after="0"/>
      </w:pPr>
      <w:r>
        <w:t xml:space="preserve">La figura </w:t>
      </w:r>
      <w:r w:rsidR="00DA4B63">
        <w:t>1</w:t>
      </w:r>
      <w:r w:rsidR="00147C1C">
        <w:t>1</w:t>
      </w:r>
      <w:r>
        <w:t xml:space="preserve"> muestra el resultado de la consult</w:t>
      </w:r>
      <w:r w:rsidR="00222C1B">
        <w:t>a</w:t>
      </w:r>
    </w:p>
    <w:p w14:paraId="204B852C" w14:textId="77777777" w:rsidR="006F60A3" w:rsidRDefault="00565291" w:rsidP="006F60A3">
      <w:pPr>
        <w:keepNext/>
        <w:spacing w:after="0"/>
        <w:jc w:val="center"/>
      </w:pPr>
      <w:r>
        <w:rPr>
          <w:noProof/>
        </w:rPr>
        <w:drawing>
          <wp:inline distT="0" distB="0" distL="0" distR="0" wp14:anchorId="106F9BB7" wp14:editId="10EA20D8">
            <wp:extent cx="5870830" cy="3349255"/>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3706" cy="3396535"/>
                    </a:xfrm>
                    <a:prstGeom prst="rect">
                      <a:avLst/>
                    </a:prstGeom>
                  </pic:spPr>
                </pic:pic>
              </a:graphicData>
            </a:graphic>
          </wp:inline>
        </w:drawing>
      </w:r>
    </w:p>
    <w:p w14:paraId="696DC017" w14:textId="02925A1F" w:rsidR="00CD6ABB" w:rsidRDefault="006F60A3" w:rsidP="00977026">
      <w:pPr>
        <w:pStyle w:val="Descripcin"/>
        <w:jc w:val="center"/>
      </w:pPr>
      <w:r>
        <w:t xml:space="preserve">Fig. </w:t>
      </w:r>
      <w:r>
        <w:fldChar w:fldCharType="begin"/>
      </w:r>
      <w:r>
        <w:instrText xml:space="preserve"> SEQ Fig. \* ARABIC </w:instrText>
      </w:r>
      <w:r>
        <w:fldChar w:fldCharType="separate"/>
      </w:r>
      <w:r w:rsidR="00702D60">
        <w:rPr>
          <w:noProof/>
        </w:rPr>
        <w:t>11</w:t>
      </w:r>
      <w:r>
        <w:fldChar w:fldCharType="end"/>
      </w:r>
      <w:r>
        <w:t xml:space="preserve"> </w:t>
      </w:r>
      <w:r w:rsidRPr="008D12FE">
        <w:t>Resultado de la consulta en SPARQL</w:t>
      </w:r>
    </w:p>
    <w:p w14:paraId="326F114A" w14:textId="77777777" w:rsidR="005E1749" w:rsidRDefault="005E1749" w:rsidP="00DD0B2F">
      <w:r>
        <w:t xml:space="preserve">Actualmente se encuentra en su segunda versión, SPARQL 1.1, y ya describe una extensión para explícitamente delegar subconsultas a diferentes SPARQL </w:t>
      </w:r>
      <w:r>
        <w:rPr>
          <w:i/>
        </w:rPr>
        <w:t>endpoint</w:t>
      </w:r>
      <w:r>
        <w:t>.</w:t>
      </w:r>
      <w:r w:rsidR="004D12E1">
        <w:t xml:space="preserve"> </w:t>
      </w:r>
      <w:r w:rsidR="00354873">
        <w:t>Esta característica es conocida como consulta federada.</w:t>
      </w:r>
    </w:p>
    <w:p w14:paraId="69F7230A" w14:textId="77777777" w:rsidR="00E051CF" w:rsidRPr="00B93220" w:rsidRDefault="00E051CF" w:rsidP="00DD0B2F">
      <w:pPr>
        <w:rPr>
          <w:b/>
        </w:rPr>
      </w:pPr>
      <w:r w:rsidRPr="00B93220">
        <w:rPr>
          <w:b/>
        </w:rPr>
        <w:t xml:space="preserve">SPARQL </w:t>
      </w:r>
      <w:r w:rsidRPr="00B93220">
        <w:rPr>
          <w:b/>
          <w:i/>
        </w:rPr>
        <w:t xml:space="preserve">endpoint </w:t>
      </w:r>
    </w:p>
    <w:p w14:paraId="49082AB2" w14:textId="3000C833" w:rsidR="00E051CF" w:rsidRDefault="00E051CF" w:rsidP="00DD0B2F">
      <w:r>
        <w:t xml:space="preserve">Un SPARQL </w:t>
      </w:r>
      <w:r>
        <w:rPr>
          <w:i/>
        </w:rPr>
        <w:t>endpoint</w:t>
      </w:r>
      <w:r>
        <w:t xml:space="preserve"> es </w:t>
      </w:r>
      <w:r w:rsidR="009D6A94">
        <w:t>un servicio</w:t>
      </w:r>
      <w:r w:rsidR="009229E4">
        <w:t xml:space="preserve"> web q</w:t>
      </w:r>
      <w:r w:rsidR="00B05110">
        <w:t>u</w:t>
      </w:r>
      <w:r w:rsidR="009229E4">
        <w:t>e acepta consultas SPARQ</w:t>
      </w:r>
      <w:r w:rsidR="00182862">
        <w:t>L</w:t>
      </w:r>
      <w:sdt>
        <w:sdtPr>
          <w:id w:val="1207297776"/>
          <w:citation/>
        </w:sdtPr>
        <w:sdtEndPr/>
        <w:sdtContent>
          <w:r w:rsidR="00633645">
            <w:fldChar w:fldCharType="begin"/>
          </w:r>
          <w:r w:rsidR="00633645">
            <w:instrText xml:space="preserve"> CITATION DBp18 \l 2058 </w:instrText>
          </w:r>
          <w:r w:rsidR="00633645">
            <w:fldChar w:fldCharType="separate"/>
          </w:r>
          <w:r w:rsidR="00DD74F1">
            <w:rPr>
              <w:noProof/>
            </w:rPr>
            <w:t xml:space="preserve"> </w:t>
          </w:r>
          <w:r w:rsidR="00DD74F1" w:rsidRPr="00DD74F1">
            <w:rPr>
              <w:noProof/>
            </w:rPr>
            <w:t>[38]</w:t>
          </w:r>
          <w:r w:rsidR="00633645">
            <w:fldChar w:fldCharType="end"/>
          </w:r>
        </w:sdtContent>
      </w:sdt>
      <w:r w:rsidR="00593951">
        <w:t>.</w:t>
      </w:r>
    </w:p>
    <w:p w14:paraId="595AD65D" w14:textId="7478F806" w:rsidR="009229E4" w:rsidRDefault="009229E4" w:rsidP="00DD0B2F">
      <w:r>
        <w:lastRenderedPageBreak/>
        <w:t xml:space="preserve">DBpedia es quizá el SPARQL </w:t>
      </w:r>
      <w:r>
        <w:rPr>
          <w:i/>
        </w:rPr>
        <w:t>endpoint</w:t>
      </w:r>
      <w:r>
        <w:t xml:space="preserve"> más famoso, el cual aloja la información que se ve, a veces, en la parte derecha de las páginas de Wikipedia, estas son conocidas como </w:t>
      </w:r>
      <w:r>
        <w:rPr>
          <w:i/>
        </w:rPr>
        <w:t>infoboxes</w:t>
      </w:r>
      <w:r>
        <w:t>.</w:t>
      </w:r>
      <w:r w:rsidR="007708F8">
        <w:t xml:space="preserve"> En la figura </w:t>
      </w:r>
      <w:r w:rsidR="00DA4B63">
        <w:t>1</w:t>
      </w:r>
      <w:r w:rsidR="00147C1C">
        <w:t>2</w:t>
      </w:r>
      <w:r w:rsidR="007708F8">
        <w:t xml:space="preserve"> se ve</w:t>
      </w:r>
      <w:r w:rsidR="00E61480">
        <w:t>n</w:t>
      </w:r>
      <w:r w:rsidR="007708F8">
        <w:t xml:space="preserve"> datos extraídos desde DBpedia</w:t>
      </w:r>
      <w:r w:rsidR="00E61480">
        <w:t xml:space="preserve"> (cuadro rojo)</w:t>
      </w:r>
      <w:r w:rsidR="007708F8">
        <w:t xml:space="preserve"> y usados por Wikipedia.</w:t>
      </w:r>
    </w:p>
    <w:p w14:paraId="22EE808B" w14:textId="77777777" w:rsidR="006F60A3" w:rsidRDefault="001C4EA5" w:rsidP="006F60A3">
      <w:pPr>
        <w:keepNext/>
        <w:jc w:val="center"/>
      </w:pPr>
      <w:r>
        <w:rPr>
          <w:noProof/>
        </w:rPr>
        <w:drawing>
          <wp:inline distT="0" distB="0" distL="0" distR="0" wp14:anchorId="62BB98A7" wp14:editId="3B51AFBB">
            <wp:extent cx="4076585" cy="3317359"/>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9513" cy="3376705"/>
                    </a:xfrm>
                    <a:prstGeom prst="rect">
                      <a:avLst/>
                    </a:prstGeom>
                  </pic:spPr>
                </pic:pic>
              </a:graphicData>
            </a:graphic>
          </wp:inline>
        </w:drawing>
      </w:r>
    </w:p>
    <w:p w14:paraId="0CDE969D" w14:textId="4FEAAB8B" w:rsidR="005B731D" w:rsidRDefault="006F60A3" w:rsidP="006F60A3">
      <w:pPr>
        <w:pStyle w:val="Descripcin"/>
        <w:jc w:val="center"/>
      </w:pPr>
      <w:r>
        <w:t xml:space="preserve">Fig. </w:t>
      </w:r>
      <w:r>
        <w:fldChar w:fldCharType="begin"/>
      </w:r>
      <w:r>
        <w:instrText xml:space="preserve"> SEQ Fig. \* ARABIC </w:instrText>
      </w:r>
      <w:r>
        <w:fldChar w:fldCharType="separate"/>
      </w:r>
      <w:r w:rsidR="00702D60">
        <w:rPr>
          <w:noProof/>
        </w:rPr>
        <w:t>12</w:t>
      </w:r>
      <w:r>
        <w:fldChar w:fldCharType="end"/>
      </w:r>
      <w:r>
        <w:t xml:space="preserve"> </w:t>
      </w:r>
      <w:r w:rsidRPr="00DF00A6">
        <w:t>Datos de DBpedia usados por Wikipedia</w:t>
      </w:r>
    </w:p>
    <w:p w14:paraId="3210E3A2" w14:textId="77777777" w:rsidR="00E26C3A" w:rsidRPr="00B93220" w:rsidRDefault="00E26C3A" w:rsidP="00E26C3A">
      <w:pPr>
        <w:rPr>
          <w:b/>
        </w:rPr>
      </w:pPr>
      <w:r w:rsidRPr="00B93220">
        <w:rPr>
          <w:b/>
        </w:rPr>
        <w:t>GeoSPARQL</w:t>
      </w:r>
    </w:p>
    <w:p w14:paraId="4CF98A47" w14:textId="2CA7C676" w:rsidR="00E26C3A" w:rsidRDefault="00E26C3A" w:rsidP="00E26C3A">
      <w:r>
        <w:t xml:space="preserve">Es un lenguaje de consultas geográficas para datos RDF en la </w:t>
      </w:r>
      <w:r w:rsidR="00967354">
        <w:t>W</w:t>
      </w:r>
      <w:r>
        <w:t xml:space="preserve">eb </w:t>
      </w:r>
      <w:r w:rsidR="00967354">
        <w:t>S</w:t>
      </w:r>
      <w:r>
        <w:t xml:space="preserve">emántica estandarizado por </w:t>
      </w:r>
      <w:r w:rsidR="002F41EC">
        <w:t>el</w:t>
      </w:r>
      <w:r w:rsidR="00296A66">
        <w:t xml:space="preserve"> </w:t>
      </w:r>
      <w:r w:rsidR="00296A66">
        <w:rPr>
          <w:i/>
        </w:rPr>
        <w:t xml:space="preserve">Open Geospatial Consortium </w:t>
      </w:r>
      <w:r w:rsidR="00296A66">
        <w:t>(OGC)</w:t>
      </w:r>
      <w:r w:rsidR="00DA4B63">
        <w:rPr>
          <w:i/>
        </w:rPr>
        <w:t>.</w:t>
      </w:r>
      <w:r w:rsidR="00DA4B63">
        <w:t xml:space="preserve"> </w:t>
      </w:r>
      <w:r>
        <w:t>GeoSPARQL define un vocabulario para la representación de datos en RDF y también define una extensión para el lenguaje de consultas</w:t>
      </w:r>
      <w:r w:rsidR="00991289">
        <w:t xml:space="preserve"> geoespaciales</w:t>
      </w:r>
      <w:r>
        <w:t xml:space="preserve"> SPARQ</w:t>
      </w:r>
      <w:r w:rsidR="00A27D1B">
        <w:t>L</w:t>
      </w:r>
      <w:r>
        <w:t>.</w:t>
      </w:r>
    </w:p>
    <w:p w14:paraId="1C3AAA20" w14:textId="484AD3C3" w:rsidR="00F559C6" w:rsidRDefault="00F559C6" w:rsidP="00E26C3A">
      <w:r>
        <w:t xml:space="preserve">Un ejemplo de consulta es el siguiente: Determinar </w:t>
      </w:r>
      <w:r w:rsidR="00D8030B">
        <w:t>los objetos que estén contenidos en</w:t>
      </w:r>
      <w:r w:rsidR="00CE634E">
        <w:t xml:space="preserve"> la figura </w:t>
      </w:r>
      <w:r w:rsidR="00D8030B">
        <w:t xml:space="preserve">A de la figura </w:t>
      </w:r>
      <w:r w:rsidR="007D2F8D">
        <w:t>1</w:t>
      </w:r>
      <w:r w:rsidR="00147C1C">
        <w:t>3</w:t>
      </w:r>
    </w:p>
    <w:p w14:paraId="34704736" w14:textId="77777777" w:rsidR="006F60A3" w:rsidRDefault="00CE634E" w:rsidP="006F60A3">
      <w:pPr>
        <w:keepNext/>
        <w:jc w:val="center"/>
      </w:pPr>
      <w:r>
        <w:rPr>
          <w:noProof/>
        </w:rPr>
        <w:drawing>
          <wp:inline distT="0" distB="0" distL="0" distR="0" wp14:anchorId="05FAEA01" wp14:editId="1CBA20CB">
            <wp:extent cx="2578100" cy="1611383"/>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2615" cy="1651707"/>
                    </a:xfrm>
                    <a:prstGeom prst="rect">
                      <a:avLst/>
                    </a:prstGeom>
                  </pic:spPr>
                </pic:pic>
              </a:graphicData>
            </a:graphic>
          </wp:inline>
        </w:drawing>
      </w:r>
    </w:p>
    <w:p w14:paraId="5A1665C3" w14:textId="5204244A" w:rsidR="00CE634E" w:rsidRDefault="006F60A3" w:rsidP="006F60A3">
      <w:pPr>
        <w:pStyle w:val="Descripcin"/>
        <w:jc w:val="center"/>
      </w:pPr>
      <w:r>
        <w:t xml:space="preserve">Fig. </w:t>
      </w:r>
      <w:r>
        <w:fldChar w:fldCharType="begin"/>
      </w:r>
      <w:r>
        <w:instrText xml:space="preserve"> SEQ Fig. \* ARABIC </w:instrText>
      </w:r>
      <w:r>
        <w:fldChar w:fldCharType="separate"/>
      </w:r>
      <w:r w:rsidR="00702D60">
        <w:rPr>
          <w:noProof/>
        </w:rPr>
        <w:t>13</w:t>
      </w:r>
      <w:r>
        <w:fldChar w:fldCharType="end"/>
      </w:r>
      <w:r>
        <w:t xml:space="preserve"> </w:t>
      </w:r>
      <w:r w:rsidRPr="00F85F65">
        <w:t>Representación de datos espaciales</w:t>
      </w:r>
    </w:p>
    <w:p w14:paraId="284AC627" w14:textId="77777777" w:rsidR="005C4B81" w:rsidRDefault="005C4B81" w:rsidP="005C4B81">
      <w:r>
        <w:lastRenderedPageBreak/>
        <w:t xml:space="preserve">A </w:t>
      </w:r>
      <w:r w:rsidR="00B86099">
        <w:t>continuación,</w:t>
      </w:r>
      <w:r>
        <w:t xml:space="preserve"> la consulta</w:t>
      </w:r>
      <w:r w:rsidR="00CE342E">
        <w:t xml:space="preserve"> SPARQL asociada para resolver ese interrogante</w:t>
      </w:r>
      <w:r w:rsidR="00A67249">
        <w:t>:</w:t>
      </w:r>
    </w:p>
    <w:p w14:paraId="57A0979D" w14:textId="77777777" w:rsidR="00B86099" w:rsidRDefault="00B86099" w:rsidP="00B86099">
      <w:pPr>
        <w:spacing w:after="0"/>
        <w:ind w:left="708"/>
      </w:pPr>
      <w:r>
        <w:t>PREFIX my: &lt;http://example.org/ApplicationSchema#&gt;</w:t>
      </w:r>
    </w:p>
    <w:p w14:paraId="46E54CE2" w14:textId="44056853" w:rsidR="00B86099" w:rsidRDefault="00B86099" w:rsidP="00B86099">
      <w:pPr>
        <w:spacing w:after="0"/>
        <w:ind w:left="708"/>
      </w:pPr>
      <w:r>
        <w:t>PREFIX geo: &lt;http://www.opengis.net/ont/geosparql#&gt;</w:t>
      </w:r>
    </w:p>
    <w:p w14:paraId="65C354B0" w14:textId="77777777" w:rsidR="00B86099" w:rsidRDefault="00B86099" w:rsidP="00B86099">
      <w:pPr>
        <w:spacing w:after="0"/>
        <w:ind w:left="708"/>
      </w:pPr>
      <w:r>
        <w:t>PREFIX geof: &lt;http://www.opengis.net/def/function/geosparql/&gt;</w:t>
      </w:r>
    </w:p>
    <w:p w14:paraId="1194D4EF" w14:textId="69C0E4AC" w:rsidR="00B86099" w:rsidRDefault="00B86099" w:rsidP="00B86099">
      <w:pPr>
        <w:spacing w:after="0"/>
        <w:ind w:left="708"/>
      </w:pPr>
      <w:r>
        <w:t>SELECT ?f</w:t>
      </w:r>
    </w:p>
    <w:p w14:paraId="15B98502" w14:textId="77777777" w:rsidR="00B86099" w:rsidRDefault="00B86099" w:rsidP="00B86099">
      <w:pPr>
        <w:spacing w:after="0"/>
        <w:ind w:left="708"/>
      </w:pPr>
      <w:r>
        <w:t>WHERE { my:A my:hasExactGeometry ?aGeom .</w:t>
      </w:r>
    </w:p>
    <w:p w14:paraId="09304957" w14:textId="5D58ED7C" w:rsidR="00B86099" w:rsidRDefault="00B86099" w:rsidP="00B86099">
      <w:pPr>
        <w:spacing w:after="0"/>
        <w:ind w:left="1416"/>
      </w:pPr>
      <w:r>
        <w:t xml:space="preserve"> ?aGeom geo:asWKT ?aWKT .</w:t>
      </w:r>
    </w:p>
    <w:p w14:paraId="1C7A3725" w14:textId="77777777" w:rsidR="00B86099" w:rsidRDefault="00B86099" w:rsidP="00B86099">
      <w:pPr>
        <w:spacing w:after="0"/>
        <w:ind w:left="1416"/>
      </w:pPr>
      <w:r>
        <w:t xml:space="preserve"> ?f my:hasExactGeometry ?fGeom .</w:t>
      </w:r>
    </w:p>
    <w:p w14:paraId="17A2442F" w14:textId="45D73067" w:rsidR="00B86099" w:rsidRDefault="00B86099" w:rsidP="00B86099">
      <w:pPr>
        <w:spacing w:after="0"/>
        <w:ind w:left="1416"/>
      </w:pPr>
      <w:r>
        <w:t xml:space="preserve"> ?fGeom geo:asWKT ?fWKT .</w:t>
      </w:r>
    </w:p>
    <w:p w14:paraId="471E8C53" w14:textId="77777777" w:rsidR="00B86099" w:rsidRDefault="00B86099" w:rsidP="00B86099">
      <w:pPr>
        <w:spacing w:after="0"/>
        <w:ind w:left="1416"/>
      </w:pPr>
      <w:r>
        <w:t xml:space="preserve"> FILTER (geof:sfContains(?aWKT, ?fWKT) &amp;&amp;</w:t>
      </w:r>
    </w:p>
    <w:p w14:paraId="79FA3067" w14:textId="149D808C" w:rsidR="00B86099" w:rsidRDefault="00B86099" w:rsidP="00B86099">
      <w:pPr>
        <w:spacing w:after="0"/>
        <w:ind w:left="1416"/>
      </w:pPr>
      <w:r>
        <w:t xml:space="preserve"> </w:t>
      </w:r>
      <w:r>
        <w:tab/>
      </w:r>
      <w:r>
        <w:tab/>
        <w:t>!sameTerm(?aGeom, ?fGeom))</w:t>
      </w:r>
    </w:p>
    <w:p w14:paraId="0E1FE0F9" w14:textId="7DBDD216" w:rsidR="00B86099" w:rsidRDefault="00B86099" w:rsidP="00442153">
      <w:pPr>
        <w:spacing w:after="0"/>
        <w:ind w:left="708"/>
      </w:pPr>
      <w:r>
        <w:t>}</w:t>
      </w:r>
    </w:p>
    <w:p w14:paraId="7806662D" w14:textId="286819F1" w:rsidR="00B86099" w:rsidRDefault="00533308" w:rsidP="00B86099">
      <w:r>
        <w:t xml:space="preserve">El resultado </w:t>
      </w:r>
      <w:r w:rsidR="001064AC">
        <w:t>se muestra en la figura 1</w:t>
      </w:r>
      <w:r w:rsidR="00147C1C">
        <w:t>4</w:t>
      </w:r>
      <w:r w:rsidR="001064AC">
        <w:t>.</w:t>
      </w:r>
    </w:p>
    <w:p w14:paraId="38ED7DDA" w14:textId="74D65B38" w:rsidR="006F60A3" w:rsidRDefault="00533308" w:rsidP="006F60A3">
      <w:pPr>
        <w:keepNext/>
        <w:jc w:val="center"/>
      </w:pPr>
      <w:r>
        <w:rPr>
          <w:noProof/>
        </w:rPr>
        <w:drawing>
          <wp:inline distT="0" distB="0" distL="0" distR="0" wp14:anchorId="5BC67050" wp14:editId="07391CD1">
            <wp:extent cx="1582898" cy="946298"/>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06349" cy="960318"/>
                    </a:xfrm>
                    <a:prstGeom prst="rect">
                      <a:avLst/>
                    </a:prstGeom>
                  </pic:spPr>
                </pic:pic>
              </a:graphicData>
            </a:graphic>
          </wp:inline>
        </w:drawing>
      </w:r>
    </w:p>
    <w:p w14:paraId="7131DF3E" w14:textId="1D39A8F8" w:rsidR="00533308" w:rsidRDefault="006F60A3" w:rsidP="006F60A3">
      <w:pPr>
        <w:pStyle w:val="Descripcin"/>
        <w:jc w:val="center"/>
      </w:pPr>
      <w:r>
        <w:t xml:space="preserve">Fig. </w:t>
      </w:r>
      <w:r>
        <w:fldChar w:fldCharType="begin"/>
      </w:r>
      <w:r>
        <w:instrText xml:space="preserve"> SEQ Fig. \* ARABIC </w:instrText>
      </w:r>
      <w:r>
        <w:fldChar w:fldCharType="separate"/>
      </w:r>
      <w:r w:rsidR="00702D60">
        <w:rPr>
          <w:noProof/>
        </w:rPr>
        <w:t>14</w:t>
      </w:r>
      <w:r>
        <w:fldChar w:fldCharType="end"/>
      </w:r>
      <w:r>
        <w:t xml:space="preserve"> </w:t>
      </w:r>
      <w:r w:rsidRPr="00B715EE">
        <w:t>Resultado de la consulta en GeoSPARQL</w:t>
      </w:r>
    </w:p>
    <w:p w14:paraId="214E4D5A" w14:textId="1FEF20E4" w:rsidR="00533308" w:rsidRPr="00533308" w:rsidRDefault="00533308" w:rsidP="00533308">
      <w:r>
        <w:t>Como era de esperarse, el resultado dice que ‘A’ contiene tanto a ‘B’ como al punto ‘F’</w:t>
      </w:r>
    </w:p>
    <w:p w14:paraId="53FA4B0A" w14:textId="55680F94" w:rsidR="003B18E6" w:rsidRDefault="003B18E6" w:rsidP="003B18E6">
      <w:pPr>
        <w:pStyle w:val="Ttulo1"/>
      </w:pPr>
      <w:bookmarkStart w:id="34" w:name="_Toc293663630"/>
      <w:r>
        <w:t>Escenario de pruebas</w:t>
      </w:r>
      <w:bookmarkEnd w:id="34"/>
    </w:p>
    <w:p w14:paraId="02437E19" w14:textId="482CB3BF" w:rsidR="00A37921" w:rsidRDefault="00731313" w:rsidP="00731313">
      <w:r>
        <w:t xml:space="preserve">Para poner a prueba el módulo de consulta federadas </w:t>
      </w:r>
      <w:r w:rsidR="00BB1FC7">
        <w:t xml:space="preserve">basadas en GeoSPARQL </w:t>
      </w:r>
      <w:r>
        <w:t xml:space="preserve">para </w:t>
      </w:r>
      <w:r>
        <w:rPr>
          <w:i/>
        </w:rPr>
        <w:t>tr</w:t>
      </w:r>
      <w:r w:rsidR="00171393">
        <w:rPr>
          <w:i/>
        </w:rPr>
        <w:t>i</w:t>
      </w:r>
      <w:r>
        <w:rPr>
          <w:i/>
        </w:rPr>
        <w:t>ple store</w:t>
      </w:r>
      <w:r>
        <w:t xml:space="preserve"> </w:t>
      </w:r>
      <w:r w:rsidR="00171393">
        <w:t>se propone hacer uso de una batería de consultas</w:t>
      </w:r>
      <w:r w:rsidR="00BB1FC7">
        <w:t xml:space="preserve"> distintas</w:t>
      </w:r>
      <w:r w:rsidR="00171393">
        <w:t xml:space="preserve"> </w:t>
      </w:r>
      <w:r w:rsidR="00BB1FC7">
        <w:t>con las cuales se comprobará el correcto funcionamiento</w:t>
      </w:r>
      <w:r w:rsidR="00C920D8">
        <w:t xml:space="preserve"> de módulo desarrollado</w:t>
      </w:r>
      <w:r w:rsidR="00BB1FC7">
        <w:t>.</w:t>
      </w:r>
      <w:r w:rsidR="00A37921">
        <w:t xml:space="preserve"> </w:t>
      </w:r>
      <w:commentRangeStart w:id="35"/>
      <w:r w:rsidR="00A37921">
        <w:t>En este momento es muy inmaduro determinar qué consultas en específico se van a realizar. Lo que sí se puede indicar son ejemplos de conjuntos de datos que serán usados para las consultas</w:t>
      </w:r>
      <w:r w:rsidR="00633645">
        <w:rPr>
          <w:noProof/>
        </w:rPr>
        <w:t xml:space="preserve"> </w:t>
      </w:r>
      <w:sdt>
        <w:sdtPr>
          <w:rPr>
            <w:noProof/>
          </w:rPr>
          <w:id w:val="-256755849"/>
          <w:citation/>
        </w:sdtPr>
        <w:sdtEndPr/>
        <w:sdtContent>
          <w:r w:rsidR="00633645">
            <w:rPr>
              <w:noProof/>
            </w:rPr>
            <w:fldChar w:fldCharType="begin"/>
          </w:r>
          <w:r w:rsidR="00DD74F1">
            <w:rPr>
              <w:noProof/>
            </w:rPr>
            <w:instrText xml:space="preserve">CITATION Tas15 \l 2058 </w:instrText>
          </w:r>
          <w:r w:rsidR="00633645">
            <w:rPr>
              <w:noProof/>
            </w:rPr>
            <w:fldChar w:fldCharType="separate"/>
          </w:r>
          <w:r w:rsidR="00DD74F1" w:rsidRPr="00DD74F1">
            <w:rPr>
              <w:noProof/>
            </w:rPr>
            <w:t>[39]</w:t>
          </w:r>
          <w:r w:rsidR="00633645">
            <w:rPr>
              <w:noProof/>
            </w:rPr>
            <w:fldChar w:fldCharType="end"/>
          </w:r>
        </w:sdtContent>
      </w:sdt>
      <w:r w:rsidR="003B49EF">
        <w:t xml:space="preserve"> tales como</w:t>
      </w:r>
    </w:p>
    <w:p w14:paraId="79653AC8" w14:textId="6D734F7C" w:rsidR="00A37921" w:rsidRPr="00325FCC" w:rsidRDefault="00A37921" w:rsidP="002E142F">
      <w:pPr>
        <w:pStyle w:val="Prrafodelista"/>
        <w:numPr>
          <w:ilvl w:val="0"/>
          <w:numId w:val="8"/>
        </w:numPr>
        <w:spacing w:line="360" w:lineRule="auto"/>
        <w:rPr>
          <w:i/>
        </w:rPr>
      </w:pPr>
      <w:r w:rsidRPr="00325FCC">
        <w:rPr>
          <w:i/>
        </w:rPr>
        <w:t>Geonames</w:t>
      </w:r>
    </w:p>
    <w:p w14:paraId="6C05FEC9" w14:textId="7B7DE5AA" w:rsidR="00A37921" w:rsidRPr="00325FCC" w:rsidRDefault="00A37921" w:rsidP="002E142F">
      <w:pPr>
        <w:pStyle w:val="Prrafodelista"/>
        <w:numPr>
          <w:ilvl w:val="0"/>
          <w:numId w:val="8"/>
        </w:numPr>
        <w:spacing w:line="360" w:lineRule="auto"/>
        <w:rPr>
          <w:i/>
        </w:rPr>
      </w:pPr>
      <w:r w:rsidRPr="00325FCC">
        <w:rPr>
          <w:i/>
        </w:rPr>
        <w:t xml:space="preserve">GeoSpecies Knowledge Base </w:t>
      </w:r>
    </w:p>
    <w:p w14:paraId="7D16BA85" w14:textId="770061AC" w:rsidR="00A37921" w:rsidRPr="00325FCC" w:rsidRDefault="00A37921" w:rsidP="002E142F">
      <w:pPr>
        <w:pStyle w:val="Prrafodelista"/>
        <w:numPr>
          <w:ilvl w:val="0"/>
          <w:numId w:val="8"/>
        </w:numPr>
        <w:spacing w:line="360" w:lineRule="auto"/>
        <w:rPr>
          <w:i/>
        </w:rPr>
      </w:pPr>
      <w:r w:rsidRPr="00325FCC">
        <w:rPr>
          <w:i/>
        </w:rPr>
        <w:t>LinkedGeoData.org</w:t>
      </w:r>
      <w:commentRangeEnd w:id="35"/>
      <w:r w:rsidR="009D0132" w:rsidRPr="00325FCC">
        <w:rPr>
          <w:rStyle w:val="Refdecomentario"/>
          <w:i/>
        </w:rPr>
        <w:commentReference w:id="35"/>
      </w:r>
    </w:p>
    <w:p w14:paraId="59BA7C9A" w14:textId="47700240" w:rsidR="00154232" w:rsidRDefault="00FC13BD" w:rsidP="00DB0678">
      <w:r>
        <w:t xml:space="preserve">Una vez que se haya probado que el módulo implementado funciona correctamente, el siguiente paso </w:t>
      </w:r>
      <w:r w:rsidR="003F452A">
        <w:t>es</w:t>
      </w:r>
      <w:r>
        <w:t xml:space="preserve"> </w:t>
      </w:r>
      <w:r w:rsidR="003B49EF">
        <w:t>visualizar</w:t>
      </w:r>
      <w:r>
        <w:t xml:space="preserve"> los datos retornados de consultas en</w:t>
      </w:r>
      <w:r w:rsidR="00BB1FC7">
        <w:t xml:space="preserve"> una aplicación web que permita mostrarlos y</w:t>
      </w:r>
      <w:r w:rsidR="006568CE">
        <w:t xml:space="preserve"> así</w:t>
      </w:r>
      <w:r w:rsidR="00BB1FC7">
        <w:t xml:space="preserve"> corroborar que los resultados se hayan obtenido de una forma apropiada.</w:t>
      </w:r>
      <w:r w:rsidR="00154232">
        <w:t xml:space="preserve"> </w:t>
      </w:r>
    </w:p>
    <w:p w14:paraId="6DB14D5C" w14:textId="6CDF655B" w:rsidR="004300CE" w:rsidRDefault="004300CE" w:rsidP="004300CE">
      <w:pPr>
        <w:rPr>
          <w:i/>
        </w:rPr>
      </w:pPr>
      <w:commentRangeStart w:id="36"/>
      <w:r>
        <w:lastRenderedPageBreak/>
        <w:t xml:space="preserve">En cuanto al </w:t>
      </w:r>
      <w:r>
        <w:rPr>
          <w:i/>
        </w:rPr>
        <w:t>benchmarking</w:t>
      </w:r>
      <w:r>
        <w:t xml:space="preserve"> y caracterización, tal y como se indicó anteriormente, se basarán en </w:t>
      </w:r>
      <w:r w:rsidR="00322D55">
        <w:t>trabajos existentes en el estado del arte, tales como:</w:t>
      </w:r>
    </w:p>
    <w:p w14:paraId="60488AB1" w14:textId="675BAF72" w:rsidR="004300CE" w:rsidRPr="0016156F" w:rsidRDefault="004300CE" w:rsidP="002E142F">
      <w:pPr>
        <w:pStyle w:val="Prrafodelista"/>
        <w:numPr>
          <w:ilvl w:val="0"/>
          <w:numId w:val="12"/>
        </w:numPr>
        <w:spacing w:line="360" w:lineRule="auto"/>
        <w:rPr>
          <w:i/>
        </w:rPr>
      </w:pPr>
      <w:r w:rsidRPr="0016156F">
        <w:rPr>
          <w:i/>
        </w:rPr>
        <w:t>An Evaluation of Approaches to Federated Query</w:t>
      </w:r>
      <w:r w:rsidRPr="0016156F">
        <w:t xml:space="preserve"> </w:t>
      </w:r>
      <w:r w:rsidRPr="0016156F">
        <w:rPr>
          <w:i/>
        </w:rPr>
        <w:t>Processing over Linked Data</w:t>
      </w:r>
    </w:p>
    <w:p w14:paraId="59FD8D4E" w14:textId="22ACEE92" w:rsidR="004300CE" w:rsidRPr="0016156F" w:rsidRDefault="004300CE" w:rsidP="002E142F">
      <w:pPr>
        <w:pStyle w:val="Prrafodelista"/>
        <w:numPr>
          <w:ilvl w:val="0"/>
          <w:numId w:val="12"/>
        </w:numPr>
        <w:spacing w:line="360" w:lineRule="auto"/>
        <w:rPr>
          <w:i/>
        </w:rPr>
      </w:pPr>
      <w:r w:rsidRPr="0016156F">
        <w:rPr>
          <w:i/>
        </w:rPr>
        <w:t>SP2Bench: A SPARQL Performance Benchmark</w:t>
      </w:r>
    </w:p>
    <w:p w14:paraId="57AB437A" w14:textId="4B34FE4D" w:rsidR="004300CE" w:rsidRPr="00B003F6" w:rsidRDefault="004300CE" w:rsidP="002E142F">
      <w:pPr>
        <w:pStyle w:val="Prrafodelista"/>
        <w:numPr>
          <w:ilvl w:val="0"/>
          <w:numId w:val="12"/>
        </w:numPr>
        <w:spacing w:line="360" w:lineRule="auto"/>
      </w:pPr>
      <w:r w:rsidRPr="004300CE">
        <w:rPr>
          <w:i/>
        </w:rPr>
        <w:t>The Berlin SPARQL Benchmark</w:t>
      </w:r>
    </w:p>
    <w:p w14:paraId="6033659F" w14:textId="1ADD8A8D" w:rsidR="00B003F6" w:rsidRDefault="00B003F6" w:rsidP="00B003F6">
      <w:r>
        <w:t>De igual forma, los parámetros que serán considerados y extraídos de los</w:t>
      </w:r>
      <w:r w:rsidR="00475C8E">
        <w:t xml:space="preserve"> documentos</w:t>
      </w:r>
      <w:r>
        <w:t xml:space="preserve"> </w:t>
      </w:r>
      <w:r w:rsidR="00322D55">
        <w:t>mencionados</w:t>
      </w:r>
      <w:r w:rsidR="002444CA">
        <w:t xml:space="preserve"> son:</w:t>
      </w:r>
    </w:p>
    <w:p w14:paraId="623FCA8A" w14:textId="77777777" w:rsidR="00B003F6" w:rsidRPr="0016156F" w:rsidRDefault="00B003F6" w:rsidP="002E142F">
      <w:pPr>
        <w:pStyle w:val="Prrafodelista"/>
        <w:numPr>
          <w:ilvl w:val="0"/>
          <w:numId w:val="12"/>
        </w:numPr>
        <w:spacing w:line="360" w:lineRule="auto"/>
      </w:pPr>
      <w:r w:rsidRPr="0016156F">
        <w:t>Tiempo de carga.</w:t>
      </w:r>
    </w:p>
    <w:p w14:paraId="444A0AB7" w14:textId="77777777" w:rsidR="00B003F6" w:rsidRPr="0016156F" w:rsidRDefault="00B003F6" w:rsidP="002E142F">
      <w:pPr>
        <w:pStyle w:val="Prrafodelista"/>
        <w:numPr>
          <w:ilvl w:val="0"/>
          <w:numId w:val="12"/>
        </w:numPr>
        <w:spacing w:line="360" w:lineRule="auto"/>
      </w:pPr>
      <w:r w:rsidRPr="0016156F">
        <w:t>Tiempo de consulta.</w:t>
      </w:r>
    </w:p>
    <w:p w14:paraId="6789EE9D" w14:textId="77777777" w:rsidR="00B003F6" w:rsidRPr="0016156F" w:rsidRDefault="00B003F6" w:rsidP="002E142F">
      <w:pPr>
        <w:pStyle w:val="Prrafodelista"/>
        <w:numPr>
          <w:ilvl w:val="0"/>
          <w:numId w:val="12"/>
        </w:numPr>
        <w:spacing w:line="360" w:lineRule="auto"/>
      </w:pPr>
      <w:r w:rsidRPr="0016156F">
        <w:t>Consultas por segundo.</w:t>
      </w:r>
    </w:p>
    <w:p w14:paraId="3193D899" w14:textId="77777777" w:rsidR="00B003F6" w:rsidRPr="0016156F" w:rsidRDefault="00B003F6" w:rsidP="002E142F">
      <w:pPr>
        <w:pStyle w:val="Prrafodelista"/>
        <w:numPr>
          <w:ilvl w:val="0"/>
          <w:numId w:val="12"/>
        </w:numPr>
        <w:spacing w:line="360" w:lineRule="auto"/>
      </w:pPr>
      <w:r w:rsidRPr="0016156F">
        <w:t>Consultas mezcladas por segundo.</w:t>
      </w:r>
    </w:p>
    <w:p w14:paraId="3351C002" w14:textId="57397372" w:rsidR="00B003F6" w:rsidRPr="004300CE" w:rsidRDefault="00B003F6" w:rsidP="002E142F">
      <w:pPr>
        <w:pStyle w:val="Prrafodelista"/>
        <w:numPr>
          <w:ilvl w:val="0"/>
          <w:numId w:val="12"/>
        </w:numPr>
        <w:spacing w:line="360" w:lineRule="auto"/>
      </w:pPr>
      <w:r w:rsidRPr="0016156F">
        <w:t>Uso de operadores, modificadores y acceso a datos</w:t>
      </w:r>
      <w:commentRangeEnd w:id="36"/>
      <w:r>
        <w:rPr>
          <w:rStyle w:val="Refdecomentario"/>
        </w:rPr>
        <w:commentReference w:id="36"/>
      </w:r>
    </w:p>
    <w:p w14:paraId="692E5749" w14:textId="78A10DF3" w:rsidR="00DB0678" w:rsidRPr="007D2F8D" w:rsidRDefault="00CE7D02" w:rsidP="00731313">
      <w:r>
        <w:t>En cuanto a la visualización de los resultados desplegados por el módulo de consultas federadas geoespaciales, l</w:t>
      </w:r>
      <w:r w:rsidR="007C064C">
        <w:t xml:space="preserve">a plataforma Apache Marmotta con consultas federadas en conjunto con la aplicación web </w:t>
      </w:r>
      <w:r w:rsidR="00885F0E">
        <w:t xml:space="preserve">a </w:t>
      </w:r>
      <w:r>
        <w:t>usar</w:t>
      </w:r>
      <w:r w:rsidR="007C064C">
        <w:t xml:space="preserve"> pretende que se vea </w:t>
      </w:r>
      <w:r w:rsidR="00885F0E">
        <w:t xml:space="preserve">similar a la representación ofrecida en </w:t>
      </w:r>
      <w:r w:rsidR="00313F10">
        <w:t>la figura 1</w:t>
      </w:r>
      <w:r w:rsidR="00147C1C">
        <w:t>5</w:t>
      </w:r>
    </w:p>
    <w:p w14:paraId="52CE0B4A" w14:textId="77777777" w:rsidR="006F60A3" w:rsidRDefault="00442153" w:rsidP="006F60A3">
      <w:pPr>
        <w:keepNext/>
        <w:jc w:val="center"/>
      </w:pPr>
      <w:r>
        <w:rPr>
          <w:noProof/>
        </w:rPr>
        <w:drawing>
          <wp:inline distT="0" distB="0" distL="0" distR="0" wp14:anchorId="459079E5" wp14:editId="5E32A0DD">
            <wp:extent cx="3602818" cy="1714500"/>
            <wp:effectExtent l="0" t="0" r="0" b="0"/>
            <wp:docPr id="10" name="Imagen 10" descr="C:\Users\zacat\Downloads\FederatedQueries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cat\Downloads\FederatedQueries (6).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314" t="7727" r="2983" b="2965"/>
                    <a:stretch/>
                  </pic:blipFill>
                  <pic:spPr bwMode="auto">
                    <a:xfrm>
                      <a:off x="0" y="0"/>
                      <a:ext cx="3684750" cy="1753489"/>
                    </a:xfrm>
                    <a:prstGeom prst="rect">
                      <a:avLst/>
                    </a:prstGeom>
                    <a:noFill/>
                    <a:ln>
                      <a:noFill/>
                    </a:ln>
                    <a:extLst>
                      <a:ext uri="{53640926-AAD7-44D8-BBD7-CCE9431645EC}">
                        <a14:shadowObscured xmlns:a14="http://schemas.microsoft.com/office/drawing/2010/main"/>
                      </a:ext>
                    </a:extLst>
                  </pic:spPr>
                </pic:pic>
              </a:graphicData>
            </a:graphic>
          </wp:inline>
        </w:drawing>
      </w:r>
    </w:p>
    <w:p w14:paraId="659CE267" w14:textId="2727DC81" w:rsidR="00442153" w:rsidRDefault="006F60A3" w:rsidP="006F60A3">
      <w:pPr>
        <w:pStyle w:val="Descripcin"/>
        <w:jc w:val="center"/>
      </w:pPr>
      <w:r>
        <w:t xml:space="preserve">Fig. </w:t>
      </w:r>
      <w:r>
        <w:fldChar w:fldCharType="begin"/>
      </w:r>
      <w:r>
        <w:instrText xml:space="preserve"> SEQ Fig. \* ARABIC </w:instrText>
      </w:r>
      <w:r>
        <w:fldChar w:fldCharType="separate"/>
      </w:r>
      <w:r w:rsidR="00702D60">
        <w:rPr>
          <w:noProof/>
        </w:rPr>
        <w:t>15</w:t>
      </w:r>
      <w:r>
        <w:fldChar w:fldCharType="end"/>
      </w:r>
      <w:r>
        <w:t xml:space="preserve"> </w:t>
      </w:r>
      <w:r w:rsidRPr="00F5312B">
        <w:t>Propuesta de sistema de consultas federadas final</w:t>
      </w:r>
    </w:p>
    <w:p w14:paraId="6534135B" w14:textId="77777777" w:rsidR="007B2AF2" w:rsidRDefault="0085195D" w:rsidP="00731313">
      <w:r>
        <w:t xml:space="preserve">El equipo y condiciones necesarias para llevar a cabo las pruebas son </w:t>
      </w:r>
    </w:p>
    <w:p w14:paraId="19D77343" w14:textId="77777777" w:rsidR="0085195D" w:rsidRDefault="0085195D" w:rsidP="0085195D">
      <w:pPr>
        <w:pStyle w:val="Prrafodelista"/>
        <w:numPr>
          <w:ilvl w:val="0"/>
          <w:numId w:val="8"/>
        </w:numPr>
      </w:pPr>
      <w:r>
        <w:t xml:space="preserve">Computadora </w:t>
      </w:r>
    </w:p>
    <w:p w14:paraId="796D85B6" w14:textId="77777777" w:rsidR="0085195D" w:rsidRDefault="0085195D" w:rsidP="0085195D">
      <w:pPr>
        <w:pStyle w:val="Prrafodelista"/>
        <w:numPr>
          <w:ilvl w:val="1"/>
          <w:numId w:val="8"/>
        </w:numPr>
      </w:pPr>
      <w:r>
        <w:t>Sistema operativo: Unix-Linux Ubuntu</w:t>
      </w:r>
      <w:r w:rsidR="00D565C9">
        <w:t>.</w:t>
      </w:r>
    </w:p>
    <w:p w14:paraId="79AF960B" w14:textId="77777777" w:rsidR="00D565C9" w:rsidRDefault="00D565C9" w:rsidP="0085195D">
      <w:pPr>
        <w:pStyle w:val="Prrafodelista"/>
        <w:numPr>
          <w:ilvl w:val="1"/>
          <w:numId w:val="8"/>
        </w:numPr>
      </w:pPr>
      <w:r>
        <w:t>Apache Marmotta.</w:t>
      </w:r>
    </w:p>
    <w:p w14:paraId="601C18CF" w14:textId="77777777" w:rsidR="0085195D" w:rsidRDefault="0085195D" w:rsidP="0085195D">
      <w:pPr>
        <w:pStyle w:val="Prrafodelista"/>
        <w:numPr>
          <w:ilvl w:val="1"/>
          <w:numId w:val="8"/>
        </w:numPr>
      </w:pPr>
      <w:r>
        <w:t>Procesador: AMD A10-7850K ~3.7GHz</w:t>
      </w:r>
      <w:r w:rsidR="00D565C9">
        <w:t>.</w:t>
      </w:r>
    </w:p>
    <w:p w14:paraId="30F09DEF" w14:textId="77777777" w:rsidR="0085195D" w:rsidRDefault="0085195D" w:rsidP="00D565C9">
      <w:pPr>
        <w:pStyle w:val="Prrafodelista"/>
        <w:numPr>
          <w:ilvl w:val="1"/>
          <w:numId w:val="8"/>
        </w:numPr>
      </w:pPr>
      <w:r>
        <w:t>RAM: 8GB</w:t>
      </w:r>
      <w:r w:rsidR="00D565C9">
        <w:t>.</w:t>
      </w:r>
    </w:p>
    <w:p w14:paraId="19E7A069" w14:textId="77777777" w:rsidR="00D565C9" w:rsidRDefault="00D565C9" w:rsidP="00D565C9">
      <w:pPr>
        <w:pStyle w:val="Prrafodelista"/>
        <w:numPr>
          <w:ilvl w:val="1"/>
          <w:numId w:val="8"/>
        </w:numPr>
      </w:pPr>
      <w:r>
        <w:t>Navegador Web: Google Chrome</w:t>
      </w:r>
    </w:p>
    <w:p w14:paraId="68CBB228" w14:textId="43FAD0EF" w:rsidR="00702C79" w:rsidRDefault="00D565C9" w:rsidP="00702C79">
      <w:pPr>
        <w:pStyle w:val="Prrafodelista"/>
        <w:numPr>
          <w:ilvl w:val="0"/>
          <w:numId w:val="8"/>
        </w:numPr>
      </w:pPr>
      <w:r>
        <w:t xml:space="preserve">Conexión a internet: 10 </w:t>
      </w:r>
      <w:r w:rsidR="00313B28">
        <w:t>Mbps</w:t>
      </w:r>
    </w:p>
    <w:p w14:paraId="082E4C5A" w14:textId="77777777" w:rsidR="00702C79" w:rsidRDefault="00702C79" w:rsidP="00702C79"/>
    <w:p w14:paraId="658AD173" w14:textId="77777777" w:rsidR="004C6DB6" w:rsidRDefault="0022327E" w:rsidP="007062C2">
      <w:pPr>
        <w:pStyle w:val="Ttulo1"/>
      </w:pPr>
      <w:bookmarkStart w:id="37" w:name="_Toc293663631"/>
      <w:commentRangeStart w:id="38"/>
      <w:r>
        <w:t>Cronograma de actividades</w:t>
      </w:r>
      <w:bookmarkEnd w:id="37"/>
      <w:commentRangeEnd w:id="38"/>
      <w:r w:rsidR="009C7613">
        <w:rPr>
          <w:rStyle w:val="Refdecomentario"/>
          <w:rFonts w:ascii="Times New Roman" w:eastAsiaTheme="minorHAnsi" w:hAnsi="Times New Roman" w:cstheme="minorBidi"/>
          <w:b w:val="0"/>
          <w:bCs w:val="0"/>
          <w:color w:val="auto"/>
        </w:rPr>
        <w:commentReference w:id="38"/>
      </w:r>
    </w:p>
    <w:p w14:paraId="199209D0" w14:textId="77777777" w:rsidR="002E1990" w:rsidRPr="002E1990" w:rsidRDefault="002E1990" w:rsidP="0002486A">
      <w:pPr>
        <w:pStyle w:val="Tabla"/>
      </w:pPr>
      <w:r w:rsidRPr="0002486A">
        <w:rPr>
          <w:b/>
        </w:rPr>
        <w:t>Tabla 1.</w:t>
      </w:r>
      <w:r w:rsidR="00E47A0D">
        <w:t xml:space="preserve"> </w:t>
      </w:r>
      <w:r w:rsidR="003522D0">
        <w:t xml:space="preserve"> </w:t>
      </w:r>
      <w:r w:rsidR="00E47A0D">
        <w:t>C</w:t>
      </w:r>
      <w:r w:rsidRPr="002E1990">
        <w:t>r</w:t>
      </w:r>
      <w:r w:rsidR="008A3427">
        <w:t>o</w:t>
      </w:r>
      <w:r w:rsidRPr="002E1990">
        <w:t>nograma de acti</w:t>
      </w:r>
      <w:r w:rsidR="001B6401">
        <w:t>vidades para Proyecto Terminal I</w:t>
      </w:r>
      <w:r w:rsidRPr="002E1990">
        <w:t>.</w:t>
      </w:r>
    </w:p>
    <w:tbl>
      <w:tblPr>
        <w:tblStyle w:val="Tablaconcuadrcula"/>
        <w:tblW w:w="953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1255"/>
        <w:gridCol w:w="2116"/>
        <w:gridCol w:w="3227"/>
        <w:gridCol w:w="2393"/>
      </w:tblGrid>
      <w:tr w:rsidR="003F131C" w:rsidRPr="00F11E2B" w14:paraId="3913B881" w14:textId="77777777" w:rsidTr="00D60784">
        <w:tc>
          <w:tcPr>
            <w:tcW w:w="541" w:type="dxa"/>
            <w:tcBorders>
              <w:top w:val="single" w:sz="8" w:space="0" w:color="auto"/>
              <w:bottom w:val="single" w:sz="8" w:space="0" w:color="auto"/>
            </w:tcBorders>
            <w:vAlign w:val="center"/>
          </w:tcPr>
          <w:p w14:paraId="128F2CA8" w14:textId="77777777" w:rsidR="003F131C" w:rsidRPr="00F11E2B" w:rsidRDefault="003F131C" w:rsidP="00B00993">
            <w:pPr>
              <w:spacing w:after="0"/>
              <w:jc w:val="center"/>
              <w:rPr>
                <w:b/>
              </w:rPr>
            </w:pPr>
            <w:r>
              <w:rPr>
                <w:b/>
              </w:rPr>
              <w:t>No.</w:t>
            </w:r>
          </w:p>
        </w:tc>
        <w:tc>
          <w:tcPr>
            <w:tcW w:w="1194" w:type="dxa"/>
            <w:tcBorders>
              <w:top w:val="single" w:sz="8" w:space="0" w:color="auto"/>
              <w:bottom w:val="single" w:sz="8" w:space="0" w:color="auto"/>
            </w:tcBorders>
          </w:tcPr>
          <w:p w14:paraId="19B0F66F" w14:textId="494B4AA6" w:rsidR="003F131C" w:rsidRPr="00F11E2B" w:rsidRDefault="003F131C" w:rsidP="00B00993">
            <w:pPr>
              <w:spacing w:after="0"/>
              <w:jc w:val="center"/>
              <w:rPr>
                <w:b/>
              </w:rPr>
            </w:pPr>
            <w:r>
              <w:rPr>
                <w:b/>
              </w:rPr>
              <w:t xml:space="preserve">Relación con </w:t>
            </w:r>
            <w:r w:rsidR="00B00993">
              <w:rPr>
                <w:b/>
              </w:rPr>
              <w:t>O</w:t>
            </w:r>
            <w:r>
              <w:rPr>
                <w:b/>
              </w:rPr>
              <w:t xml:space="preserve">bjetivos </w:t>
            </w:r>
            <w:r w:rsidR="00B00993">
              <w:rPr>
                <w:b/>
              </w:rPr>
              <w:t>E</w:t>
            </w:r>
            <w:r>
              <w:rPr>
                <w:b/>
              </w:rPr>
              <w:t>specíficos</w:t>
            </w:r>
          </w:p>
        </w:tc>
        <w:tc>
          <w:tcPr>
            <w:tcW w:w="2126" w:type="dxa"/>
            <w:tcBorders>
              <w:top w:val="single" w:sz="8" w:space="0" w:color="auto"/>
              <w:bottom w:val="single" w:sz="8" w:space="0" w:color="auto"/>
            </w:tcBorders>
            <w:vAlign w:val="center"/>
          </w:tcPr>
          <w:p w14:paraId="34EACC27" w14:textId="77777777" w:rsidR="003F131C" w:rsidRPr="00F11E2B" w:rsidRDefault="003F131C" w:rsidP="00B00993">
            <w:pPr>
              <w:spacing w:after="0"/>
              <w:jc w:val="center"/>
              <w:rPr>
                <w:b/>
              </w:rPr>
            </w:pPr>
            <w:r w:rsidRPr="00F11E2B">
              <w:rPr>
                <w:b/>
              </w:rPr>
              <w:t>Nombre de la actividad</w:t>
            </w:r>
          </w:p>
        </w:tc>
        <w:tc>
          <w:tcPr>
            <w:tcW w:w="3261" w:type="dxa"/>
            <w:tcBorders>
              <w:top w:val="single" w:sz="8" w:space="0" w:color="auto"/>
              <w:bottom w:val="single" w:sz="8" w:space="0" w:color="auto"/>
            </w:tcBorders>
            <w:vAlign w:val="center"/>
          </w:tcPr>
          <w:p w14:paraId="2EA6C71D" w14:textId="77777777" w:rsidR="003F131C" w:rsidRPr="00F11E2B" w:rsidRDefault="003F131C" w:rsidP="00B00993">
            <w:pPr>
              <w:spacing w:after="0"/>
              <w:jc w:val="center"/>
              <w:rPr>
                <w:b/>
              </w:rPr>
            </w:pPr>
            <w:r w:rsidRPr="00F11E2B">
              <w:rPr>
                <w:b/>
              </w:rPr>
              <w:t>Objetivos</w:t>
            </w:r>
          </w:p>
        </w:tc>
        <w:tc>
          <w:tcPr>
            <w:tcW w:w="2409" w:type="dxa"/>
            <w:tcBorders>
              <w:top w:val="single" w:sz="8" w:space="0" w:color="auto"/>
              <w:bottom w:val="single" w:sz="8" w:space="0" w:color="auto"/>
            </w:tcBorders>
            <w:vAlign w:val="center"/>
          </w:tcPr>
          <w:p w14:paraId="4F31804C" w14:textId="77777777" w:rsidR="003F131C" w:rsidRPr="00F11E2B" w:rsidRDefault="003F131C" w:rsidP="00B00993">
            <w:pPr>
              <w:spacing w:after="0"/>
              <w:jc w:val="center"/>
              <w:rPr>
                <w:b/>
              </w:rPr>
            </w:pPr>
            <w:r w:rsidRPr="00F11E2B">
              <w:rPr>
                <w:b/>
              </w:rPr>
              <w:t>Resultados esperados</w:t>
            </w:r>
          </w:p>
        </w:tc>
      </w:tr>
      <w:tr w:rsidR="003F131C" w14:paraId="1E136E49" w14:textId="77777777" w:rsidTr="00D60784">
        <w:tc>
          <w:tcPr>
            <w:tcW w:w="541" w:type="dxa"/>
            <w:tcBorders>
              <w:top w:val="single" w:sz="8" w:space="0" w:color="auto"/>
            </w:tcBorders>
          </w:tcPr>
          <w:p w14:paraId="4499FEFC" w14:textId="77777777" w:rsidR="003F131C" w:rsidRDefault="003F131C" w:rsidP="003522D0">
            <w:pPr>
              <w:spacing w:after="0"/>
              <w:jc w:val="left"/>
            </w:pPr>
            <w:r>
              <w:t>1</w:t>
            </w:r>
          </w:p>
        </w:tc>
        <w:tc>
          <w:tcPr>
            <w:tcW w:w="1194" w:type="dxa"/>
            <w:tcBorders>
              <w:top w:val="single" w:sz="8" w:space="0" w:color="auto"/>
            </w:tcBorders>
          </w:tcPr>
          <w:p w14:paraId="62D7E662" w14:textId="77777777" w:rsidR="003F131C" w:rsidRDefault="00443142" w:rsidP="003522D0">
            <w:pPr>
              <w:spacing w:after="0"/>
              <w:jc w:val="left"/>
            </w:pPr>
            <w:r>
              <w:t>O1</w:t>
            </w:r>
          </w:p>
        </w:tc>
        <w:tc>
          <w:tcPr>
            <w:tcW w:w="2126" w:type="dxa"/>
            <w:tcBorders>
              <w:top w:val="single" w:sz="8" w:space="0" w:color="auto"/>
            </w:tcBorders>
          </w:tcPr>
          <w:p w14:paraId="0FAE1978" w14:textId="77777777" w:rsidR="003F131C" w:rsidRDefault="003F131C" w:rsidP="003522D0">
            <w:pPr>
              <w:spacing w:after="0"/>
              <w:jc w:val="left"/>
            </w:pPr>
            <w:r>
              <w:t xml:space="preserve">Comparar los diversos </w:t>
            </w:r>
            <w:r>
              <w:rPr>
                <w:i/>
              </w:rPr>
              <w:t>triples stores</w:t>
            </w:r>
          </w:p>
        </w:tc>
        <w:tc>
          <w:tcPr>
            <w:tcW w:w="3261" w:type="dxa"/>
            <w:tcBorders>
              <w:top w:val="single" w:sz="8" w:space="0" w:color="auto"/>
            </w:tcBorders>
          </w:tcPr>
          <w:p w14:paraId="2513B83C" w14:textId="1DCF63C4" w:rsidR="003F131C" w:rsidRPr="00AD00D8" w:rsidRDefault="00AD00D8" w:rsidP="003522D0">
            <w:pPr>
              <w:spacing w:after="0"/>
              <w:jc w:val="left"/>
            </w:pPr>
            <w:r>
              <w:t xml:space="preserve">Detallar la disponibilidad de </w:t>
            </w:r>
            <w:r>
              <w:rPr>
                <w:i/>
              </w:rPr>
              <w:t>triple store</w:t>
            </w:r>
            <w:r>
              <w:t xml:space="preserve"> existentes.</w:t>
            </w:r>
          </w:p>
        </w:tc>
        <w:tc>
          <w:tcPr>
            <w:tcW w:w="2409" w:type="dxa"/>
            <w:tcBorders>
              <w:top w:val="single" w:sz="8" w:space="0" w:color="auto"/>
            </w:tcBorders>
          </w:tcPr>
          <w:p w14:paraId="008F8CA6" w14:textId="37F8313D" w:rsidR="003F131C" w:rsidRDefault="003F131C" w:rsidP="003522D0">
            <w:pPr>
              <w:spacing w:after="0"/>
              <w:jc w:val="left"/>
            </w:pPr>
            <w:r>
              <w:t>Tabla comparativa</w:t>
            </w:r>
            <w:r w:rsidR="008306C4">
              <w:t xml:space="preserve"> donde muestre características de los </w:t>
            </w:r>
            <w:r w:rsidR="00B66CE5">
              <w:t>diversos</w:t>
            </w:r>
            <w:r w:rsidR="008306C4">
              <w:t xml:space="preserve"> </w:t>
            </w:r>
            <w:r w:rsidR="008306C4">
              <w:rPr>
                <w:i/>
              </w:rPr>
              <w:t>triple store</w:t>
            </w:r>
            <w:r>
              <w:t>.</w:t>
            </w:r>
          </w:p>
        </w:tc>
      </w:tr>
      <w:tr w:rsidR="003F131C" w14:paraId="76EBBAED" w14:textId="77777777" w:rsidTr="00D60784">
        <w:tc>
          <w:tcPr>
            <w:tcW w:w="541" w:type="dxa"/>
          </w:tcPr>
          <w:p w14:paraId="6A7A9FEA" w14:textId="77777777" w:rsidR="003F131C" w:rsidRDefault="003F131C" w:rsidP="00455CC7">
            <w:pPr>
              <w:spacing w:after="0"/>
              <w:jc w:val="left"/>
            </w:pPr>
            <w:r>
              <w:t>2</w:t>
            </w:r>
          </w:p>
        </w:tc>
        <w:tc>
          <w:tcPr>
            <w:tcW w:w="1194" w:type="dxa"/>
          </w:tcPr>
          <w:p w14:paraId="7D55BE97" w14:textId="77777777" w:rsidR="003F131C" w:rsidRDefault="00443142" w:rsidP="00455CC7">
            <w:pPr>
              <w:spacing w:after="0"/>
              <w:jc w:val="left"/>
            </w:pPr>
            <w:r>
              <w:t>O1</w:t>
            </w:r>
          </w:p>
        </w:tc>
        <w:tc>
          <w:tcPr>
            <w:tcW w:w="2126" w:type="dxa"/>
          </w:tcPr>
          <w:p w14:paraId="5D7DA2A3" w14:textId="77777777" w:rsidR="003F131C" w:rsidRDefault="003F131C" w:rsidP="00455CC7">
            <w:pPr>
              <w:spacing w:after="0"/>
              <w:jc w:val="left"/>
            </w:pPr>
            <w:r>
              <w:t>Analizar los estándares SPARQL y GeoSPARQL para la implementación de consultas.</w:t>
            </w:r>
          </w:p>
        </w:tc>
        <w:tc>
          <w:tcPr>
            <w:tcW w:w="3261" w:type="dxa"/>
          </w:tcPr>
          <w:p w14:paraId="37D523C1" w14:textId="77777777" w:rsidR="003F131C" w:rsidRDefault="003F131C" w:rsidP="00455CC7">
            <w:pPr>
              <w:spacing w:after="0"/>
              <w:jc w:val="left"/>
            </w:pPr>
            <w:r>
              <w:t>Comprender mediante diagramas o resumen cómo es que se lleva a cabo las consultas federadas y geoespaciales.</w:t>
            </w:r>
          </w:p>
        </w:tc>
        <w:tc>
          <w:tcPr>
            <w:tcW w:w="2409" w:type="dxa"/>
          </w:tcPr>
          <w:p w14:paraId="06C9631B" w14:textId="77777777" w:rsidR="003F131C" w:rsidRDefault="003F131C" w:rsidP="00455CC7">
            <w:pPr>
              <w:spacing w:after="0"/>
              <w:jc w:val="left"/>
            </w:pPr>
            <w:r>
              <w:t>Documento donde se describa cómo hacer una consulta en SPARQL y GeoSPARQL</w:t>
            </w:r>
          </w:p>
        </w:tc>
      </w:tr>
      <w:tr w:rsidR="003F131C" w14:paraId="7BE6AEF3" w14:textId="77777777" w:rsidTr="00D60784">
        <w:tc>
          <w:tcPr>
            <w:tcW w:w="541" w:type="dxa"/>
          </w:tcPr>
          <w:p w14:paraId="4C6F182C" w14:textId="06097164" w:rsidR="003F131C" w:rsidRDefault="00CA1F8F" w:rsidP="00455CC7">
            <w:pPr>
              <w:spacing w:after="0"/>
              <w:jc w:val="left"/>
            </w:pPr>
            <w:r>
              <w:t>3</w:t>
            </w:r>
          </w:p>
        </w:tc>
        <w:tc>
          <w:tcPr>
            <w:tcW w:w="1194" w:type="dxa"/>
          </w:tcPr>
          <w:p w14:paraId="5CFF3669" w14:textId="77777777" w:rsidR="003F131C" w:rsidRDefault="00443142" w:rsidP="00455CC7">
            <w:pPr>
              <w:spacing w:after="0"/>
              <w:jc w:val="left"/>
            </w:pPr>
            <w:r>
              <w:t>O1</w:t>
            </w:r>
          </w:p>
        </w:tc>
        <w:tc>
          <w:tcPr>
            <w:tcW w:w="2126" w:type="dxa"/>
          </w:tcPr>
          <w:p w14:paraId="45D73F99" w14:textId="77777777" w:rsidR="003F131C" w:rsidRDefault="003F131C" w:rsidP="00455CC7">
            <w:pPr>
              <w:spacing w:after="0"/>
              <w:jc w:val="left"/>
            </w:pPr>
            <w:r>
              <w:t xml:space="preserve">Llevar a cabo consultas en un SPARQL </w:t>
            </w:r>
            <w:r w:rsidRPr="00F76B06">
              <w:rPr>
                <w:i/>
              </w:rPr>
              <w:t>endpoint.</w:t>
            </w:r>
          </w:p>
        </w:tc>
        <w:tc>
          <w:tcPr>
            <w:tcW w:w="3261" w:type="dxa"/>
          </w:tcPr>
          <w:p w14:paraId="6DAFA82C" w14:textId="53555AB2" w:rsidR="003F131C" w:rsidRPr="00F76B06" w:rsidRDefault="00AD00D8" w:rsidP="00455CC7">
            <w:pPr>
              <w:spacing w:after="0"/>
              <w:jc w:val="left"/>
            </w:pPr>
            <w:r>
              <w:t xml:space="preserve">Familiarizarse con el entorno de un SPARQL </w:t>
            </w:r>
            <w:r w:rsidRPr="00F76B06">
              <w:rPr>
                <w:i/>
              </w:rPr>
              <w:t>endpoint.</w:t>
            </w:r>
          </w:p>
        </w:tc>
        <w:tc>
          <w:tcPr>
            <w:tcW w:w="2409" w:type="dxa"/>
          </w:tcPr>
          <w:p w14:paraId="06D386CA" w14:textId="7F893F1B" w:rsidR="003F131C" w:rsidRDefault="003F131C" w:rsidP="00455CC7">
            <w:pPr>
              <w:spacing w:after="0"/>
              <w:jc w:val="left"/>
            </w:pPr>
            <w:r>
              <w:t xml:space="preserve">Un reporte que demuestre </w:t>
            </w:r>
            <w:r w:rsidR="00AD00D8">
              <w:t xml:space="preserve">los elementos del SPARQL </w:t>
            </w:r>
            <w:r w:rsidR="00AD00D8" w:rsidRPr="00F76B06">
              <w:rPr>
                <w:i/>
              </w:rPr>
              <w:t>endpoint.</w:t>
            </w:r>
          </w:p>
        </w:tc>
      </w:tr>
      <w:tr w:rsidR="003F131C" w14:paraId="273AD327" w14:textId="77777777" w:rsidTr="00D60784">
        <w:tc>
          <w:tcPr>
            <w:tcW w:w="541" w:type="dxa"/>
          </w:tcPr>
          <w:p w14:paraId="5BD289A0" w14:textId="12649B08" w:rsidR="003F131C" w:rsidRDefault="00CA1F8F" w:rsidP="00455CC7">
            <w:pPr>
              <w:spacing w:after="0"/>
              <w:jc w:val="left"/>
            </w:pPr>
            <w:r>
              <w:t>4</w:t>
            </w:r>
          </w:p>
        </w:tc>
        <w:tc>
          <w:tcPr>
            <w:tcW w:w="1194" w:type="dxa"/>
          </w:tcPr>
          <w:p w14:paraId="36F6A7F3" w14:textId="77777777" w:rsidR="003F131C" w:rsidRDefault="005C7955" w:rsidP="00455CC7">
            <w:pPr>
              <w:spacing w:after="0"/>
              <w:jc w:val="left"/>
            </w:pPr>
            <w:r>
              <w:t>O1</w:t>
            </w:r>
          </w:p>
        </w:tc>
        <w:tc>
          <w:tcPr>
            <w:tcW w:w="2126" w:type="dxa"/>
          </w:tcPr>
          <w:p w14:paraId="2F95F38A" w14:textId="4F31D090" w:rsidR="003F131C" w:rsidRDefault="00AD00D8" w:rsidP="00455CC7">
            <w:pPr>
              <w:spacing w:after="0"/>
              <w:jc w:val="left"/>
            </w:pPr>
            <w:r>
              <w:t>Tecnologías y protocolos adyacentes a Apache Marmotta.</w:t>
            </w:r>
          </w:p>
        </w:tc>
        <w:tc>
          <w:tcPr>
            <w:tcW w:w="3261" w:type="dxa"/>
          </w:tcPr>
          <w:p w14:paraId="26ACBBF1" w14:textId="77777777" w:rsidR="003F131C" w:rsidRDefault="003F131C" w:rsidP="00455CC7">
            <w:pPr>
              <w:spacing w:after="0"/>
              <w:jc w:val="left"/>
            </w:pPr>
            <w:r>
              <w:t>Comprender cómo es que Apache Marmotta funciona al estudiar su código fuente además de qué protocolos emplea para su funcionamiento.</w:t>
            </w:r>
          </w:p>
        </w:tc>
        <w:tc>
          <w:tcPr>
            <w:tcW w:w="2409" w:type="dxa"/>
          </w:tcPr>
          <w:p w14:paraId="4BB2D8FA" w14:textId="0538DD3F" w:rsidR="003F131C" w:rsidRDefault="003F131C" w:rsidP="00455CC7">
            <w:pPr>
              <w:spacing w:after="0"/>
              <w:jc w:val="left"/>
            </w:pPr>
            <w:r>
              <w:t xml:space="preserve">Diagramas que describan los elementos más generales </w:t>
            </w:r>
            <w:r w:rsidR="00AD00D8">
              <w:t xml:space="preserve">que permiten que </w:t>
            </w:r>
            <w:r>
              <w:t>Apache Marmotta</w:t>
            </w:r>
            <w:r w:rsidR="00AD00D8">
              <w:t xml:space="preserve"> funcione</w:t>
            </w:r>
            <w:r>
              <w:t>.</w:t>
            </w:r>
          </w:p>
        </w:tc>
      </w:tr>
      <w:tr w:rsidR="003F131C" w14:paraId="7EC0065F" w14:textId="77777777" w:rsidTr="00D60784">
        <w:tc>
          <w:tcPr>
            <w:tcW w:w="541" w:type="dxa"/>
          </w:tcPr>
          <w:p w14:paraId="16C33AF7" w14:textId="5DACEBC5" w:rsidR="003F131C" w:rsidRDefault="00CA1F8F" w:rsidP="00455CC7">
            <w:pPr>
              <w:spacing w:after="0"/>
              <w:jc w:val="left"/>
            </w:pPr>
            <w:r>
              <w:t>5</w:t>
            </w:r>
          </w:p>
        </w:tc>
        <w:tc>
          <w:tcPr>
            <w:tcW w:w="1194" w:type="dxa"/>
          </w:tcPr>
          <w:p w14:paraId="5AB9C742" w14:textId="77777777" w:rsidR="003F131C" w:rsidRDefault="005C7955" w:rsidP="00455CC7">
            <w:pPr>
              <w:spacing w:after="0"/>
              <w:jc w:val="left"/>
            </w:pPr>
            <w:r>
              <w:t>O</w:t>
            </w:r>
            <w:r w:rsidR="00443142">
              <w:t>1</w:t>
            </w:r>
          </w:p>
        </w:tc>
        <w:tc>
          <w:tcPr>
            <w:tcW w:w="2126" w:type="dxa"/>
          </w:tcPr>
          <w:p w14:paraId="241E0B4A" w14:textId="51297534" w:rsidR="003F131C" w:rsidRDefault="003F131C" w:rsidP="00455CC7">
            <w:pPr>
              <w:spacing w:after="0"/>
              <w:jc w:val="left"/>
            </w:pPr>
            <w:r>
              <w:t>Planteamiento de la construcción del módulo.</w:t>
            </w:r>
          </w:p>
        </w:tc>
        <w:tc>
          <w:tcPr>
            <w:tcW w:w="3261" w:type="dxa"/>
          </w:tcPr>
          <w:p w14:paraId="2FA3E755" w14:textId="3E8219D1" w:rsidR="003F131C" w:rsidRDefault="003F131C" w:rsidP="00455CC7">
            <w:pPr>
              <w:spacing w:after="0"/>
              <w:jc w:val="left"/>
            </w:pPr>
            <w:r>
              <w:t>Establecer la metodología a seguir para el desarrollo del módulo de consultas federadas</w:t>
            </w:r>
            <w:r w:rsidR="00AD00D8">
              <w:t xml:space="preserve"> en Apache Marmotta</w:t>
            </w:r>
            <w:r>
              <w:t>.</w:t>
            </w:r>
          </w:p>
        </w:tc>
        <w:tc>
          <w:tcPr>
            <w:tcW w:w="2409" w:type="dxa"/>
          </w:tcPr>
          <w:p w14:paraId="3DEE6C5D" w14:textId="20253D2C" w:rsidR="003F131C" w:rsidRDefault="003F131C" w:rsidP="00455CC7">
            <w:pPr>
              <w:spacing w:after="0"/>
              <w:jc w:val="left"/>
            </w:pPr>
            <w:r>
              <w:t>Documento que explique qué metodología se seguirá para el desarrollo del módulo.</w:t>
            </w:r>
          </w:p>
        </w:tc>
      </w:tr>
      <w:tr w:rsidR="00C17BB5" w14:paraId="13436291" w14:textId="77777777" w:rsidTr="00D60784">
        <w:tc>
          <w:tcPr>
            <w:tcW w:w="541" w:type="dxa"/>
          </w:tcPr>
          <w:p w14:paraId="759455EB" w14:textId="509359CB" w:rsidR="00C17BB5" w:rsidRDefault="00CA1F8F" w:rsidP="00C17BB5">
            <w:pPr>
              <w:spacing w:after="0"/>
              <w:jc w:val="left"/>
            </w:pPr>
            <w:r>
              <w:t>6</w:t>
            </w:r>
          </w:p>
        </w:tc>
        <w:tc>
          <w:tcPr>
            <w:tcW w:w="1194" w:type="dxa"/>
          </w:tcPr>
          <w:p w14:paraId="56B10C5C" w14:textId="26917400" w:rsidR="00C17BB5" w:rsidRDefault="00C17BB5" w:rsidP="00C17BB5">
            <w:pPr>
              <w:spacing w:after="0"/>
              <w:jc w:val="left"/>
            </w:pPr>
            <w:r>
              <w:t>O1</w:t>
            </w:r>
          </w:p>
        </w:tc>
        <w:tc>
          <w:tcPr>
            <w:tcW w:w="2126" w:type="dxa"/>
          </w:tcPr>
          <w:p w14:paraId="61340627" w14:textId="510BEA54" w:rsidR="00C17BB5" w:rsidRDefault="00C17BB5" w:rsidP="00C17BB5">
            <w:pPr>
              <w:spacing w:after="0"/>
              <w:jc w:val="left"/>
            </w:pPr>
            <w:r>
              <w:t>Planteamiento de la implementación del módulo.</w:t>
            </w:r>
          </w:p>
        </w:tc>
        <w:tc>
          <w:tcPr>
            <w:tcW w:w="3261" w:type="dxa"/>
          </w:tcPr>
          <w:p w14:paraId="23DCF31E" w14:textId="0A7BD89E" w:rsidR="00C17BB5" w:rsidRDefault="00C17BB5" w:rsidP="00C17BB5">
            <w:pPr>
              <w:spacing w:after="0"/>
              <w:jc w:val="left"/>
            </w:pPr>
            <w:r>
              <w:t>Definir el cómo se implementará el módulo de consultas federadas en Apache Marmotta.</w:t>
            </w:r>
          </w:p>
        </w:tc>
        <w:tc>
          <w:tcPr>
            <w:tcW w:w="2409" w:type="dxa"/>
          </w:tcPr>
          <w:p w14:paraId="6E677D6B" w14:textId="1CEB6E50" w:rsidR="00C17BB5" w:rsidRDefault="00C17BB5" w:rsidP="00C17BB5">
            <w:pPr>
              <w:spacing w:after="0"/>
              <w:jc w:val="left"/>
            </w:pPr>
            <w:r>
              <w:t>Documento que mencione cómo se hará la implementación del módulo.</w:t>
            </w:r>
          </w:p>
        </w:tc>
      </w:tr>
      <w:tr w:rsidR="00C17BB5" w14:paraId="4C15166A" w14:textId="77777777" w:rsidTr="00D60784">
        <w:tc>
          <w:tcPr>
            <w:tcW w:w="541" w:type="dxa"/>
          </w:tcPr>
          <w:p w14:paraId="27C15B81" w14:textId="11516231" w:rsidR="00C17BB5" w:rsidRDefault="00C17BB5" w:rsidP="00C17BB5">
            <w:pPr>
              <w:spacing w:after="0"/>
              <w:jc w:val="left"/>
            </w:pPr>
            <w:r>
              <w:t>7</w:t>
            </w:r>
          </w:p>
        </w:tc>
        <w:tc>
          <w:tcPr>
            <w:tcW w:w="1194" w:type="dxa"/>
          </w:tcPr>
          <w:p w14:paraId="3FE03A68" w14:textId="77777777" w:rsidR="00C17BB5" w:rsidRDefault="00C17BB5" w:rsidP="00C17BB5">
            <w:pPr>
              <w:spacing w:after="0"/>
              <w:jc w:val="left"/>
            </w:pPr>
            <w:r>
              <w:t>O2</w:t>
            </w:r>
          </w:p>
        </w:tc>
        <w:tc>
          <w:tcPr>
            <w:tcW w:w="2126" w:type="dxa"/>
          </w:tcPr>
          <w:p w14:paraId="182D79C1" w14:textId="77777777" w:rsidR="00C17BB5" w:rsidRPr="00E435B2" w:rsidRDefault="00C17BB5" w:rsidP="00C17BB5">
            <w:pPr>
              <w:spacing w:after="0"/>
              <w:jc w:val="left"/>
            </w:pPr>
            <w:r>
              <w:t xml:space="preserve">Parámetros del </w:t>
            </w:r>
            <w:r>
              <w:rPr>
                <w:i/>
              </w:rPr>
              <w:t>benchmarking</w:t>
            </w:r>
            <w:r>
              <w:t>.</w:t>
            </w:r>
          </w:p>
        </w:tc>
        <w:tc>
          <w:tcPr>
            <w:tcW w:w="3261" w:type="dxa"/>
          </w:tcPr>
          <w:p w14:paraId="23A4B004" w14:textId="77777777" w:rsidR="00C17BB5" w:rsidRDefault="00C17BB5" w:rsidP="00C17BB5">
            <w:pPr>
              <w:spacing w:after="0"/>
              <w:jc w:val="left"/>
            </w:pPr>
            <w:r>
              <w:t xml:space="preserve">Plantear las métricas a usar y la forma de cómo se llevará a cabo el </w:t>
            </w:r>
            <w:r>
              <w:rPr>
                <w:i/>
              </w:rPr>
              <w:t>benchmarking.</w:t>
            </w:r>
          </w:p>
        </w:tc>
        <w:tc>
          <w:tcPr>
            <w:tcW w:w="2409" w:type="dxa"/>
          </w:tcPr>
          <w:p w14:paraId="00014733" w14:textId="77777777" w:rsidR="00C17BB5" w:rsidRPr="00E6359F" w:rsidRDefault="00C17BB5" w:rsidP="00C17BB5">
            <w:pPr>
              <w:spacing w:after="0"/>
              <w:jc w:val="left"/>
            </w:pPr>
            <w:r>
              <w:t xml:space="preserve">Documento con una lista de parámetros que serán usados en el </w:t>
            </w:r>
            <w:r>
              <w:rPr>
                <w:i/>
              </w:rPr>
              <w:t>benchmarking</w:t>
            </w:r>
            <w:r>
              <w:t>.</w:t>
            </w:r>
          </w:p>
        </w:tc>
      </w:tr>
      <w:tr w:rsidR="00CA1F8F" w14:paraId="5E770381" w14:textId="77777777" w:rsidTr="00D60784">
        <w:tc>
          <w:tcPr>
            <w:tcW w:w="541" w:type="dxa"/>
          </w:tcPr>
          <w:p w14:paraId="7136E524" w14:textId="5D490B85" w:rsidR="00CA1F8F" w:rsidRDefault="007C0A24" w:rsidP="00C17BB5">
            <w:pPr>
              <w:spacing w:after="0"/>
              <w:jc w:val="left"/>
            </w:pPr>
            <w:r>
              <w:t>8</w:t>
            </w:r>
          </w:p>
        </w:tc>
        <w:tc>
          <w:tcPr>
            <w:tcW w:w="1194" w:type="dxa"/>
          </w:tcPr>
          <w:p w14:paraId="620184AC" w14:textId="1A7879B2" w:rsidR="00CA1F8F" w:rsidRDefault="00CA1F8F" w:rsidP="00C17BB5">
            <w:pPr>
              <w:spacing w:after="0"/>
              <w:jc w:val="left"/>
            </w:pPr>
            <w:r>
              <w:t>O3</w:t>
            </w:r>
          </w:p>
        </w:tc>
        <w:tc>
          <w:tcPr>
            <w:tcW w:w="2126" w:type="dxa"/>
          </w:tcPr>
          <w:p w14:paraId="6F4B9838" w14:textId="188B97F5" w:rsidR="00CA1F8F" w:rsidRPr="00CA1F8F" w:rsidRDefault="00CA1F8F" w:rsidP="00C17BB5">
            <w:pPr>
              <w:spacing w:after="0"/>
              <w:jc w:val="left"/>
            </w:pPr>
            <w:r>
              <w:t xml:space="preserve">Parámetros, elementos y </w:t>
            </w:r>
            <w:r>
              <w:rPr>
                <w:i/>
              </w:rPr>
              <w:t>triple store</w:t>
            </w:r>
            <w:r>
              <w:t xml:space="preserve"> </w:t>
            </w:r>
            <w:r w:rsidR="007C0A24">
              <w:t>a comparar.</w:t>
            </w:r>
          </w:p>
        </w:tc>
        <w:tc>
          <w:tcPr>
            <w:tcW w:w="3261" w:type="dxa"/>
          </w:tcPr>
          <w:p w14:paraId="421B7F19" w14:textId="1CF5CEBA" w:rsidR="00CA1F8F" w:rsidRDefault="00CA1F8F" w:rsidP="00C17BB5">
            <w:pPr>
              <w:spacing w:after="0"/>
              <w:jc w:val="left"/>
            </w:pPr>
            <w:r>
              <w:t>Definir quiénes y qué elementos serán considerados en la comparación.</w:t>
            </w:r>
          </w:p>
        </w:tc>
        <w:tc>
          <w:tcPr>
            <w:tcW w:w="2409" w:type="dxa"/>
          </w:tcPr>
          <w:p w14:paraId="33E7CB82" w14:textId="7E8E97D8" w:rsidR="00CA1F8F" w:rsidRPr="00CA1F8F" w:rsidRDefault="00CA1F8F" w:rsidP="00C17BB5">
            <w:pPr>
              <w:spacing w:after="0"/>
              <w:jc w:val="left"/>
            </w:pPr>
            <w:r>
              <w:t xml:space="preserve">Tabla comparativa de los </w:t>
            </w:r>
            <w:r>
              <w:rPr>
                <w:i/>
              </w:rPr>
              <w:t>triple stores</w:t>
            </w:r>
            <w:r>
              <w:t xml:space="preserve"> </w:t>
            </w:r>
            <w:r w:rsidR="007C0A24">
              <w:t>similares a Apache Marmotta.</w:t>
            </w:r>
          </w:p>
        </w:tc>
      </w:tr>
      <w:tr w:rsidR="007C0A24" w14:paraId="751897D8" w14:textId="77777777" w:rsidTr="00D60784">
        <w:tc>
          <w:tcPr>
            <w:tcW w:w="541" w:type="dxa"/>
          </w:tcPr>
          <w:p w14:paraId="1E97E0A7" w14:textId="36885FA8" w:rsidR="007C0A24" w:rsidRDefault="007C0A24" w:rsidP="007C0A24">
            <w:pPr>
              <w:spacing w:after="0"/>
              <w:jc w:val="left"/>
            </w:pPr>
            <w:r>
              <w:lastRenderedPageBreak/>
              <w:t>9</w:t>
            </w:r>
          </w:p>
        </w:tc>
        <w:tc>
          <w:tcPr>
            <w:tcW w:w="1194" w:type="dxa"/>
          </w:tcPr>
          <w:p w14:paraId="43923BA3" w14:textId="6B15DC0D" w:rsidR="007C0A24" w:rsidRDefault="007C0A24" w:rsidP="007C0A24">
            <w:pPr>
              <w:spacing w:after="0"/>
              <w:jc w:val="left"/>
            </w:pPr>
            <w:r>
              <w:t>O4</w:t>
            </w:r>
          </w:p>
        </w:tc>
        <w:tc>
          <w:tcPr>
            <w:tcW w:w="2126" w:type="dxa"/>
          </w:tcPr>
          <w:p w14:paraId="5C06B54E" w14:textId="54E8096C" w:rsidR="007C0A24" w:rsidRDefault="007C0A24" w:rsidP="007C0A24">
            <w:pPr>
              <w:spacing w:after="0"/>
              <w:jc w:val="left"/>
            </w:pPr>
            <w:r>
              <w:t>Parámetros de la caracterización</w:t>
            </w:r>
          </w:p>
        </w:tc>
        <w:tc>
          <w:tcPr>
            <w:tcW w:w="3261" w:type="dxa"/>
          </w:tcPr>
          <w:p w14:paraId="08664A0E" w14:textId="64BE605B" w:rsidR="007C0A24" w:rsidRDefault="007C0A24" w:rsidP="007C0A24">
            <w:pPr>
              <w:spacing w:after="0"/>
              <w:jc w:val="left"/>
            </w:pPr>
            <w:r>
              <w:t>Definir qué parámetros serán considerados en la caracterización del módulo de consultas geoespaciales federadas.</w:t>
            </w:r>
          </w:p>
        </w:tc>
        <w:tc>
          <w:tcPr>
            <w:tcW w:w="2409" w:type="dxa"/>
          </w:tcPr>
          <w:p w14:paraId="5733B0F5" w14:textId="76836104" w:rsidR="007C0A24" w:rsidRDefault="007C0A24" w:rsidP="007C0A24">
            <w:pPr>
              <w:spacing w:after="0"/>
              <w:jc w:val="left"/>
            </w:pPr>
            <w:r>
              <w:t>Documento que enliste los parámetros de la caracterización.</w:t>
            </w:r>
          </w:p>
        </w:tc>
      </w:tr>
      <w:tr w:rsidR="007C0A24" w14:paraId="34BD368D" w14:textId="77777777" w:rsidTr="00D60784">
        <w:tc>
          <w:tcPr>
            <w:tcW w:w="541" w:type="dxa"/>
          </w:tcPr>
          <w:p w14:paraId="6009C4C3" w14:textId="4E262FF3" w:rsidR="007C0A24" w:rsidRDefault="007C0A24" w:rsidP="007C0A24">
            <w:pPr>
              <w:spacing w:after="0"/>
              <w:jc w:val="left"/>
            </w:pPr>
            <w:r>
              <w:t>10</w:t>
            </w:r>
          </w:p>
        </w:tc>
        <w:tc>
          <w:tcPr>
            <w:tcW w:w="1194" w:type="dxa"/>
          </w:tcPr>
          <w:p w14:paraId="71CE55E3" w14:textId="5896A8FC" w:rsidR="007C0A24" w:rsidRDefault="007C0A24" w:rsidP="007C0A24">
            <w:pPr>
              <w:spacing w:after="0"/>
              <w:jc w:val="left"/>
            </w:pPr>
            <w:r>
              <w:t>O</w:t>
            </w:r>
            <w:r w:rsidR="00CF359C">
              <w:t>5</w:t>
            </w:r>
          </w:p>
        </w:tc>
        <w:tc>
          <w:tcPr>
            <w:tcW w:w="2126" w:type="dxa"/>
          </w:tcPr>
          <w:p w14:paraId="13C1D8A2" w14:textId="77777777" w:rsidR="007C0A24" w:rsidRDefault="007C0A24" w:rsidP="007C0A24">
            <w:pPr>
              <w:spacing w:after="0"/>
              <w:jc w:val="left"/>
            </w:pPr>
            <w:r>
              <w:t>Análisis de requerimientos de la aplicación web.</w:t>
            </w:r>
          </w:p>
        </w:tc>
        <w:tc>
          <w:tcPr>
            <w:tcW w:w="3261" w:type="dxa"/>
          </w:tcPr>
          <w:p w14:paraId="0EA07960" w14:textId="77777777" w:rsidR="007C0A24" w:rsidRDefault="007C0A24" w:rsidP="007C0A24">
            <w:pPr>
              <w:spacing w:after="0"/>
              <w:jc w:val="left"/>
            </w:pPr>
            <w:r>
              <w:t>Plantear la arquitectura y tecnologías a usar para la construcción de la aplicación web.</w:t>
            </w:r>
          </w:p>
        </w:tc>
        <w:tc>
          <w:tcPr>
            <w:tcW w:w="2409" w:type="dxa"/>
          </w:tcPr>
          <w:p w14:paraId="3D5D0608" w14:textId="77777777" w:rsidR="007C0A24" w:rsidRDefault="007C0A24" w:rsidP="007C0A24">
            <w:pPr>
              <w:spacing w:after="0"/>
              <w:jc w:val="left"/>
            </w:pPr>
            <w:r>
              <w:t xml:space="preserve">Documento con el análisis de requerimientos. </w:t>
            </w:r>
          </w:p>
        </w:tc>
      </w:tr>
      <w:tr w:rsidR="00ED06CA" w14:paraId="76317A3E" w14:textId="77777777" w:rsidTr="00D60784">
        <w:tc>
          <w:tcPr>
            <w:tcW w:w="541" w:type="dxa"/>
          </w:tcPr>
          <w:p w14:paraId="7BC06C1A" w14:textId="1A1A297A" w:rsidR="00ED06CA" w:rsidRDefault="00ED06CA" w:rsidP="007C0A24">
            <w:pPr>
              <w:spacing w:after="0"/>
              <w:jc w:val="left"/>
            </w:pPr>
            <w:r>
              <w:t>11</w:t>
            </w:r>
          </w:p>
        </w:tc>
        <w:tc>
          <w:tcPr>
            <w:tcW w:w="1194" w:type="dxa"/>
          </w:tcPr>
          <w:p w14:paraId="20001630" w14:textId="77777777" w:rsidR="00ED06CA" w:rsidRDefault="00ED06CA" w:rsidP="007C0A24">
            <w:pPr>
              <w:spacing w:after="0"/>
              <w:jc w:val="left"/>
            </w:pPr>
          </w:p>
        </w:tc>
        <w:tc>
          <w:tcPr>
            <w:tcW w:w="2126" w:type="dxa"/>
          </w:tcPr>
          <w:p w14:paraId="3E5FE2EA" w14:textId="702B02C4" w:rsidR="00ED06CA" w:rsidRPr="00D60784" w:rsidRDefault="00D60784" w:rsidP="007C0A24">
            <w:pPr>
              <w:spacing w:after="0"/>
              <w:jc w:val="left"/>
              <w:rPr>
                <w:i/>
              </w:rPr>
            </w:pPr>
            <w:r>
              <w:t xml:space="preserve">Metodología para contribuir a </w:t>
            </w:r>
            <w:r>
              <w:rPr>
                <w:i/>
              </w:rPr>
              <w:t>Apache Software Foundation</w:t>
            </w:r>
          </w:p>
        </w:tc>
        <w:tc>
          <w:tcPr>
            <w:tcW w:w="3261" w:type="dxa"/>
          </w:tcPr>
          <w:p w14:paraId="7F90FCAD" w14:textId="5A6F7A33" w:rsidR="00ED06CA" w:rsidRPr="001923E3" w:rsidRDefault="001923E3" w:rsidP="007C0A24">
            <w:pPr>
              <w:spacing w:after="0"/>
              <w:jc w:val="left"/>
              <w:rPr>
                <w:i/>
              </w:rPr>
            </w:pPr>
            <w:r>
              <w:t xml:space="preserve">Definir </w:t>
            </w:r>
            <w:r w:rsidR="00314E9D">
              <w:t>los pasos a seguir para</w:t>
            </w:r>
            <w:r>
              <w:t xml:space="preserve"> contribuir a la organización </w:t>
            </w:r>
            <w:r w:rsidRPr="001923E3">
              <w:rPr>
                <w:i/>
              </w:rPr>
              <w:t>Apache</w:t>
            </w:r>
            <w:r>
              <w:rPr>
                <w:i/>
              </w:rPr>
              <w:t xml:space="preserve"> Software Foundation.</w:t>
            </w:r>
            <w:r>
              <w:t xml:space="preserve"> </w:t>
            </w:r>
          </w:p>
        </w:tc>
        <w:tc>
          <w:tcPr>
            <w:tcW w:w="2409" w:type="dxa"/>
          </w:tcPr>
          <w:p w14:paraId="783A7899" w14:textId="3ADF9050" w:rsidR="00ED06CA" w:rsidRDefault="00314E9D" w:rsidP="007C0A24">
            <w:pPr>
              <w:spacing w:after="0"/>
              <w:jc w:val="left"/>
            </w:pPr>
            <w:r>
              <w:t xml:space="preserve">Documento que indique el protocolo a seguir para contribuir a </w:t>
            </w:r>
            <w:r w:rsidRPr="001923E3">
              <w:rPr>
                <w:i/>
              </w:rPr>
              <w:t>Apache</w:t>
            </w:r>
            <w:r>
              <w:rPr>
                <w:i/>
              </w:rPr>
              <w:t xml:space="preserve"> Software Foundation.</w:t>
            </w:r>
          </w:p>
        </w:tc>
      </w:tr>
      <w:tr w:rsidR="007C0A24" w14:paraId="5EB9EC66" w14:textId="77777777" w:rsidTr="00D60784">
        <w:tc>
          <w:tcPr>
            <w:tcW w:w="541" w:type="dxa"/>
          </w:tcPr>
          <w:p w14:paraId="59E28A4D" w14:textId="76079210" w:rsidR="007C0A24" w:rsidRDefault="00CF359C" w:rsidP="007C0A24">
            <w:pPr>
              <w:spacing w:after="0"/>
              <w:jc w:val="left"/>
            </w:pPr>
            <w:r>
              <w:t>1</w:t>
            </w:r>
            <w:r w:rsidR="00ED06CA">
              <w:t>2</w:t>
            </w:r>
          </w:p>
        </w:tc>
        <w:tc>
          <w:tcPr>
            <w:tcW w:w="1194" w:type="dxa"/>
          </w:tcPr>
          <w:p w14:paraId="62E085F6" w14:textId="77777777" w:rsidR="007C0A24" w:rsidRDefault="007C0A24" w:rsidP="007C0A24">
            <w:pPr>
              <w:spacing w:after="0"/>
              <w:jc w:val="left"/>
            </w:pPr>
          </w:p>
        </w:tc>
        <w:tc>
          <w:tcPr>
            <w:tcW w:w="2126" w:type="dxa"/>
          </w:tcPr>
          <w:p w14:paraId="5A800DF9" w14:textId="05BA2C23" w:rsidR="007C0A24" w:rsidRDefault="007C0A24" w:rsidP="007C0A24">
            <w:pPr>
              <w:spacing w:after="0"/>
              <w:jc w:val="left"/>
            </w:pPr>
            <w:r>
              <w:t>Desarrollo del borrador del reporte final.</w:t>
            </w:r>
          </w:p>
        </w:tc>
        <w:tc>
          <w:tcPr>
            <w:tcW w:w="3261" w:type="dxa"/>
          </w:tcPr>
          <w:p w14:paraId="7DA500F7" w14:textId="00135ABB" w:rsidR="007C0A24" w:rsidRDefault="007C0A24" w:rsidP="007C0A24">
            <w:pPr>
              <w:spacing w:after="0"/>
              <w:jc w:val="left"/>
            </w:pPr>
            <w:r>
              <w:t>Desarrollar un borrador del reporte final.</w:t>
            </w:r>
          </w:p>
        </w:tc>
        <w:tc>
          <w:tcPr>
            <w:tcW w:w="2409" w:type="dxa"/>
          </w:tcPr>
          <w:p w14:paraId="3E22F912" w14:textId="694C2C74" w:rsidR="007C0A24" w:rsidRDefault="007C0A24" w:rsidP="007C0A24">
            <w:pPr>
              <w:spacing w:after="0"/>
              <w:jc w:val="left"/>
            </w:pPr>
            <w:r>
              <w:t>Documento con diagramas, tablas e imágenes que evidencien la investigación llevada a cabo a lo largo del proyecto terminal y sirva de borrador.</w:t>
            </w:r>
          </w:p>
        </w:tc>
      </w:tr>
    </w:tbl>
    <w:p w14:paraId="6472C606" w14:textId="66BF4A9D" w:rsidR="00E52DEE" w:rsidRDefault="00E52DEE" w:rsidP="003877E2"/>
    <w:p w14:paraId="539E5083" w14:textId="77777777" w:rsidR="0087253E" w:rsidRDefault="0087253E" w:rsidP="003877E2"/>
    <w:p w14:paraId="311D22FB" w14:textId="45D3BB25" w:rsidR="0087253E" w:rsidRDefault="009A3C63" w:rsidP="003877E2">
      <w:r>
        <w:t>Distribución de actividades a lo largo de proyecto terminal 1.</w:t>
      </w:r>
    </w:p>
    <w:p w14:paraId="145E51B9" w14:textId="77777777" w:rsidR="00093411" w:rsidRDefault="00093411" w:rsidP="00B501AB">
      <w:pPr>
        <w:pStyle w:val="Descripcin"/>
        <w:keepNext/>
        <w:ind w:left="708" w:hanging="708"/>
      </w:pPr>
      <w:r>
        <w:t xml:space="preserve">Tabla </w:t>
      </w:r>
      <w:r w:rsidR="00670060">
        <w:t>2</w:t>
      </w:r>
      <w:r>
        <w:t xml:space="preserve"> Distribución de actividades en </w:t>
      </w:r>
      <w:r w:rsidR="004233B9">
        <w:t xml:space="preserve">proyecto </w:t>
      </w:r>
      <w:r w:rsidR="009B0BE7">
        <w:t>terminal</w:t>
      </w:r>
      <w:r w:rsidR="004233B9">
        <w:t xml:space="preserve"> I</w:t>
      </w:r>
    </w:p>
    <w:tbl>
      <w:tblPr>
        <w:tblStyle w:val="Tablaconcuadrcula5oscura-nfasis5"/>
        <w:tblW w:w="9082" w:type="dxa"/>
        <w:tblLook w:val="04A0" w:firstRow="1" w:lastRow="0" w:firstColumn="1" w:lastColumn="0" w:noHBand="0" w:noVBand="1"/>
      </w:tblPr>
      <w:tblGrid>
        <w:gridCol w:w="2437"/>
        <w:gridCol w:w="397"/>
        <w:gridCol w:w="396"/>
        <w:gridCol w:w="396"/>
        <w:gridCol w:w="396"/>
        <w:gridCol w:w="396"/>
        <w:gridCol w:w="396"/>
        <w:gridCol w:w="396"/>
        <w:gridCol w:w="396"/>
        <w:gridCol w:w="396"/>
        <w:gridCol w:w="440"/>
        <w:gridCol w:w="440"/>
        <w:gridCol w:w="440"/>
        <w:gridCol w:w="440"/>
        <w:gridCol w:w="440"/>
        <w:gridCol w:w="440"/>
        <w:gridCol w:w="440"/>
      </w:tblGrid>
      <w:tr w:rsidR="009A3C63" w:rsidRPr="009A3C63" w14:paraId="3C9A4F6C" w14:textId="77777777" w:rsidTr="0087253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7" w:type="dxa"/>
            <w:noWrap/>
            <w:hideMark/>
          </w:tcPr>
          <w:p w14:paraId="0171E693" w14:textId="77777777" w:rsidR="009A3C63" w:rsidRPr="009A3C63" w:rsidRDefault="009A3C63" w:rsidP="00920453">
            <w:pPr>
              <w:spacing w:after="0" w:line="240" w:lineRule="auto"/>
              <w:jc w:val="center"/>
              <w:rPr>
                <w:rFonts w:ascii="Calibri" w:eastAsia="Times New Roman" w:hAnsi="Calibri" w:cs="Calibri"/>
                <w:color w:val="000000"/>
                <w:sz w:val="22"/>
                <w:lang w:eastAsia="es-MX"/>
              </w:rPr>
            </w:pPr>
            <w:r w:rsidRPr="009A3C63">
              <w:rPr>
                <w:rFonts w:ascii="Calibri" w:eastAsia="Times New Roman" w:hAnsi="Calibri" w:cs="Calibri"/>
                <w:color w:val="000000"/>
                <w:sz w:val="22"/>
                <w:lang w:eastAsia="es-MX"/>
              </w:rPr>
              <w:t>No. Actividad / Semana</w:t>
            </w:r>
          </w:p>
        </w:tc>
        <w:tc>
          <w:tcPr>
            <w:tcW w:w="397" w:type="dxa"/>
            <w:noWrap/>
            <w:hideMark/>
          </w:tcPr>
          <w:p w14:paraId="09A74A01"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1</w:t>
            </w:r>
          </w:p>
        </w:tc>
        <w:tc>
          <w:tcPr>
            <w:tcW w:w="396" w:type="dxa"/>
            <w:noWrap/>
            <w:hideMark/>
          </w:tcPr>
          <w:p w14:paraId="71CECF78"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2</w:t>
            </w:r>
          </w:p>
        </w:tc>
        <w:tc>
          <w:tcPr>
            <w:tcW w:w="396" w:type="dxa"/>
            <w:noWrap/>
            <w:hideMark/>
          </w:tcPr>
          <w:p w14:paraId="25FA2266"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3</w:t>
            </w:r>
          </w:p>
        </w:tc>
        <w:tc>
          <w:tcPr>
            <w:tcW w:w="396" w:type="dxa"/>
            <w:noWrap/>
            <w:hideMark/>
          </w:tcPr>
          <w:p w14:paraId="08065F3A"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4</w:t>
            </w:r>
          </w:p>
        </w:tc>
        <w:tc>
          <w:tcPr>
            <w:tcW w:w="396" w:type="dxa"/>
            <w:noWrap/>
            <w:hideMark/>
          </w:tcPr>
          <w:p w14:paraId="777FE213"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5</w:t>
            </w:r>
          </w:p>
        </w:tc>
        <w:tc>
          <w:tcPr>
            <w:tcW w:w="396" w:type="dxa"/>
            <w:noWrap/>
            <w:hideMark/>
          </w:tcPr>
          <w:p w14:paraId="0010E0FA"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6</w:t>
            </w:r>
          </w:p>
        </w:tc>
        <w:tc>
          <w:tcPr>
            <w:tcW w:w="396" w:type="dxa"/>
            <w:noWrap/>
            <w:hideMark/>
          </w:tcPr>
          <w:p w14:paraId="229383DB"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7</w:t>
            </w:r>
          </w:p>
        </w:tc>
        <w:tc>
          <w:tcPr>
            <w:tcW w:w="396" w:type="dxa"/>
            <w:noWrap/>
            <w:hideMark/>
          </w:tcPr>
          <w:p w14:paraId="10362268"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8</w:t>
            </w:r>
          </w:p>
        </w:tc>
        <w:tc>
          <w:tcPr>
            <w:tcW w:w="396" w:type="dxa"/>
            <w:noWrap/>
            <w:hideMark/>
          </w:tcPr>
          <w:p w14:paraId="07D2B997"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9</w:t>
            </w:r>
          </w:p>
        </w:tc>
        <w:tc>
          <w:tcPr>
            <w:tcW w:w="440" w:type="dxa"/>
            <w:noWrap/>
            <w:hideMark/>
          </w:tcPr>
          <w:p w14:paraId="3A26861C"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10</w:t>
            </w:r>
          </w:p>
        </w:tc>
        <w:tc>
          <w:tcPr>
            <w:tcW w:w="440" w:type="dxa"/>
            <w:noWrap/>
            <w:hideMark/>
          </w:tcPr>
          <w:p w14:paraId="72F3B91C"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11</w:t>
            </w:r>
          </w:p>
        </w:tc>
        <w:tc>
          <w:tcPr>
            <w:tcW w:w="440" w:type="dxa"/>
            <w:noWrap/>
            <w:hideMark/>
          </w:tcPr>
          <w:p w14:paraId="0B115851"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12</w:t>
            </w:r>
          </w:p>
        </w:tc>
        <w:tc>
          <w:tcPr>
            <w:tcW w:w="440" w:type="dxa"/>
            <w:noWrap/>
            <w:hideMark/>
          </w:tcPr>
          <w:p w14:paraId="3375D9B1"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13</w:t>
            </w:r>
          </w:p>
        </w:tc>
        <w:tc>
          <w:tcPr>
            <w:tcW w:w="440" w:type="dxa"/>
            <w:noWrap/>
            <w:hideMark/>
          </w:tcPr>
          <w:p w14:paraId="4B2D32F7"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14</w:t>
            </w:r>
          </w:p>
        </w:tc>
        <w:tc>
          <w:tcPr>
            <w:tcW w:w="440" w:type="dxa"/>
            <w:noWrap/>
            <w:hideMark/>
          </w:tcPr>
          <w:p w14:paraId="20091B81"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15</w:t>
            </w:r>
          </w:p>
        </w:tc>
        <w:tc>
          <w:tcPr>
            <w:tcW w:w="440" w:type="dxa"/>
            <w:noWrap/>
            <w:hideMark/>
          </w:tcPr>
          <w:p w14:paraId="1870DB50"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16</w:t>
            </w:r>
          </w:p>
        </w:tc>
      </w:tr>
      <w:tr w:rsidR="009A3C63" w:rsidRPr="009A3C63" w14:paraId="778D9CD8" w14:textId="77777777" w:rsidTr="0087253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7" w:type="dxa"/>
            <w:noWrap/>
            <w:hideMark/>
          </w:tcPr>
          <w:p w14:paraId="06E5C764" w14:textId="77777777" w:rsidR="009A3C63" w:rsidRPr="009A3C63" w:rsidRDefault="009A3C63" w:rsidP="00920453">
            <w:pPr>
              <w:spacing w:after="0" w:line="240" w:lineRule="auto"/>
              <w:jc w:val="center"/>
              <w:rPr>
                <w:rFonts w:ascii="Calibri" w:eastAsia="Times New Roman" w:hAnsi="Calibri" w:cs="Calibri"/>
                <w:color w:val="000000"/>
                <w:sz w:val="22"/>
                <w:lang w:eastAsia="es-MX"/>
              </w:rPr>
            </w:pPr>
            <w:r w:rsidRPr="009A3C63">
              <w:rPr>
                <w:rFonts w:ascii="Calibri" w:eastAsia="Times New Roman" w:hAnsi="Calibri" w:cs="Calibri"/>
                <w:color w:val="000000"/>
                <w:sz w:val="22"/>
                <w:lang w:eastAsia="es-MX"/>
              </w:rPr>
              <w:t>1</w:t>
            </w:r>
          </w:p>
        </w:tc>
        <w:tc>
          <w:tcPr>
            <w:tcW w:w="397" w:type="dxa"/>
            <w:shd w:val="clear" w:color="auto" w:fill="808080" w:themeFill="background1" w:themeFillShade="80"/>
            <w:noWrap/>
            <w:hideMark/>
          </w:tcPr>
          <w:p w14:paraId="381F030C"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396" w:type="dxa"/>
            <w:shd w:val="clear" w:color="auto" w:fill="808080" w:themeFill="background1" w:themeFillShade="80"/>
            <w:noWrap/>
            <w:hideMark/>
          </w:tcPr>
          <w:p w14:paraId="18C4B449"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396" w:type="dxa"/>
            <w:shd w:val="clear" w:color="auto" w:fill="7F7F7F" w:themeFill="text1" w:themeFillTint="80"/>
            <w:noWrap/>
            <w:hideMark/>
          </w:tcPr>
          <w:p w14:paraId="4D450E97"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396" w:type="dxa"/>
            <w:noWrap/>
            <w:hideMark/>
          </w:tcPr>
          <w:p w14:paraId="6D4D87ED"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52647D77"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742E2D7F"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2A94573A"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17E309BD"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7BF95DF1"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2895CEED"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163034FD"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526D8E0C"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4FEF4EC8"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2AAE2221"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75600CCC"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00D7F2E3"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r>
      <w:tr w:rsidR="009A3C63" w:rsidRPr="009A3C63" w14:paraId="3C5A8213" w14:textId="77777777" w:rsidTr="0087253E">
        <w:trPr>
          <w:trHeight w:val="288"/>
        </w:trPr>
        <w:tc>
          <w:tcPr>
            <w:cnfStyle w:val="001000000000" w:firstRow="0" w:lastRow="0" w:firstColumn="1" w:lastColumn="0" w:oddVBand="0" w:evenVBand="0" w:oddHBand="0" w:evenHBand="0" w:firstRowFirstColumn="0" w:firstRowLastColumn="0" w:lastRowFirstColumn="0" w:lastRowLastColumn="0"/>
            <w:tcW w:w="2437" w:type="dxa"/>
            <w:noWrap/>
            <w:hideMark/>
          </w:tcPr>
          <w:p w14:paraId="0EC6F505" w14:textId="77777777" w:rsidR="009A3C63" w:rsidRPr="009A3C63" w:rsidRDefault="009A3C63" w:rsidP="00920453">
            <w:pPr>
              <w:spacing w:after="0" w:line="240" w:lineRule="auto"/>
              <w:jc w:val="center"/>
              <w:rPr>
                <w:rFonts w:ascii="Calibri" w:eastAsia="Times New Roman" w:hAnsi="Calibri" w:cs="Calibri"/>
                <w:color w:val="000000"/>
                <w:sz w:val="22"/>
                <w:lang w:eastAsia="es-MX"/>
              </w:rPr>
            </w:pPr>
            <w:r w:rsidRPr="009A3C63">
              <w:rPr>
                <w:rFonts w:ascii="Calibri" w:eastAsia="Times New Roman" w:hAnsi="Calibri" w:cs="Calibri"/>
                <w:color w:val="000000"/>
                <w:sz w:val="22"/>
                <w:lang w:eastAsia="es-MX"/>
              </w:rPr>
              <w:t>2</w:t>
            </w:r>
          </w:p>
        </w:tc>
        <w:tc>
          <w:tcPr>
            <w:tcW w:w="397" w:type="dxa"/>
            <w:noWrap/>
            <w:hideMark/>
          </w:tcPr>
          <w:p w14:paraId="01B28B13"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398E0B9B"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808080" w:themeFill="background1" w:themeFillShade="80"/>
            <w:noWrap/>
            <w:hideMark/>
          </w:tcPr>
          <w:p w14:paraId="195FF987"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396" w:type="dxa"/>
            <w:shd w:val="clear" w:color="auto" w:fill="808080" w:themeFill="background1" w:themeFillShade="80"/>
            <w:noWrap/>
            <w:hideMark/>
          </w:tcPr>
          <w:p w14:paraId="11F46DB6"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396" w:type="dxa"/>
            <w:shd w:val="clear" w:color="auto" w:fill="B6DDE8" w:themeFill="accent5" w:themeFillTint="66"/>
            <w:noWrap/>
            <w:hideMark/>
          </w:tcPr>
          <w:p w14:paraId="6921A566"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396" w:type="dxa"/>
            <w:shd w:val="clear" w:color="auto" w:fill="B6DDE8" w:themeFill="accent5" w:themeFillTint="66"/>
            <w:noWrap/>
            <w:hideMark/>
          </w:tcPr>
          <w:p w14:paraId="4AD3226E"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20DCB0C7"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4D767B76"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556B4E69"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10ABE53E"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2D863FDC"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124CA794"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21C58546"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3196A439"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7B26F7B8"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20FA45F5"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r>
      <w:tr w:rsidR="009A3C63" w:rsidRPr="009A3C63" w14:paraId="5FBB3FB5" w14:textId="77777777" w:rsidTr="0087253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7" w:type="dxa"/>
            <w:noWrap/>
            <w:hideMark/>
          </w:tcPr>
          <w:p w14:paraId="773CE3F9" w14:textId="77777777" w:rsidR="009A3C63" w:rsidRPr="009A3C63" w:rsidRDefault="009A3C63" w:rsidP="00920453">
            <w:pPr>
              <w:spacing w:after="0" w:line="240" w:lineRule="auto"/>
              <w:jc w:val="center"/>
              <w:rPr>
                <w:rFonts w:ascii="Calibri" w:eastAsia="Times New Roman" w:hAnsi="Calibri" w:cs="Calibri"/>
                <w:color w:val="000000"/>
                <w:sz w:val="22"/>
                <w:lang w:eastAsia="es-MX"/>
              </w:rPr>
            </w:pPr>
            <w:r w:rsidRPr="009A3C63">
              <w:rPr>
                <w:rFonts w:ascii="Calibri" w:eastAsia="Times New Roman" w:hAnsi="Calibri" w:cs="Calibri"/>
                <w:color w:val="000000"/>
                <w:sz w:val="22"/>
                <w:lang w:eastAsia="es-MX"/>
              </w:rPr>
              <w:t>3</w:t>
            </w:r>
          </w:p>
        </w:tc>
        <w:tc>
          <w:tcPr>
            <w:tcW w:w="397" w:type="dxa"/>
            <w:noWrap/>
            <w:hideMark/>
          </w:tcPr>
          <w:p w14:paraId="7602B5D3"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61064EEB"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4A0E8388"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29D8E368"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808080" w:themeFill="background1" w:themeFillShade="80"/>
            <w:noWrap/>
            <w:hideMark/>
          </w:tcPr>
          <w:p w14:paraId="0098CEF2"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808080" w:themeFill="background1" w:themeFillShade="80"/>
            <w:noWrap/>
            <w:hideMark/>
          </w:tcPr>
          <w:p w14:paraId="0147DC4E"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396" w:type="dxa"/>
            <w:noWrap/>
            <w:hideMark/>
          </w:tcPr>
          <w:p w14:paraId="3CDB4D44"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396" w:type="dxa"/>
            <w:noWrap/>
            <w:hideMark/>
          </w:tcPr>
          <w:p w14:paraId="44300021"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0081DC17"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10E519A0"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4014DC9A"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7B5FDE3D"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27DDCE09"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0335FD20"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493C5D89"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2BDD315B"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r>
      <w:tr w:rsidR="009A3C63" w:rsidRPr="009A3C63" w14:paraId="0538326F" w14:textId="77777777" w:rsidTr="0087253E">
        <w:trPr>
          <w:trHeight w:val="288"/>
        </w:trPr>
        <w:tc>
          <w:tcPr>
            <w:cnfStyle w:val="001000000000" w:firstRow="0" w:lastRow="0" w:firstColumn="1" w:lastColumn="0" w:oddVBand="0" w:evenVBand="0" w:oddHBand="0" w:evenHBand="0" w:firstRowFirstColumn="0" w:firstRowLastColumn="0" w:lastRowFirstColumn="0" w:lastRowLastColumn="0"/>
            <w:tcW w:w="2437" w:type="dxa"/>
            <w:noWrap/>
            <w:hideMark/>
          </w:tcPr>
          <w:p w14:paraId="2D87DFD1" w14:textId="77777777" w:rsidR="009A3C63" w:rsidRPr="009A3C63" w:rsidRDefault="009A3C63" w:rsidP="00920453">
            <w:pPr>
              <w:spacing w:after="0" w:line="240" w:lineRule="auto"/>
              <w:jc w:val="center"/>
              <w:rPr>
                <w:rFonts w:ascii="Calibri" w:eastAsia="Times New Roman" w:hAnsi="Calibri" w:cs="Calibri"/>
                <w:color w:val="000000"/>
                <w:sz w:val="22"/>
                <w:lang w:eastAsia="es-MX"/>
              </w:rPr>
            </w:pPr>
            <w:r w:rsidRPr="009A3C63">
              <w:rPr>
                <w:rFonts w:ascii="Calibri" w:eastAsia="Times New Roman" w:hAnsi="Calibri" w:cs="Calibri"/>
                <w:color w:val="000000"/>
                <w:sz w:val="22"/>
                <w:lang w:eastAsia="es-MX"/>
              </w:rPr>
              <w:t>4</w:t>
            </w:r>
          </w:p>
        </w:tc>
        <w:tc>
          <w:tcPr>
            <w:tcW w:w="397" w:type="dxa"/>
            <w:noWrap/>
            <w:hideMark/>
          </w:tcPr>
          <w:p w14:paraId="50A21F54"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7698C183"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5D44C349"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3204BBBC"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7AA2EA91"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570DC39F"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461689D8"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396" w:type="dxa"/>
            <w:shd w:val="clear" w:color="auto" w:fill="808080" w:themeFill="background1" w:themeFillShade="80"/>
            <w:noWrap/>
            <w:hideMark/>
          </w:tcPr>
          <w:p w14:paraId="69B31090"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396" w:type="dxa"/>
            <w:shd w:val="clear" w:color="auto" w:fill="B6DDE8" w:themeFill="accent5" w:themeFillTint="66"/>
            <w:noWrap/>
            <w:hideMark/>
          </w:tcPr>
          <w:p w14:paraId="158F5023"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B6DDE8" w:themeFill="accent5" w:themeFillTint="66"/>
            <w:noWrap/>
            <w:hideMark/>
          </w:tcPr>
          <w:p w14:paraId="360210CD"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084B6A42"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50381B06"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1371A61A"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09FDDCA9"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6B06EF1F"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04106D27"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r>
      <w:tr w:rsidR="009A3C63" w:rsidRPr="009A3C63" w14:paraId="7C22B450" w14:textId="77777777" w:rsidTr="0087253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7" w:type="dxa"/>
            <w:noWrap/>
            <w:hideMark/>
          </w:tcPr>
          <w:p w14:paraId="57F387D1" w14:textId="77777777" w:rsidR="009A3C63" w:rsidRPr="009A3C63" w:rsidRDefault="009A3C63" w:rsidP="00920453">
            <w:pPr>
              <w:spacing w:after="0" w:line="240" w:lineRule="auto"/>
              <w:jc w:val="center"/>
              <w:rPr>
                <w:rFonts w:ascii="Calibri" w:eastAsia="Times New Roman" w:hAnsi="Calibri" w:cs="Calibri"/>
                <w:color w:val="000000"/>
                <w:sz w:val="22"/>
                <w:lang w:eastAsia="es-MX"/>
              </w:rPr>
            </w:pPr>
            <w:r w:rsidRPr="009A3C63">
              <w:rPr>
                <w:rFonts w:ascii="Calibri" w:eastAsia="Times New Roman" w:hAnsi="Calibri" w:cs="Calibri"/>
                <w:color w:val="000000"/>
                <w:sz w:val="22"/>
                <w:lang w:eastAsia="es-MX"/>
              </w:rPr>
              <w:t>5</w:t>
            </w:r>
          </w:p>
        </w:tc>
        <w:tc>
          <w:tcPr>
            <w:tcW w:w="397" w:type="dxa"/>
            <w:noWrap/>
            <w:hideMark/>
          </w:tcPr>
          <w:p w14:paraId="34AE3F4F"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1BBF8022"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1CA3684D"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43E5248B"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48B7C8C7"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4D9E63CB"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506732FE"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221C28B8"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2D52EAA5"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noWrap/>
            <w:hideMark/>
          </w:tcPr>
          <w:p w14:paraId="61008093"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noWrap/>
            <w:hideMark/>
          </w:tcPr>
          <w:p w14:paraId="6B516FED"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noWrap/>
            <w:hideMark/>
          </w:tcPr>
          <w:p w14:paraId="2E3FBFD9"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5EAFBF46"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1749B94C"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02565C6C"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46245D79"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r>
      <w:tr w:rsidR="009A3C63" w:rsidRPr="009A3C63" w14:paraId="61ABF1B7" w14:textId="77777777" w:rsidTr="0087253E">
        <w:trPr>
          <w:trHeight w:val="288"/>
        </w:trPr>
        <w:tc>
          <w:tcPr>
            <w:cnfStyle w:val="001000000000" w:firstRow="0" w:lastRow="0" w:firstColumn="1" w:lastColumn="0" w:oddVBand="0" w:evenVBand="0" w:oddHBand="0" w:evenHBand="0" w:firstRowFirstColumn="0" w:firstRowLastColumn="0" w:lastRowFirstColumn="0" w:lastRowLastColumn="0"/>
            <w:tcW w:w="2437" w:type="dxa"/>
            <w:noWrap/>
            <w:hideMark/>
          </w:tcPr>
          <w:p w14:paraId="5A6C4B3C" w14:textId="77777777" w:rsidR="009A3C63" w:rsidRPr="009A3C63" w:rsidRDefault="009A3C63" w:rsidP="00920453">
            <w:pPr>
              <w:spacing w:after="0" w:line="240" w:lineRule="auto"/>
              <w:jc w:val="center"/>
              <w:rPr>
                <w:rFonts w:ascii="Calibri" w:eastAsia="Times New Roman" w:hAnsi="Calibri" w:cs="Calibri"/>
                <w:color w:val="000000"/>
                <w:sz w:val="22"/>
                <w:lang w:eastAsia="es-MX"/>
              </w:rPr>
            </w:pPr>
            <w:r w:rsidRPr="009A3C63">
              <w:rPr>
                <w:rFonts w:ascii="Calibri" w:eastAsia="Times New Roman" w:hAnsi="Calibri" w:cs="Calibri"/>
                <w:color w:val="000000"/>
                <w:sz w:val="22"/>
                <w:lang w:eastAsia="es-MX"/>
              </w:rPr>
              <w:t>6</w:t>
            </w:r>
          </w:p>
        </w:tc>
        <w:tc>
          <w:tcPr>
            <w:tcW w:w="397" w:type="dxa"/>
            <w:noWrap/>
            <w:hideMark/>
          </w:tcPr>
          <w:p w14:paraId="078F257A"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199D6348"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45F69035"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1F070CEF"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6C87F1D5"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36555D62"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03EC4CC0"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1B49148E"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5DA644E8"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7F7F7F" w:themeFill="text1" w:themeFillTint="80"/>
            <w:noWrap/>
            <w:hideMark/>
          </w:tcPr>
          <w:p w14:paraId="4EAE5065"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92CDDC" w:themeFill="accent5" w:themeFillTint="99"/>
            <w:noWrap/>
            <w:hideMark/>
          </w:tcPr>
          <w:p w14:paraId="104F23E9"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92CDDC" w:themeFill="accent5" w:themeFillTint="99"/>
            <w:noWrap/>
            <w:hideMark/>
          </w:tcPr>
          <w:p w14:paraId="472166BA"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B6DDE8" w:themeFill="accent5" w:themeFillTint="66"/>
            <w:noWrap/>
            <w:hideMark/>
          </w:tcPr>
          <w:p w14:paraId="676ED98A"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B6DDE8" w:themeFill="accent5" w:themeFillTint="66"/>
            <w:noWrap/>
            <w:hideMark/>
          </w:tcPr>
          <w:p w14:paraId="229C7986"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noWrap/>
            <w:hideMark/>
          </w:tcPr>
          <w:p w14:paraId="67EEBCDB"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4CCFF9B8"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r>
      <w:tr w:rsidR="00CF359C" w:rsidRPr="009A3C63" w14:paraId="5094FB90" w14:textId="77777777" w:rsidTr="0087253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7" w:type="dxa"/>
            <w:noWrap/>
          </w:tcPr>
          <w:p w14:paraId="0E285001" w14:textId="7E83A996" w:rsidR="00CF359C" w:rsidRPr="009A3C63" w:rsidRDefault="00CF359C" w:rsidP="00920453">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7</w:t>
            </w:r>
          </w:p>
        </w:tc>
        <w:tc>
          <w:tcPr>
            <w:tcW w:w="397" w:type="dxa"/>
            <w:noWrap/>
          </w:tcPr>
          <w:p w14:paraId="3B91E50B"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670CB70D"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6DD768AD"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7BD7B7D2"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1DB3E09D"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18BC9B1D"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1697643B"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48ECE3DB"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tcPr>
          <w:p w14:paraId="42EE19C8"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7F7F7F" w:themeFill="text1" w:themeFillTint="80"/>
            <w:noWrap/>
          </w:tcPr>
          <w:p w14:paraId="435FE399"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7F7F7F" w:themeFill="text1" w:themeFillTint="80"/>
            <w:noWrap/>
          </w:tcPr>
          <w:p w14:paraId="50AB4B88"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7F7F7F" w:themeFill="text1" w:themeFillTint="80"/>
            <w:noWrap/>
          </w:tcPr>
          <w:p w14:paraId="567D9046"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noWrap/>
          </w:tcPr>
          <w:p w14:paraId="2A14AE8A"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noWrap/>
          </w:tcPr>
          <w:p w14:paraId="7678A731"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noWrap/>
          </w:tcPr>
          <w:p w14:paraId="0DB2F273"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250BCBC5"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r>
      <w:tr w:rsidR="00CF359C" w:rsidRPr="009A3C63" w14:paraId="58479E93" w14:textId="77777777" w:rsidTr="0087253E">
        <w:trPr>
          <w:trHeight w:val="288"/>
        </w:trPr>
        <w:tc>
          <w:tcPr>
            <w:cnfStyle w:val="001000000000" w:firstRow="0" w:lastRow="0" w:firstColumn="1" w:lastColumn="0" w:oddVBand="0" w:evenVBand="0" w:oddHBand="0" w:evenHBand="0" w:firstRowFirstColumn="0" w:firstRowLastColumn="0" w:lastRowFirstColumn="0" w:lastRowLastColumn="0"/>
            <w:tcW w:w="2437" w:type="dxa"/>
            <w:noWrap/>
          </w:tcPr>
          <w:p w14:paraId="128CAC7D" w14:textId="1C0DDD60" w:rsidR="00CF359C" w:rsidRPr="009A3C63" w:rsidRDefault="00CF359C" w:rsidP="00920453">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8</w:t>
            </w:r>
          </w:p>
        </w:tc>
        <w:tc>
          <w:tcPr>
            <w:tcW w:w="397" w:type="dxa"/>
            <w:noWrap/>
          </w:tcPr>
          <w:p w14:paraId="39C203D6"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631A0D12"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79744DB1"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7DD57D8D"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023E8CFA"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34B304F3"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52D1A59C"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4FCB3F84"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43508FBB"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7F7F7F" w:themeFill="text1" w:themeFillTint="80"/>
            <w:noWrap/>
          </w:tcPr>
          <w:p w14:paraId="04A6DE8A"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7F7F7F" w:themeFill="text1" w:themeFillTint="80"/>
            <w:noWrap/>
          </w:tcPr>
          <w:p w14:paraId="10B4134D"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7F7F7F" w:themeFill="text1" w:themeFillTint="80"/>
            <w:noWrap/>
          </w:tcPr>
          <w:p w14:paraId="6755292B"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92CDDC" w:themeFill="accent5" w:themeFillTint="99"/>
            <w:noWrap/>
          </w:tcPr>
          <w:p w14:paraId="4919394D"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92CDDC" w:themeFill="accent5" w:themeFillTint="99"/>
            <w:noWrap/>
          </w:tcPr>
          <w:p w14:paraId="67B82147"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noWrap/>
          </w:tcPr>
          <w:p w14:paraId="1DE1869F"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6FF655D4"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r>
      <w:tr w:rsidR="00CF359C" w:rsidRPr="009A3C63" w14:paraId="395CDEB4" w14:textId="77777777" w:rsidTr="0087253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7" w:type="dxa"/>
            <w:noWrap/>
          </w:tcPr>
          <w:p w14:paraId="78EA6504" w14:textId="0AADF3CB" w:rsidR="00CF359C" w:rsidRPr="009A3C63" w:rsidRDefault="00CF359C" w:rsidP="00CF359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9</w:t>
            </w:r>
          </w:p>
        </w:tc>
        <w:tc>
          <w:tcPr>
            <w:tcW w:w="397" w:type="dxa"/>
            <w:noWrap/>
          </w:tcPr>
          <w:p w14:paraId="53324A5B"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4B5B614C"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0BB06B17"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0A0919F7"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1A35CC95"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1CF63E48"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2DC014F1"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3CF031A6"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65AD8DCF"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4E263C9A"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808080" w:themeFill="background1" w:themeFillShade="80"/>
            <w:noWrap/>
          </w:tcPr>
          <w:p w14:paraId="2BEFCA32"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808080" w:themeFill="background1" w:themeFillShade="80"/>
            <w:noWrap/>
          </w:tcPr>
          <w:p w14:paraId="292CA95F"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808080" w:themeFill="background1" w:themeFillShade="80"/>
            <w:noWrap/>
          </w:tcPr>
          <w:p w14:paraId="316A66BF"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92CDDC" w:themeFill="accent5" w:themeFillTint="99"/>
            <w:noWrap/>
          </w:tcPr>
          <w:p w14:paraId="59F480EE"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noWrap/>
          </w:tcPr>
          <w:p w14:paraId="1403189C"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55D3CC99"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r>
      <w:tr w:rsidR="009A3C63" w:rsidRPr="009A3C63" w14:paraId="1E690B94" w14:textId="77777777" w:rsidTr="0087253E">
        <w:trPr>
          <w:trHeight w:val="288"/>
        </w:trPr>
        <w:tc>
          <w:tcPr>
            <w:cnfStyle w:val="001000000000" w:firstRow="0" w:lastRow="0" w:firstColumn="1" w:lastColumn="0" w:oddVBand="0" w:evenVBand="0" w:oddHBand="0" w:evenHBand="0" w:firstRowFirstColumn="0" w:firstRowLastColumn="0" w:lastRowFirstColumn="0" w:lastRowLastColumn="0"/>
            <w:tcW w:w="2437" w:type="dxa"/>
            <w:noWrap/>
            <w:hideMark/>
          </w:tcPr>
          <w:p w14:paraId="1C64EC93" w14:textId="60BADA0F" w:rsidR="009A3C63" w:rsidRPr="009A3C63" w:rsidRDefault="00CF359C" w:rsidP="00920453">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10</w:t>
            </w:r>
          </w:p>
        </w:tc>
        <w:tc>
          <w:tcPr>
            <w:tcW w:w="397" w:type="dxa"/>
            <w:noWrap/>
            <w:hideMark/>
          </w:tcPr>
          <w:p w14:paraId="66D476E0"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7FE16768"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0549008A"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5CA65611"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7440C342"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738FA931"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695AC47E"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5A31142D"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27DFEC99"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548472C9"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7834749D"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808080" w:themeFill="background1" w:themeFillShade="80"/>
            <w:noWrap/>
            <w:hideMark/>
          </w:tcPr>
          <w:p w14:paraId="0F6AA4F2"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808080" w:themeFill="background1" w:themeFillShade="80"/>
            <w:noWrap/>
            <w:hideMark/>
          </w:tcPr>
          <w:p w14:paraId="09469FC6"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808080" w:themeFill="background1" w:themeFillShade="80"/>
            <w:noWrap/>
            <w:hideMark/>
          </w:tcPr>
          <w:p w14:paraId="756C29D2"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B6DDE8" w:themeFill="accent5" w:themeFillTint="66"/>
            <w:noWrap/>
            <w:hideMark/>
          </w:tcPr>
          <w:p w14:paraId="518D54A6"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noWrap/>
            <w:hideMark/>
          </w:tcPr>
          <w:p w14:paraId="35F54BC8"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r>
      <w:tr w:rsidR="00CF359C" w:rsidRPr="009A3C63" w14:paraId="693B900C" w14:textId="77777777" w:rsidTr="0087253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7" w:type="dxa"/>
            <w:noWrap/>
          </w:tcPr>
          <w:p w14:paraId="3EEDF107" w14:textId="0E6F4772" w:rsidR="00210191" w:rsidRPr="009A3C63" w:rsidRDefault="00CF359C" w:rsidP="00920453">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11</w:t>
            </w:r>
          </w:p>
        </w:tc>
        <w:tc>
          <w:tcPr>
            <w:tcW w:w="397" w:type="dxa"/>
            <w:noWrap/>
          </w:tcPr>
          <w:p w14:paraId="49445F3A"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5F060B0F"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05E33A3C"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793DC5F8"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51E0A172"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319E710D"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2663C303"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5C3D01E9"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2B7F2DD9"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490EAE61"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5344A331"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0B35747B"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808080" w:themeFill="background1" w:themeFillShade="80"/>
            <w:noWrap/>
          </w:tcPr>
          <w:p w14:paraId="1CC258D2" w14:textId="77777777" w:rsidR="00210191" w:rsidRPr="002444CA"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6A6A6" w:themeColor="background1" w:themeShade="A6"/>
                <w:sz w:val="22"/>
                <w:lang w:eastAsia="es-MX"/>
              </w:rPr>
            </w:pPr>
          </w:p>
        </w:tc>
        <w:tc>
          <w:tcPr>
            <w:tcW w:w="440" w:type="dxa"/>
            <w:shd w:val="clear" w:color="auto" w:fill="808080" w:themeFill="background1" w:themeFillShade="80"/>
            <w:noWrap/>
          </w:tcPr>
          <w:p w14:paraId="66D6245D"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808080" w:themeFill="background1" w:themeFillShade="80"/>
            <w:noWrap/>
          </w:tcPr>
          <w:p w14:paraId="403DE6D7"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noWrap/>
          </w:tcPr>
          <w:p w14:paraId="21CDA4E4" w14:textId="77777777" w:rsidR="00210191" w:rsidRPr="002444CA"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95B3D7" w:themeColor="accent1" w:themeTint="99"/>
                <w:sz w:val="22"/>
                <w:lang w:eastAsia="es-MX"/>
              </w:rPr>
            </w:pPr>
          </w:p>
        </w:tc>
      </w:tr>
      <w:tr w:rsidR="002444CA" w:rsidRPr="009A3C63" w14:paraId="4596A703" w14:textId="77777777" w:rsidTr="0087253E">
        <w:trPr>
          <w:trHeight w:val="288"/>
        </w:trPr>
        <w:tc>
          <w:tcPr>
            <w:cnfStyle w:val="001000000000" w:firstRow="0" w:lastRow="0" w:firstColumn="1" w:lastColumn="0" w:oddVBand="0" w:evenVBand="0" w:oddHBand="0" w:evenHBand="0" w:firstRowFirstColumn="0" w:firstRowLastColumn="0" w:lastRowFirstColumn="0" w:lastRowLastColumn="0"/>
            <w:tcW w:w="2437" w:type="dxa"/>
            <w:noWrap/>
          </w:tcPr>
          <w:p w14:paraId="31C463AB" w14:textId="06C1BDE5" w:rsidR="002444CA" w:rsidRDefault="002444CA" w:rsidP="00920453">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12</w:t>
            </w:r>
          </w:p>
        </w:tc>
        <w:tc>
          <w:tcPr>
            <w:tcW w:w="397" w:type="dxa"/>
            <w:noWrap/>
          </w:tcPr>
          <w:p w14:paraId="5630736F"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1BC93AC6"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11E0826B"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6CF7F718"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7FCF44B5"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4D8BD0A9"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07D0B572"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6CCD85EB"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2397685B"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028B38C3"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320D522E"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4416712D"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2C009A40"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808080" w:themeFill="background1" w:themeFillShade="80"/>
            <w:noWrap/>
          </w:tcPr>
          <w:p w14:paraId="2E2A46FE"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808080" w:themeFill="background1" w:themeFillShade="80"/>
            <w:noWrap/>
          </w:tcPr>
          <w:p w14:paraId="26F24B87"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808080" w:themeFill="background1" w:themeFillShade="80"/>
            <w:noWrap/>
          </w:tcPr>
          <w:p w14:paraId="384837EF"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r>
    </w:tbl>
    <w:bookmarkStart w:id="39" w:name="_Hlk20735072" w:displacedByCustomXml="next"/>
    <w:sdt>
      <w:sdtPr>
        <w:rPr>
          <w:rFonts w:ascii="Times New Roman" w:eastAsiaTheme="minorHAnsi" w:hAnsi="Times New Roman" w:cstheme="minorBidi"/>
          <w:b w:val="0"/>
          <w:bCs w:val="0"/>
          <w:color w:val="auto"/>
          <w:sz w:val="24"/>
          <w:szCs w:val="22"/>
          <w:lang w:val="es-ES"/>
        </w:rPr>
        <w:id w:val="1710069279"/>
        <w:docPartObj>
          <w:docPartGallery w:val="Bibliographies"/>
          <w:docPartUnique/>
        </w:docPartObj>
      </w:sdtPr>
      <w:sdtEndPr>
        <w:rPr>
          <w:lang w:val="es-MX"/>
        </w:rPr>
      </w:sdtEndPr>
      <w:sdtContent>
        <w:p w14:paraId="2A4918B6" w14:textId="77777777" w:rsidR="00831D66" w:rsidRDefault="00831D66" w:rsidP="00C02EBB">
          <w:pPr>
            <w:pStyle w:val="Ttulo1"/>
            <w:ind w:left="708" w:hanging="708"/>
          </w:pPr>
          <w:r>
            <w:rPr>
              <w:lang w:val="es-ES"/>
            </w:rPr>
            <w:t>Referencias</w:t>
          </w:r>
        </w:p>
        <w:sdt>
          <w:sdtPr>
            <w:id w:val="-573587230"/>
            <w:bibliography/>
          </w:sdtPr>
          <w:sdtEndPr/>
          <w:sdtContent>
            <w:p w14:paraId="56AC7807" w14:textId="77777777" w:rsidR="00DD74F1" w:rsidRDefault="00831D66" w:rsidP="00E25641">
              <w:pPr>
                <w:rPr>
                  <w:rFonts w:asciiTheme="minorHAnsi" w:eastAsiaTheme="minorEastAsia" w:hAnsiTheme="minorHAnsi"/>
                  <w:noProof/>
                  <w:szCs w:val="24"/>
                  <w:lang w:val="es-ES_tradnl" w:eastAsia="es-E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1"/>
                <w:gridCol w:w="8277"/>
              </w:tblGrid>
              <w:tr w:rsidR="00DD74F1" w14:paraId="4852980F" w14:textId="77777777" w:rsidTr="00DD74F1">
                <w:trPr>
                  <w:divId w:val="1679581378"/>
                  <w:tblCellSpacing w:w="15" w:type="dxa"/>
                </w:trPr>
                <w:tc>
                  <w:tcPr>
                    <w:tcW w:w="292" w:type="pct"/>
                    <w:hideMark/>
                  </w:tcPr>
                  <w:p w14:paraId="0E532363" w14:textId="28D6E218" w:rsidR="00DD74F1" w:rsidRDefault="00DD74F1">
                    <w:pPr>
                      <w:pStyle w:val="Bibliografa"/>
                      <w:rPr>
                        <w:noProof/>
                        <w:sz w:val="24"/>
                        <w:szCs w:val="24"/>
                        <w:lang w:val="es-ES"/>
                      </w:rPr>
                    </w:pPr>
                    <w:r>
                      <w:rPr>
                        <w:noProof/>
                        <w:lang w:val="es-ES"/>
                      </w:rPr>
                      <w:t xml:space="preserve">[1] </w:t>
                    </w:r>
                  </w:p>
                </w:tc>
                <w:tc>
                  <w:tcPr>
                    <w:tcW w:w="4657" w:type="pct"/>
                    <w:hideMark/>
                  </w:tcPr>
                  <w:p w14:paraId="26814576" w14:textId="77777777" w:rsidR="00DD74F1" w:rsidRDefault="00DD74F1">
                    <w:pPr>
                      <w:pStyle w:val="Bibliografa"/>
                      <w:rPr>
                        <w:noProof/>
                        <w:lang w:val="es-ES"/>
                      </w:rPr>
                    </w:pPr>
                    <w:r>
                      <w:rPr>
                        <w:noProof/>
                        <w:lang w:val="es-ES"/>
                      </w:rPr>
                      <w:t xml:space="preserve">T. Berners Lee, J. Hendler y O. Lassila, «The Semantic Web,» </w:t>
                    </w:r>
                    <w:r>
                      <w:rPr>
                        <w:i/>
                        <w:iCs/>
                        <w:noProof/>
                        <w:lang w:val="es-ES"/>
                      </w:rPr>
                      <w:t xml:space="preserve">Scientific American, </w:t>
                    </w:r>
                    <w:r>
                      <w:rPr>
                        <w:noProof/>
                        <w:lang w:val="es-ES"/>
                      </w:rPr>
                      <w:t xml:space="preserve">vol. 284, nº 5, pp. 34-43, 2001. </w:t>
                    </w:r>
                  </w:p>
                </w:tc>
              </w:tr>
              <w:tr w:rsidR="00DD74F1" w14:paraId="2B7FBFAD" w14:textId="77777777" w:rsidTr="00DD74F1">
                <w:trPr>
                  <w:divId w:val="1679581378"/>
                  <w:tblCellSpacing w:w="15" w:type="dxa"/>
                </w:trPr>
                <w:tc>
                  <w:tcPr>
                    <w:tcW w:w="292" w:type="pct"/>
                    <w:hideMark/>
                  </w:tcPr>
                  <w:p w14:paraId="23A04946" w14:textId="77777777" w:rsidR="00DD74F1" w:rsidRDefault="00DD74F1">
                    <w:pPr>
                      <w:pStyle w:val="Bibliografa"/>
                      <w:rPr>
                        <w:noProof/>
                        <w:lang w:val="es-ES"/>
                      </w:rPr>
                    </w:pPr>
                    <w:r>
                      <w:rPr>
                        <w:noProof/>
                        <w:lang w:val="es-ES"/>
                      </w:rPr>
                      <w:t xml:space="preserve">[2] </w:t>
                    </w:r>
                  </w:p>
                </w:tc>
                <w:tc>
                  <w:tcPr>
                    <w:tcW w:w="4657" w:type="pct"/>
                    <w:hideMark/>
                  </w:tcPr>
                  <w:p w14:paraId="5727C364" w14:textId="77777777" w:rsidR="00DD74F1" w:rsidRDefault="00DD74F1">
                    <w:pPr>
                      <w:pStyle w:val="Bibliografa"/>
                      <w:rPr>
                        <w:noProof/>
                        <w:lang w:val="es-ES"/>
                      </w:rPr>
                    </w:pPr>
                    <w:r>
                      <w:rPr>
                        <w:noProof/>
                        <w:lang w:val="es-ES"/>
                      </w:rPr>
                      <w:t xml:space="preserve">C. Bizer, T. Heath y T. Berners-Lee, «Linked Data - The Story So Far,» de </w:t>
                    </w:r>
                    <w:r>
                      <w:rPr>
                        <w:i/>
                        <w:iCs/>
                        <w:noProof/>
                        <w:lang w:val="es-ES"/>
                      </w:rPr>
                      <w:t>Semantic services, interoperability and web applications: emerging concepts</w:t>
                    </w:r>
                    <w:r>
                      <w:rPr>
                        <w:noProof/>
                        <w:lang w:val="es-ES"/>
                      </w:rPr>
                      <w:t>, USA, Information Science Reference, 2009, pp. 205-227.</w:t>
                    </w:r>
                  </w:p>
                </w:tc>
              </w:tr>
              <w:tr w:rsidR="00DD74F1" w14:paraId="5C079786" w14:textId="77777777" w:rsidTr="00DD74F1">
                <w:trPr>
                  <w:divId w:val="1679581378"/>
                  <w:tblCellSpacing w:w="15" w:type="dxa"/>
                </w:trPr>
                <w:tc>
                  <w:tcPr>
                    <w:tcW w:w="292" w:type="pct"/>
                    <w:hideMark/>
                  </w:tcPr>
                  <w:p w14:paraId="5EE91C59" w14:textId="77777777" w:rsidR="00DD74F1" w:rsidRDefault="00DD74F1">
                    <w:pPr>
                      <w:pStyle w:val="Bibliografa"/>
                      <w:rPr>
                        <w:noProof/>
                        <w:lang w:val="es-ES"/>
                      </w:rPr>
                    </w:pPr>
                    <w:r>
                      <w:rPr>
                        <w:noProof/>
                        <w:lang w:val="es-ES"/>
                      </w:rPr>
                      <w:t xml:space="preserve">[3] </w:t>
                    </w:r>
                  </w:p>
                </w:tc>
                <w:tc>
                  <w:tcPr>
                    <w:tcW w:w="4657" w:type="pct"/>
                    <w:hideMark/>
                  </w:tcPr>
                  <w:p w14:paraId="2FF16DA1" w14:textId="77777777" w:rsidR="00DD74F1" w:rsidRDefault="00DD74F1">
                    <w:pPr>
                      <w:pStyle w:val="Bibliografa"/>
                      <w:rPr>
                        <w:noProof/>
                        <w:lang w:val="es-ES"/>
                      </w:rPr>
                    </w:pPr>
                    <w:r>
                      <w:rPr>
                        <w:noProof/>
                        <w:lang w:val="es-ES"/>
                      </w:rPr>
                      <w:t>W3C, «SPARQL 1.1 Overview,» 21 Marzo 2013. [En línea]. Available: https://www.w3.org/TR/sparql11-overview/. [Último acceso: 18 Marzo 2019].</w:t>
                    </w:r>
                  </w:p>
                </w:tc>
              </w:tr>
              <w:tr w:rsidR="00DD74F1" w14:paraId="245A4799" w14:textId="77777777" w:rsidTr="00DD74F1">
                <w:trPr>
                  <w:divId w:val="1679581378"/>
                  <w:tblCellSpacing w:w="15" w:type="dxa"/>
                </w:trPr>
                <w:tc>
                  <w:tcPr>
                    <w:tcW w:w="292" w:type="pct"/>
                    <w:hideMark/>
                  </w:tcPr>
                  <w:p w14:paraId="2A4CC7F2" w14:textId="77777777" w:rsidR="00DD74F1" w:rsidRDefault="00DD74F1">
                    <w:pPr>
                      <w:pStyle w:val="Bibliografa"/>
                      <w:rPr>
                        <w:noProof/>
                        <w:lang w:val="es-ES"/>
                      </w:rPr>
                    </w:pPr>
                    <w:r>
                      <w:rPr>
                        <w:noProof/>
                        <w:lang w:val="es-ES"/>
                      </w:rPr>
                      <w:t xml:space="preserve">[4] </w:t>
                    </w:r>
                  </w:p>
                </w:tc>
                <w:tc>
                  <w:tcPr>
                    <w:tcW w:w="4657" w:type="pct"/>
                    <w:hideMark/>
                  </w:tcPr>
                  <w:p w14:paraId="5E9F67B4" w14:textId="77777777" w:rsidR="00DD74F1" w:rsidRDefault="00DD74F1">
                    <w:pPr>
                      <w:pStyle w:val="Bibliografa"/>
                      <w:rPr>
                        <w:noProof/>
                        <w:lang w:val="es-ES"/>
                      </w:rPr>
                    </w:pPr>
                    <w:r>
                      <w:rPr>
                        <w:noProof/>
                        <w:lang w:val="es-ES"/>
                      </w:rPr>
                      <w:t>O. G. Consortium, «GeoSPARQL - A Geographic Query Language for RDF Data,» 7 Julio 2001. [En línea]. Available: https://www.opengeospatial.org/standards/geosparql. [Último acceso: 18 Marzo 2019].</w:t>
                    </w:r>
                  </w:p>
                </w:tc>
              </w:tr>
              <w:tr w:rsidR="00DD74F1" w14:paraId="3772B419" w14:textId="77777777" w:rsidTr="00DD74F1">
                <w:trPr>
                  <w:divId w:val="1679581378"/>
                  <w:tblCellSpacing w:w="15" w:type="dxa"/>
                </w:trPr>
                <w:tc>
                  <w:tcPr>
                    <w:tcW w:w="292" w:type="pct"/>
                    <w:hideMark/>
                  </w:tcPr>
                  <w:p w14:paraId="36797EF1" w14:textId="77777777" w:rsidR="00DD74F1" w:rsidRDefault="00DD74F1">
                    <w:pPr>
                      <w:pStyle w:val="Bibliografa"/>
                      <w:rPr>
                        <w:noProof/>
                        <w:lang w:val="es-ES"/>
                      </w:rPr>
                    </w:pPr>
                    <w:r>
                      <w:rPr>
                        <w:noProof/>
                        <w:lang w:val="es-ES"/>
                      </w:rPr>
                      <w:t xml:space="preserve">[5] </w:t>
                    </w:r>
                  </w:p>
                </w:tc>
                <w:tc>
                  <w:tcPr>
                    <w:tcW w:w="4657" w:type="pct"/>
                    <w:hideMark/>
                  </w:tcPr>
                  <w:p w14:paraId="6E07AC87" w14:textId="77777777" w:rsidR="00DD74F1" w:rsidRDefault="00DD74F1">
                    <w:pPr>
                      <w:pStyle w:val="Bibliografa"/>
                      <w:rPr>
                        <w:noProof/>
                        <w:lang w:val="es-ES"/>
                      </w:rPr>
                    </w:pPr>
                    <w:r>
                      <w:rPr>
                        <w:noProof/>
                        <w:lang w:val="es-ES"/>
                      </w:rPr>
                      <w:t xml:space="preserve">R. Battle y D. Kolas, «Linking Geospatial Data With GeoSPARQL,» de </w:t>
                    </w:r>
                    <w:r>
                      <w:rPr>
                        <w:i/>
                        <w:iCs/>
                        <w:noProof/>
                        <w:lang w:val="es-ES"/>
                      </w:rPr>
                      <w:t>Semant Web J Interoperability, Usability, Appl. Accessed</w:t>
                    </w:r>
                    <w:r>
                      <w:rPr>
                        <w:noProof/>
                        <w:lang w:val="es-ES"/>
                      </w:rPr>
                      <w:t xml:space="preserve">, vol. 24, Arlington, 2011. </w:t>
                    </w:r>
                  </w:p>
                </w:tc>
              </w:tr>
              <w:tr w:rsidR="00DD74F1" w14:paraId="6B424934" w14:textId="77777777" w:rsidTr="00DD74F1">
                <w:trPr>
                  <w:divId w:val="1679581378"/>
                  <w:tblCellSpacing w:w="15" w:type="dxa"/>
                </w:trPr>
                <w:tc>
                  <w:tcPr>
                    <w:tcW w:w="292" w:type="pct"/>
                    <w:hideMark/>
                  </w:tcPr>
                  <w:p w14:paraId="46740311" w14:textId="77777777" w:rsidR="00DD74F1" w:rsidRDefault="00DD74F1">
                    <w:pPr>
                      <w:pStyle w:val="Bibliografa"/>
                      <w:rPr>
                        <w:noProof/>
                        <w:lang w:val="es-ES"/>
                      </w:rPr>
                    </w:pPr>
                    <w:r>
                      <w:rPr>
                        <w:noProof/>
                        <w:lang w:val="es-ES"/>
                      </w:rPr>
                      <w:t xml:space="preserve">[6] </w:t>
                    </w:r>
                  </w:p>
                </w:tc>
                <w:tc>
                  <w:tcPr>
                    <w:tcW w:w="4657" w:type="pct"/>
                    <w:hideMark/>
                  </w:tcPr>
                  <w:p w14:paraId="6BA670CD" w14:textId="77777777" w:rsidR="00DD74F1" w:rsidRDefault="00DD74F1">
                    <w:pPr>
                      <w:pStyle w:val="Bibliografa"/>
                      <w:rPr>
                        <w:noProof/>
                        <w:lang w:val="es-ES"/>
                      </w:rPr>
                    </w:pPr>
                    <w:r>
                      <w:rPr>
                        <w:noProof/>
                        <w:lang w:val="es-ES"/>
                      </w:rPr>
                      <w:t xml:space="preserve">L. Lupercio, F. Baculima, M. Espinoza y V. Saquicela, «Explotación de información en el dominio geo-hídrico ecuatoriano utilizando tecnología semántica,» </w:t>
                    </w:r>
                    <w:r>
                      <w:rPr>
                        <w:i/>
                        <w:iCs/>
                        <w:noProof/>
                        <w:lang w:val="es-ES"/>
                      </w:rPr>
                      <w:t xml:space="preserve">Maskana, </w:t>
                    </w:r>
                    <w:r>
                      <w:rPr>
                        <w:noProof/>
                        <w:lang w:val="es-ES"/>
                      </w:rPr>
                      <w:t xml:space="preserve">vol. 6, pp. 69-77, 2015. </w:t>
                    </w:r>
                  </w:p>
                </w:tc>
              </w:tr>
              <w:tr w:rsidR="00DD74F1" w14:paraId="37ED2394" w14:textId="77777777" w:rsidTr="00DD74F1">
                <w:trPr>
                  <w:divId w:val="1679581378"/>
                  <w:tblCellSpacing w:w="15" w:type="dxa"/>
                </w:trPr>
                <w:tc>
                  <w:tcPr>
                    <w:tcW w:w="292" w:type="pct"/>
                    <w:hideMark/>
                  </w:tcPr>
                  <w:p w14:paraId="68FF3CE9" w14:textId="77777777" w:rsidR="00DD74F1" w:rsidRDefault="00DD74F1">
                    <w:pPr>
                      <w:pStyle w:val="Bibliografa"/>
                      <w:rPr>
                        <w:noProof/>
                        <w:lang w:val="es-ES"/>
                      </w:rPr>
                    </w:pPr>
                    <w:r>
                      <w:rPr>
                        <w:noProof/>
                        <w:lang w:val="es-ES"/>
                      </w:rPr>
                      <w:t xml:space="preserve">[7] </w:t>
                    </w:r>
                  </w:p>
                </w:tc>
                <w:tc>
                  <w:tcPr>
                    <w:tcW w:w="4657" w:type="pct"/>
                    <w:hideMark/>
                  </w:tcPr>
                  <w:p w14:paraId="22D09B93" w14:textId="77777777" w:rsidR="00DD74F1" w:rsidRDefault="00DD74F1">
                    <w:pPr>
                      <w:pStyle w:val="Bibliografa"/>
                      <w:rPr>
                        <w:noProof/>
                        <w:lang w:val="es-ES"/>
                      </w:rPr>
                    </w:pPr>
                    <w:r>
                      <w:rPr>
                        <w:noProof/>
                        <w:lang w:val="es-ES"/>
                      </w:rPr>
                      <w:t>A. Marmotta, «Apache Marmotta Platform: SPARQL,» 30 Abril 2014. [En línea]. Available: http://marmotta.apache.org/platform/sparql-module.html. [Último acceso: 24 Abril 2019].</w:t>
                    </w:r>
                  </w:p>
                </w:tc>
              </w:tr>
              <w:tr w:rsidR="00DD74F1" w14:paraId="3938AA8B" w14:textId="77777777" w:rsidTr="00DD74F1">
                <w:trPr>
                  <w:divId w:val="1679581378"/>
                  <w:tblCellSpacing w:w="15" w:type="dxa"/>
                </w:trPr>
                <w:tc>
                  <w:tcPr>
                    <w:tcW w:w="292" w:type="pct"/>
                    <w:hideMark/>
                  </w:tcPr>
                  <w:p w14:paraId="1F7AC20E" w14:textId="77777777" w:rsidR="00DD74F1" w:rsidRDefault="00DD74F1">
                    <w:pPr>
                      <w:pStyle w:val="Bibliografa"/>
                      <w:rPr>
                        <w:noProof/>
                        <w:lang w:val="es-ES"/>
                      </w:rPr>
                    </w:pPr>
                    <w:r>
                      <w:rPr>
                        <w:noProof/>
                        <w:lang w:val="es-ES"/>
                      </w:rPr>
                      <w:t xml:space="preserve">[8] </w:t>
                    </w:r>
                  </w:p>
                </w:tc>
                <w:tc>
                  <w:tcPr>
                    <w:tcW w:w="4657" w:type="pct"/>
                    <w:hideMark/>
                  </w:tcPr>
                  <w:p w14:paraId="43734C08" w14:textId="77777777" w:rsidR="00DD74F1" w:rsidRDefault="00DD74F1">
                    <w:pPr>
                      <w:pStyle w:val="Bibliografa"/>
                      <w:rPr>
                        <w:noProof/>
                        <w:lang w:val="es-ES"/>
                      </w:rPr>
                    </w:pPr>
                    <w:r>
                      <w:rPr>
                        <w:noProof/>
                        <w:lang w:val="es-ES"/>
                      </w:rPr>
                      <w:t xml:space="preserve">L. M. Vilches Blázquez y J. Saavedra, «A framework for connecting two interoperability universes: OGC Web Feature Services and Linked Data,» </w:t>
                    </w:r>
                    <w:r>
                      <w:rPr>
                        <w:i/>
                        <w:iCs/>
                        <w:noProof/>
                        <w:lang w:val="es-ES"/>
                      </w:rPr>
                      <w:t xml:space="preserve">Transactions in GIS, </w:t>
                    </w:r>
                    <w:r>
                      <w:rPr>
                        <w:noProof/>
                        <w:lang w:val="es-ES"/>
                      </w:rPr>
                      <w:t xml:space="preserve">vol. 23, nº 1, pp. 22-47, 2018. </w:t>
                    </w:r>
                  </w:p>
                </w:tc>
              </w:tr>
              <w:tr w:rsidR="00DD74F1" w14:paraId="10B24433" w14:textId="77777777" w:rsidTr="00DD74F1">
                <w:trPr>
                  <w:divId w:val="1679581378"/>
                  <w:tblCellSpacing w:w="15" w:type="dxa"/>
                </w:trPr>
                <w:tc>
                  <w:tcPr>
                    <w:tcW w:w="292" w:type="pct"/>
                    <w:hideMark/>
                  </w:tcPr>
                  <w:p w14:paraId="4DF375F4" w14:textId="77777777" w:rsidR="00DD74F1" w:rsidRDefault="00DD74F1">
                    <w:pPr>
                      <w:pStyle w:val="Bibliografa"/>
                      <w:rPr>
                        <w:noProof/>
                        <w:lang w:val="es-ES"/>
                      </w:rPr>
                    </w:pPr>
                    <w:r>
                      <w:rPr>
                        <w:noProof/>
                        <w:lang w:val="es-ES"/>
                      </w:rPr>
                      <w:t xml:space="preserve">[9] </w:t>
                    </w:r>
                  </w:p>
                </w:tc>
                <w:tc>
                  <w:tcPr>
                    <w:tcW w:w="4657" w:type="pct"/>
                    <w:hideMark/>
                  </w:tcPr>
                  <w:p w14:paraId="1000FB38" w14:textId="77777777" w:rsidR="00DD74F1" w:rsidRDefault="00DD74F1">
                    <w:pPr>
                      <w:pStyle w:val="Bibliografa"/>
                      <w:rPr>
                        <w:noProof/>
                        <w:lang w:val="es-ES"/>
                      </w:rPr>
                    </w:pPr>
                    <w:r>
                      <w:rPr>
                        <w:noProof/>
                        <w:lang w:val="es-ES"/>
                      </w:rPr>
                      <w:t xml:space="preserve">R. Klischewski, «Semantic Web for e-Government,» de </w:t>
                    </w:r>
                    <w:r>
                      <w:rPr>
                        <w:i/>
                        <w:iCs/>
                        <w:noProof/>
                        <w:lang w:val="es-ES"/>
                      </w:rPr>
                      <w:t>International Conference on Electronic Government</w:t>
                    </w:r>
                    <w:r>
                      <w:rPr>
                        <w:noProof/>
                        <w:lang w:val="es-ES"/>
                      </w:rPr>
                      <w:t xml:space="preserve">, Heidelberg, 2003. </w:t>
                    </w:r>
                  </w:p>
                </w:tc>
              </w:tr>
              <w:tr w:rsidR="00DD74F1" w14:paraId="34A3B69B" w14:textId="77777777" w:rsidTr="00DD74F1">
                <w:trPr>
                  <w:divId w:val="1679581378"/>
                  <w:tblCellSpacing w:w="15" w:type="dxa"/>
                </w:trPr>
                <w:tc>
                  <w:tcPr>
                    <w:tcW w:w="292" w:type="pct"/>
                    <w:hideMark/>
                  </w:tcPr>
                  <w:p w14:paraId="21EF1C7D" w14:textId="77777777" w:rsidR="00DD74F1" w:rsidRDefault="00DD74F1">
                    <w:pPr>
                      <w:pStyle w:val="Bibliografa"/>
                      <w:rPr>
                        <w:noProof/>
                        <w:lang w:val="es-ES"/>
                      </w:rPr>
                    </w:pPr>
                    <w:r>
                      <w:rPr>
                        <w:noProof/>
                        <w:lang w:val="es-ES"/>
                      </w:rPr>
                      <w:t xml:space="preserve">[10] </w:t>
                    </w:r>
                  </w:p>
                </w:tc>
                <w:tc>
                  <w:tcPr>
                    <w:tcW w:w="4657" w:type="pct"/>
                    <w:hideMark/>
                  </w:tcPr>
                  <w:p w14:paraId="6D24B795" w14:textId="77777777" w:rsidR="00DD74F1" w:rsidRDefault="00DD74F1">
                    <w:pPr>
                      <w:pStyle w:val="Bibliografa"/>
                      <w:rPr>
                        <w:noProof/>
                        <w:lang w:val="es-ES"/>
                      </w:rPr>
                    </w:pPr>
                    <w:r>
                      <w:rPr>
                        <w:noProof/>
                        <w:lang w:val="es-ES"/>
                      </w:rPr>
                      <w:t>Apache, «Apache Marmotta,» 15 Febrero 2019. [En línea]. Available: http://marmotta.apache.org/. [Último acceso: 20 Febrero 2019].</w:t>
                    </w:r>
                  </w:p>
                </w:tc>
              </w:tr>
              <w:tr w:rsidR="00DD74F1" w14:paraId="6450B73C" w14:textId="77777777" w:rsidTr="00DD74F1">
                <w:trPr>
                  <w:divId w:val="1679581378"/>
                  <w:tblCellSpacing w:w="15" w:type="dxa"/>
                </w:trPr>
                <w:tc>
                  <w:tcPr>
                    <w:tcW w:w="292" w:type="pct"/>
                    <w:hideMark/>
                  </w:tcPr>
                  <w:p w14:paraId="07A12C4F" w14:textId="77777777" w:rsidR="00DD74F1" w:rsidRDefault="00DD74F1">
                    <w:pPr>
                      <w:pStyle w:val="Bibliografa"/>
                      <w:rPr>
                        <w:noProof/>
                        <w:lang w:val="es-ES"/>
                      </w:rPr>
                    </w:pPr>
                    <w:r>
                      <w:rPr>
                        <w:noProof/>
                        <w:lang w:val="es-ES"/>
                      </w:rPr>
                      <w:t xml:space="preserve">[11] </w:t>
                    </w:r>
                  </w:p>
                </w:tc>
                <w:tc>
                  <w:tcPr>
                    <w:tcW w:w="4657" w:type="pct"/>
                    <w:hideMark/>
                  </w:tcPr>
                  <w:p w14:paraId="4D2D7790" w14:textId="77777777" w:rsidR="00DD74F1" w:rsidRDefault="00DD74F1">
                    <w:pPr>
                      <w:pStyle w:val="Bibliografa"/>
                      <w:rPr>
                        <w:noProof/>
                        <w:lang w:val="es-ES"/>
                      </w:rPr>
                    </w:pPr>
                    <w:r>
                      <w:rPr>
                        <w:noProof/>
                        <w:lang w:val="es-ES"/>
                      </w:rPr>
                      <w:t>O. E. ingGroup, «MAP4RDF,» 2015. [En línea]. Available: http://mayor2.dia.fi.upm.es/oeg-upm/index.php/en/downloads/172-map4rdf/index.html. [Último acceso: 24 Abril 2019].</w:t>
                    </w:r>
                  </w:p>
                </w:tc>
              </w:tr>
              <w:tr w:rsidR="00DD74F1" w14:paraId="7B16E77B" w14:textId="77777777" w:rsidTr="00DD74F1">
                <w:trPr>
                  <w:divId w:val="1679581378"/>
                  <w:tblCellSpacing w:w="15" w:type="dxa"/>
                </w:trPr>
                <w:tc>
                  <w:tcPr>
                    <w:tcW w:w="292" w:type="pct"/>
                    <w:hideMark/>
                  </w:tcPr>
                  <w:p w14:paraId="07927688" w14:textId="77777777" w:rsidR="00DD74F1" w:rsidRDefault="00DD74F1">
                    <w:pPr>
                      <w:pStyle w:val="Bibliografa"/>
                      <w:rPr>
                        <w:noProof/>
                        <w:lang w:val="es-ES"/>
                      </w:rPr>
                    </w:pPr>
                    <w:r>
                      <w:rPr>
                        <w:noProof/>
                        <w:lang w:val="es-ES"/>
                      </w:rPr>
                      <w:lastRenderedPageBreak/>
                      <w:t xml:space="preserve">[12] </w:t>
                    </w:r>
                  </w:p>
                </w:tc>
                <w:tc>
                  <w:tcPr>
                    <w:tcW w:w="4657" w:type="pct"/>
                    <w:hideMark/>
                  </w:tcPr>
                  <w:p w14:paraId="18D9EAF1" w14:textId="77777777" w:rsidR="00DD74F1" w:rsidRDefault="00DD74F1">
                    <w:pPr>
                      <w:pStyle w:val="Bibliografa"/>
                      <w:rPr>
                        <w:noProof/>
                        <w:lang w:val="es-ES"/>
                      </w:rPr>
                    </w:pPr>
                    <w:r>
                      <w:rPr>
                        <w:noProof/>
                        <w:lang w:val="es-ES"/>
                      </w:rPr>
                      <w:t>W3C, «Category: Triple Store,» 5 Noviembre 2013. [En línea]. Available: https://www.w3.org/2001/sw/wiki/Category:Triple_Store. [Último acceso: 20 Febrero 2019].</w:t>
                    </w:r>
                  </w:p>
                </w:tc>
              </w:tr>
              <w:tr w:rsidR="00DD74F1" w14:paraId="59A639F6" w14:textId="77777777" w:rsidTr="00DD74F1">
                <w:trPr>
                  <w:divId w:val="1679581378"/>
                  <w:tblCellSpacing w:w="15" w:type="dxa"/>
                </w:trPr>
                <w:tc>
                  <w:tcPr>
                    <w:tcW w:w="292" w:type="pct"/>
                    <w:hideMark/>
                  </w:tcPr>
                  <w:p w14:paraId="38BB41E9" w14:textId="77777777" w:rsidR="00DD74F1" w:rsidRDefault="00DD74F1">
                    <w:pPr>
                      <w:pStyle w:val="Bibliografa"/>
                      <w:rPr>
                        <w:noProof/>
                        <w:lang w:val="es-ES"/>
                      </w:rPr>
                    </w:pPr>
                    <w:r>
                      <w:rPr>
                        <w:noProof/>
                        <w:lang w:val="es-ES"/>
                      </w:rPr>
                      <w:t xml:space="preserve">[13] </w:t>
                    </w:r>
                  </w:p>
                </w:tc>
                <w:tc>
                  <w:tcPr>
                    <w:tcW w:w="4657" w:type="pct"/>
                    <w:hideMark/>
                  </w:tcPr>
                  <w:p w14:paraId="02DC549A" w14:textId="77777777" w:rsidR="00DD74F1" w:rsidRDefault="00DD74F1">
                    <w:pPr>
                      <w:pStyle w:val="Bibliografa"/>
                      <w:rPr>
                        <w:noProof/>
                        <w:lang w:val="es-ES"/>
                      </w:rPr>
                    </w:pPr>
                    <w:r>
                      <w:rPr>
                        <w:noProof/>
                        <w:lang w:val="es-ES"/>
                      </w:rPr>
                      <w:t>OGC, «GeoSPARQL - A Geographic Query Language for RDF Data,» 10 Septiembre 2012. [En línea]. Available: https://portal.opengeospatial.org/files/?artifact_id=47664. [Último acceso: 24 Abril 2019].</w:t>
                    </w:r>
                  </w:p>
                </w:tc>
              </w:tr>
              <w:tr w:rsidR="00DD74F1" w14:paraId="3E5A8DC3" w14:textId="77777777" w:rsidTr="00DD74F1">
                <w:trPr>
                  <w:divId w:val="1679581378"/>
                  <w:tblCellSpacing w:w="15" w:type="dxa"/>
                </w:trPr>
                <w:tc>
                  <w:tcPr>
                    <w:tcW w:w="292" w:type="pct"/>
                    <w:hideMark/>
                  </w:tcPr>
                  <w:p w14:paraId="590A7E0A" w14:textId="77777777" w:rsidR="00DD74F1" w:rsidRDefault="00DD74F1">
                    <w:pPr>
                      <w:pStyle w:val="Bibliografa"/>
                      <w:rPr>
                        <w:noProof/>
                        <w:lang w:val="es-ES"/>
                      </w:rPr>
                    </w:pPr>
                    <w:r>
                      <w:rPr>
                        <w:noProof/>
                        <w:lang w:val="es-ES"/>
                      </w:rPr>
                      <w:t xml:space="preserve">[14] </w:t>
                    </w:r>
                  </w:p>
                </w:tc>
                <w:tc>
                  <w:tcPr>
                    <w:tcW w:w="4657" w:type="pct"/>
                    <w:hideMark/>
                  </w:tcPr>
                  <w:p w14:paraId="02923727" w14:textId="77777777" w:rsidR="00DD74F1" w:rsidRDefault="00DD74F1">
                    <w:pPr>
                      <w:pStyle w:val="Bibliografa"/>
                      <w:rPr>
                        <w:noProof/>
                        <w:lang w:val="es-ES"/>
                      </w:rPr>
                    </w:pPr>
                    <w:r>
                      <w:rPr>
                        <w:noProof/>
                        <w:lang w:val="es-ES"/>
                      </w:rPr>
                      <w:t xml:space="preserve">P. Haase, T. Mathäß y M. Ziller, «An evaluation of approaches to federated query processing over linked data,» de </w:t>
                    </w:r>
                    <w:r>
                      <w:rPr>
                        <w:i/>
                        <w:iCs/>
                        <w:noProof/>
                        <w:lang w:val="es-ES"/>
                      </w:rPr>
                      <w:t>In Proceedings of the 6th International Conference on Semantic Systems</w:t>
                    </w:r>
                    <w:r>
                      <w:rPr>
                        <w:noProof/>
                        <w:lang w:val="es-ES"/>
                      </w:rPr>
                      <w:t xml:space="preserve">, Walldorf, Alemania, 2010. </w:t>
                    </w:r>
                  </w:p>
                </w:tc>
              </w:tr>
              <w:tr w:rsidR="00DD74F1" w14:paraId="39E60062" w14:textId="77777777" w:rsidTr="00DD74F1">
                <w:trPr>
                  <w:divId w:val="1679581378"/>
                  <w:tblCellSpacing w:w="15" w:type="dxa"/>
                </w:trPr>
                <w:tc>
                  <w:tcPr>
                    <w:tcW w:w="292" w:type="pct"/>
                    <w:hideMark/>
                  </w:tcPr>
                  <w:p w14:paraId="32FD4D55" w14:textId="77777777" w:rsidR="00DD74F1" w:rsidRDefault="00DD74F1">
                    <w:pPr>
                      <w:pStyle w:val="Bibliografa"/>
                      <w:rPr>
                        <w:noProof/>
                        <w:lang w:val="es-ES"/>
                      </w:rPr>
                    </w:pPr>
                    <w:r>
                      <w:rPr>
                        <w:noProof/>
                        <w:lang w:val="es-ES"/>
                      </w:rPr>
                      <w:t xml:space="preserve">[15] </w:t>
                    </w:r>
                  </w:p>
                </w:tc>
                <w:tc>
                  <w:tcPr>
                    <w:tcW w:w="4657" w:type="pct"/>
                    <w:hideMark/>
                  </w:tcPr>
                  <w:p w14:paraId="3A8C780B" w14:textId="77777777" w:rsidR="00DD74F1" w:rsidRDefault="00DD74F1">
                    <w:pPr>
                      <w:pStyle w:val="Bibliografa"/>
                      <w:rPr>
                        <w:noProof/>
                        <w:lang w:val="es-ES"/>
                      </w:rPr>
                    </w:pPr>
                    <w:r>
                      <w:rPr>
                        <w:noProof/>
                        <w:lang w:val="es-ES"/>
                      </w:rPr>
                      <w:t xml:space="preserve">M. Schmidt, T. Hornung, G. Lausen y C. Pinkel, «SP^2 Bench: a SPARQL performance benchmark,» de </w:t>
                    </w:r>
                    <w:r>
                      <w:rPr>
                        <w:i/>
                        <w:iCs/>
                        <w:noProof/>
                        <w:lang w:val="es-ES"/>
                      </w:rPr>
                      <w:t>2009 IEEE 25th International Conference on Data Engineering</w:t>
                    </w:r>
                    <w:r>
                      <w:rPr>
                        <w:noProof/>
                        <w:lang w:val="es-ES"/>
                      </w:rPr>
                      <w:t xml:space="preserve">, Freiburg, Alemania, 2009. </w:t>
                    </w:r>
                  </w:p>
                </w:tc>
              </w:tr>
              <w:tr w:rsidR="00DD74F1" w14:paraId="5F5ED350" w14:textId="77777777" w:rsidTr="00DD74F1">
                <w:trPr>
                  <w:divId w:val="1679581378"/>
                  <w:tblCellSpacing w:w="15" w:type="dxa"/>
                </w:trPr>
                <w:tc>
                  <w:tcPr>
                    <w:tcW w:w="292" w:type="pct"/>
                    <w:hideMark/>
                  </w:tcPr>
                  <w:p w14:paraId="47A986E5" w14:textId="77777777" w:rsidR="00DD74F1" w:rsidRDefault="00DD74F1">
                    <w:pPr>
                      <w:pStyle w:val="Bibliografa"/>
                      <w:rPr>
                        <w:noProof/>
                        <w:lang w:val="es-ES"/>
                      </w:rPr>
                    </w:pPr>
                    <w:r>
                      <w:rPr>
                        <w:noProof/>
                        <w:lang w:val="es-ES"/>
                      </w:rPr>
                      <w:t xml:space="preserve">[16] </w:t>
                    </w:r>
                  </w:p>
                </w:tc>
                <w:tc>
                  <w:tcPr>
                    <w:tcW w:w="4657" w:type="pct"/>
                    <w:hideMark/>
                  </w:tcPr>
                  <w:p w14:paraId="4DA8CA1F" w14:textId="77777777" w:rsidR="00DD74F1" w:rsidRDefault="00DD74F1">
                    <w:pPr>
                      <w:pStyle w:val="Bibliografa"/>
                      <w:rPr>
                        <w:noProof/>
                        <w:lang w:val="es-ES"/>
                      </w:rPr>
                    </w:pPr>
                    <w:r>
                      <w:rPr>
                        <w:noProof/>
                        <w:lang w:val="es-ES"/>
                      </w:rPr>
                      <w:t xml:space="preserve">C. Bizer y A. Schultz, «The berlin sparql benchmark,» </w:t>
                    </w:r>
                    <w:r>
                      <w:rPr>
                        <w:i/>
                        <w:iCs/>
                        <w:noProof/>
                        <w:lang w:val="es-ES"/>
                      </w:rPr>
                      <w:t xml:space="preserve">International Journal on Semantic Web and Information Systems, </w:t>
                    </w:r>
                    <w:r>
                      <w:rPr>
                        <w:noProof/>
                        <w:lang w:val="es-ES"/>
                      </w:rPr>
                      <w:t xml:space="preserve">vol. 5, nº 2, pp. 1-24, 2009. </w:t>
                    </w:r>
                  </w:p>
                </w:tc>
              </w:tr>
              <w:tr w:rsidR="00DD74F1" w14:paraId="34784BCD" w14:textId="77777777" w:rsidTr="00DD74F1">
                <w:trPr>
                  <w:divId w:val="1679581378"/>
                  <w:tblCellSpacing w:w="15" w:type="dxa"/>
                </w:trPr>
                <w:tc>
                  <w:tcPr>
                    <w:tcW w:w="292" w:type="pct"/>
                    <w:hideMark/>
                  </w:tcPr>
                  <w:p w14:paraId="53DD8BEA" w14:textId="77777777" w:rsidR="00DD74F1" w:rsidRDefault="00DD74F1">
                    <w:pPr>
                      <w:pStyle w:val="Bibliografa"/>
                      <w:rPr>
                        <w:noProof/>
                        <w:lang w:val="es-ES"/>
                      </w:rPr>
                    </w:pPr>
                    <w:r>
                      <w:rPr>
                        <w:noProof/>
                        <w:lang w:val="es-ES"/>
                      </w:rPr>
                      <w:t xml:space="preserve">[17] </w:t>
                    </w:r>
                  </w:p>
                </w:tc>
                <w:tc>
                  <w:tcPr>
                    <w:tcW w:w="4657" w:type="pct"/>
                    <w:hideMark/>
                  </w:tcPr>
                  <w:p w14:paraId="754D6067" w14:textId="77777777" w:rsidR="00DD74F1" w:rsidRDefault="00DD74F1">
                    <w:pPr>
                      <w:pStyle w:val="Bibliografa"/>
                      <w:rPr>
                        <w:noProof/>
                        <w:lang w:val="es-ES"/>
                      </w:rPr>
                    </w:pPr>
                    <w:r>
                      <w:rPr>
                        <w:noProof/>
                        <w:lang w:val="es-ES"/>
                      </w:rPr>
                      <w:t xml:space="preserve">N. Wiegand, R. Grove, J. Wilson y D. Kolas, «Querying Geospatial Data over the Web: a GeoSPARQL Interface,» de </w:t>
                    </w:r>
                    <w:r>
                      <w:rPr>
                        <w:i/>
                        <w:iCs/>
                        <w:noProof/>
                        <w:lang w:val="es-ES"/>
                      </w:rPr>
                      <w:t>Proceedings of Workshop on Managing and Mining Enriched Geo-Spatial Data</w:t>
                    </w:r>
                    <w:r>
                      <w:rPr>
                        <w:noProof/>
                        <w:lang w:val="es-ES"/>
                      </w:rPr>
                      <w:t xml:space="preserve">, Virginia, 2014. </w:t>
                    </w:r>
                  </w:p>
                </w:tc>
              </w:tr>
              <w:tr w:rsidR="00DD74F1" w14:paraId="4694075D" w14:textId="77777777" w:rsidTr="00DD74F1">
                <w:trPr>
                  <w:divId w:val="1679581378"/>
                  <w:tblCellSpacing w:w="15" w:type="dxa"/>
                </w:trPr>
                <w:tc>
                  <w:tcPr>
                    <w:tcW w:w="292" w:type="pct"/>
                    <w:hideMark/>
                  </w:tcPr>
                  <w:p w14:paraId="0600BF08" w14:textId="77777777" w:rsidR="00DD74F1" w:rsidRDefault="00DD74F1">
                    <w:pPr>
                      <w:pStyle w:val="Bibliografa"/>
                      <w:rPr>
                        <w:noProof/>
                        <w:lang w:val="es-ES"/>
                      </w:rPr>
                    </w:pPr>
                    <w:r>
                      <w:rPr>
                        <w:noProof/>
                        <w:lang w:val="es-ES"/>
                      </w:rPr>
                      <w:t xml:space="preserve">[18] </w:t>
                    </w:r>
                  </w:p>
                </w:tc>
                <w:tc>
                  <w:tcPr>
                    <w:tcW w:w="4657" w:type="pct"/>
                    <w:hideMark/>
                  </w:tcPr>
                  <w:p w14:paraId="65AD5B4A" w14:textId="77777777" w:rsidR="00DD74F1" w:rsidRDefault="00DD74F1">
                    <w:pPr>
                      <w:pStyle w:val="Bibliografa"/>
                      <w:rPr>
                        <w:noProof/>
                        <w:lang w:val="es-ES"/>
                      </w:rPr>
                    </w:pPr>
                    <w:r>
                      <w:rPr>
                        <w:noProof/>
                        <w:lang w:val="es-ES"/>
                      </w:rPr>
                      <w:t xml:space="preserve">R. Battle y D. Kolas, «Enabling the Geospatial Semantic Web with Parliament and GeoSPARQL,» </w:t>
                    </w:r>
                    <w:r>
                      <w:rPr>
                        <w:i/>
                        <w:iCs/>
                        <w:noProof/>
                        <w:lang w:val="es-ES"/>
                      </w:rPr>
                      <w:t xml:space="preserve">Semantic Web, </w:t>
                    </w:r>
                    <w:r>
                      <w:rPr>
                        <w:noProof/>
                        <w:lang w:val="es-ES"/>
                      </w:rPr>
                      <w:t xml:space="preserve">vol. 3, nº 4, pp. 355-370, 2012. </w:t>
                    </w:r>
                  </w:p>
                </w:tc>
              </w:tr>
              <w:tr w:rsidR="00DD74F1" w14:paraId="18BCB6E6" w14:textId="77777777" w:rsidTr="00DD74F1">
                <w:trPr>
                  <w:divId w:val="1679581378"/>
                  <w:tblCellSpacing w:w="15" w:type="dxa"/>
                </w:trPr>
                <w:tc>
                  <w:tcPr>
                    <w:tcW w:w="292" w:type="pct"/>
                    <w:hideMark/>
                  </w:tcPr>
                  <w:p w14:paraId="37EB60B0" w14:textId="77777777" w:rsidR="00DD74F1" w:rsidRDefault="00DD74F1">
                    <w:pPr>
                      <w:pStyle w:val="Bibliografa"/>
                      <w:rPr>
                        <w:noProof/>
                        <w:lang w:val="es-ES"/>
                      </w:rPr>
                    </w:pPr>
                    <w:r>
                      <w:rPr>
                        <w:noProof/>
                        <w:lang w:val="es-ES"/>
                      </w:rPr>
                      <w:t xml:space="preserve">[19] </w:t>
                    </w:r>
                  </w:p>
                </w:tc>
                <w:tc>
                  <w:tcPr>
                    <w:tcW w:w="4657" w:type="pct"/>
                    <w:hideMark/>
                  </w:tcPr>
                  <w:p w14:paraId="5BE91AF9" w14:textId="77777777" w:rsidR="00DD74F1" w:rsidRDefault="00DD74F1">
                    <w:pPr>
                      <w:pStyle w:val="Bibliografa"/>
                      <w:rPr>
                        <w:noProof/>
                        <w:lang w:val="es-ES"/>
                      </w:rPr>
                    </w:pPr>
                    <w:r>
                      <w:rPr>
                        <w:noProof/>
                        <w:lang w:val="es-ES"/>
                      </w:rPr>
                      <w:t xml:space="preserve">C. Buil-Aranda, A. Polleres y J. Umbrich, «Strategies for Executing Federated Queries in SPARQL1.1,» de </w:t>
                    </w:r>
                    <w:r>
                      <w:rPr>
                        <w:i/>
                        <w:iCs/>
                        <w:noProof/>
                        <w:lang w:val="es-ES"/>
                      </w:rPr>
                      <w:t>International Semantic Web Conference</w:t>
                    </w:r>
                    <w:r>
                      <w:rPr>
                        <w:noProof/>
                        <w:lang w:val="es-ES"/>
                      </w:rPr>
                      <w:t xml:space="preserve">, Chile, 2014. </w:t>
                    </w:r>
                  </w:p>
                </w:tc>
              </w:tr>
              <w:tr w:rsidR="00DD74F1" w14:paraId="216EE112" w14:textId="77777777" w:rsidTr="00DD74F1">
                <w:trPr>
                  <w:divId w:val="1679581378"/>
                  <w:tblCellSpacing w:w="15" w:type="dxa"/>
                </w:trPr>
                <w:tc>
                  <w:tcPr>
                    <w:tcW w:w="292" w:type="pct"/>
                    <w:hideMark/>
                  </w:tcPr>
                  <w:p w14:paraId="1AC15360" w14:textId="77777777" w:rsidR="00DD74F1" w:rsidRDefault="00DD74F1">
                    <w:pPr>
                      <w:pStyle w:val="Bibliografa"/>
                      <w:rPr>
                        <w:noProof/>
                        <w:lang w:val="es-ES"/>
                      </w:rPr>
                    </w:pPr>
                    <w:r>
                      <w:rPr>
                        <w:noProof/>
                        <w:lang w:val="es-ES"/>
                      </w:rPr>
                      <w:t xml:space="preserve">[20] </w:t>
                    </w:r>
                  </w:p>
                </w:tc>
                <w:tc>
                  <w:tcPr>
                    <w:tcW w:w="4657" w:type="pct"/>
                    <w:hideMark/>
                  </w:tcPr>
                  <w:p w14:paraId="05A837BC" w14:textId="77777777" w:rsidR="00DD74F1" w:rsidRDefault="00DD74F1">
                    <w:pPr>
                      <w:pStyle w:val="Bibliografa"/>
                      <w:rPr>
                        <w:noProof/>
                        <w:lang w:val="es-ES"/>
                      </w:rPr>
                    </w:pPr>
                    <w:r>
                      <w:rPr>
                        <w:noProof/>
                        <w:lang w:val="es-ES"/>
                      </w:rPr>
                      <w:t xml:space="preserve">J. Sheridan y J. Tenninson, «Linking UK Government Data,» de </w:t>
                    </w:r>
                    <w:r>
                      <w:rPr>
                        <w:i/>
                        <w:iCs/>
                        <w:noProof/>
                        <w:lang w:val="es-ES"/>
                      </w:rPr>
                      <w:t>Ldow</w:t>
                    </w:r>
                    <w:r>
                      <w:rPr>
                        <w:noProof/>
                        <w:lang w:val="es-ES"/>
                      </w:rPr>
                      <w:t xml:space="preserve">, Reino Unido, 2010. </w:t>
                    </w:r>
                  </w:p>
                </w:tc>
              </w:tr>
              <w:tr w:rsidR="00DD74F1" w14:paraId="467E8280" w14:textId="77777777" w:rsidTr="00DD74F1">
                <w:trPr>
                  <w:divId w:val="1679581378"/>
                  <w:tblCellSpacing w:w="15" w:type="dxa"/>
                </w:trPr>
                <w:tc>
                  <w:tcPr>
                    <w:tcW w:w="292" w:type="pct"/>
                    <w:hideMark/>
                  </w:tcPr>
                  <w:p w14:paraId="35BD24BD" w14:textId="77777777" w:rsidR="00DD74F1" w:rsidRDefault="00DD74F1">
                    <w:pPr>
                      <w:pStyle w:val="Bibliografa"/>
                      <w:rPr>
                        <w:noProof/>
                        <w:lang w:val="es-ES"/>
                      </w:rPr>
                    </w:pPr>
                    <w:r>
                      <w:rPr>
                        <w:noProof/>
                        <w:lang w:val="es-ES"/>
                      </w:rPr>
                      <w:t xml:space="preserve">[21] </w:t>
                    </w:r>
                  </w:p>
                </w:tc>
                <w:tc>
                  <w:tcPr>
                    <w:tcW w:w="4657" w:type="pct"/>
                    <w:hideMark/>
                  </w:tcPr>
                  <w:p w14:paraId="34373F27" w14:textId="77777777" w:rsidR="00DD74F1" w:rsidRDefault="00DD74F1">
                    <w:pPr>
                      <w:pStyle w:val="Bibliografa"/>
                      <w:rPr>
                        <w:noProof/>
                        <w:lang w:val="es-ES"/>
                      </w:rPr>
                    </w:pPr>
                    <w:r>
                      <w:rPr>
                        <w:noProof/>
                        <w:lang w:val="es-ES"/>
                      </w:rPr>
                      <w:t xml:space="preserve">T. Zhao, C. Zhang, L. Anselin, W. Li y K. Chen, «A parallel approach for improving Geo-SPARQL query performance,» </w:t>
                    </w:r>
                    <w:r>
                      <w:rPr>
                        <w:i/>
                        <w:iCs/>
                        <w:noProof/>
                        <w:lang w:val="es-ES"/>
                      </w:rPr>
                      <w:t xml:space="preserve">International Journal of Digital Earth, </w:t>
                    </w:r>
                    <w:r>
                      <w:rPr>
                        <w:noProof/>
                        <w:lang w:val="es-ES"/>
                      </w:rPr>
                      <w:t xml:space="preserve">vol. 8, nº 5, pp. 383 - 402, 2015. </w:t>
                    </w:r>
                  </w:p>
                </w:tc>
              </w:tr>
              <w:tr w:rsidR="00DD74F1" w14:paraId="551452B4" w14:textId="77777777" w:rsidTr="00DD74F1">
                <w:trPr>
                  <w:divId w:val="1679581378"/>
                  <w:tblCellSpacing w:w="15" w:type="dxa"/>
                </w:trPr>
                <w:tc>
                  <w:tcPr>
                    <w:tcW w:w="292" w:type="pct"/>
                    <w:hideMark/>
                  </w:tcPr>
                  <w:p w14:paraId="7E613F57" w14:textId="77777777" w:rsidR="00DD74F1" w:rsidRDefault="00DD74F1">
                    <w:pPr>
                      <w:pStyle w:val="Bibliografa"/>
                      <w:rPr>
                        <w:noProof/>
                        <w:lang w:val="es-ES"/>
                      </w:rPr>
                    </w:pPr>
                    <w:r>
                      <w:rPr>
                        <w:noProof/>
                        <w:lang w:val="es-ES"/>
                      </w:rPr>
                      <w:t xml:space="preserve">[22] </w:t>
                    </w:r>
                  </w:p>
                </w:tc>
                <w:tc>
                  <w:tcPr>
                    <w:tcW w:w="4657" w:type="pct"/>
                    <w:hideMark/>
                  </w:tcPr>
                  <w:p w14:paraId="73C7DA73" w14:textId="77777777" w:rsidR="00DD74F1" w:rsidRDefault="00DD74F1">
                    <w:pPr>
                      <w:pStyle w:val="Bibliografa"/>
                      <w:rPr>
                        <w:noProof/>
                        <w:lang w:val="es-ES"/>
                      </w:rPr>
                    </w:pPr>
                    <w:r>
                      <w:rPr>
                        <w:noProof/>
                        <w:lang w:val="es-ES"/>
                      </w:rPr>
                      <w:t xml:space="preserve">M. Morsey, J. Lehmann, S. Auer y A. C. Ngonga Ngomo, «DBpedia SPARQL Benchmark – Performance Assessment with Real Queries on Real Data,» de </w:t>
                    </w:r>
                    <w:r>
                      <w:rPr>
                        <w:i/>
                        <w:iCs/>
                        <w:noProof/>
                        <w:lang w:val="es-ES"/>
                      </w:rPr>
                      <w:t>International semantic web conference</w:t>
                    </w:r>
                    <w:r>
                      <w:rPr>
                        <w:noProof/>
                        <w:lang w:val="es-ES"/>
                      </w:rPr>
                      <w:t xml:space="preserve">, Berlin, Heidelberg, 2011. </w:t>
                    </w:r>
                  </w:p>
                </w:tc>
              </w:tr>
              <w:tr w:rsidR="00DD74F1" w14:paraId="1D24D997" w14:textId="77777777" w:rsidTr="00DD74F1">
                <w:trPr>
                  <w:divId w:val="1679581378"/>
                  <w:tblCellSpacing w:w="15" w:type="dxa"/>
                </w:trPr>
                <w:tc>
                  <w:tcPr>
                    <w:tcW w:w="292" w:type="pct"/>
                    <w:hideMark/>
                  </w:tcPr>
                  <w:p w14:paraId="07B5B702" w14:textId="77777777" w:rsidR="00DD74F1" w:rsidRDefault="00DD74F1">
                    <w:pPr>
                      <w:pStyle w:val="Bibliografa"/>
                      <w:rPr>
                        <w:noProof/>
                        <w:lang w:val="es-ES"/>
                      </w:rPr>
                    </w:pPr>
                    <w:r>
                      <w:rPr>
                        <w:noProof/>
                        <w:lang w:val="es-ES"/>
                      </w:rPr>
                      <w:t xml:space="preserve">[23] </w:t>
                    </w:r>
                  </w:p>
                </w:tc>
                <w:tc>
                  <w:tcPr>
                    <w:tcW w:w="4657" w:type="pct"/>
                    <w:hideMark/>
                  </w:tcPr>
                  <w:p w14:paraId="613A859E" w14:textId="77777777" w:rsidR="00DD74F1" w:rsidRDefault="00DD74F1">
                    <w:pPr>
                      <w:pStyle w:val="Bibliografa"/>
                      <w:rPr>
                        <w:noProof/>
                        <w:lang w:val="es-ES"/>
                      </w:rPr>
                    </w:pPr>
                    <w:r>
                      <w:rPr>
                        <w:noProof/>
                        <w:lang w:val="es-ES"/>
                      </w:rPr>
                      <w:t xml:space="preserve">N. Charlampos, D. Kallirroi, K. Kostis y K. Manolis, «Sextant: Browsing and Mapping the Ocean of Linked Geospatial Data,» de </w:t>
                    </w:r>
                    <w:r>
                      <w:rPr>
                        <w:i/>
                        <w:iCs/>
                        <w:noProof/>
                        <w:lang w:val="es-ES"/>
                      </w:rPr>
                      <w:t>Extended Semantic Web Conference</w:t>
                    </w:r>
                    <w:r>
                      <w:rPr>
                        <w:noProof/>
                        <w:lang w:val="es-ES"/>
                      </w:rPr>
                      <w:t xml:space="preserve">, Grecia, 2013. </w:t>
                    </w:r>
                  </w:p>
                </w:tc>
              </w:tr>
              <w:tr w:rsidR="00DD74F1" w14:paraId="0279C072" w14:textId="77777777" w:rsidTr="00DD74F1">
                <w:trPr>
                  <w:divId w:val="1679581378"/>
                  <w:tblCellSpacing w:w="15" w:type="dxa"/>
                </w:trPr>
                <w:tc>
                  <w:tcPr>
                    <w:tcW w:w="292" w:type="pct"/>
                    <w:hideMark/>
                  </w:tcPr>
                  <w:p w14:paraId="29BC2B81" w14:textId="77777777" w:rsidR="00DD74F1" w:rsidRDefault="00DD74F1">
                    <w:pPr>
                      <w:pStyle w:val="Bibliografa"/>
                      <w:rPr>
                        <w:noProof/>
                        <w:lang w:val="es-ES"/>
                      </w:rPr>
                    </w:pPr>
                    <w:r>
                      <w:rPr>
                        <w:noProof/>
                        <w:lang w:val="es-ES"/>
                      </w:rPr>
                      <w:t xml:space="preserve">[24] </w:t>
                    </w:r>
                  </w:p>
                </w:tc>
                <w:tc>
                  <w:tcPr>
                    <w:tcW w:w="4657" w:type="pct"/>
                    <w:hideMark/>
                  </w:tcPr>
                  <w:p w14:paraId="32DDCFCD" w14:textId="77777777" w:rsidR="00DD74F1" w:rsidRDefault="00DD74F1">
                    <w:pPr>
                      <w:pStyle w:val="Bibliografa"/>
                      <w:rPr>
                        <w:noProof/>
                        <w:lang w:val="es-ES"/>
                      </w:rPr>
                    </w:pPr>
                    <w:r>
                      <w:rPr>
                        <w:noProof/>
                        <w:lang w:val="es-ES"/>
                      </w:rPr>
                      <w:t xml:space="preserve">E. Ávila Barrientos, «Linked Open Data en la Biblioteca Digital,» de </w:t>
                    </w:r>
                    <w:r>
                      <w:rPr>
                        <w:i/>
                        <w:iCs/>
                        <w:noProof/>
                        <w:lang w:val="es-ES"/>
                      </w:rPr>
                      <w:t>Biblioteca Digital Académica en Bibliotecología y Estudios de la Información</w:t>
                    </w:r>
                    <w:r>
                      <w:rPr>
                        <w:noProof/>
                        <w:lang w:val="es-ES"/>
                      </w:rPr>
                      <w:t>, México, 2013, pp. 137-152.</w:t>
                    </w:r>
                  </w:p>
                </w:tc>
              </w:tr>
              <w:tr w:rsidR="00DD74F1" w14:paraId="0F444FFD" w14:textId="77777777" w:rsidTr="00DD74F1">
                <w:trPr>
                  <w:divId w:val="1679581378"/>
                  <w:tblCellSpacing w:w="15" w:type="dxa"/>
                </w:trPr>
                <w:tc>
                  <w:tcPr>
                    <w:tcW w:w="292" w:type="pct"/>
                    <w:hideMark/>
                  </w:tcPr>
                  <w:p w14:paraId="13D88825" w14:textId="77777777" w:rsidR="00DD74F1" w:rsidRDefault="00DD74F1">
                    <w:pPr>
                      <w:pStyle w:val="Bibliografa"/>
                      <w:rPr>
                        <w:noProof/>
                        <w:lang w:val="es-ES"/>
                      </w:rPr>
                    </w:pPr>
                    <w:r>
                      <w:rPr>
                        <w:noProof/>
                        <w:lang w:val="es-ES"/>
                      </w:rPr>
                      <w:lastRenderedPageBreak/>
                      <w:t xml:space="preserve">[25] </w:t>
                    </w:r>
                  </w:p>
                </w:tc>
                <w:tc>
                  <w:tcPr>
                    <w:tcW w:w="4657" w:type="pct"/>
                    <w:hideMark/>
                  </w:tcPr>
                  <w:p w14:paraId="74EBA5CB" w14:textId="77777777" w:rsidR="00DD74F1" w:rsidRDefault="00DD74F1">
                    <w:pPr>
                      <w:pStyle w:val="Bibliografa"/>
                      <w:rPr>
                        <w:noProof/>
                        <w:lang w:val="es-ES"/>
                      </w:rPr>
                    </w:pPr>
                    <w:r>
                      <w:rPr>
                        <w:noProof/>
                        <w:lang w:val="es-ES"/>
                      </w:rPr>
                      <w:t xml:space="preserve">A. Becerril García, R. Lozano Espinosa y J. M. Molina Espinosa, «Enfoque semántico para el descubrimiento de recursos sensible al contexto sobre contenidos académicos estructurados con OAI-PMH,» </w:t>
                    </w:r>
                    <w:r>
                      <w:rPr>
                        <w:i/>
                        <w:iCs/>
                        <w:noProof/>
                        <w:lang w:val="es-ES"/>
                      </w:rPr>
                      <w:t xml:space="preserve">Computación y sistemas, </w:t>
                    </w:r>
                    <w:r>
                      <w:rPr>
                        <w:noProof/>
                        <w:lang w:val="es-ES"/>
                      </w:rPr>
                      <w:t xml:space="preserve">vol. 20, nº 1, pp. 127-142, 2016. </w:t>
                    </w:r>
                  </w:p>
                </w:tc>
              </w:tr>
              <w:tr w:rsidR="00DD74F1" w14:paraId="2D64850D" w14:textId="77777777" w:rsidTr="00DD74F1">
                <w:trPr>
                  <w:divId w:val="1679581378"/>
                  <w:tblCellSpacing w:w="15" w:type="dxa"/>
                </w:trPr>
                <w:tc>
                  <w:tcPr>
                    <w:tcW w:w="292" w:type="pct"/>
                    <w:hideMark/>
                  </w:tcPr>
                  <w:p w14:paraId="4ABD5E79" w14:textId="77777777" w:rsidR="00DD74F1" w:rsidRDefault="00DD74F1">
                    <w:pPr>
                      <w:pStyle w:val="Bibliografa"/>
                      <w:rPr>
                        <w:noProof/>
                        <w:lang w:val="es-ES"/>
                      </w:rPr>
                    </w:pPr>
                    <w:r>
                      <w:rPr>
                        <w:noProof/>
                        <w:lang w:val="es-ES"/>
                      </w:rPr>
                      <w:t xml:space="preserve">[26] </w:t>
                    </w:r>
                  </w:p>
                </w:tc>
                <w:tc>
                  <w:tcPr>
                    <w:tcW w:w="4657" w:type="pct"/>
                    <w:hideMark/>
                  </w:tcPr>
                  <w:p w14:paraId="5DDE1F52" w14:textId="77777777" w:rsidR="00DD74F1" w:rsidRDefault="00DD74F1">
                    <w:pPr>
                      <w:pStyle w:val="Bibliografa"/>
                      <w:rPr>
                        <w:noProof/>
                        <w:lang w:val="es-ES"/>
                      </w:rPr>
                    </w:pPr>
                    <w:r>
                      <w:rPr>
                        <w:noProof/>
                        <w:lang w:val="es-ES"/>
                      </w:rPr>
                      <w:t xml:space="preserve">R. Zárate Escobedo, Facilitador de contenido móvil para el viajero basado en servicios de localización y web semántica, México, 2018. </w:t>
                    </w:r>
                  </w:p>
                </w:tc>
              </w:tr>
              <w:tr w:rsidR="00DD74F1" w14:paraId="070B3712" w14:textId="77777777" w:rsidTr="00DD74F1">
                <w:trPr>
                  <w:divId w:val="1679581378"/>
                  <w:tblCellSpacing w:w="15" w:type="dxa"/>
                </w:trPr>
                <w:tc>
                  <w:tcPr>
                    <w:tcW w:w="292" w:type="pct"/>
                    <w:hideMark/>
                  </w:tcPr>
                  <w:p w14:paraId="04510BA8" w14:textId="77777777" w:rsidR="00DD74F1" w:rsidRDefault="00DD74F1">
                    <w:pPr>
                      <w:pStyle w:val="Bibliografa"/>
                      <w:rPr>
                        <w:noProof/>
                        <w:lang w:val="es-ES"/>
                      </w:rPr>
                    </w:pPr>
                    <w:r>
                      <w:rPr>
                        <w:noProof/>
                        <w:lang w:val="es-ES"/>
                      </w:rPr>
                      <w:t xml:space="preserve">[27] </w:t>
                    </w:r>
                  </w:p>
                </w:tc>
                <w:tc>
                  <w:tcPr>
                    <w:tcW w:w="4657" w:type="pct"/>
                    <w:hideMark/>
                  </w:tcPr>
                  <w:p w14:paraId="3438EDE5" w14:textId="77777777" w:rsidR="00DD74F1" w:rsidRDefault="00DD74F1">
                    <w:pPr>
                      <w:pStyle w:val="Bibliografa"/>
                      <w:rPr>
                        <w:noProof/>
                        <w:lang w:val="es-ES"/>
                      </w:rPr>
                    </w:pPr>
                    <w:r>
                      <w:rPr>
                        <w:noProof/>
                        <w:lang w:val="es-ES"/>
                      </w:rPr>
                      <w:t xml:space="preserve">D. F. Rojas Carrasco y R. Torres Covarrubias, Recuperación de información geográfica utilizando similitud semántica, México, 2009. </w:t>
                    </w:r>
                  </w:p>
                </w:tc>
              </w:tr>
              <w:tr w:rsidR="00DD74F1" w14:paraId="7E919CAD" w14:textId="77777777" w:rsidTr="00DD74F1">
                <w:trPr>
                  <w:divId w:val="1679581378"/>
                  <w:tblCellSpacing w:w="15" w:type="dxa"/>
                </w:trPr>
                <w:tc>
                  <w:tcPr>
                    <w:tcW w:w="292" w:type="pct"/>
                    <w:hideMark/>
                  </w:tcPr>
                  <w:p w14:paraId="544C6EF3" w14:textId="77777777" w:rsidR="00DD74F1" w:rsidRDefault="00DD74F1">
                    <w:pPr>
                      <w:pStyle w:val="Bibliografa"/>
                      <w:rPr>
                        <w:noProof/>
                        <w:lang w:val="es-ES"/>
                      </w:rPr>
                    </w:pPr>
                    <w:r>
                      <w:rPr>
                        <w:noProof/>
                        <w:lang w:val="es-ES"/>
                      </w:rPr>
                      <w:t xml:space="preserve">[28] </w:t>
                    </w:r>
                  </w:p>
                </w:tc>
                <w:tc>
                  <w:tcPr>
                    <w:tcW w:w="4657" w:type="pct"/>
                    <w:hideMark/>
                  </w:tcPr>
                  <w:p w14:paraId="13495013" w14:textId="77777777" w:rsidR="00DD74F1" w:rsidRDefault="00DD74F1">
                    <w:pPr>
                      <w:pStyle w:val="Bibliografa"/>
                      <w:rPr>
                        <w:noProof/>
                        <w:lang w:val="es-ES"/>
                      </w:rPr>
                    </w:pPr>
                    <w:r>
                      <w:rPr>
                        <w:noProof/>
                        <w:lang w:val="es-ES"/>
                      </w:rPr>
                      <w:t>Oracle, «Oracle Spatial and Graph,» 14 Marzo 2019. [En línea]. Available: https://www.oracle.com/technetwork/database/options/spatialandgraph/overview/index.html. [Último acceso: 1 Mayo 2019].</w:t>
                    </w:r>
                  </w:p>
                </w:tc>
              </w:tr>
              <w:tr w:rsidR="00DD74F1" w14:paraId="0E5B120D" w14:textId="77777777" w:rsidTr="00DD74F1">
                <w:trPr>
                  <w:divId w:val="1679581378"/>
                  <w:tblCellSpacing w:w="15" w:type="dxa"/>
                </w:trPr>
                <w:tc>
                  <w:tcPr>
                    <w:tcW w:w="292" w:type="pct"/>
                    <w:hideMark/>
                  </w:tcPr>
                  <w:p w14:paraId="33348665" w14:textId="77777777" w:rsidR="00DD74F1" w:rsidRDefault="00DD74F1">
                    <w:pPr>
                      <w:pStyle w:val="Bibliografa"/>
                      <w:rPr>
                        <w:noProof/>
                        <w:lang w:val="es-ES"/>
                      </w:rPr>
                    </w:pPr>
                    <w:r>
                      <w:rPr>
                        <w:noProof/>
                        <w:lang w:val="es-ES"/>
                      </w:rPr>
                      <w:t xml:space="preserve">[29] </w:t>
                    </w:r>
                  </w:p>
                </w:tc>
                <w:tc>
                  <w:tcPr>
                    <w:tcW w:w="4657" w:type="pct"/>
                    <w:hideMark/>
                  </w:tcPr>
                  <w:p w14:paraId="011499C0" w14:textId="77777777" w:rsidR="00DD74F1" w:rsidRDefault="00DD74F1">
                    <w:pPr>
                      <w:pStyle w:val="Bibliografa"/>
                      <w:rPr>
                        <w:noProof/>
                        <w:lang w:val="es-ES"/>
                      </w:rPr>
                    </w:pPr>
                    <w:r>
                      <w:rPr>
                        <w:noProof/>
                        <w:lang w:val="es-ES"/>
                      </w:rPr>
                      <w:t>SWI-Prolog, «ClioPatria: the SWI-Prolog RDF toolkit.,» 23 Agosto 2017. [En línea]. Available: https://cliopatria.swi-prolog.org/home. [Último acceso: 30 Abril 2019].</w:t>
                    </w:r>
                  </w:p>
                </w:tc>
              </w:tr>
              <w:tr w:rsidR="00DD74F1" w14:paraId="5CCD092F" w14:textId="77777777" w:rsidTr="00DD74F1">
                <w:trPr>
                  <w:divId w:val="1679581378"/>
                  <w:tblCellSpacing w:w="15" w:type="dxa"/>
                </w:trPr>
                <w:tc>
                  <w:tcPr>
                    <w:tcW w:w="292" w:type="pct"/>
                    <w:hideMark/>
                  </w:tcPr>
                  <w:p w14:paraId="56D03226" w14:textId="77777777" w:rsidR="00DD74F1" w:rsidRDefault="00DD74F1">
                    <w:pPr>
                      <w:pStyle w:val="Bibliografa"/>
                      <w:rPr>
                        <w:noProof/>
                        <w:lang w:val="es-ES"/>
                      </w:rPr>
                    </w:pPr>
                    <w:r>
                      <w:rPr>
                        <w:noProof/>
                        <w:lang w:val="es-ES"/>
                      </w:rPr>
                      <w:t xml:space="preserve">[30] </w:t>
                    </w:r>
                  </w:p>
                </w:tc>
                <w:tc>
                  <w:tcPr>
                    <w:tcW w:w="4657" w:type="pct"/>
                    <w:hideMark/>
                  </w:tcPr>
                  <w:p w14:paraId="0C20AE57" w14:textId="77777777" w:rsidR="00DD74F1" w:rsidRDefault="00DD74F1">
                    <w:pPr>
                      <w:pStyle w:val="Bibliografa"/>
                      <w:rPr>
                        <w:noProof/>
                        <w:lang w:val="es-ES"/>
                      </w:rPr>
                    </w:pPr>
                    <w:r>
                      <w:rPr>
                        <w:noProof/>
                        <w:lang w:val="es-ES"/>
                      </w:rPr>
                      <w:t>Kowari, «Mulgara,» 2018 Agosto 31. [En línea]. Available: http://code.mulgara.org/projects/mulgara/wiki. [Último acceso: 30 Abril 2019].</w:t>
                    </w:r>
                  </w:p>
                </w:tc>
              </w:tr>
              <w:tr w:rsidR="00DD74F1" w14:paraId="6755CED3" w14:textId="77777777" w:rsidTr="00DD74F1">
                <w:trPr>
                  <w:divId w:val="1679581378"/>
                  <w:tblCellSpacing w:w="15" w:type="dxa"/>
                </w:trPr>
                <w:tc>
                  <w:tcPr>
                    <w:tcW w:w="292" w:type="pct"/>
                    <w:hideMark/>
                  </w:tcPr>
                  <w:p w14:paraId="40E63826" w14:textId="77777777" w:rsidR="00DD74F1" w:rsidRDefault="00DD74F1">
                    <w:pPr>
                      <w:pStyle w:val="Bibliografa"/>
                      <w:rPr>
                        <w:noProof/>
                        <w:lang w:val="es-ES"/>
                      </w:rPr>
                    </w:pPr>
                    <w:r>
                      <w:rPr>
                        <w:noProof/>
                        <w:lang w:val="es-ES"/>
                      </w:rPr>
                      <w:t xml:space="preserve">[31] </w:t>
                    </w:r>
                  </w:p>
                </w:tc>
                <w:tc>
                  <w:tcPr>
                    <w:tcW w:w="4657" w:type="pct"/>
                    <w:hideMark/>
                  </w:tcPr>
                  <w:p w14:paraId="5B04EF1B" w14:textId="77777777" w:rsidR="00DD74F1" w:rsidRDefault="00DD74F1">
                    <w:pPr>
                      <w:pStyle w:val="Bibliografa"/>
                      <w:rPr>
                        <w:noProof/>
                        <w:lang w:val="es-ES"/>
                      </w:rPr>
                    </w:pPr>
                    <w:r>
                      <w:rPr>
                        <w:noProof/>
                        <w:lang w:val="es-ES"/>
                      </w:rPr>
                      <w:t>MarkLogic, «MarkLogic Data Hub Service,» 14 Enero 2019. [En línea]. Available: https://www.marklogic.com/. [Último acceso: 30 Abril 2019].</w:t>
                    </w:r>
                  </w:p>
                </w:tc>
              </w:tr>
              <w:tr w:rsidR="00DD74F1" w14:paraId="1C2A42DD" w14:textId="77777777" w:rsidTr="00DD74F1">
                <w:trPr>
                  <w:divId w:val="1679581378"/>
                  <w:tblCellSpacing w:w="15" w:type="dxa"/>
                </w:trPr>
                <w:tc>
                  <w:tcPr>
                    <w:tcW w:w="292" w:type="pct"/>
                    <w:hideMark/>
                  </w:tcPr>
                  <w:p w14:paraId="61EC63B2" w14:textId="77777777" w:rsidR="00DD74F1" w:rsidRDefault="00DD74F1">
                    <w:pPr>
                      <w:pStyle w:val="Bibliografa"/>
                      <w:rPr>
                        <w:noProof/>
                        <w:lang w:val="es-ES"/>
                      </w:rPr>
                    </w:pPr>
                    <w:r>
                      <w:rPr>
                        <w:noProof/>
                        <w:lang w:val="es-ES"/>
                      </w:rPr>
                      <w:t xml:space="preserve">[32] </w:t>
                    </w:r>
                  </w:p>
                </w:tc>
                <w:tc>
                  <w:tcPr>
                    <w:tcW w:w="4657" w:type="pct"/>
                    <w:hideMark/>
                  </w:tcPr>
                  <w:p w14:paraId="44B984D9" w14:textId="77777777" w:rsidR="00DD74F1" w:rsidRDefault="00DD74F1">
                    <w:pPr>
                      <w:pStyle w:val="Bibliografa"/>
                      <w:rPr>
                        <w:noProof/>
                        <w:lang w:val="es-ES"/>
                      </w:rPr>
                    </w:pPr>
                    <w:r>
                      <w:rPr>
                        <w:noProof/>
                        <w:lang w:val="es-ES"/>
                      </w:rPr>
                      <w:t>Blazegraph, «Blazegraph,» 24 Abril 2019. [En línea]. Available: https://www.blazegraph.com/. [Último acceso: 1 Mayo 2019].</w:t>
                    </w:r>
                  </w:p>
                </w:tc>
              </w:tr>
              <w:tr w:rsidR="00DD74F1" w14:paraId="6F751E2C" w14:textId="77777777" w:rsidTr="00DD74F1">
                <w:trPr>
                  <w:divId w:val="1679581378"/>
                  <w:tblCellSpacing w:w="15" w:type="dxa"/>
                </w:trPr>
                <w:tc>
                  <w:tcPr>
                    <w:tcW w:w="292" w:type="pct"/>
                    <w:hideMark/>
                  </w:tcPr>
                  <w:p w14:paraId="1C53DD72" w14:textId="77777777" w:rsidR="00DD74F1" w:rsidRDefault="00DD74F1">
                    <w:pPr>
                      <w:pStyle w:val="Bibliografa"/>
                      <w:rPr>
                        <w:noProof/>
                        <w:lang w:val="es-ES"/>
                      </w:rPr>
                    </w:pPr>
                    <w:r>
                      <w:rPr>
                        <w:noProof/>
                        <w:lang w:val="es-ES"/>
                      </w:rPr>
                      <w:t xml:space="preserve">[33] </w:t>
                    </w:r>
                  </w:p>
                </w:tc>
                <w:tc>
                  <w:tcPr>
                    <w:tcW w:w="4657" w:type="pct"/>
                    <w:hideMark/>
                  </w:tcPr>
                  <w:p w14:paraId="58632AFD" w14:textId="77777777" w:rsidR="00DD74F1" w:rsidRDefault="00DD74F1">
                    <w:pPr>
                      <w:pStyle w:val="Bibliografa"/>
                      <w:rPr>
                        <w:noProof/>
                        <w:lang w:val="es-ES"/>
                      </w:rPr>
                    </w:pPr>
                    <w:r>
                      <w:rPr>
                        <w:noProof/>
                        <w:lang w:val="es-ES"/>
                      </w:rPr>
                      <w:t>W3C, «LinkedData,» 1 Agosto 2016. [En línea]. Available: https://www.w3.org/wiki/LinkedData. [Último acceso: 18 Marzo 2019].</w:t>
                    </w:r>
                  </w:p>
                </w:tc>
              </w:tr>
              <w:tr w:rsidR="00DD74F1" w14:paraId="60627A86" w14:textId="77777777" w:rsidTr="00DD74F1">
                <w:trPr>
                  <w:divId w:val="1679581378"/>
                  <w:tblCellSpacing w:w="15" w:type="dxa"/>
                </w:trPr>
                <w:tc>
                  <w:tcPr>
                    <w:tcW w:w="292" w:type="pct"/>
                    <w:hideMark/>
                  </w:tcPr>
                  <w:p w14:paraId="7B137E42" w14:textId="77777777" w:rsidR="00DD74F1" w:rsidRDefault="00DD74F1">
                    <w:pPr>
                      <w:pStyle w:val="Bibliografa"/>
                      <w:rPr>
                        <w:noProof/>
                        <w:lang w:val="es-ES"/>
                      </w:rPr>
                    </w:pPr>
                    <w:r>
                      <w:rPr>
                        <w:noProof/>
                        <w:lang w:val="es-ES"/>
                      </w:rPr>
                      <w:t xml:space="preserve">[34] </w:t>
                    </w:r>
                  </w:p>
                </w:tc>
                <w:tc>
                  <w:tcPr>
                    <w:tcW w:w="4657" w:type="pct"/>
                    <w:hideMark/>
                  </w:tcPr>
                  <w:p w14:paraId="35DFA8FB" w14:textId="77777777" w:rsidR="00DD74F1" w:rsidRDefault="00DD74F1">
                    <w:pPr>
                      <w:pStyle w:val="Bibliografa"/>
                      <w:rPr>
                        <w:noProof/>
                        <w:lang w:val="es-ES"/>
                      </w:rPr>
                    </w:pPr>
                    <w:r>
                      <w:rPr>
                        <w:noProof/>
                        <w:lang w:val="es-ES"/>
                      </w:rPr>
                      <w:t>W3C, «Semantic Web,» 9 Marzo 2019. [En línea]. Available: https://www.w3.org/standards/semanticweb/. [Último acceso: 18 Marzo 2019].</w:t>
                    </w:r>
                  </w:p>
                </w:tc>
              </w:tr>
              <w:tr w:rsidR="00DD74F1" w14:paraId="5F659A8D" w14:textId="77777777" w:rsidTr="00DD74F1">
                <w:trPr>
                  <w:divId w:val="1679581378"/>
                  <w:tblCellSpacing w:w="15" w:type="dxa"/>
                </w:trPr>
                <w:tc>
                  <w:tcPr>
                    <w:tcW w:w="292" w:type="pct"/>
                    <w:hideMark/>
                  </w:tcPr>
                  <w:p w14:paraId="3D03629D" w14:textId="77777777" w:rsidR="00DD74F1" w:rsidRDefault="00DD74F1">
                    <w:pPr>
                      <w:pStyle w:val="Bibliografa"/>
                      <w:rPr>
                        <w:noProof/>
                        <w:lang w:val="es-ES"/>
                      </w:rPr>
                    </w:pPr>
                    <w:r>
                      <w:rPr>
                        <w:noProof/>
                        <w:lang w:val="es-ES"/>
                      </w:rPr>
                      <w:t xml:space="preserve">[35] </w:t>
                    </w:r>
                  </w:p>
                </w:tc>
                <w:tc>
                  <w:tcPr>
                    <w:tcW w:w="4657" w:type="pct"/>
                    <w:hideMark/>
                  </w:tcPr>
                  <w:p w14:paraId="45EAE525" w14:textId="77777777" w:rsidR="00DD74F1" w:rsidRDefault="00DD74F1">
                    <w:pPr>
                      <w:pStyle w:val="Bibliografa"/>
                      <w:rPr>
                        <w:noProof/>
                        <w:lang w:val="es-ES"/>
                      </w:rPr>
                    </w:pPr>
                    <w:r>
                      <w:rPr>
                        <w:noProof/>
                        <w:lang w:val="es-ES"/>
                      </w:rPr>
                      <w:t>W3C, «RDF,» 15 Marzo 2014. [En línea]. Available: https://www.w3.org/RDF/. [Último acceso: 18 Marzo 2019].</w:t>
                    </w:r>
                  </w:p>
                </w:tc>
              </w:tr>
              <w:tr w:rsidR="00DD74F1" w14:paraId="09E74691" w14:textId="77777777" w:rsidTr="00DD74F1">
                <w:trPr>
                  <w:divId w:val="1679581378"/>
                  <w:tblCellSpacing w:w="15" w:type="dxa"/>
                </w:trPr>
                <w:tc>
                  <w:tcPr>
                    <w:tcW w:w="292" w:type="pct"/>
                    <w:hideMark/>
                  </w:tcPr>
                  <w:p w14:paraId="57E6F275" w14:textId="77777777" w:rsidR="00DD74F1" w:rsidRDefault="00DD74F1">
                    <w:pPr>
                      <w:pStyle w:val="Bibliografa"/>
                      <w:rPr>
                        <w:noProof/>
                        <w:lang w:val="es-ES"/>
                      </w:rPr>
                    </w:pPr>
                    <w:r>
                      <w:rPr>
                        <w:noProof/>
                        <w:lang w:val="es-ES"/>
                      </w:rPr>
                      <w:t xml:space="preserve">[36] </w:t>
                    </w:r>
                  </w:p>
                </w:tc>
                <w:tc>
                  <w:tcPr>
                    <w:tcW w:w="4657" w:type="pct"/>
                    <w:hideMark/>
                  </w:tcPr>
                  <w:p w14:paraId="51F0472C" w14:textId="77777777" w:rsidR="00DD74F1" w:rsidRDefault="00DD74F1">
                    <w:pPr>
                      <w:pStyle w:val="Bibliografa"/>
                      <w:rPr>
                        <w:noProof/>
                        <w:lang w:val="es-ES"/>
                      </w:rPr>
                    </w:pPr>
                    <w:r>
                      <w:rPr>
                        <w:noProof/>
                        <w:lang w:val="es-ES"/>
                      </w:rPr>
                      <w:t>W3C, «URI,» 1 Febrero 2005. [En línea]. Available: https://www.w3.org/wiki/URI. [Último acceso: 18 Marzo 2019].</w:t>
                    </w:r>
                  </w:p>
                </w:tc>
              </w:tr>
              <w:tr w:rsidR="00DD74F1" w14:paraId="61DFFE14" w14:textId="77777777" w:rsidTr="00DD74F1">
                <w:trPr>
                  <w:divId w:val="1679581378"/>
                  <w:tblCellSpacing w:w="15" w:type="dxa"/>
                </w:trPr>
                <w:tc>
                  <w:tcPr>
                    <w:tcW w:w="292" w:type="pct"/>
                    <w:hideMark/>
                  </w:tcPr>
                  <w:p w14:paraId="088AEB84" w14:textId="77777777" w:rsidR="00DD74F1" w:rsidRDefault="00DD74F1">
                    <w:pPr>
                      <w:pStyle w:val="Bibliografa"/>
                      <w:rPr>
                        <w:noProof/>
                        <w:lang w:val="es-ES"/>
                      </w:rPr>
                    </w:pPr>
                    <w:r>
                      <w:rPr>
                        <w:noProof/>
                        <w:lang w:val="es-ES"/>
                      </w:rPr>
                      <w:t xml:space="preserve">[37] </w:t>
                    </w:r>
                  </w:p>
                </w:tc>
                <w:tc>
                  <w:tcPr>
                    <w:tcW w:w="4657" w:type="pct"/>
                    <w:hideMark/>
                  </w:tcPr>
                  <w:p w14:paraId="5479DB54" w14:textId="77777777" w:rsidR="00DD74F1" w:rsidRDefault="00DD74F1">
                    <w:pPr>
                      <w:pStyle w:val="Bibliografa"/>
                      <w:rPr>
                        <w:noProof/>
                        <w:lang w:val="es-ES"/>
                      </w:rPr>
                    </w:pPr>
                    <w:r>
                      <w:rPr>
                        <w:noProof/>
                        <w:lang w:val="es-ES"/>
                      </w:rPr>
                      <w:t>Ontotext, «What is RDF Triple Store?,» 21 Noviembre 2016. [En línea]. Available: https://www.ontotext.com/knowledgehub/fundamentals/what-is-rdf-triplestore/. [Último acceso: 20 Febrero 2019].</w:t>
                    </w:r>
                  </w:p>
                </w:tc>
              </w:tr>
              <w:tr w:rsidR="00DD74F1" w14:paraId="42FBFCEE" w14:textId="77777777" w:rsidTr="00DD74F1">
                <w:trPr>
                  <w:divId w:val="1679581378"/>
                  <w:tblCellSpacing w:w="15" w:type="dxa"/>
                </w:trPr>
                <w:tc>
                  <w:tcPr>
                    <w:tcW w:w="292" w:type="pct"/>
                    <w:hideMark/>
                  </w:tcPr>
                  <w:p w14:paraId="692339ED" w14:textId="77777777" w:rsidR="00DD74F1" w:rsidRDefault="00DD74F1">
                    <w:pPr>
                      <w:pStyle w:val="Bibliografa"/>
                      <w:rPr>
                        <w:noProof/>
                        <w:lang w:val="es-ES"/>
                      </w:rPr>
                    </w:pPr>
                    <w:r>
                      <w:rPr>
                        <w:noProof/>
                        <w:lang w:val="es-ES"/>
                      </w:rPr>
                      <w:t xml:space="preserve">[38] </w:t>
                    </w:r>
                  </w:p>
                </w:tc>
                <w:tc>
                  <w:tcPr>
                    <w:tcW w:w="4657" w:type="pct"/>
                    <w:hideMark/>
                  </w:tcPr>
                  <w:p w14:paraId="07723230" w14:textId="77777777" w:rsidR="00DD74F1" w:rsidRDefault="00DD74F1">
                    <w:pPr>
                      <w:pStyle w:val="Bibliografa"/>
                      <w:rPr>
                        <w:noProof/>
                        <w:lang w:val="es-ES"/>
                      </w:rPr>
                    </w:pPr>
                    <w:r>
                      <w:rPr>
                        <w:noProof/>
                        <w:lang w:val="es-ES"/>
                      </w:rPr>
                      <w:t>DBpedia, «Virtuoso SPARQL Query Editor,» 17 Abril 2018. [En línea]. Available: https://dbpedia.org/sparql?help=intro. [Último acceso: 20 Febrero 2019].</w:t>
                    </w:r>
                  </w:p>
                </w:tc>
              </w:tr>
              <w:tr w:rsidR="00DD74F1" w14:paraId="3C132582" w14:textId="77777777" w:rsidTr="00DD74F1">
                <w:trPr>
                  <w:divId w:val="1679581378"/>
                  <w:tblCellSpacing w:w="15" w:type="dxa"/>
                </w:trPr>
                <w:tc>
                  <w:tcPr>
                    <w:tcW w:w="292" w:type="pct"/>
                    <w:hideMark/>
                  </w:tcPr>
                  <w:p w14:paraId="582317B7" w14:textId="77777777" w:rsidR="00DD74F1" w:rsidRDefault="00DD74F1">
                    <w:pPr>
                      <w:pStyle w:val="Bibliografa"/>
                      <w:rPr>
                        <w:noProof/>
                        <w:lang w:val="es-ES"/>
                      </w:rPr>
                    </w:pPr>
                    <w:r>
                      <w:rPr>
                        <w:noProof/>
                        <w:lang w:val="es-ES"/>
                      </w:rPr>
                      <w:lastRenderedPageBreak/>
                      <w:t xml:space="preserve">[39] </w:t>
                    </w:r>
                  </w:p>
                </w:tc>
                <w:tc>
                  <w:tcPr>
                    <w:tcW w:w="4657" w:type="pct"/>
                    <w:hideMark/>
                  </w:tcPr>
                  <w:p w14:paraId="5551BED7" w14:textId="77777777" w:rsidR="00DD74F1" w:rsidRDefault="00DD74F1">
                    <w:pPr>
                      <w:pStyle w:val="Bibliografa"/>
                      <w:rPr>
                        <w:noProof/>
                        <w:lang w:val="es-ES"/>
                      </w:rPr>
                    </w:pPr>
                    <w:r>
                      <w:rPr>
                        <w:noProof/>
                        <w:lang w:val="es-ES"/>
                      </w:rPr>
                      <w:t>W3C, «TaskForces/CommunityProjects/LinkingOpenData/DataSets,» 23 Julio 2015. [En línea]. Available: https://www.w3.org/wiki/TaskForces/CommunityProjects/LinkingOpenData/DataSets. [Último acceso: 24 Abril 2019].</w:t>
                    </w:r>
                  </w:p>
                </w:tc>
              </w:tr>
            </w:tbl>
            <w:p w14:paraId="4592B92E" w14:textId="77777777" w:rsidR="00DD74F1" w:rsidRDefault="00DD74F1">
              <w:pPr>
                <w:divId w:val="1679581378"/>
                <w:rPr>
                  <w:rFonts w:eastAsia="Times New Roman"/>
                  <w:noProof/>
                </w:rPr>
              </w:pPr>
            </w:p>
            <w:p w14:paraId="0FFC9274" w14:textId="77777777" w:rsidR="00C72DB3" w:rsidRPr="000977FA" w:rsidRDefault="00831D66" w:rsidP="00E25641">
              <w:r>
                <w:rPr>
                  <w:b/>
                  <w:bCs/>
                </w:rPr>
                <w:fldChar w:fldCharType="end"/>
              </w:r>
            </w:p>
          </w:sdtContent>
        </w:sdt>
      </w:sdtContent>
    </w:sdt>
    <w:bookmarkEnd w:id="39" w:displacedByCustomXml="prev"/>
    <w:bookmarkEnd w:id="1" w:displacedByCustomXml="prev"/>
    <w:sectPr w:rsidR="00C72DB3" w:rsidRPr="000977FA" w:rsidSect="000F472F">
      <w:footerReference w:type="default" r:id="rId31"/>
      <w:pgSz w:w="12240" w:h="15840"/>
      <w:pgMar w:top="1417" w:right="1701" w:bottom="1417"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Oswaldo Emmanuel Paez Ortega" w:date="2019-04-27T17:01:00Z" w:initials="OEPO">
    <w:p w14:paraId="5369B802" w14:textId="3A22B561" w:rsidR="00C051AB" w:rsidRDefault="00C051AB">
      <w:pPr>
        <w:pStyle w:val="Textocomentario"/>
      </w:pPr>
      <w:r>
        <w:rPr>
          <w:rStyle w:val="Refdecomentario"/>
        </w:rPr>
        <w:annotationRef/>
      </w:r>
      <w:r>
        <w:t>Agregué Apache Marmotta [R2 y R3 - Título]</w:t>
      </w:r>
    </w:p>
  </w:comment>
  <w:comment w:id="5" w:author="Oswaldo Emmanuel Paez Ortega" w:date="2019-04-27T15:47:00Z" w:initials="OEPO">
    <w:p w14:paraId="1DBBA928" w14:textId="032793E0" w:rsidR="00C051AB" w:rsidRDefault="00C051AB">
      <w:pPr>
        <w:pStyle w:val="Textocomentario"/>
      </w:pPr>
      <w:r>
        <w:rPr>
          <w:rStyle w:val="Refdecomentario"/>
        </w:rPr>
        <w:annotationRef/>
      </w:r>
      <w:r>
        <w:t>La nueva versión, parecida, pero con la referencia a donde se especifica la incapacidad de consultas federadas. [R2 – Resumen]</w:t>
      </w:r>
    </w:p>
  </w:comment>
  <w:comment w:id="9" w:author="Oswaldo Emmanuel Paez Ortega" w:date="2019-04-27T15:49:00Z" w:initials="OEPO">
    <w:p w14:paraId="0F67C25D" w14:textId="11839D46" w:rsidR="00C051AB" w:rsidRDefault="00C051AB">
      <w:pPr>
        <w:pStyle w:val="Textocomentario"/>
      </w:pPr>
      <w:r>
        <w:rPr>
          <w:rStyle w:val="Refdecomentario"/>
        </w:rPr>
        <w:annotationRef/>
      </w:r>
      <w:r>
        <w:t>Hice un ligero cambio en el orden de las palabras</w:t>
      </w:r>
    </w:p>
  </w:comment>
  <w:comment w:id="10" w:author="Oswaldo Emmanuel Paez Ortega" w:date="2019-04-27T19:45:00Z" w:initials="OEPO">
    <w:p w14:paraId="7F39582C" w14:textId="4C23962D" w:rsidR="00C051AB" w:rsidRDefault="00C051AB">
      <w:pPr>
        <w:pStyle w:val="Textocomentario"/>
      </w:pPr>
      <w:r>
        <w:rPr>
          <w:rStyle w:val="Refdecomentario"/>
        </w:rPr>
        <w:annotationRef/>
      </w:r>
      <w:r>
        <w:t>Agregué este texto para introducir a Apache Marmotta.</w:t>
      </w:r>
    </w:p>
  </w:comment>
  <w:comment w:id="14" w:author="Oswaldo Emmanuel Paez Ortega" w:date="2019-04-27T15:50:00Z" w:initials="OEPO">
    <w:p w14:paraId="7D997D30" w14:textId="06D768EF" w:rsidR="00C051AB" w:rsidRDefault="00C051AB">
      <w:pPr>
        <w:pStyle w:val="Textocomentario"/>
      </w:pPr>
      <w:r>
        <w:rPr>
          <w:rStyle w:val="Refdecomentario"/>
        </w:rPr>
        <w:annotationRef/>
      </w:r>
      <w:r>
        <w:t>He planteado de una forma “práctica” cómo es que las consultas federadas son indispensables en un mundo con datos que no son distribuidos. [R1 y R3 – Planteamiento del problema</w:t>
      </w:r>
    </w:p>
  </w:comment>
  <w:comment w:id="15" w:author="Oswaldo Emmanuel Paez Ortega" w:date="2019-04-27T17:13:00Z" w:initials="OEPO">
    <w:p w14:paraId="6E2F42A0" w14:textId="77777777" w:rsidR="00C051AB" w:rsidRDefault="00C051AB">
      <w:pPr>
        <w:pStyle w:val="Textocomentario"/>
      </w:pPr>
      <w:r>
        <w:rPr>
          <w:rStyle w:val="Refdecomentario"/>
        </w:rPr>
        <w:annotationRef/>
      </w:r>
      <w:r>
        <w:t>Agregué esta explicación para mencionar que Apache Marmotta NO tiene la capacidad de hacer consultas federadas. [R2 – Planteamiento del problema]</w:t>
      </w:r>
    </w:p>
    <w:p w14:paraId="2E6CA6BF" w14:textId="1F42887E" w:rsidR="00C051AB" w:rsidRDefault="00C051AB">
      <w:pPr>
        <w:pStyle w:val="Textocomentario"/>
      </w:pPr>
      <w:r>
        <w:t>Además, lo incluyo para armonizar el resumen con el planteamiento con el fin de que se hable de Apache Marmotta en ambos [R3 – Resumen]</w:t>
      </w:r>
    </w:p>
  </w:comment>
  <w:comment w:id="16" w:author="Oswaldo Emmanuel Paez Ortega" w:date="2019-04-27T15:55:00Z" w:initials="OEPO">
    <w:p w14:paraId="75B38305" w14:textId="218DD9E3" w:rsidR="00C051AB" w:rsidRDefault="00C051AB">
      <w:pPr>
        <w:pStyle w:val="Textocomentario"/>
      </w:pPr>
      <w:r>
        <w:rPr>
          <w:rStyle w:val="Refdecomentario"/>
        </w:rPr>
        <w:annotationRef/>
      </w:r>
      <w:r>
        <w:t>Menciono que el objetivo no es crear la herramienta de visualización, solo es usarla. [R2]</w:t>
      </w:r>
    </w:p>
  </w:comment>
  <w:comment w:id="18" w:author="Oswaldo Emmanuel Paez Ortega" w:date="2019-04-27T16:03:00Z" w:initials="OEPO">
    <w:p w14:paraId="59BD197C" w14:textId="2C7FAF3D" w:rsidR="00C051AB" w:rsidRPr="00B35768" w:rsidRDefault="00C051AB">
      <w:pPr>
        <w:pStyle w:val="Textocomentario"/>
      </w:pPr>
      <w:r>
        <w:rPr>
          <w:rStyle w:val="Refdecomentario"/>
        </w:rPr>
        <w:annotationRef/>
      </w:r>
      <w:r>
        <w:t xml:space="preserve">Un revisor hace mención de que no indico como se llevará a cabo la caracterización. Agregué esta parte para indicar que la caracterización se basará por completo en los resultados del </w:t>
      </w:r>
      <w:r>
        <w:rPr>
          <w:i/>
        </w:rPr>
        <w:t>benchmarking.</w:t>
      </w:r>
    </w:p>
  </w:comment>
  <w:comment w:id="19" w:author="Oswaldo Emmanuel Paez Ortega" w:date="2019-04-27T17:25:00Z" w:initials="OEPO">
    <w:p w14:paraId="0CC0A7BA" w14:textId="05FE993F" w:rsidR="00C051AB" w:rsidRDefault="00C051AB">
      <w:pPr>
        <w:pStyle w:val="Textocomentario"/>
      </w:pPr>
      <w:r>
        <w:rPr>
          <w:rStyle w:val="Refdecomentario"/>
        </w:rPr>
        <w:annotationRef/>
      </w:r>
      <w:r>
        <w:t>Aclaro que no se va a desarrollar la herramienta de visualización. [R2 – Resumen, Introducción, Planteamiento del problema y Alcances.]</w:t>
      </w:r>
    </w:p>
  </w:comment>
  <w:comment w:id="21" w:author="Oswaldo Emmanuel Paez Ortega" w:date="2019-04-27T17:24:00Z" w:initials="OEPO">
    <w:p w14:paraId="21110D70" w14:textId="226BAB49" w:rsidR="00C051AB" w:rsidRDefault="00C051AB">
      <w:pPr>
        <w:pStyle w:val="Textocomentario"/>
      </w:pPr>
      <w:r>
        <w:rPr>
          <w:rStyle w:val="Refdecomentario"/>
        </w:rPr>
        <w:annotationRef/>
      </w:r>
      <w:r>
        <w:t>Aclaro que ningún alcance se ha desarrollado. [R2 – Alcances]</w:t>
      </w:r>
    </w:p>
  </w:comment>
  <w:comment w:id="22" w:author="Oswaldo Emmanuel Paez Ortega" w:date="2019-04-27T16:05:00Z" w:initials="OEPO">
    <w:p w14:paraId="711B78A6" w14:textId="0980CA95" w:rsidR="00C051AB" w:rsidRPr="00B35768" w:rsidRDefault="00C051AB">
      <w:pPr>
        <w:pStyle w:val="Textocomentario"/>
      </w:pPr>
      <w:r>
        <w:rPr>
          <w:rStyle w:val="Refdecomentario"/>
        </w:rPr>
        <w:annotationRef/>
      </w:r>
      <w:r>
        <w:t xml:space="preserve">Lo mismo de la caracterización y el </w:t>
      </w:r>
      <w:r>
        <w:rPr>
          <w:i/>
        </w:rPr>
        <w:t>benchmarking</w:t>
      </w:r>
      <w:r>
        <w:t>.</w:t>
      </w:r>
    </w:p>
  </w:comment>
  <w:comment w:id="23" w:author="Oswaldo Emmanuel Paez Ortega" w:date="2019-04-27T16:07:00Z" w:initials="OEPO">
    <w:p w14:paraId="13317BEB" w14:textId="21F9FDCE" w:rsidR="00C051AB" w:rsidRDefault="00C051AB">
      <w:pPr>
        <w:pStyle w:val="Textocomentario"/>
      </w:pPr>
      <w:r>
        <w:rPr>
          <w:rStyle w:val="Refdecomentario"/>
        </w:rPr>
        <w:annotationRef/>
      </w:r>
      <w:r>
        <w:t>Menciono que no será desarrollada la herramienta de visualización, solo usada.</w:t>
      </w:r>
    </w:p>
  </w:comment>
  <w:comment w:id="24" w:author="Oswaldo Emmanuel Paez Ortega" w:date="2019-04-27T16:07:00Z" w:initials="OEPO">
    <w:p w14:paraId="3851C4CD" w14:textId="1CBD737D" w:rsidR="00C051AB" w:rsidRPr="00246AB4" w:rsidRDefault="00C051AB">
      <w:pPr>
        <w:pStyle w:val="Textocomentario"/>
      </w:pPr>
      <w:r>
        <w:rPr>
          <w:rStyle w:val="Refdecomentario"/>
        </w:rPr>
        <w:annotationRef/>
      </w:r>
      <w:r>
        <w:rPr>
          <w:rStyle w:val="Refdecomentario"/>
        </w:rPr>
        <w:t xml:space="preserve">Indico que no se busca igualar el rendimiento de los otros </w:t>
      </w:r>
      <w:r>
        <w:rPr>
          <w:rStyle w:val="Refdecomentario"/>
          <w:i/>
        </w:rPr>
        <w:t>triple store</w:t>
      </w:r>
      <w:r>
        <w:rPr>
          <w:rStyle w:val="Refdecomentario"/>
        </w:rPr>
        <w:t>, solo implementar una nueva funcionalidad.</w:t>
      </w:r>
    </w:p>
  </w:comment>
  <w:comment w:id="25" w:author="Oswaldo Emmanuel Paez Ortega" w:date="2019-04-27T22:17:00Z" w:initials="OEPO">
    <w:p w14:paraId="69FD97E0" w14:textId="453C11F5" w:rsidR="00C051AB" w:rsidRDefault="00C051AB">
      <w:pPr>
        <w:pStyle w:val="Textocomentario"/>
      </w:pPr>
      <w:r>
        <w:rPr>
          <w:rStyle w:val="Refdecomentario"/>
        </w:rPr>
        <w:annotationRef/>
      </w:r>
      <w:r>
        <w:t>[R1 – Resumen]</w:t>
      </w:r>
    </w:p>
  </w:comment>
  <w:comment w:id="27" w:author="Oswaldo Emmanuel Paez Ortega" w:date="2019-04-27T16:10:00Z" w:initials="OEPO">
    <w:p w14:paraId="09F96F4E" w14:textId="77777777" w:rsidR="00C051AB" w:rsidRDefault="00C051AB">
      <w:pPr>
        <w:pStyle w:val="Textocomentario"/>
      </w:pPr>
      <w:r>
        <w:rPr>
          <w:rStyle w:val="Refdecomentario"/>
        </w:rPr>
        <w:annotationRef/>
      </w:r>
      <w:r>
        <w:t xml:space="preserve">Especifico que será al </w:t>
      </w:r>
      <w:r>
        <w:rPr>
          <w:i/>
        </w:rPr>
        <w:t>triple store</w:t>
      </w:r>
      <w:r>
        <w:t xml:space="preserve"> Apache Marmotta y será una alternativa, ya que Parliament es la único que puede hacer esta función. [R2 -Objetivos]</w:t>
      </w:r>
    </w:p>
    <w:p w14:paraId="777B30A6" w14:textId="453DF7F9" w:rsidR="00C051AB" w:rsidRPr="00CD6E54" w:rsidRDefault="00C051AB">
      <w:pPr>
        <w:pStyle w:val="Textocomentario"/>
      </w:pPr>
      <w:r>
        <w:t>Cambié un poco el objetivo, pero considero que sigue diciendo lo mismo. [R3 – Objetivos]</w:t>
      </w:r>
    </w:p>
  </w:comment>
  <w:comment w:id="29" w:author="Oswaldo Emmanuel Paez Ortega" w:date="2019-04-27T16:12:00Z" w:initials="OEPO">
    <w:p w14:paraId="7ED08463" w14:textId="42C02F14" w:rsidR="00C051AB" w:rsidRDefault="00C051AB">
      <w:pPr>
        <w:pStyle w:val="Textocomentario"/>
      </w:pPr>
      <w:r>
        <w:rPr>
          <w:rStyle w:val="Refdecomentario"/>
        </w:rPr>
        <w:annotationRef/>
      </w:r>
      <w:r>
        <w:t>Agregué este objetivo específico para auxiliar la elaboración de la caracterización.</w:t>
      </w:r>
    </w:p>
  </w:comment>
  <w:comment w:id="31" w:author="Oswaldo Emmanuel Paez Ortega" w:date="2019-04-27T16:21:00Z" w:initials="OEPO">
    <w:p w14:paraId="7D8E6189" w14:textId="77777777" w:rsidR="00C051AB" w:rsidRDefault="00C051AB">
      <w:pPr>
        <w:pStyle w:val="Textocomentario"/>
      </w:pPr>
      <w:r>
        <w:rPr>
          <w:rStyle w:val="Refdecomentario"/>
        </w:rPr>
        <w:annotationRef/>
      </w:r>
      <w:r>
        <w:t>Parliament es la única opción que ya hace consultas federadas. Hago una comparación del por qué desarrollar el módulo a Apache Marmotta hace que ésta sea una mejor alternativa que Parliament.</w:t>
      </w:r>
    </w:p>
    <w:p w14:paraId="438F2E2E" w14:textId="6D60FEB6" w:rsidR="00C051AB" w:rsidRPr="00227720" w:rsidRDefault="00C051AB">
      <w:pPr>
        <w:pStyle w:val="Textocomentario"/>
      </w:pPr>
      <w:r>
        <w:t>[R2 y R3 – Estado del arte]</w:t>
      </w:r>
    </w:p>
  </w:comment>
  <w:comment w:id="33" w:author="Oswaldo Emmanuel Paez Ortega" w:date="2019-04-27T16:24:00Z" w:initials="OEPO">
    <w:p w14:paraId="7B27E24C" w14:textId="40EC18C4" w:rsidR="00C051AB" w:rsidRPr="00063236" w:rsidRDefault="00C051AB" w:rsidP="00063236">
      <w:pPr>
        <w:pStyle w:val="Textocomentario"/>
        <w:jc w:val="right"/>
        <w:rPr>
          <w:u w:val="single"/>
        </w:rPr>
      </w:pPr>
      <w:r>
        <w:rPr>
          <w:rStyle w:val="Refdecomentario"/>
        </w:rPr>
        <w:annotationRef/>
      </w:r>
      <w:r>
        <w:t>Justifico el porqué de los conceptos manejados en el marco teórico. [R3 – Marco Teórico]</w:t>
      </w:r>
    </w:p>
  </w:comment>
  <w:comment w:id="35" w:author="Oswaldo Emmanuel Paez Ortega" w:date="2019-04-27T21:03:00Z" w:initials="OEPO">
    <w:p w14:paraId="0816D471" w14:textId="4BEAE4F0" w:rsidR="00C051AB" w:rsidRPr="009D0132" w:rsidRDefault="00C051AB" w:rsidP="00F00678">
      <w:pPr>
        <w:pStyle w:val="Textocomentario"/>
        <w:ind w:left="1416" w:hanging="1416"/>
      </w:pPr>
      <w:r>
        <w:rPr>
          <w:rStyle w:val="Refdecomentario"/>
        </w:rPr>
        <w:annotationRef/>
      </w:r>
      <w:r>
        <w:t xml:space="preserve">Indico cuáles </w:t>
      </w:r>
      <w:r>
        <w:rPr>
          <w:i/>
        </w:rPr>
        <w:t>datasets</w:t>
      </w:r>
      <w:r>
        <w:t xml:space="preserve"> serán usados para las consultas. [R2 – Escenario de pruebas]</w:t>
      </w:r>
    </w:p>
  </w:comment>
  <w:comment w:id="36" w:author="Oswaldo Emmanuel Paez Ortega" w:date="2019-04-27T22:37:00Z" w:initials="OEPO">
    <w:p w14:paraId="7EE7FF70" w14:textId="6E260E0A" w:rsidR="00C051AB" w:rsidRDefault="00C051AB">
      <w:pPr>
        <w:pStyle w:val="Textocomentario"/>
      </w:pPr>
      <w:r>
        <w:rPr>
          <w:rStyle w:val="Refdecomentario"/>
        </w:rPr>
        <w:annotationRef/>
      </w:r>
      <w:r>
        <w:rPr>
          <w:rStyle w:val="Refdecomentario"/>
        </w:rPr>
        <w:annotationRef/>
      </w:r>
      <w:r>
        <w:t xml:space="preserve">Detallo un poco sobre el </w:t>
      </w:r>
      <w:r>
        <w:rPr>
          <w:i/>
        </w:rPr>
        <w:t>benchmarking</w:t>
      </w:r>
      <w:r>
        <w:t xml:space="preserve"> y la caracterización. [R1 y R3 – Escenario de pruebas]</w:t>
      </w:r>
    </w:p>
  </w:comment>
  <w:comment w:id="38" w:author="Oswaldo Emmanuel Paez Ortega" w:date="2019-04-27T21:08:00Z" w:initials="OEPO">
    <w:p w14:paraId="0B53644A" w14:textId="173B6D4B" w:rsidR="00C051AB" w:rsidRPr="000C5660" w:rsidRDefault="00C051AB">
      <w:pPr>
        <w:pStyle w:val="Textocomentario"/>
      </w:pPr>
      <w:r>
        <w:rPr>
          <w:rStyle w:val="Refdecomentario"/>
        </w:rPr>
        <w:annotationRef/>
      </w:r>
      <w:r>
        <w:t>[R2 y R3 – Cronograma de actividades]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69B802" w15:done="0"/>
  <w15:commentEx w15:paraId="1DBBA928" w15:done="0"/>
  <w15:commentEx w15:paraId="0F67C25D" w15:done="0"/>
  <w15:commentEx w15:paraId="7F39582C" w15:done="0"/>
  <w15:commentEx w15:paraId="7D997D30" w15:done="0"/>
  <w15:commentEx w15:paraId="2E6CA6BF" w15:done="0"/>
  <w15:commentEx w15:paraId="75B38305" w15:done="0"/>
  <w15:commentEx w15:paraId="59BD197C" w15:done="0"/>
  <w15:commentEx w15:paraId="0CC0A7BA" w15:done="0"/>
  <w15:commentEx w15:paraId="21110D70" w15:done="0"/>
  <w15:commentEx w15:paraId="711B78A6" w15:done="0"/>
  <w15:commentEx w15:paraId="13317BEB" w15:done="0"/>
  <w15:commentEx w15:paraId="3851C4CD" w15:done="0"/>
  <w15:commentEx w15:paraId="69FD97E0" w15:done="0"/>
  <w15:commentEx w15:paraId="777B30A6" w15:done="0"/>
  <w15:commentEx w15:paraId="7ED08463" w15:done="0"/>
  <w15:commentEx w15:paraId="438F2E2E" w15:done="0"/>
  <w15:commentEx w15:paraId="7B27E24C" w15:done="0"/>
  <w15:commentEx w15:paraId="0816D471" w15:done="0"/>
  <w15:commentEx w15:paraId="7EE7FF70" w15:done="0"/>
  <w15:commentEx w15:paraId="0B53644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69B802" w16cid:durableId="206F0972"/>
  <w16cid:commentId w16cid:paraId="1DBBA928" w16cid:durableId="206EF80A"/>
  <w16cid:commentId w16cid:paraId="0F67C25D" w16cid:durableId="206EF86E"/>
  <w16cid:commentId w16cid:paraId="7F39582C" w16cid:durableId="206F2FDA"/>
  <w16cid:commentId w16cid:paraId="7D997D30" w16cid:durableId="206EF8E0"/>
  <w16cid:commentId w16cid:paraId="2E6CA6BF" w16cid:durableId="206F0C49"/>
  <w16cid:commentId w16cid:paraId="75B38305" w16cid:durableId="206EF9F8"/>
  <w16cid:commentId w16cid:paraId="59BD197C" w16cid:durableId="206EFBD1"/>
  <w16cid:commentId w16cid:paraId="0CC0A7BA" w16cid:durableId="206F0EF3"/>
  <w16cid:commentId w16cid:paraId="21110D70" w16cid:durableId="206F0EC9"/>
  <w16cid:commentId w16cid:paraId="711B78A6" w16cid:durableId="206EFC62"/>
  <w16cid:commentId w16cid:paraId="13317BEB" w16cid:durableId="206EFCAB"/>
  <w16cid:commentId w16cid:paraId="3851C4CD" w16cid:durableId="206EFCD3"/>
  <w16cid:commentId w16cid:paraId="69FD97E0" w16cid:durableId="206F5373"/>
  <w16cid:commentId w16cid:paraId="777B30A6" w16cid:durableId="206EFD79"/>
  <w16cid:commentId w16cid:paraId="7ED08463" w16cid:durableId="206EFDF5"/>
  <w16cid:commentId w16cid:paraId="438F2E2E" w16cid:durableId="2074746B"/>
  <w16cid:commentId w16cid:paraId="7B27E24C" w16cid:durableId="206F00A7"/>
  <w16cid:commentId w16cid:paraId="0816D471" w16cid:durableId="206F422C"/>
  <w16cid:commentId w16cid:paraId="7EE7FF70" w16cid:durableId="206F5839"/>
  <w16cid:commentId w16cid:paraId="0B53644A" w16cid:durableId="206F43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6460E8" w14:textId="77777777" w:rsidR="00755F86" w:rsidRDefault="00755F86" w:rsidP="000F472F">
      <w:pPr>
        <w:spacing w:after="0" w:line="240" w:lineRule="auto"/>
      </w:pPr>
      <w:r>
        <w:separator/>
      </w:r>
    </w:p>
  </w:endnote>
  <w:endnote w:type="continuationSeparator" w:id="0">
    <w:p w14:paraId="236220E3" w14:textId="77777777" w:rsidR="00755F86" w:rsidRDefault="00755F86" w:rsidP="000F47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altName w:val="Times New Roman"/>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8CB34E" w14:textId="77777777" w:rsidR="00C051AB" w:rsidRDefault="00C051AB" w:rsidP="00047D22">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3C78531" w14:textId="77777777" w:rsidR="00C051AB" w:rsidRDefault="00C051AB" w:rsidP="00047D22">
    <w:pPr>
      <w:pStyle w:val="Piedepgina"/>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684D68B6" w14:textId="77777777" w:rsidR="00C051AB" w:rsidRDefault="00C051AB" w:rsidP="000F472F">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541579" w14:textId="77777777" w:rsidR="00C051AB" w:rsidRDefault="00C051AB" w:rsidP="000F472F">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BBCCA" w14:textId="77777777" w:rsidR="00C051AB" w:rsidRDefault="00C051AB" w:rsidP="00047D22">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w:t>
    </w:r>
    <w:r>
      <w:rPr>
        <w:rStyle w:val="Nmerodepgina"/>
      </w:rPr>
      <w:fldChar w:fldCharType="end"/>
    </w:r>
  </w:p>
  <w:p w14:paraId="5C965318" w14:textId="77777777" w:rsidR="00C051AB" w:rsidRDefault="00C051AB" w:rsidP="000F472F">
    <w:pPr>
      <w:pStyle w:val="Piedepgina"/>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DA0D5" w14:textId="77777777" w:rsidR="00C051AB" w:rsidRDefault="00C051AB" w:rsidP="00A856DA">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5</w:t>
    </w:r>
    <w:r>
      <w:rPr>
        <w:rStyle w:val="Nmerodepgina"/>
      </w:rPr>
      <w:fldChar w:fldCharType="end"/>
    </w:r>
  </w:p>
  <w:p w14:paraId="0EDFFA6D" w14:textId="77777777" w:rsidR="00C051AB" w:rsidRDefault="00C051AB" w:rsidP="000F472F">
    <w:pPr>
      <w:pStyle w:val="Piedepgina"/>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62996E" w14:textId="77777777" w:rsidR="00755F86" w:rsidRDefault="00755F86" w:rsidP="000F472F">
      <w:pPr>
        <w:spacing w:after="0" w:line="240" w:lineRule="auto"/>
      </w:pPr>
      <w:r>
        <w:separator/>
      </w:r>
    </w:p>
  </w:footnote>
  <w:footnote w:type="continuationSeparator" w:id="0">
    <w:p w14:paraId="4E6D9FF9" w14:textId="77777777" w:rsidR="00755F86" w:rsidRDefault="00755F86" w:rsidP="000F472F">
      <w:pPr>
        <w:spacing w:after="0" w:line="240" w:lineRule="auto"/>
      </w:pPr>
      <w:r>
        <w:continuationSeparator/>
      </w:r>
    </w:p>
  </w:footnote>
  <w:footnote w:id="1">
    <w:p w14:paraId="7E2B961D" w14:textId="687965C6" w:rsidR="00C051AB" w:rsidRDefault="00C051AB">
      <w:pPr>
        <w:pStyle w:val="Textonotapie"/>
      </w:pPr>
      <w:r>
        <w:rPr>
          <w:rStyle w:val="Refdenotaalpie"/>
        </w:rPr>
        <w:footnoteRef/>
      </w:r>
      <w:r>
        <w:t xml:space="preserve"> </w:t>
      </w:r>
      <w:hyperlink r:id="rId1" w:history="1">
        <w:r>
          <w:rPr>
            <w:rStyle w:val="Hipervnculo"/>
          </w:rPr>
          <w:t>https://www.apache.org/</w:t>
        </w:r>
      </w:hyperlink>
    </w:p>
  </w:footnote>
  <w:footnote w:id="2">
    <w:p w14:paraId="26D667D0" w14:textId="26F6D023" w:rsidR="00C051AB" w:rsidRDefault="00C051AB">
      <w:pPr>
        <w:pStyle w:val="Textonotapie"/>
      </w:pPr>
      <w:r>
        <w:rPr>
          <w:rStyle w:val="Refdenotaalpie"/>
        </w:rPr>
        <w:footnoteRef/>
      </w:r>
      <w:r>
        <w:t xml:space="preserve"> </w:t>
      </w:r>
      <w:hyperlink r:id="rId2" w:history="1">
        <w:r>
          <w:rPr>
            <w:rStyle w:val="Hipervnculo"/>
          </w:rPr>
          <w:t>http://marmotta.apache.org/platform/sparql-module.html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C0C07"/>
    <w:multiLevelType w:val="hybridMultilevel"/>
    <w:tmpl w:val="2454F9BE"/>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7781541"/>
    <w:multiLevelType w:val="multilevel"/>
    <w:tmpl w:val="AA782C6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DBD1A03"/>
    <w:multiLevelType w:val="hybridMultilevel"/>
    <w:tmpl w:val="30465A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03E27F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3A554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6F00E98"/>
    <w:multiLevelType w:val="hybridMultilevel"/>
    <w:tmpl w:val="ACE2D89E"/>
    <w:lvl w:ilvl="0" w:tplc="B0B485A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78A10FA"/>
    <w:multiLevelType w:val="hybridMultilevel"/>
    <w:tmpl w:val="F200ACCA"/>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6870D8A"/>
    <w:multiLevelType w:val="hybridMultilevel"/>
    <w:tmpl w:val="1220D7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FFA1494"/>
    <w:multiLevelType w:val="hybridMultilevel"/>
    <w:tmpl w:val="A5E60608"/>
    <w:lvl w:ilvl="0" w:tplc="44A863D6">
      <w:start w:val="9"/>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9" w15:restartNumberingAfterBreak="0">
    <w:nsid w:val="78250110"/>
    <w:multiLevelType w:val="multilevel"/>
    <w:tmpl w:val="3620B5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4"/>
  </w:num>
  <w:num w:numId="3">
    <w:abstractNumId w:val="9"/>
  </w:num>
  <w:num w:numId="4">
    <w:abstractNumId w:val="1"/>
  </w:num>
  <w:num w:numId="5">
    <w:abstractNumId w:val="1"/>
  </w:num>
  <w:num w:numId="6">
    <w:abstractNumId w:val="1"/>
  </w:num>
  <w:num w:numId="7">
    <w:abstractNumId w:val="7"/>
  </w:num>
  <w:num w:numId="8">
    <w:abstractNumId w:val="8"/>
  </w:num>
  <w:num w:numId="9">
    <w:abstractNumId w:val="2"/>
  </w:num>
  <w:num w:numId="10">
    <w:abstractNumId w:val="6"/>
  </w:num>
  <w:num w:numId="11">
    <w:abstractNumId w:val="0"/>
  </w:num>
  <w:num w:numId="1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swaldo Emmanuel Paez Ortega">
    <w15:presenceInfo w15:providerId="None" w15:userId="Oswaldo Emmanuel Paez Orteg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91B"/>
    <w:rsid w:val="00000318"/>
    <w:rsid w:val="000004B9"/>
    <w:rsid w:val="00000634"/>
    <w:rsid w:val="000020BA"/>
    <w:rsid w:val="00002D76"/>
    <w:rsid w:val="0000385B"/>
    <w:rsid w:val="00005F08"/>
    <w:rsid w:val="00010B1E"/>
    <w:rsid w:val="00011F44"/>
    <w:rsid w:val="00013325"/>
    <w:rsid w:val="0001398B"/>
    <w:rsid w:val="00015536"/>
    <w:rsid w:val="0002051A"/>
    <w:rsid w:val="00022904"/>
    <w:rsid w:val="0002486A"/>
    <w:rsid w:val="00025F79"/>
    <w:rsid w:val="00026421"/>
    <w:rsid w:val="00026EE7"/>
    <w:rsid w:val="000276C1"/>
    <w:rsid w:val="00027CFC"/>
    <w:rsid w:val="000319F1"/>
    <w:rsid w:val="00033362"/>
    <w:rsid w:val="000337F6"/>
    <w:rsid w:val="00033C0C"/>
    <w:rsid w:val="0003447D"/>
    <w:rsid w:val="000348E0"/>
    <w:rsid w:val="000370CD"/>
    <w:rsid w:val="00040B7C"/>
    <w:rsid w:val="00040F71"/>
    <w:rsid w:val="000456A3"/>
    <w:rsid w:val="000468B1"/>
    <w:rsid w:val="00046B9F"/>
    <w:rsid w:val="00046C9D"/>
    <w:rsid w:val="0004715C"/>
    <w:rsid w:val="000479DE"/>
    <w:rsid w:val="00047D22"/>
    <w:rsid w:val="000500A6"/>
    <w:rsid w:val="000537C9"/>
    <w:rsid w:val="00053E1A"/>
    <w:rsid w:val="0005463C"/>
    <w:rsid w:val="00061133"/>
    <w:rsid w:val="000615A8"/>
    <w:rsid w:val="000629A7"/>
    <w:rsid w:val="00063236"/>
    <w:rsid w:val="0006491A"/>
    <w:rsid w:val="000658F1"/>
    <w:rsid w:val="00065C77"/>
    <w:rsid w:val="0006605D"/>
    <w:rsid w:val="000705C0"/>
    <w:rsid w:val="00073C25"/>
    <w:rsid w:val="00073C6B"/>
    <w:rsid w:val="00074EC2"/>
    <w:rsid w:val="000755B8"/>
    <w:rsid w:val="00075896"/>
    <w:rsid w:val="00077F0A"/>
    <w:rsid w:val="00080ADA"/>
    <w:rsid w:val="00081496"/>
    <w:rsid w:val="000822B5"/>
    <w:rsid w:val="00082543"/>
    <w:rsid w:val="0008463E"/>
    <w:rsid w:val="00085176"/>
    <w:rsid w:val="00086289"/>
    <w:rsid w:val="00087A03"/>
    <w:rsid w:val="0009191D"/>
    <w:rsid w:val="000930DE"/>
    <w:rsid w:val="00093411"/>
    <w:rsid w:val="00093435"/>
    <w:rsid w:val="00093A59"/>
    <w:rsid w:val="000957D0"/>
    <w:rsid w:val="000961F6"/>
    <w:rsid w:val="00096E46"/>
    <w:rsid w:val="000977FA"/>
    <w:rsid w:val="000A0F05"/>
    <w:rsid w:val="000A2C3C"/>
    <w:rsid w:val="000A4338"/>
    <w:rsid w:val="000A593F"/>
    <w:rsid w:val="000A7F15"/>
    <w:rsid w:val="000B0393"/>
    <w:rsid w:val="000B048E"/>
    <w:rsid w:val="000B730A"/>
    <w:rsid w:val="000B7852"/>
    <w:rsid w:val="000B7A00"/>
    <w:rsid w:val="000B7C32"/>
    <w:rsid w:val="000C0AF2"/>
    <w:rsid w:val="000C19FF"/>
    <w:rsid w:val="000C20F1"/>
    <w:rsid w:val="000C437A"/>
    <w:rsid w:val="000C5660"/>
    <w:rsid w:val="000D03E3"/>
    <w:rsid w:val="000D05C9"/>
    <w:rsid w:val="000D086A"/>
    <w:rsid w:val="000D0B09"/>
    <w:rsid w:val="000D0B50"/>
    <w:rsid w:val="000D0CB7"/>
    <w:rsid w:val="000D1435"/>
    <w:rsid w:val="000D25E4"/>
    <w:rsid w:val="000D2B9E"/>
    <w:rsid w:val="000D5577"/>
    <w:rsid w:val="000D6BF4"/>
    <w:rsid w:val="000D6C2A"/>
    <w:rsid w:val="000D7358"/>
    <w:rsid w:val="000E01B4"/>
    <w:rsid w:val="000E2D45"/>
    <w:rsid w:val="000E2FDD"/>
    <w:rsid w:val="000E50DA"/>
    <w:rsid w:val="000E676A"/>
    <w:rsid w:val="000E71FB"/>
    <w:rsid w:val="000E7311"/>
    <w:rsid w:val="000F0A2C"/>
    <w:rsid w:val="000F0FA5"/>
    <w:rsid w:val="000F1D1F"/>
    <w:rsid w:val="000F310B"/>
    <w:rsid w:val="000F439A"/>
    <w:rsid w:val="000F472F"/>
    <w:rsid w:val="000F5A6C"/>
    <w:rsid w:val="000F74D3"/>
    <w:rsid w:val="000F78E2"/>
    <w:rsid w:val="00100DBB"/>
    <w:rsid w:val="00100EDB"/>
    <w:rsid w:val="00101511"/>
    <w:rsid w:val="001034D4"/>
    <w:rsid w:val="001064AC"/>
    <w:rsid w:val="00110D92"/>
    <w:rsid w:val="001113B4"/>
    <w:rsid w:val="0011458D"/>
    <w:rsid w:val="001145D1"/>
    <w:rsid w:val="00114AED"/>
    <w:rsid w:val="00116780"/>
    <w:rsid w:val="0011679C"/>
    <w:rsid w:val="00117E35"/>
    <w:rsid w:val="001206D3"/>
    <w:rsid w:val="001210A4"/>
    <w:rsid w:val="00121BAD"/>
    <w:rsid w:val="00123B0F"/>
    <w:rsid w:val="0012408B"/>
    <w:rsid w:val="00124843"/>
    <w:rsid w:val="00125473"/>
    <w:rsid w:val="001254F8"/>
    <w:rsid w:val="001273CB"/>
    <w:rsid w:val="00130802"/>
    <w:rsid w:val="00130CDE"/>
    <w:rsid w:val="001311DC"/>
    <w:rsid w:val="00131C93"/>
    <w:rsid w:val="00133DCC"/>
    <w:rsid w:val="00134B35"/>
    <w:rsid w:val="00135995"/>
    <w:rsid w:val="00136089"/>
    <w:rsid w:val="00137E3B"/>
    <w:rsid w:val="001401F4"/>
    <w:rsid w:val="00141118"/>
    <w:rsid w:val="0014135C"/>
    <w:rsid w:val="00141CF3"/>
    <w:rsid w:val="00143064"/>
    <w:rsid w:val="0014358E"/>
    <w:rsid w:val="00143DE2"/>
    <w:rsid w:val="001441DF"/>
    <w:rsid w:val="00144BE1"/>
    <w:rsid w:val="00145E18"/>
    <w:rsid w:val="0014605F"/>
    <w:rsid w:val="00146130"/>
    <w:rsid w:val="0014698E"/>
    <w:rsid w:val="001476DA"/>
    <w:rsid w:val="00147C1C"/>
    <w:rsid w:val="00147D56"/>
    <w:rsid w:val="001507E5"/>
    <w:rsid w:val="00152235"/>
    <w:rsid w:val="00153EA6"/>
    <w:rsid w:val="00154232"/>
    <w:rsid w:val="00154678"/>
    <w:rsid w:val="00156584"/>
    <w:rsid w:val="0016156F"/>
    <w:rsid w:val="0016180D"/>
    <w:rsid w:val="00162506"/>
    <w:rsid w:val="00162D99"/>
    <w:rsid w:val="00164952"/>
    <w:rsid w:val="00164FE2"/>
    <w:rsid w:val="0016568E"/>
    <w:rsid w:val="00167230"/>
    <w:rsid w:val="001677C8"/>
    <w:rsid w:val="001679C9"/>
    <w:rsid w:val="001703B7"/>
    <w:rsid w:val="00171393"/>
    <w:rsid w:val="00172EDD"/>
    <w:rsid w:val="00173049"/>
    <w:rsid w:val="001732A3"/>
    <w:rsid w:val="001759C0"/>
    <w:rsid w:val="00176BFD"/>
    <w:rsid w:val="00176C2C"/>
    <w:rsid w:val="001809DE"/>
    <w:rsid w:val="00181D98"/>
    <w:rsid w:val="00182862"/>
    <w:rsid w:val="00182A76"/>
    <w:rsid w:val="00182E60"/>
    <w:rsid w:val="00183AB2"/>
    <w:rsid w:val="00185EE5"/>
    <w:rsid w:val="0018677C"/>
    <w:rsid w:val="00191A8D"/>
    <w:rsid w:val="001923E3"/>
    <w:rsid w:val="00192E08"/>
    <w:rsid w:val="001945B2"/>
    <w:rsid w:val="00194975"/>
    <w:rsid w:val="00197593"/>
    <w:rsid w:val="00197D1B"/>
    <w:rsid w:val="00197DF2"/>
    <w:rsid w:val="001A0477"/>
    <w:rsid w:val="001A1F59"/>
    <w:rsid w:val="001A2654"/>
    <w:rsid w:val="001A288B"/>
    <w:rsid w:val="001A42BD"/>
    <w:rsid w:val="001A63E4"/>
    <w:rsid w:val="001A6915"/>
    <w:rsid w:val="001A6EE8"/>
    <w:rsid w:val="001A6F25"/>
    <w:rsid w:val="001B0F21"/>
    <w:rsid w:val="001B2F8A"/>
    <w:rsid w:val="001B43E0"/>
    <w:rsid w:val="001B4635"/>
    <w:rsid w:val="001B4FFF"/>
    <w:rsid w:val="001B51AA"/>
    <w:rsid w:val="001B6401"/>
    <w:rsid w:val="001B6501"/>
    <w:rsid w:val="001B6819"/>
    <w:rsid w:val="001B6E2B"/>
    <w:rsid w:val="001B78C4"/>
    <w:rsid w:val="001C0BC4"/>
    <w:rsid w:val="001C4094"/>
    <w:rsid w:val="001C47E3"/>
    <w:rsid w:val="001C4825"/>
    <w:rsid w:val="001C4C93"/>
    <w:rsid w:val="001C4EA5"/>
    <w:rsid w:val="001C5613"/>
    <w:rsid w:val="001C63FF"/>
    <w:rsid w:val="001C6EF1"/>
    <w:rsid w:val="001C79B9"/>
    <w:rsid w:val="001C7EEF"/>
    <w:rsid w:val="001D0226"/>
    <w:rsid w:val="001D1AB8"/>
    <w:rsid w:val="001D1E5B"/>
    <w:rsid w:val="001D3743"/>
    <w:rsid w:val="001D46D1"/>
    <w:rsid w:val="001D5FAF"/>
    <w:rsid w:val="001D794E"/>
    <w:rsid w:val="001E0E08"/>
    <w:rsid w:val="001E72F6"/>
    <w:rsid w:val="001F0174"/>
    <w:rsid w:val="001F081C"/>
    <w:rsid w:val="001F25EB"/>
    <w:rsid w:val="001F29C5"/>
    <w:rsid w:val="001F31E0"/>
    <w:rsid w:val="001F3C95"/>
    <w:rsid w:val="001F451C"/>
    <w:rsid w:val="001F47A4"/>
    <w:rsid w:val="002010C8"/>
    <w:rsid w:val="00201A8C"/>
    <w:rsid w:val="00206DFE"/>
    <w:rsid w:val="0020755E"/>
    <w:rsid w:val="00210110"/>
    <w:rsid w:val="00210191"/>
    <w:rsid w:val="00210E4F"/>
    <w:rsid w:val="00211F74"/>
    <w:rsid w:val="00214E48"/>
    <w:rsid w:val="00214EB9"/>
    <w:rsid w:val="002158F5"/>
    <w:rsid w:val="00215E0E"/>
    <w:rsid w:val="0022102E"/>
    <w:rsid w:val="00221B0A"/>
    <w:rsid w:val="00222C1B"/>
    <w:rsid w:val="0022327E"/>
    <w:rsid w:val="0022614F"/>
    <w:rsid w:val="00226BA0"/>
    <w:rsid w:val="00227720"/>
    <w:rsid w:val="002302F3"/>
    <w:rsid w:val="002324D6"/>
    <w:rsid w:val="00232FF2"/>
    <w:rsid w:val="0023348E"/>
    <w:rsid w:val="00236770"/>
    <w:rsid w:val="00237964"/>
    <w:rsid w:val="00240F1A"/>
    <w:rsid w:val="00241470"/>
    <w:rsid w:val="00243050"/>
    <w:rsid w:val="002444CA"/>
    <w:rsid w:val="00246AB4"/>
    <w:rsid w:val="00246C87"/>
    <w:rsid w:val="002504BE"/>
    <w:rsid w:val="00251C23"/>
    <w:rsid w:val="0025293B"/>
    <w:rsid w:val="0025340D"/>
    <w:rsid w:val="0025617B"/>
    <w:rsid w:val="00260315"/>
    <w:rsid w:val="00260758"/>
    <w:rsid w:val="00260C9D"/>
    <w:rsid w:val="002640A0"/>
    <w:rsid w:val="00264EB2"/>
    <w:rsid w:val="00271229"/>
    <w:rsid w:val="0027130A"/>
    <w:rsid w:val="00272680"/>
    <w:rsid w:val="0027282B"/>
    <w:rsid w:val="00272A99"/>
    <w:rsid w:val="002738E9"/>
    <w:rsid w:val="00275B4D"/>
    <w:rsid w:val="00277A47"/>
    <w:rsid w:val="00277B5F"/>
    <w:rsid w:val="0028133C"/>
    <w:rsid w:val="0028143F"/>
    <w:rsid w:val="00281767"/>
    <w:rsid w:val="002823B4"/>
    <w:rsid w:val="002848A9"/>
    <w:rsid w:val="00284C20"/>
    <w:rsid w:val="002858E6"/>
    <w:rsid w:val="0028790F"/>
    <w:rsid w:val="00290C50"/>
    <w:rsid w:val="00291172"/>
    <w:rsid w:val="00292024"/>
    <w:rsid w:val="00294A1C"/>
    <w:rsid w:val="0029504B"/>
    <w:rsid w:val="00296432"/>
    <w:rsid w:val="00296A66"/>
    <w:rsid w:val="00296CEC"/>
    <w:rsid w:val="00297D0D"/>
    <w:rsid w:val="002A0CCD"/>
    <w:rsid w:val="002A23EF"/>
    <w:rsid w:val="002A2D9D"/>
    <w:rsid w:val="002A2DE7"/>
    <w:rsid w:val="002A31B7"/>
    <w:rsid w:val="002A4FDB"/>
    <w:rsid w:val="002A5F9C"/>
    <w:rsid w:val="002A775D"/>
    <w:rsid w:val="002B1207"/>
    <w:rsid w:val="002B135E"/>
    <w:rsid w:val="002B3FE6"/>
    <w:rsid w:val="002B5156"/>
    <w:rsid w:val="002B5FE2"/>
    <w:rsid w:val="002B6BDD"/>
    <w:rsid w:val="002B7B37"/>
    <w:rsid w:val="002C5D81"/>
    <w:rsid w:val="002C7776"/>
    <w:rsid w:val="002D2242"/>
    <w:rsid w:val="002D4D37"/>
    <w:rsid w:val="002D54BD"/>
    <w:rsid w:val="002D6062"/>
    <w:rsid w:val="002D6370"/>
    <w:rsid w:val="002E005C"/>
    <w:rsid w:val="002E142F"/>
    <w:rsid w:val="002E1733"/>
    <w:rsid w:val="002E1990"/>
    <w:rsid w:val="002E3958"/>
    <w:rsid w:val="002E4AA9"/>
    <w:rsid w:val="002E4DF8"/>
    <w:rsid w:val="002E79CE"/>
    <w:rsid w:val="002F03A8"/>
    <w:rsid w:val="002F13E7"/>
    <w:rsid w:val="002F1DB5"/>
    <w:rsid w:val="002F373B"/>
    <w:rsid w:val="002F3C08"/>
    <w:rsid w:val="002F41EC"/>
    <w:rsid w:val="002F557E"/>
    <w:rsid w:val="00300904"/>
    <w:rsid w:val="00301BF6"/>
    <w:rsid w:val="003027D3"/>
    <w:rsid w:val="003072D8"/>
    <w:rsid w:val="0031039C"/>
    <w:rsid w:val="00313B28"/>
    <w:rsid w:val="00313D98"/>
    <w:rsid w:val="00313F10"/>
    <w:rsid w:val="00313F3C"/>
    <w:rsid w:val="00314E9D"/>
    <w:rsid w:val="00317164"/>
    <w:rsid w:val="003178B9"/>
    <w:rsid w:val="00317E9A"/>
    <w:rsid w:val="0032007A"/>
    <w:rsid w:val="00320499"/>
    <w:rsid w:val="00320B24"/>
    <w:rsid w:val="00321521"/>
    <w:rsid w:val="0032163E"/>
    <w:rsid w:val="00322D55"/>
    <w:rsid w:val="00323549"/>
    <w:rsid w:val="00325731"/>
    <w:rsid w:val="003258E3"/>
    <w:rsid w:val="00325FCC"/>
    <w:rsid w:val="003275F3"/>
    <w:rsid w:val="00330C86"/>
    <w:rsid w:val="003314B2"/>
    <w:rsid w:val="00331C41"/>
    <w:rsid w:val="003360AF"/>
    <w:rsid w:val="003366CD"/>
    <w:rsid w:val="0033737F"/>
    <w:rsid w:val="00340064"/>
    <w:rsid w:val="00340A57"/>
    <w:rsid w:val="00340C9C"/>
    <w:rsid w:val="0034117B"/>
    <w:rsid w:val="003411EE"/>
    <w:rsid w:val="00346DEE"/>
    <w:rsid w:val="00350DC2"/>
    <w:rsid w:val="003512D6"/>
    <w:rsid w:val="003522D0"/>
    <w:rsid w:val="00354873"/>
    <w:rsid w:val="0035489B"/>
    <w:rsid w:val="003553BB"/>
    <w:rsid w:val="0035583F"/>
    <w:rsid w:val="00355F0F"/>
    <w:rsid w:val="00360700"/>
    <w:rsid w:val="00360D04"/>
    <w:rsid w:val="00360DF8"/>
    <w:rsid w:val="00362509"/>
    <w:rsid w:val="003642E7"/>
    <w:rsid w:val="0036561C"/>
    <w:rsid w:val="003760FF"/>
    <w:rsid w:val="00381785"/>
    <w:rsid w:val="003823AF"/>
    <w:rsid w:val="00383359"/>
    <w:rsid w:val="0038538D"/>
    <w:rsid w:val="0038575F"/>
    <w:rsid w:val="00385951"/>
    <w:rsid w:val="00386739"/>
    <w:rsid w:val="00386C31"/>
    <w:rsid w:val="003877E2"/>
    <w:rsid w:val="00387824"/>
    <w:rsid w:val="00390A6F"/>
    <w:rsid w:val="00391474"/>
    <w:rsid w:val="00391B81"/>
    <w:rsid w:val="00393C50"/>
    <w:rsid w:val="00395AF2"/>
    <w:rsid w:val="003960FF"/>
    <w:rsid w:val="003A12BC"/>
    <w:rsid w:val="003A207C"/>
    <w:rsid w:val="003A2C8D"/>
    <w:rsid w:val="003A3D4A"/>
    <w:rsid w:val="003A3F7E"/>
    <w:rsid w:val="003A450E"/>
    <w:rsid w:val="003A4908"/>
    <w:rsid w:val="003B18E6"/>
    <w:rsid w:val="003B1CE7"/>
    <w:rsid w:val="003B20C7"/>
    <w:rsid w:val="003B2379"/>
    <w:rsid w:val="003B23C6"/>
    <w:rsid w:val="003B49EF"/>
    <w:rsid w:val="003B57B7"/>
    <w:rsid w:val="003C025B"/>
    <w:rsid w:val="003C0C6E"/>
    <w:rsid w:val="003C0F24"/>
    <w:rsid w:val="003C38A0"/>
    <w:rsid w:val="003C538E"/>
    <w:rsid w:val="003C61C4"/>
    <w:rsid w:val="003C6675"/>
    <w:rsid w:val="003C6690"/>
    <w:rsid w:val="003C7CED"/>
    <w:rsid w:val="003D0CA9"/>
    <w:rsid w:val="003D0DDB"/>
    <w:rsid w:val="003D3CF4"/>
    <w:rsid w:val="003D4210"/>
    <w:rsid w:val="003D5D17"/>
    <w:rsid w:val="003E110E"/>
    <w:rsid w:val="003E3353"/>
    <w:rsid w:val="003E33DC"/>
    <w:rsid w:val="003E4A5D"/>
    <w:rsid w:val="003E4AC3"/>
    <w:rsid w:val="003E5D43"/>
    <w:rsid w:val="003E6519"/>
    <w:rsid w:val="003E70F1"/>
    <w:rsid w:val="003F131C"/>
    <w:rsid w:val="003F1388"/>
    <w:rsid w:val="003F3212"/>
    <w:rsid w:val="003F452A"/>
    <w:rsid w:val="003F66E9"/>
    <w:rsid w:val="003F7031"/>
    <w:rsid w:val="003F7046"/>
    <w:rsid w:val="003F7C5B"/>
    <w:rsid w:val="0040134A"/>
    <w:rsid w:val="00403DF2"/>
    <w:rsid w:val="00404848"/>
    <w:rsid w:val="00410818"/>
    <w:rsid w:val="004113CD"/>
    <w:rsid w:val="00413F8B"/>
    <w:rsid w:val="004142DE"/>
    <w:rsid w:val="004147AA"/>
    <w:rsid w:val="00417D78"/>
    <w:rsid w:val="00420747"/>
    <w:rsid w:val="004228E5"/>
    <w:rsid w:val="004233B9"/>
    <w:rsid w:val="004237A4"/>
    <w:rsid w:val="00425F9F"/>
    <w:rsid w:val="00427083"/>
    <w:rsid w:val="004300CE"/>
    <w:rsid w:val="0043471E"/>
    <w:rsid w:val="00436075"/>
    <w:rsid w:val="004368A7"/>
    <w:rsid w:val="00440E97"/>
    <w:rsid w:val="00441013"/>
    <w:rsid w:val="004411DB"/>
    <w:rsid w:val="00442153"/>
    <w:rsid w:val="00443142"/>
    <w:rsid w:val="004445A8"/>
    <w:rsid w:val="00445211"/>
    <w:rsid w:val="004471C6"/>
    <w:rsid w:val="0044739B"/>
    <w:rsid w:val="00450569"/>
    <w:rsid w:val="004514C0"/>
    <w:rsid w:val="00452F04"/>
    <w:rsid w:val="00452F66"/>
    <w:rsid w:val="00454C8E"/>
    <w:rsid w:val="0045531E"/>
    <w:rsid w:val="004559BE"/>
    <w:rsid w:val="00455CC7"/>
    <w:rsid w:val="004577BE"/>
    <w:rsid w:val="004600A6"/>
    <w:rsid w:val="004612C4"/>
    <w:rsid w:val="00461907"/>
    <w:rsid w:val="00463120"/>
    <w:rsid w:val="00463AF0"/>
    <w:rsid w:val="0046445B"/>
    <w:rsid w:val="00464CDC"/>
    <w:rsid w:val="00465EE4"/>
    <w:rsid w:val="00465F90"/>
    <w:rsid w:val="00467C27"/>
    <w:rsid w:val="00472FC2"/>
    <w:rsid w:val="004735E7"/>
    <w:rsid w:val="004743AA"/>
    <w:rsid w:val="00474CEC"/>
    <w:rsid w:val="004752EE"/>
    <w:rsid w:val="00475A52"/>
    <w:rsid w:val="00475C8E"/>
    <w:rsid w:val="0047609E"/>
    <w:rsid w:val="00480DD8"/>
    <w:rsid w:val="00482E78"/>
    <w:rsid w:val="0048423B"/>
    <w:rsid w:val="00486619"/>
    <w:rsid w:val="004878D8"/>
    <w:rsid w:val="00490226"/>
    <w:rsid w:val="00490ABA"/>
    <w:rsid w:val="00491129"/>
    <w:rsid w:val="00492479"/>
    <w:rsid w:val="004930E8"/>
    <w:rsid w:val="00493760"/>
    <w:rsid w:val="004938D9"/>
    <w:rsid w:val="004938FB"/>
    <w:rsid w:val="00496C66"/>
    <w:rsid w:val="004A0C4A"/>
    <w:rsid w:val="004A1B97"/>
    <w:rsid w:val="004A2E4E"/>
    <w:rsid w:val="004A4D6F"/>
    <w:rsid w:val="004A4F6C"/>
    <w:rsid w:val="004A50DB"/>
    <w:rsid w:val="004A67B1"/>
    <w:rsid w:val="004A7C8A"/>
    <w:rsid w:val="004B13C5"/>
    <w:rsid w:val="004B37C6"/>
    <w:rsid w:val="004B6B40"/>
    <w:rsid w:val="004C02A7"/>
    <w:rsid w:val="004C1317"/>
    <w:rsid w:val="004C19C3"/>
    <w:rsid w:val="004C55D6"/>
    <w:rsid w:val="004C5BEF"/>
    <w:rsid w:val="004C6DB6"/>
    <w:rsid w:val="004C758C"/>
    <w:rsid w:val="004C7668"/>
    <w:rsid w:val="004D02F5"/>
    <w:rsid w:val="004D12E1"/>
    <w:rsid w:val="004D27C8"/>
    <w:rsid w:val="004D373E"/>
    <w:rsid w:val="004D45A9"/>
    <w:rsid w:val="004D48C3"/>
    <w:rsid w:val="004D6124"/>
    <w:rsid w:val="004D6F71"/>
    <w:rsid w:val="004E0D0C"/>
    <w:rsid w:val="004E1F1A"/>
    <w:rsid w:val="004E24BE"/>
    <w:rsid w:val="004E265E"/>
    <w:rsid w:val="004E27CA"/>
    <w:rsid w:val="004E3663"/>
    <w:rsid w:val="004E5E44"/>
    <w:rsid w:val="004E737D"/>
    <w:rsid w:val="004E7608"/>
    <w:rsid w:val="004E77E9"/>
    <w:rsid w:val="004E78A0"/>
    <w:rsid w:val="004E7936"/>
    <w:rsid w:val="004F005F"/>
    <w:rsid w:val="004F1BF4"/>
    <w:rsid w:val="004F5901"/>
    <w:rsid w:val="00500002"/>
    <w:rsid w:val="005006DE"/>
    <w:rsid w:val="00500900"/>
    <w:rsid w:val="0050543E"/>
    <w:rsid w:val="00505DD5"/>
    <w:rsid w:val="005063F5"/>
    <w:rsid w:val="00506C7D"/>
    <w:rsid w:val="00510FFA"/>
    <w:rsid w:val="00511CE3"/>
    <w:rsid w:val="00512E31"/>
    <w:rsid w:val="005145C8"/>
    <w:rsid w:val="00514DBB"/>
    <w:rsid w:val="005157B7"/>
    <w:rsid w:val="0052186F"/>
    <w:rsid w:val="00522B18"/>
    <w:rsid w:val="0052351F"/>
    <w:rsid w:val="005240D5"/>
    <w:rsid w:val="0052431D"/>
    <w:rsid w:val="00524D44"/>
    <w:rsid w:val="0052736E"/>
    <w:rsid w:val="00531DED"/>
    <w:rsid w:val="0053214D"/>
    <w:rsid w:val="00533308"/>
    <w:rsid w:val="00533AF2"/>
    <w:rsid w:val="00540205"/>
    <w:rsid w:val="00541B98"/>
    <w:rsid w:val="00541CDD"/>
    <w:rsid w:val="00545E7E"/>
    <w:rsid w:val="00551BE2"/>
    <w:rsid w:val="00551D17"/>
    <w:rsid w:val="00554ED5"/>
    <w:rsid w:val="00554FA6"/>
    <w:rsid w:val="005556F1"/>
    <w:rsid w:val="00556C7C"/>
    <w:rsid w:val="00557106"/>
    <w:rsid w:val="00560F19"/>
    <w:rsid w:val="005615AF"/>
    <w:rsid w:val="0056299D"/>
    <w:rsid w:val="00563AF8"/>
    <w:rsid w:val="005642CD"/>
    <w:rsid w:val="00565205"/>
    <w:rsid w:val="00565291"/>
    <w:rsid w:val="005662B1"/>
    <w:rsid w:val="005667EF"/>
    <w:rsid w:val="00567431"/>
    <w:rsid w:val="005676CA"/>
    <w:rsid w:val="00570AAF"/>
    <w:rsid w:val="00571728"/>
    <w:rsid w:val="005723EE"/>
    <w:rsid w:val="00573559"/>
    <w:rsid w:val="00573E09"/>
    <w:rsid w:val="00574FB2"/>
    <w:rsid w:val="005766BC"/>
    <w:rsid w:val="00576D03"/>
    <w:rsid w:val="00580702"/>
    <w:rsid w:val="00582840"/>
    <w:rsid w:val="00582B6A"/>
    <w:rsid w:val="00583E71"/>
    <w:rsid w:val="0058682B"/>
    <w:rsid w:val="0058745D"/>
    <w:rsid w:val="00587D6E"/>
    <w:rsid w:val="00590C19"/>
    <w:rsid w:val="005911A4"/>
    <w:rsid w:val="00591E47"/>
    <w:rsid w:val="00593951"/>
    <w:rsid w:val="00594DB4"/>
    <w:rsid w:val="00595B03"/>
    <w:rsid w:val="00596851"/>
    <w:rsid w:val="00596A50"/>
    <w:rsid w:val="005A3282"/>
    <w:rsid w:val="005A37F5"/>
    <w:rsid w:val="005A4984"/>
    <w:rsid w:val="005A562D"/>
    <w:rsid w:val="005A6203"/>
    <w:rsid w:val="005B00F2"/>
    <w:rsid w:val="005B08CE"/>
    <w:rsid w:val="005B1815"/>
    <w:rsid w:val="005B1F84"/>
    <w:rsid w:val="005B20E5"/>
    <w:rsid w:val="005B3421"/>
    <w:rsid w:val="005B4DC2"/>
    <w:rsid w:val="005B645C"/>
    <w:rsid w:val="005B731D"/>
    <w:rsid w:val="005B79AA"/>
    <w:rsid w:val="005C08D4"/>
    <w:rsid w:val="005C1166"/>
    <w:rsid w:val="005C1850"/>
    <w:rsid w:val="005C21CB"/>
    <w:rsid w:val="005C4B81"/>
    <w:rsid w:val="005C4C9E"/>
    <w:rsid w:val="005C4DE1"/>
    <w:rsid w:val="005C533A"/>
    <w:rsid w:val="005C6F59"/>
    <w:rsid w:val="005C7955"/>
    <w:rsid w:val="005D19B8"/>
    <w:rsid w:val="005D6E33"/>
    <w:rsid w:val="005E0721"/>
    <w:rsid w:val="005E1749"/>
    <w:rsid w:val="005E2D25"/>
    <w:rsid w:val="005E31F0"/>
    <w:rsid w:val="005E3C18"/>
    <w:rsid w:val="005E4B69"/>
    <w:rsid w:val="005E7C17"/>
    <w:rsid w:val="005F353B"/>
    <w:rsid w:val="005F3B6E"/>
    <w:rsid w:val="005F4DEF"/>
    <w:rsid w:val="005F534A"/>
    <w:rsid w:val="005F5B7A"/>
    <w:rsid w:val="005F5D21"/>
    <w:rsid w:val="005F6B7B"/>
    <w:rsid w:val="005F6D32"/>
    <w:rsid w:val="00602E9C"/>
    <w:rsid w:val="00605454"/>
    <w:rsid w:val="0060762F"/>
    <w:rsid w:val="00607896"/>
    <w:rsid w:val="00607CE0"/>
    <w:rsid w:val="006101EE"/>
    <w:rsid w:val="00610B08"/>
    <w:rsid w:val="00612F05"/>
    <w:rsid w:val="00613904"/>
    <w:rsid w:val="00613B0D"/>
    <w:rsid w:val="0061429B"/>
    <w:rsid w:val="00615BE7"/>
    <w:rsid w:val="00616CBC"/>
    <w:rsid w:val="00616D81"/>
    <w:rsid w:val="00621E84"/>
    <w:rsid w:val="00622A82"/>
    <w:rsid w:val="0062469C"/>
    <w:rsid w:val="00625B08"/>
    <w:rsid w:val="00627734"/>
    <w:rsid w:val="00631F17"/>
    <w:rsid w:val="00632055"/>
    <w:rsid w:val="00633645"/>
    <w:rsid w:val="00634219"/>
    <w:rsid w:val="00634E46"/>
    <w:rsid w:val="00635811"/>
    <w:rsid w:val="00637007"/>
    <w:rsid w:val="00641115"/>
    <w:rsid w:val="00641D2C"/>
    <w:rsid w:val="00642BAC"/>
    <w:rsid w:val="006455B4"/>
    <w:rsid w:val="00647363"/>
    <w:rsid w:val="0064767C"/>
    <w:rsid w:val="0064771B"/>
    <w:rsid w:val="00647CB7"/>
    <w:rsid w:val="00647EF6"/>
    <w:rsid w:val="006510DC"/>
    <w:rsid w:val="00651868"/>
    <w:rsid w:val="00652974"/>
    <w:rsid w:val="00654F4B"/>
    <w:rsid w:val="00654FB1"/>
    <w:rsid w:val="006568CE"/>
    <w:rsid w:val="00656E14"/>
    <w:rsid w:val="006607B3"/>
    <w:rsid w:val="006624E5"/>
    <w:rsid w:val="0066531E"/>
    <w:rsid w:val="00665718"/>
    <w:rsid w:val="00670060"/>
    <w:rsid w:val="00670C61"/>
    <w:rsid w:val="0067169D"/>
    <w:rsid w:val="00675451"/>
    <w:rsid w:val="00676781"/>
    <w:rsid w:val="006818A4"/>
    <w:rsid w:val="00682612"/>
    <w:rsid w:val="0068306F"/>
    <w:rsid w:val="00683DC1"/>
    <w:rsid w:val="0068598B"/>
    <w:rsid w:val="00687907"/>
    <w:rsid w:val="00690E2A"/>
    <w:rsid w:val="006928D2"/>
    <w:rsid w:val="00692B33"/>
    <w:rsid w:val="00692EBC"/>
    <w:rsid w:val="00697BCE"/>
    <w:rsid w:val="006A174E"/>
    <w:rsid w:val="006A1751"/>
    <w:rsid w:val="006A3597"/>
    <w:rsid w:val="006A3BCB"/>
    <w:rsid w:val="006A6A9F"/>
    <w:rsid w:val="006A6ACD"/>
    <w:rsid w:val="006A799F"/>
    <w:rsid w:val="006B153D"/>
    <w:rsid w:val="006B23AD"/>
    <w:rsid w:val="006B4D39"/>
    <w:rsid w:val="006B56B5"/>
    <w:rsid w:val="006B67D6"/>
    <w:rsid w:val="006B787C"/>
    <w:rsid w:val="006C005B"/>
    <w:rsid w:val="006C1B10"/>
    <w:rsid w:val="006C226E"/>
    <w:rsid w:val="006C2B7A"/>
    <w:rsid w:val="006C4941"/>
    <w:rsid w:val="006C7672"/>
    <w:rsid w:val="006D0AED"/>
    <w:rsid w:val="006D1320"/>
    <w:rsid w:val="006D1648"/>
    <w:rsid w:val="006D1700"/>
    <w:rsid w:val="006D67F9"/>
    <w:rsid w:val="006D78F6"/>
    <w:rsid w:val="006E1AF3"/>
    <w:rsid w:val="006E1DD3"/>
    <w:rsid w:val="006E5C67"/>
    <w:rsid w:val="006E694E"/>
    <w:rsid w:val="006F24E7"/>
    <w:rsid w:val="006F60A3"/>
    <w:rsid w:val="006F6238"/>
    <w:rsid w:val="00700DD4"/>
    <w:rsid w:val="0070144E"/>
    <w:rsid w:val="00701F1B"/>
    <w:rsid w:val="00702C79"/>
    <w:rsid w:val="00702D60"/>
    <w:rsid w:val="00703ABC"/>
    <w:rsid w:val="0070424E"/>
    <w:rsid w:val="00704966"/>
    <w:rsid w:val="007062C2"/>
    <w:rsid w:val="0071011E"/>
    <w:rsid w:val="0071056E"/>
    <w:rsid w:val="00715213"/>
    <w:rsid w:val="007154E7"/>
    <w:rsid w:val="00716ADC"/>
    <w:rsid w:val="007173CD"/>
    <w:rsid w:val="00721382"/>
    <w:rsid w:val="00723919"/>
    <w:rsid w:val="00723AA1"/>
    <w:rsid w:val="007252EF"/>
    <w:rsid w:val="00725E9E"/>
    <w:rsid w:val="007265DC"/>
    <w:rsid w:val="00727C00"/>
    <w:rsid w:val="00731313"/>
    <w:rsid w:val="00734049"/>
    <w:rsid w:val="007341BC"/>
    <w:rsid w:val="00735A0F"/>
    <w:rsid w:val="00735AA9"/>
    <w:rsid w:val="0073654D"/>
    <w:rsid w:val="007406BD"/>
    <w:rsid w:val="0074322E"/>
    <w:rsid w:val="00743B38"/>
    <w:rsid w:val="00745D4F"/>
    <w:rsid w:val="0074628F"/>
    <w:rsid w:val="007463C6"/>
    <w:rsid w:val="00746496"/>
    <w:rsid w:val="007472D6"/>
    <w:rsid w:val="00751A9C"/>
    <w:rsid w:val="007525E6"/>
    <w:rsid w:val="00754299"/>
    <w:rsid w:val="00754A0E"/>
    <w:rsid w:val="00754F6B"/>
    <w:rsid w:val="00755F86"/>
    <w:rsid w:val="007561BB"/>
    <w:rsid w:val="007628BF"/>
    <w:rsid w:val="00763A25"/>
    <w:rsid w:val="00767DE6"/>
    <w:rsid w:val="007708F8"/>
    <w:rsid w:val="007724EE"/>
    <w:rsid w:val="00774E78"/>
    <w:rsid w:val="00775A1F"/>
    <w:rsid w:val="00775DF9"/>
    <w:rsid w:val="00775F9C"/>
    <w:rsid w:val="00776F31"/>
    <w:rsid w:val="00776FEB"/>
    <w:rsid w:val="00777A3E"/>
    <w:rsid w:val="007809E5"/>
    <w:rsid w:val="00782757"/>
    <w:rsid w:val="00784402"/>
    <w:rsid w:val="007854C3"/>
    <w:rsid w:val="00787111"/>
    <w:rsid w:val="00790F9C"/>
    <w:rsid w:val="007925E7"/>
    <w:rsid w:val="00793561"/>
    <w:rsid w:val="0079509C"/>
    <w:rsid w:val="007951EE"/>
    <w:rsid w:val="00796440"/>
    <w:rsid w:val="0079674F"/>
    <w:rsid w:val="007969B2"/>
    <w:rsid w:val="00797E6D"/>
    <w:rsid w:val="007A0038"/>
    <w:rsid w:val="007A29BB"/>
    <w:rsid w:val="007A322B"/>
    <w:rsid w:val="007A43DC"/>
    <w:rsid w:val="007A458E"/>
    <w:rsid w:val="007A4759"/>
    <w:rsid w:val="007A56CB"/>
    <w:rsid w:val="007A5BF0"/>
    <w:rsid w:val="007A625F"/>
    <w:rsid w:val="007A7653"/>
    <w:rsid w:val="007B09AD"/>
    <w:rsid w:val="007B1596"/>
    <w:rsid w:val="007B24ED"/>
    <w:rsid w:val="007B2588"/>
    <w:rsid w:val="007B2AF2"/>
    <w:rsid w:val="007B6717"/>
    <w:rsid w:val="007B70B8"/>
    <w:rsid w:val="007B7BC0"/>
    <w:rsid w:val="007C01E7"/>
    <w:rsid w:val="007C064C"/>
    <w:rsid w:val="007C0A24"/>
    <w:rsid w:val="007C15C4"/>
    <w:rsid w:val="007C1B0E"/>
    <w:rsid w:val="007C38AC"/>
    <w:rsid w:val="007C5C25"/>
    <w:rsid w:val="007C72DE"/>
    <w:rsid w:val="007D24BA"/>
    <w:rsid w:val="007D2F8D"/>
    <w:rsid w:val="007D47F0"/>
    <w:rsid w:val="007D6FF4"/>
    <w:rsid w:val="007D724F"/>
    <w:rsid w:val="007D730E"/>
    <w:rsid w:val="007E1FFB"/>
    <w:rsid w:val="007E33EE"/>
    <w:rsid w:val="007E68BC"/>
    <w:rsid w:val="007F067F"/>
    <w:rsid w:val="007F1BD9"/>
    <w:rsid w:val="007F23A9"/>
    <w:rsid w:val="007F26BD"/>
    <w:rsid w:val="007F2B71"/>
    <w:rsid w:val="007F5DB8"/>
    <w:rsid w:val="007F7EAD"/>
    <w:rsid w:val="008011A4"/>
    <w:rsid w:val="00801681"/>
    <w:rsid w:val="008022DE"/>
    <w:rsid w:val="008042AC"/>
    <w:rsid w:val="00805E2E"/>
    <w:rsid w:val="00805E36"/>
    <w:rsid w:val="008065BF"/>
    <w:rsid w:val="00807CD9"/>
    <w:rsid w:val="0081262E"/>
    <w:rsid w:val="00813C5E"/>
    <w:rsid w:val="00814487"/>
    <w:rsid w:val="00817567"/>
    <w:rsid w:val="00817913"/>
    <w:rsid w:val="00823655"/>
    <w:rsid w:val="00824A30"/>
    <w:rsid w:val="00825D3C"/>
    <w:rsid w:val="008266DC"/>
    <w:rsid w:val="008270AF"/>
    <w:rsid w:val="008306C4"/>
    <w:rsid w:val="00830737"/>
    <w:rsid w:val="00830E3D"/>
    <w:rsid w:val="00831D66"/>
    <w:rsid w:val="00831F63"/>
    <w:rsid w:val="008338C0"/>
    <w:rsid w:val="008342A4"/>
    <w:rsid w:val="00834D45"/>
    <w:rsid w:val="00836310"/>
    <w:rsid w:val="00840975"/>
    <w:rsid w:val="0084328A"/>
    <w:rsid w:val="008434F4"/>
    <w:rsid w:val="008448C3"/>
    <w:rsid w:val="00844EA2"/>
    <w:rsid w:val="00846613"/>
    <w:rsid w:val="00846AF5"/>
    <w:rsid w:val="008514FC"/>
    <w:rsid w:val="0085195D"/>
    <w:rsid w:val="0085476F"/>
    <w:rsid w:val="00854D20"/>
    <w:rsid w:val="00855F9B"/>
    <w:rsid w:val="008561B4"/>
    <w:rsid w:val="00857BE2"/>
    <w:rsid w:val="00857CD5"/>
    <w:rsid w:val="008643C4"/>
    <w:rsid w:val="00864578"/>
    <w:rsid w:val="0086530F"/>
    <w:rsid w:val="00866110"/>
    <w:rsid w:val="00867124"/>
    <w:rsid w:val="00867D49"/>
    <w:rsid w:val="008701A4"/>
    <w:rsid w:val="00871280"/>
    <w:rsid w:val="0087253E"/>
    <w:rsid w:val="00873B0B"/>
    <w:rsid w:val="00877012"/>
    <w:rsid w:val="008851A9"/>
    <w:rsid w:val="00885D68"/>
    <w:rsid w:val="00885F0E"/>
    <w:rsid w:val="0089095B"/>
    <w:rsid w:val="008911AB"/>
    <w:rsid w:val="00891F76"/>
    <w:rsid w:val="00892430"/>
    <w:rsid w:val="0089346A"/>
    <w:rsid w:val="00893E13"/>
    <w:rsid w:val="00894665"/>
    <w:rsid w:val="0089543C"/>
    <w:rsid w:val="008A0B86"/>
    <w:rsid w:val="008A0E88"/>
    <w:rsid w:val="008A1ED7"/>
    <w:rsid w:val="008A3427"/>
    <w:rsid w:val="008A3B04"/>
    <w:rsid w:val="008A6084"/>
    <w:rsid w:val="008A71D0"/>
    <w:rsid w:val="008B0E32"/>
    <w:rsid w:val="008B11BA"/>
    <w:rsid w:val="008B3B05"/>
    <w:rsid w:val="008B4BB7"/>
    <w:rsid w:val="008B4C62"/>
    <w:rsid w:val="008B5D65"/>
    <w:rsid w:val="008B67DC"/>
    <w:rsid w:val="008B6910"/>
    <w:rsid w:val="008C0572"/>
    <w:rsid w:val="008C06CD"/>
    <w:rsid w:val="008C204A"/>
    <w:rsid w:val="008C5FF7"/>
    <w:rsid w:val="008C6784"/>
    <w:rsid w:val="008C6ABA"/>
    <w:rsid w:val="008D15BA"/>
    <w:rsid w:val="008D173B"/>
    <w:rsid w:val="008D217C"/>
    <w:rsid w:val="008D2780"/>
    <w:rsid w:val="008D27D2"/>
    <w:rsid w:val="008D2FC2"/>
    <w:rsid w:val="008D6DFA"/>
    <w:rsid w:val="008E0961"/>
    <w:rsid w:val="008E14D9"/>
    <w:rsid w:val="008E3672"/>
    <w:rsid w:val="008E3BA4"/>
    <w:rsid w:val="008E6EF4"/>
    <w:rsid w:val="008E791F"/>
    <w:rsid w:val="008F0048"/>
    <w:rsid w:val="008F26DF"/>
    <w:rsid w:val="008F47CF"/>
    <w:rsid w:val="008F495D"/>
    <w:rsid w:val="008F5629"/>
    <w:rsid w:val="008F5E4E"/>
    <w:rsid w:val="0090070A"/>
    <w:rsid w:val="0090117D"/>
    <w:rsid w:val="00901AB2"/>
    <w:rsid w:val="00902E83"/>
    <w:rsid w:val="009054A5"/>
    <w:rsid w:val="009104E0"/>
    <w:rsid w:val="00910ABA"/>
    <w:rsid w:val="00911E3C"/>
    <w:rsid w:val="00913582"/>
    <w:rsid w:val="00913F3C"/>
    <w:rsid w:val="009143FF"/>
    <w:rsid w:val="00916683"/>
    <w:rsid w:val="00920453"/>
    <w:rsid w:val="0092271D"/>
    <w:rsid w:val="009229E4"/>
    <w:rsid w:val="009240B4"/>
    <w:rsid w:val="009252AD"/>
    <w:rsid w:val="0092698C"/>
    <w:rsid w:val="00931D43"/>
    <w:rsid w:val="0093295B"/>
    <w:rsid w:val="009358CC"/>
    <w:rsid w:val="00935CA5"/>
    <w:rsid w:val="00935CB2"/>
    <w:rsid w:val="009366C0"/>
    <w:rsid w:val="009370C0"/>
    <w:rsid w:val="00940062"/>
    <w:rsid w:val="00941E40"/>
    <w:rsid w:val="00942543"/>
    <w:rsid w:val="009432E4"/>
    <w:rsid w:val="00943E57"/>
    <w:rsid w:val="00946912"/>
    <w:rsid w:val="00950DF5"/>
    <w:rsid w:val="00950EC5"/>
    <w:rsid w:val="00957099"/>
    <w:rsid w:val="00957B4D"/>
    <w:rsid w:val="00962784"/>
    <w:rsid w:val="009644BC"/>
    <w:rsid w:val="00964E59"/>
    <w:rsid w:val="00967354"/>
    <w:rsid w:val="0097023A"/>
    <w:rsid w:val="009716C2"/>
    <w:rsid w:val="00973558"/>
    <w:rsid w:val="00975EF3"/>
    <w:rsid w:val="0097692C"/>
    <w:rsid w:val="00977026"/>
    <w:rsid w:val="00977A01"/>
    <w:rsid w:val="009830F2"/>
    <w:rsid w:val="0099078D"/>
    <w:rsid w:val="00991266"/>
    <w:rsid w:val="00991289"/>
    <w:rsid w:val="00994CB7"/>
    <w:rsid w:val="00994D00"/>
    <w:rsid w:val="00996704"/>
    <w:rsid w:val="00996ACE"/>
    <w:rsid w:val="009A0213"/>
    <w:rsid w:val="009A35B2"/>
    <w:rsid w:val="009A3C63"/>
    <w:rsid w:val="009A6E8C"/>
    <w:rsid w:val="009A7295"/>
    <w:rsid w:val="009A72FF"/>
    <w:rsid w:val="009B02C5"/>
    <w:rsid w:val="009B0A03"/>
    <w:rsid w:val="009B0BE7"/>
    <w:rsid w:val="009B523E"/>
    <w:rsid w:val="009C0B9B"/>
    <w:rsid w:val="009C1167"/>
    <w:rsid w:val="009C182D"/>
    <w:rsid w:val="009C4464"/>
    <w:rsid w:val="009C531F"/>
    <w:rsid w:val="009C581D"/>
    <w:rsid w:val="009C5E24"/>
    <w:rsid w:val="009C6143"/>
    <w:rsid w:val="009C63E0"/>
    <w:rsid w:val="009C69F0"/>
    <w:rsid w:val="009C72B9"/>
    <w:rsid w:val="009C75EC"/>
    <w:rsid w:val="009C7613"/>
    <w:rsid w:val="009D0132"/>
    <w:rsid w:val="009D01D8"/>
    <w:rsid w:val="009D1CD4"/>
    <w:rsid w:val="009D1E41"/>
    <w:rsid w:val="009D5213"/>
    <w:rsid w:val="009D57F7"/>
    <w:rsid w:val="009D6765"/>
    <w:rsid w:val="009D682D"/>
    <w:rsid w:val="009D68FC"/>
    <w:rsid w:val="009D6A94"/>
    <w:rsid w:val="009D7FFC"/>
    <w:rsid w:val="009E0F85"/>
    <w:rsid w:val="009E19E6"/>
    <w:rsid w:val="009E1E6D"/>
    <w:rsid w:val="009E29E6"/>
    <w:rsid w:val="009E447F"/>
    <w:rsid w:val="009E6F1C"/>
    <w:rsid w:val="009F24AB"/>
    <w:rsid w:val="009F4C8C"/>
    <w:rsid w:val="009F70A3"/>
    <w:rsid w:val="00A00F5C"/>
    <w:rsid w:val="00A01C68"/>
    <w:rsid w:val="00A02E76"/>
    <w:rsid w:val="00A031F7"/>
    <w:rsid w:val="00A0485C"/>
    <w:rsid w:val="00A054BA"/>
    <w:rsid w:val="00A1127A"/>
    <w:rsid w:val="00A13133"/>
    <w:rsid w:val="00A143C9"/>
    <w:rsid w:val="00A15304"/>
    <w:rsid w:val="00A15C2F"/>
    <w:rsid w:val="00A1630B"/>
    <w:rsid w:val="00A1670B"/>
    <w:rsid w:val="00A171B8"/>
    <w:rsid w:val="00A201E2"/>
    <w:rsid w:val="00A20D68"/>
    <w:rsid w:val="00A2284B"/>
    <w:rsid w:val="00A23698"/>
    <w:rsid w:val="00A23FA1"/>
    <w:rsid w:val="00A25B68"/>
    <w:rsid w:val="00A26C46"/>
    <w:rsid w:val="00A27D1B"/>
    <w:rsid w:val="00A31D2E"/>
    <w:rsid w:val="00A331F6"/>
    <w:rsid w:val="00A35628"/>
    <w:rsid w:val="00A36415"/>
    <w:rsid w:val="00A37062"/>
    <w:rsid w:val="00A37921"/>
    <w:rsid w:val="00A37D75"/>
    <w:rsid w:val="00A37DE1"/>
    <w:rsid w:val="00A37F79"/>
    <w:rsid w:val="00A43E44"/>
    <w:rsid w:val="00A43FDE"/>
    <w:rsid w:val="00A44CA9"/>
    <w:rsid w:val="00A500C9"/>
    <w:rsid w:val="00A55275"/>
    <w:rsid w:val="00A56138"/>
    <w:rsid w:val="00A576D2"/>
    <w:rsid w:val="00A5796C"/>
    <w:rsid w:val="00A57F3F"/>
    <w:rsid w:val="00A63B29"/>
    <w:rsid w:val="00A66A1D"/>
    <w:rsid w:val="00A66A66"/>
    <w:rsid w:val="00A66CDE"/>
    <w:rsid w:val="00A67249"/>
    <w:rsid w:val="00A71F0C"/>
    <w:rsid w:val="00A72DFC"/>
    <w:rsid w:val="00A734C5"/>
    <w:rsid w:val="00A749F7"/>
    <w:rsid w:val="00A74C07"/>
    <w:rsid w:val="00A75730"/>
    <w:rsid w:val="00A75CDD"/>
    <w:rsid w:val="00A76765"/>
    <w:rsid w:val="00A821F9"/>
    <w:rsid w:val="00A831C4"/>
    <w:rsid w:val="00A831EF"/>
    <w:rsid w:val="00A832DE"/>
    <w:rsid w:val="00A84B22"/>
    <w:rsid w:val="00A84E76"/>
    <w:rsid w:val="00A84EA6"/>
    <w:rsid w:val="00A856DA"/>
    <w:rsid w:val="00A86858"/>
    <w:rsid w:val="00A923D2"/>
    <w:rsid w:val="00A926BB"/>
    <w:rsid w:val="00A94199"/>
    <w:rsid w:val="00A954CF"/>
    <w:rsid w:val="00A96A76"/>
    <w:rsid w:val="00A9769B"/>
    <w:rsid w:val="00A97B68"/>
    <w:rsid w:val="00AA37EF"/>
    <w:rsid w:val="00AA41BF"/>
    <w:rsid w:val="00AA5996"/>
    <w:rsid w:val="00AA680F"/>
    <w:rsid w:val="00AA7960"/>
    <w:rsid w:val="00AB0A0C"/>
    <w:rsid w:val="00AB0C98"/>
    <w:rsid w:val="00AB0FF0"/>
    <w:rsid w:val="00AB1986"/>
    <w:rsid w:val="00AB2A9B"/>
    <w:rsid w:val="00AB3476"/>
    <w:rsid w:val="00AB3D59"/>
    <w:rsid w:val="00AB474E"/>
    <w:rsid w:val="00AB5318"/>
    <w:rsid w:val="00AC0273"/>
    <w:rsid w:val="00AC104D"/>
    <w:rsid w:val="00AC1076"/>
    <w:rsid w:val="00AC2C2F"/>
    <w:rsid w:val="00AC2DCA"/>
    <w:rsid w:val="00AC4CDB"/>
    <w:rsid w:val="00AC504F"/>
    <w:rsid w:val="00AC54C2"/>
    <w:rsid w:val="00AC6324"/>
    <w:rsid w:val="00AD00D8"/>
    <w:rsid w:val="00AD08A4"/>
    <w:rsid w:val="00AD09A7"/>
    <w:rsid w:val="00AD0E35"/>
    <w:rsid w:val="00AD1298"/>
    <w:rsid w:val="00AD2122"/>
    <w:rsid w:val="00AD331C"/>
    <w:rsid w:val="00AD33D0"/>
    <w:rsid w:val="00AD468E"/>
    <w:rsid w:val="00AD4CEF"/>
    <w:rsid w:val="00AD60D0"/>
    <w:rsid w:val="00AD6356"/>
    <w:rsid w:val="00AD6D73"/>
    <w:rsid w:val="00AE21FF"/>
    <w:rsid w:val="00AE34BC"/>
    <w:rsid w:val="00AE3C20"/>
    <w:rsid w:val="00AE6464"/>
    <w:rsid w:val="00AE6549"/>
    <w:rsid w:val="00AE7117"/>
    <w:rsid w:val="00AE792A"/>
    <w:rsid w:val="00AE7A84"/>
    <w:rsid w:val="00AE7BAC"/>
    <w:rsid w:val="00AF1DFF"/>
    <w:rsid w:val="00AF2070"/>
    <w:rsid w:val="00AF3216"/>
    <w:rsid w:val="00AF4192"/>
    <w:rsid w:val="00AF7250"/>
    <w:rsid w:val="00B001BE"/>
    <w:rsid w:val="00B003F6"/>
    <w:rsid w:val="00B00993"/>
    <w:rsid w:val="00B04709"/>
    <w:rsid w:val="00B05110"/>
    <w:rsid w:val="00B05429"/>
    <w:rsid w:val="00B05778"/>
    <w:rsid w:val="00B10A04"/>
    <w:rsid w:val="00B111E0"/>
    <w:rsid w:val="00B13A76"/>
    <w:rsid w:val="00B142F8"/>
    <w:rsid w:val="00B15439"/>
    <w:rsid w:val="00B1588F"/>
    <w:rsid w:val="00B15FFE"/>
    <w:rsid w:val="00B20D7B"/>
    <w:rsid w:val="00B20F86"/>
    <w:rsid w:val="00B21044"/>
    <w:rsid w:val="00B22838"/>
    <w:rsid w:val="00B22889"/>
    <w:rsid w:val="00B22E6C"/>
    <w:rsid w:val="00B238CB"/>
    <w:rsid w:val="00B24310"/>
    <w:rsid w:val="00B2488D"/>
    <w:rsid w:val="00B26766"/>
    <w:rsid w:val="00B3488D"/>
    <w:rsid w:val="00B35768"/>
    <w:rsid w:val="00B37DB8"/>
    <w:rsid w:val="00B42A3B"/>
    <w:rsid w:val="00B42BD7"/>
    <w:rsid w:val="00B464C4"/>
    <w:rsid w:val="00B501AB"/>
    <w:rsid w:val="00B5165C"/>
    <w:rsid w:val="00B52309"/>
    <w:rsid w:val="00B56985"/>
    <w:rsid w:val="00B569A6"/>
    <w:rsid w:val="00B6225E"/>
    <w:rsid w:val="00B63BFC"/>
    <w:rsid w:val="00B63F85"/>
    <w:rsid w:val="00B66CE5"/>
    <w:rsid w:val="00B6758A"/>
    <w:rsid w:val="00B677A1"/>
    <w:rsid w:val="00B67805"/>
    <w:rsid w:val="00B71749"/>
    <w:rsid w:val="00B719DA"/>
    <w:rsid w:val="00B72769"/>
    <w:rsid w:val="00B75C6B"/>
    <w:rsid w:val="00B80FE1"/>
    <w:rsid w:val="00B8318F"/>
    <w:rsid w:val="00B86099"/>
    <w:rsid w:val="00B86594"/>
    <w:rsid w:val="00B873BE"/>
    <w:rsid w:val="00B907ED"/>
    <w:rsid w:val="00B90E2F"/>
    <w:rsid w:val="00B92A13"/>
    <w:rsid w:val="00B92D3B"/>
    <w:rsid w:val="00B93220"/>
    <w:rsid w:val="00B94D46"/>
    <w:rsid w:val="00B94D6C"/>
    <w:rsid w:val="00B96206"/>
    <w:rsid w:val="00BA098F"/>
    <w:rsid w:val="00BA13AF"/>
    <w:rsid w:val="00BA2908"/>
    <w:rsid w:val="00BA3385"/>
    <w:rsid w:val="00BA5166"/>
    <w:rsid w:val="00BA5AAC"/>
    <w:rsid w:val="00BA5D45"/>
    <w:rsid w:val="00BA6957"/>
    <w:rsid w:val="00BA6FE4"/>
    <w:rsid w:val="00BB18F7"/>
    <w:rsid w:val="00BB1E08"/>
    <w:rsid w:val="00BB1FC7"/>
    <w:rsid w:val="00BB4BBD"/>
    <w:rsid w:val="00BB4E31"/>
    <w:rsid w:val="00BC37B2"/>
    <w:rsid w:val="00BC3E74"/>
    <w:rsid w:val="00BC41B4"/>
    <w:rsid w:val="00BC4FEB"/>
    <w:rsid w:val="00BC5739"/>
    <w:rsid w:val="00BC6097"/>
    <w:rsid w:val="00BC668F"/>
    <w:rsid w:val="00BC6BE2"/>
    <w:rsid w:val="00BC7495"/>
    <w:rsid w:val="00BD03A2"/>
    <w:rsid w:val="00BD1538"/>
    <w:rsid w:val="00BD2113"/>
    <w:rsid w:val="00BD32C0"/>
    <w:rsid w:val="00BD3DEE"/>
    <w:rsid w:val="00BD48DA"/>
    <w:rsid w:val="00BD4F24"/>
    <w:rsid w:val="00BE0EB0"/>
    <w:rsid w:val="00BE1990"/>
    <w:rsid w:val="00BE1ACA"/>
    <w:rsid w:val="00BE6D1A"/>
    <w:rsid w:val="00BE6F18"/>
    <w:rsid w:val="00BF0EE3"/>
    <w:rsid w:val="00BF38BA"/>
    <w:rsid w:val="00BF5196"/>
    <w:rsid w:val="00BF6C64"/>
    <w:rsid w:val="00BF77E6"/>
    <w:rsid w:val="00C00A73"/>
    <w:rsid w:val="00C015EF"/>
    <w:rsid w:val="00C029EC"/>
    <w:rsid w:val="00C02EBB"/>
    <w:rsid w:val="00C03A42"/>
    <w:rsid w:val="00C051AB"/>
    <w:rsid w:val="00C0631D"/>
    <w:rsid w:val="00C156A0"/>
    <w:rsid w:val="00C17470"/>
    <w:rsid w:val="00C17BB5"/>
    <w:rsid w:val="00C20643"/>
    <w:rsid w:val="00C25C84"/>
    <w:rsid w:val="00C25CCE"/>
    <w:rsid w:val="00C25DFA"/>
    <w:rsid w:val="00C307CB"/>
    <w:rsid w:val="00C32CAB"/>
    <w:rsid w:val="00C35D4A"/>
    <w:rsid w:val="00C3616A"/>
    <w:rsid w:val="00C36337"/>
    <w:rsid w:val="00C36FCF"/>
    <w:rsid w:val="00C37022"/>
    <w:rsid w:val="00C40BC5"/>
    <w:rsid w:val="00C410C4"/>
    <w:rsid w:val="00C4183C"/>
    <w:rsid w:val="00C4217C"/>
    <w:rsid w:val="00C42AD4"/>
    <w:rsid w:val="00C43E4C"/>
    <w:rsid w:val="00C43EC2"/>
    <w:rsid w:val="00C45B1B"/>
    <w:rsid w:val="00C45EB1"/>
    <w:rsid w:val="00C46D33"/>
    <w:rsid w:val="00C511CE"/>
    <w:rsid w:val="00C53439"/>
    <w:rsid w:val="00C53FA2"/>
    <w:rsid w:val="00C54223"/>
    <w:rsid w:val="00C54A21"/>
    <w:rsid w:val="00C54CBE"/>
    <w:rsid w:val="00C563A8"/>
    <w:rsid w:val="00C5652F"/>
    <w:rsid w:val="00C56E60"/>
    <w:rsid w:val="00C57EFE"/>
    <w:rsid w:val="00C57FB4"/>
    <w:rsid w:val="00C615BB"/>
    <w:rsid w:val="00C61D1C"/>
    <w:rsid w:val="00C6215A"/>
    <w:rsid w:val="00C623F0"/>
    <w:rsid w:val="00C62851"/>
    <w:rsid w:val="00C65863"/>
    <w:rsid w:val="00C65A65"/>
    <w:rsid w:val="00C65BCE"/>
    <w:rsid w:val="00C666CE"/>
    <w:rsid w:val="00C7035E"/>
    <w:rsid w:val="00C707F4"/>
    <w:rsid w:val="00C71480"/>
    <w:rsid w:val="00C71E23"/>
    <w:rsid w:val="00C7245A"/>
    <w:rsid w:val="00C72DB0"/>
    <w:rsid w:val="00C72DB3"/>
    <w:rsid w:val="00C735DA"/>
    <w:rsid w:val="00C7369F"/>
    <w:rsid w:val="00C7423A"/>
    <w:rsid w:val="00C821E5"/>
    <w:rsid w:val="00C822FD"/>
    <w:rsid w:val="00C83ACD"/>
    <w:rsid w:val="00C83C16"/>
    <w:rsid w:val="00C848E8"/>
    <w:rsid w:val="00C8778A"/>
    <w:rsid w:val="00C920D8"/>
    <w:rsid w:val="00C92623"/>
    <w:rsid w:val="00C9305A"/>
    <w:rsid w:val="00C964BD"/>
    <w:rsid w:val="00CA1F8F"/>
    <w:rsid w:val="00CA2ED5"/>
    <w:rsid w:val="00CA3477"/>
    <w:rsid w:val="00CA4ED8"/>
    <w:rsid w:val="00CA5096"/>
    <w:rsid w:val="00CA5D5F"/>
    <w:rsid w:val="00CA61B3"/>
    <w:rsid w:val="00CA6A43"/>
    <w:rsid w:val="00CA70B0"/>
    <w:rsid w:val="00CB1BDB"/>
    <w:rsid w:val="00CB34F8"/>
    <w:rsid w:val="00CB5B9D"/>
    <w:rsid w:val="00CB69B4"/>
    <w:rsid w:val="00CB7371"/>
    <w:rsid w:val="00CB7916"/>
    <w:rsid w:val="00CC2806"/>
    <w:rsid w:val="00CC54F6"/>
    <w:rsid w:val="00CC6248"/>
    <w:rsid w:val="00CC776B"/>
    <w:rsid w:val="00CC7B75"/>
    <w:rsid w:val="00CD38AB"/>
    <w:rsid w:val="00CD4A62"/>
    <w:rsid w:val="00CD69F8"/>
    <w:rsid w:val="00CD6ABB"/>
    <w:rsid w:val="00CD6DE3"/>
    <w:rsid w:val="00CD6E54"/>
    <w:rsid w:val="00CE30DB"/>
    <w:rsid w:val="00CE342E"/>
    <w:rsid w:val="00CE3CC0"/>
    <w:rsid w:val="00CE5CC8"/>
    <w:rsid w:val="00CE634E"/>
    <w:rsid w:val="00CE6603"/>
    <w:rsid w:val="00CE72F5"/>
    <w:rsid w:val="00CE7D02"/>
    <w:rsid w:val="00CF0769"/>
    <w:rsid w:val="00CF1BFB"/>
    <w:rsid w:val="00CF26B1"/>
    <w:rsid w:val="00CF26EC"/>
    <w:rsid w:val="00CF359C"/>
    <w:rsid w:val="00CF39FE"/>
    <w:rsid w:val="00CF3D88"/>
    <w:rsid w:val="00CF4172"/>
    <w:rsid w:val="00CF6057"/>
    <w:rsid w:val="00CF7CDE"/>
    <w:rsid w:val="00D01AF7"/>
    <w:rsid w:val="00D050B0"/>
    <w:rsid w:val="00D05862"/>
    <w:rsid w:val="00D06E89"/>
    <w:rsid w:val="00D0702C"/>
    <w:rsid w:val="00D071F0"/>
    <w:rsid w:val="00D102BB"/>
    <w:rsid w:val="00D10376"/>
    <w:rsid w:val="00D1091B"/>
    <w:rsid w:val="00D17097"/>
    <w:rsid w:val="00D1765A"/>
    <w:rsid w:val="00D22B94"/>
    <w:rsid w:val="00D23576"/>
    <w:rsid w:val="00D23E13"/>
    <w:rsid w:val="00D24490"/>
    <w:rsid w:val="00D25D1E"/>
    <w:rsid w:val="00D30522"/>
    <w:rsid w:val="00D30700"/>
    <w:rsid w:val="00D30AFA"/>
    <w:rsid w:val="00D32941"/>
    <w:rsid w:val="00D33B9E"/>
    <w:rsid w:val="00D35EF7"/>
    <w:rsid w:val="00D37D7B"/>
    <w:rsid w:val="00D422D9"/>
    <w:rsid w:val="00D42581"/>
    <w:rsid w:val="00D42EFE"/>
    <w:rsid w:val="00D44B83"/>
    <w:rsid w:val="00D450DB"/>
    <w:rsid w:val="00D45675"/>
    <w:rsid w:val="00D45A0A"/>
    <w:rsid w:val="00D4778C"/>
    <w:rsid w:val="00D47FE4"/>
    <w:rsid w:val="00D50092"/>
    <w:rsid w:val="00D52EB8"/>
    <w:rsid w:val="00D5483F"/>
    <w:rsid w:val="00D548B5"/>
    <w:rsid w:val="00D565C9"/>
    <w:rsid w:val="00D60596"/>
    <w:rsid w:val="00D60784"/>
    <w:rsid w:val="00D60829"/>
    <w:rsid w:val="00D60A81"/>
    <w:rsid w:val="00D61034"/>
    <w:rsid w:val="00D614A5"/>
    <w:rsid w:val="00D619D1"/>
    <w:rsid w:val="00D6288F"/>
    <w:rsid w:val="00D63C5B"/>
    <w:rsid w:val="00D65472"/>
    <w:rsid w:val="00D6592E"/>
    <w:rsid w:val="00D67125"/>
    <w:rsid w:val="00D70C89"/>
    <w:rsid w:val="00D714CB"/>
    <w:rsid w:val="00D72B5F"/>
    <w:rsid w:val="00D73F63"/>
    <w:rsid w:val="00D743C6"/>
    <w:rsid w:val="00D8030B"/>
    <w:rsid w:val="00D831E4"/>
    <w:rsid w:val="00D84676"/>
    <w:rsid w:val="00D847EA"/>
    <w:rsid w:val="00D85AA5"/>
    <w:rsid w:val="00D87F25"/>
    <w:rsid w:val="00D90F3E"/>
    <w:rsid w:val="00D92BCC"/>
    <w:rsid w:val="00D94A85"/>
    <w:rsid w:val="00D96482"/>
    <w:rsid w:val="00D96FCE"/>
    <w:rsid w:val="00D97822"/>
    <w:rsid w:val="00D97D81"/>
    <w:rsid w:val="00DA1038"/>
    <w:rsid w:val="00DA2B6A"/>
    <w:rsid w:val="00DA34C4"/>
    <w:rsid w:val="00DA4B63"/>
    <w:rsid w:val="00DA5EF4"/>
    <w:rsid w:val="00DA668F"/>
    <w:rsid w:val="00DA7652"/>
    <w:rsid w:val="00DB0678"/>
    <w:rsid w:val="00DB07B0"/>
    <w:rsid w:val="00DB133B"/>
    <w:rsid w:val="00DB282A"/>
    <w:rsid w:val="00DB3089"/>
    <w:rsid w:val="00DB3135"/>
    <w:rsid w:val="00DB31E1"/>
    <w:rsid w:val="00DB3610"/>
    <w:rsid w:val="00DB456C"/>
    <w:rsid w:val="00DB4D8B"/>
    <w:rsid w:val="00DB75F2"/>
    <w:rsid w:val="00DC090C"/>
    <w:rsid w:val="00DC4514"/>
    <w:rsid w:val="00DC6225"/>
    <w:rsid w:val="00DC688F"/>
    <w:rsid w:val="00DC6CC3"/>
    <w:rsid w:val="00DD0B2F"/>
    <w:rsid w:val="00DD1580"/>
    <w:rsid w:val="00DD2C1C"/>
    <w:rsid w:val="00DD4AA2"/>
    <w:rsid w:val="00DD4EEC"/>
    <w:rsid w:val="00DD6A03"/>
    <w:rsid w:val="00DD70A1"/>
    <w:rsid w:val="00DD74F1"/>
    <w:rsid w:val="00DD7894"/>
    <w:rsid w:val="00DE2069"/>
    <w:rsid w:val="00DE2C58"/>
    <w:rsid w:val="00DE32E5"/>
    <w:rsid w:val="00DE5220"/>
    <w:rsid w:val="00DE779F"/>
    <w:rsid w:val="00DF034C"/>
    <w:rsid w:val="00DF3A34"/>
    <w:rsid w:val="00DF3D28"/>
    <w:rsid w:val="00DF6154"/>
    <w:rsid w:val="00E00996"/>
    <w:rsid w:val="00E01790"/>
    <w:rsid w:val="00E01E22"/>
    <w:rsid w:val="00E02755"/>
    <w:rsid w:val="00E04D0E"/>
    <w:rsid w:val="00E051CF"/>
    <w:rsid w:val="00E05359"/>
    <w:rsid w:val="00E0618B"/>
    <w:rsid w:val="00E061A1"/>
    <w:rsid w:val="00E06B05"/>
    <w:rsid w:val="00E13D04"/>
    <w:rsid w:val="00E13E20"/>
    <w:rsid w:val="00E14A77"/>
    <w:rsid w:val="00E14F90"/>
    <w:rsid w:val="00E153CC"/>
    <w:rsid w:val="00E1596C"/>
    <w:rsid w:val="00E16095"/>
    <w:rsid w:val="00E164ED"/>
    <w:rsid w:val="00E203DC"/>
    <w:rsid w:val="00E2054B"/>
    <w:rsid w:val="00E21BE8"/>
    <w:rsid w:val="00E232F3"/>
    <w:rsid w:val="00E25641"/>
    <w:rsid w:val="00E263E6"/>
    <w:rsid w:val="00E26C3A"/>
    <w:rsid w:val="00E26FF2"/>
    <w:rsid w:val="00E303D1"/>
    <w:rsid w:val="00E3064E"/>
    <w:rsid w:val="00E315B2"/>
    <w:rsid w:val="00E3259A"/>
    <w:rsid w:val="00E32D6B"/>
    <w:rsid w:val="00E3430C"/>
    <w:rsid w:val="00E34CE7"/>
    <w:rsid w:val="00E3537D"/>
    <w:rsid w:val="00E363BA"/>
    <w:rsid w:val="00E36CAB"/>
    <w:rsid w:val="00E372F0"/>
    <w:rsid w:val="00E40A22"/>
    <w:rsid w:val="00E4295D"/>
    <w:rsid w:val="00E42DF4"/>
    <w:rsid w:val="00E42F1A"/>
    <w:rsid w:val="00E435B2"/>
    <w:rsid w:val="00E4361F"/>
    <w:rsid w:val="00E43BC2"/>
    <w:rsid w:val="00E44221"/>
    <w:rsid w:val="00E4496E"/>
    <w:rsid w:val="00E45A61"/>
    <w:rsid w:val="00E46778"/>
    <w:rsid w:val="00E47233"/>
    <w:rsid w:val="00E47A0D"/>
    <w:rsid w:val="00E5159B"/>
    <w:rsid w:val="00E526C4"/>
    <w:rsid w:val="00E527CA"/>
    <w:rsid w:val="00E528BE"/>
    <w:rsid w:val="00E52DEE"/>
    <w:rsid w:val="00E52E1E"/>
    <w:rsid w:val="00E540B7"/>
    <w:rsid w:val="00E56354"/>
    <w:rsid w:val="00E571FE"/>
    <w:rsid w:val="00E57B13"/>
    <w:rsid w:val="00E601BA"/>
    <w:rsid w:val="00E60EAA"/>
    <w:rsid w:val="00E61480"/>
    <w:rsid w:val="00E6359F"/>
    <w:rsid w:val="00E640E6"/>
    <w:rsid w:val="00E645C3"/>
    <w:rsid w:val="00E65A2C"/>
    <w:rsid w:val="00E661BE"/>
    <w:rsid w:val="00E67624"/>
    <w:rsid w:val="00E71079"/>
    <w:rsid w:val="00E71343"/>
    <w:rsid w:val="00E7229C"/>
    <w:rsid w:val="00E74556"/>
    <w:rsid w:val="00E75C3B"/>
    <w:rsid w:val="00E76966"/>
    <w:rsid w:val="00E76C85"/>
    <w:rsid w:val="00E8032A"/>
    <w:rsid w:val="00E825C6"/>
    <w:rsid w:val="00E82AA8"/>
    <w:rsid w:val="00E90B5E"/>
    <w:rsid w:val="00E91FD7"/>
    <w:rsid w:val="00E92F77"/>
    <w:rsid w:val="00E9321C"/>
    <w:rsid w:val="00EA18E3"/>
    <w:rsid w:val="00EA1EF2"/>
    <w:rsid w:val="00EA2A12"/>
    <w:rsid w:val="00EA2D2A"/>
    <w:rsid w:val="00EA3EC2"/>
    <w:rsid w:val="00EA7F63"/>
    <w:rsid w:val="00EB2751"/>
    <w:rsid w:val="00EB2887"/>
    <w:rsid w:val="00EB313C"/>
    <w:rsid w:val="00EB411B"/>
    <w:rsid w:val="00EB4A28"/>
    <w:rsid w:val="00EB51C5"/>
    <w:rsid w:val="00EB6653"/>
    <w:rsid w:val="00EB6759"/>
    <w:rsid w:val="00EB6EE5"/>
    <w:rsid w:val="00EC01B0"/>
    <w:rsid w:val="00EC05CA"/>
    <w:rsid w:val="00EC11A4"/>
    <w:rsid w:val="00EC46F2"/>
    <w:rsid w:val="00EC49D4"/>
    <w:rsid w:val="00EC596F"/>
    <w:rsid w:val="00EC6129"/>
    <w:rsid w:val="00EC6D33"/>
    <w:rsid w:val="00ED0622"/>
    <w:rsid w:val="00ED06CA"/>
    <w:rsid w:val="00ED0DE3"/>
    <w:rsid w:val="00ED270C"/>
    <w:rsid w:val="00ED2A1D"/>
    <w:rsid w:val="00ED754B"/>
    <w:rsid w:val="00EE00C8"/>
    <w:rsid w:val="00EE1718"/>
    <w:rsid w:val="00EE1D5B"/>
    <w:rsid w:val="00EE3811"/>
    <w:rsid w:val="00EE5BFC"/>
    <w:rsid w:val="00EF0011"/>
    <w:rsid w:val="00EF0272"/>
    <w:rsid w:val="00EF3EBD"/>
    <w:rsid w:val="00EF5429"/>
    <w:rsid w:val="00EF6863"/>
    <w:rsid w:val="00EF7D79"/>
    <w:rsid w:val="00F005EE"/>
    <w:rsid w:val="00F00678"/>
    <w:rsid w:val="00F00871"/>
    <w:rsid w:val="00F010E3"/>
    <w:rsid w:val="00F01E5C"/>
    <w:rsid w:val="00F03747"/>
    <w:rsid w:val="00F03771"/>
    <w:rsid w:val="00F06329"/>
    <w:rsid w:val="00F10CF4"/>
    <w:rsid w:val="00F11E2B"/>
    <w:rsid w:val="00F11F69"/>
    <w:rsid w:val="00F120FA"/>
    <w:rsid w:val="00F13258"/>
    <w:rsid w:val="00F13330"/>
    <w:rsid w:val="00F1538D"/>
    <w:rsid w:val="00F20222"/>
    <w:rsid w:val="00F228F9"/>
    <w:rsid w:val="00F23278"/>
    <w:rsid w:val="00F24642"/>
    <w:rsid w:val="00F3018D"/>
    <w:rsid w:val="00F310F8"/>
    <w:rsid w:val="00F31E31"/>
    <w:rsid w:val="00F33CA2"/>
    <w:rsid w:val="00F34EB3"/>
    <w:rsid w:val="00F37280"/>
    <w:rsid w:val="00F4023F"/>
    <w:rsid w:val="00F4081A"/>
    <w:rsid w:val="00F41BFB"/>
    <w:rsid w:val="00F42C36"/>
    <w:rsid w:val="00F46421"/>
    <w:rsid w:val="00F4678F"/>
    <w:rsid w:val="00F46B04"/>
    <w:rsid w:val="00F46FD9"/>
    <w:rsid w:val="00F514DF"/>
    <w:rsid w:val="00F51C85"/>
    <w:rsid w:val="00F5426A"/>
    <w:rsid w:val="00F559C6"/>
    <w:rsid w:val="00F55C96"/>
    <w:rsid w:val="00F57024"/>
    <w:rsid w:val="00F60999"/>
    <w:rsid w:val="00F60B19"/>
    <w:rsid w:val="00F61DD0"/>
    <w:rsid w:val="00F66930"/>
    <w:rsid w:val="00F67012"/>
    <w:rsid w:val="00F70BE5"/>
    <w:rsid w:val="00F71EB8"/>
    <w:rsid w:val="00F728F3"/>
    <w:rsid w:val="00F73D1D"/>
    <w:rsid w:val="00F744C7"/>
    <w:rsid w:val="00F76523"/>
    <w:rsid w:val="00F76B06"/>
    <w:rsid w:val="00F77BCD"/>
    <w:rsid w:val="00F81B81"/>
    <w:rsid w:val="00F82AAD"/>
    <w:rsid w:val="00F82D86"/>
    <w:rsid w:val="00F831F1"/>
    <w:rsid w:val="00F84AB8"/>
    <w:rsid w:val="00F919D8"/>
    <w:rsid w:val="00F91D38"/>
    <w:rsid w:val="00F92229"/>
    <w:rsid w:val="00F92766"/>
    <w:rsid w:val="00F927B7"/>
    <w:rsid w:val="00F93479"/>
    <w:rsid w:val="00F93CB5"/>
    <w:rsid w:val="00F93D68"/>
    <w:rsid w:val="00F94B6E"/>
    <w:rsid w:val="00FA14A8"/>
    <w:rsid w:val="00FA158D"/>
    <w:rsid w:val="00FA3D70"/>
    <w:rsid w:val="00FA4732"/>
    <w:rsid w:val="00FA51E3"/>
    <w:rsid w:val="00FA7AD5"/>
    <w:rsid w:val="00FB3965"/>
    <w:rsid w:val="00FB3B86"/>
    <w:rsid w:val="00FB3D5B"/>
    <w:rsid w:val="00FB458D"/>
    <w:rsid w:val="00FB45DE"/>
    <w:rsid w:val="00FB47FA"/>
    <w:rsid w:val="00FB6FBD"/>
    <w:rsid w:val="00FB7C65"/>
    <w:rsid w:val="00FC13BD"/>
    <w:rsid w:val="00FC19C2"/>
    <w:rsid w:val="00FC31A2"/>
    <w:rsid w:val="00FC34B0"/>
    <w:rsid w:val="00FC4642"/>
    <w:rsid w:val="00FC61A1"/>
    <w:rsid w:val="00FD17BB"/>
    <w:rsid w:val="00FD1D4A"/>
    <w:rsid w:val="00FD6DBD"/>
    <w:rsid w:val="00FE051F"/>
    <w:rsid w:val="00FE0ED0"/>
    <w:rsid w:val="00FE14CF"/>
    <w:rsid w:val="00FE1909"/>
    <w:rsid w:val="00FE25B7"/>
    <w:rsid w:val="00FE5750"/>
    <w:rsid w:val="00FE7422"/>
    <w:rsid w:val="00FE795A"/>
    <w:rsid w:val="00FF022F"/>
    <w:rsid w:val="00FF0C97"/>
    <w:rsid w:val="00FF0EAC"/>
    <w:rsid w:val="00FF0EE2"/>
    <w:rsid w:val="00FF37E3"/>
    <w:rsid w:val="00FF42FF"/>
    <w:rsid w:val="00FF43A4"/>
    <w:rsid w:val="00FF4B1E"/>
    <w:rsid w:val="00FF5884"/>
    <w:rsid w:val="00FF6138"/>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BEAF40"/>
  <w15:docId w15:val="{F3722039-6CEE-4672-9A90-558E39F9A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46496"/>
    <w:pPr>
      <w:spacing w:after="200" w:line="276" w:lineRule="auto"/>
      <w:jc w:val="both"/>
    </w:pPr>
    <w:rPr>
      <w:rFonts w:ascii="Times New Roman" w:eastAsiaTheme="minorHAnsi" w:hAnsi="Times New Roman"/>
      <w:szCs w:val="22"/>
      <w:lang w:val="es-MX" w:eastAsia="en-US"/>
    </w:rPr>
  </w:style>
  <w:style w:type="paragraph" w:styleId="Ttulo1">
    <w:name w:val="heading 1"/>
    <w:basedOn w:val="Normal"/>
    <w:next w:val="Normal"/>
    <w:link w:val="Ttulo1Car"/>
    <w:uiPriority w:val="9"/>
    <w:qFormat/>
    <w:rsid w:val="00ED0DE3"/>
    <w:pPr>
      <w:keepNext/>
      <w:keepLines/>
      <w:numPr>
        <w:numId w:val="4"/>
      </w:numPr>
      <w:spacing w:before="360" w:after="24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22327E"/>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2327E"/>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22327E"/>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22327E"/>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2327E"/>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2327E"/>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2327E"/>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2327E"/>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D1091B"/>
    <w:rPr>
      <w:rFonts w:eastAsiaTheme="minorHAnsi"/>
      <w:sz w:val="22"/>
      <w:szCs w:val="22"/>
      <w:lang w:val="es-MX"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D1091B"/>
    <w:pPr>
      <w:spacing w:after="0" w:line="240" w:lineRule="auto"/>
    </w:pPr>
    <w:rPr>
      <w:rFonts w:asciiTheme="majorHAnsi" w:eastAsiaTheme="majorEastAsia" w:hAnsiTheme="majorHAnsi" w:cstheme="majorBidi"/>
      <w:i/>
      <w:iCs/>
      <w:color w:val="4F81BD" w:themeColor="accent1"/>
      <w:spacing w:val="15"/>
      <w:szCs w:val="24"/>
      <w:lang w:val="es-ES_tradnl"/>
    </w:rPr>
  </w:style>
  <w:style w:type="character" w:customStyle="1" w:styleId="SubttuloCar">
    <w:name w:val="Subtítulo Car"/>
    <w:basedOn w:val="Fuentedeprrafopredeter"/>
    <w:link w:val="Subttulo"/>
    <w:uiPriority w:val="11"/>
    <w:rsid w:val="00D1091B"/>
    <w:rPr>
      <w:rFonts w:asciiTheme="majorHAnsi" w:eastAsiaTheme="majorEastAsia" w:hAnsiTheme="majorHAnsi" w:cstheme="majorBidi"/>
      <w:i/>
      <w:iCs/>
      <w:color w:val="4F81BD" w:themeColor="accent1"/>
      <w:spacing w:val="15"/>
      <w:lang w:eastAsia="en-US"/>
    </w:rPr>
  </w:style>
  <w:style w:type="paragraph" w:styleId="Sinespaciado">
    <w:name w:val="No Spacing"/>
    <w:uiPriority w:val="1"/>
    <w:qFormat/>
    <w:rsid w:val="00D1091B"/>
    <w:rPr>
      <w:rFonts w:eastAsiaTheme="minorHAnsi"/>
      <w:sz w:val="22"/>
      <w:szCs w:val="22"/>
      <w:lang w:val="es-MX" w:eastAsia="en-US"/>
    </w:rPr>
  </w:style>
  <w:style w:type="paragraph" w:customStyle="1" w:styleId="Default">
    <w:name w:val="Default"/>
    <w:rsid w:val="00D1091B"/>
    <w:pPr>
      <w:autoSpaceDE w:val="0"/>
      <w:autoSpaceDN w:val="0"/>
      <w:adjustRightInd w:val="0"/>
    </w:pPr>
    <w:rPr>
      <w:rFonts w:ascii="Arial" w:eastAsiaTheme="minorHAnsi" w:hAnsi="Arial" w:cs="Arial"/>
      <w:color w:val="000000"/>
      <w:lang w:val="es-MX" w:eastAsia="en-US"/>
    </w:rPr>
  </w:style>
  <w:style w:type="character" w:customStyle="1" w:styleId="Ttulo1Car">
    <w:name w:val="Título 1 Car"/>
    <w:basedOn w:val="Fuentedeprrafopredeter"/>
    <w:link w:val="Ttulo1"/>
    <w:uiPriority w:val="9"/>
    <w:rsid w:val="00ED0DE3"/>
    <w:rPr>
      <w:rFonts w:asciiTheme="majorHAnsi" w:eastAsiaTheme="majorEastAsia" w:hAnsiTheme="majorHAnsi" w:cstheme="majorBidi"/>
      <w:b/>
      <w:bCs/>
      <w:color w:val="345A8A" w:themeColor="accent1" w:themeShade="B5"/>
      <w:sz w:val="32"/>
      <w:szCs w:val="32"/>
      <w:lang w:val="es-MX" w:eastAsia="en-US"/>
    </w:rPr>
  </w:style>
  <w:style w:type="character" w:customStyle="1" w:styleId="Ttulo2Car">
    <w:name w:val="Título 2 Car"/>
    <w:basedOn w:val="Fuentedeprrafopredeter"/>
    <w:link w:val="Ttulo2"/>
    <w:uiPriority w:val="9"/>
    <w:rsid w:val="0022327E"/>
    <w:rPr>
      <w:rFonts w:asciiTheme="majorHAnsi" w:eastAsiaTheme="majorEastAsia" w:hAnsiTheme="majorHAnsi" w:cstheme="majorBidi"/>
      <w:b/>
      <w:bCs/>
      <w:color w:val="4F81BD" w:themeColor="accent1"/>
      <w:sz w:val="26"/>
      <w:szCs w:val="26"/>
      <w:lang w:val="es-MX" w:eastAsia="en-US"/>
    </w:rPr>
  </w:style>
  <w:style w:type="paragraph" w:styleId="Piedepgina">
    <w:name w:val="footer"/>
    <w:basedOn w:val="Normal"/>
    <w:link w:val="PiedepginaCar"/>
    <w:uiPriority w:val="99"/>
    <w:unhideWhenUsed/>
    <w:rsid w:val="000F472F"/>
    <w:pPr>
      <w:tabs>
        <w:tab w:val="center" w:pos="4252"/>
        <w:tab w:val="right" w:pos="8504"/>
      </w:tabs>
      <w:spacing w:after="0" w:line="240" w:lineRule="auto"/>
    </w:pPr>
  </w:style>
  <w:style w:type="character" w:customStyle="1" w:styleId="Ttulo3Car">
    <w:name w:val="Título 3 Car"/>
    <w:basedOn w:val="Fuentedeprrafopredeter"/>
    <w:link w:val="Ttulo3"/>
    <w:uiPriority w:val="9"/>
    <w:rsid w:val="0022327E"/>
    <w:rPr>
      <w:rFonts w:asciiTheme="majorHAnsi" w:eastAsiaTheme="majorEastAsia" w:hAnsiTheme="majorHAnsi" w:cstheme="majorBidi"/>
      <w:b/>
      <w:bCs/>
      <w:color w:val="4F81BD" w:themeColor="accent1"/>
      <w:sz w:val="22"/>
      <w:szCs w:val="22"/>
      <w:lang w:val="es-MX" w:eastAsia="en-US"/>
    </w:rPr>
  </w:style>
  <w:style w:type="character" w:customStyle="1" w:styleId="Ttulo4Car">
    <w:name w:val="Título 4 Car"/>
    <w:basedOn w:val="Fuentedeprrafopredeter"/>
    <w:link w:val="Ttulo4"/>
    <w:uiPriority w:val="9"/>
    <w:semiHidden/>
    <w:rsid w:val="0022327E"/>
    <w:rPr>
      <w:rFonts w:asciiTheme="majorHAnsi" w:eastAsiaTheme="majorEastAsia" w:hAnsiTheme="majorHAnsi" w:cstheme="majorBidi"/>
      <w:b/>
      <w:bCs/>
      <w:i/>
      <w:iCs/>
      <w:color w:val="4F81BD" w:themeColor="accent1"/>
      <w:sz w:val="22"/>
      <w:szCs w:val="22"/>
      <w:lang w:val="es-MX" w:eastAsia="en-US"/>
    </w:rPr>
  </w:style>
  <w:style w:type="character" w:customStyle="1" w:styleId="Ttulo5Car">
    <w:name w:val="Título 5 Car"/>
    <w:basedOn w:val="Fuentedeprrafopredeter"/>
    <w:link w:val="Ttulo5"/>
    <w:uiPriority w:val="9"/>
    <w:semiHidden/>
    <w:rsid w:val="0022327E"/>
    <w:rPr>
      <w:rFonts w:asciiTheme="majorHAnsi" w:eastAsiaTheme="majorEastAsia" w:hAnsiTheme="majorHAnsi" w:cstheme="majorBidi"/>
      <w:color w:val="243F60" w:themeColor="accent1" w:themeShade="7F"/>
      <w:sz w:val="22"/>
      <w:szCs w:val="22"/>
      <w:lang w:val="es-MX" w:eastAsia="en-US"/>
    </w:rPr>
  </w:style>
  <w:style w:type="character" w:customStyle="1" w:styleId="Ttulo6Car">
    <w:name w:val="Título 6 Car"/>
    <w:basedOn w:val="Fuentedeprrafopredeter"/>
    <w:link w:val="Ttulo6"/>
    <w:uiPriority w:val="9"/>
    <w:semiHidden/>
    <w:rsid w:val="0022327E"/>
    <w:rPr>
      <w:rFonts w:asciiTheme="majorHAnsi" w:eastAsiaTheme="majorEastAsia" w:hAnsiTheme="majorHAnsi" w:cstheme="majorBidi"/>
      <w:i/>
      <w:iCs/>
      <w:color w:val="243F60" w:themeColor="accent1" w:themeShade="7F"/>
      <w:sz w:val="22"/>
      <w:szCs w:val="22"/>
      <w:lang w:val="es-MX" w:eastAsia="en-US"/>
    </w:rPr>
  </w:style>
  <w:style w:type="character" w:customStyle="1" w:styleId="Ttulo7Car">
    <w:name w:val="Título 7 Car"/>
    <w:basedOn w:val="Fuentedeprrafopredeter"/>
    <w:link w:val="Ttulo7"/>
    <w:uiPriority w:val="9"/>
    <w:semiHidden/>
    <w:rsid w:val="0022327E"/>
    <w:rPr>
      <w:rFonts w:asciiTheme="majorHAnsi" w:eastAsiaTheme="majorEastAsia" w:hAnsiTheme="majorHAnsi" w:cstheme="majorBidi"/>
      <w:i/>
      <w:iCs/>
      <w:color w:val="404040" w:themeColor="text1" w:themeTint="BF"/>
      <w:sz w:val="22"/>
      <w:szCs w:val="22"/>
      <w:lang w:val="es-MX" w:eastAsia="en-US"/>
    </w:rPr>
  </w:style>
  <w:style w:type="character" w:customStyle="1" w:styleId="Ttulo8Car">
    <w:name w:val="Título 8 Car"/>
    <w:basedOn w:val="Fuentedeprrafopredeter"/>
    <w:link w:val="Ttulo8"/>
    <w:uiPriority w:val="9"/>
    <w:semiHidden/>
    <w:rsid w:val="0022327E"/>
    <w:rPr>
      <w:rFonts w:asciiTheme="majorHAnsi" w:eastAsiaTheme="majorEastAsia" w:hAnsiTheme="majorHAnsi" w:cstheme="majorBidi"/>
      <w:color w:val="404040" w:themeColor="text1" w:themeTint="BF"/>
      <w:sz w:val="20"/>
      <w:szCs w:val="20"/>
      <w:lang w:val="es-MX" w:eastAsia="en-US"/>
    </w:rPr>
  </w:style>
  <w:style w:type="character" w:customStyle="1" w:styleId="Ttulo9Car">
    <w:name w:val="Título 9 Car"/>
    <w:basedOn w:val="Fuentedeprrafopredeter"/>
    <w:link w:val="Ttulo9"/>
    <w:uiPriority w:val="9"/>
    <w:semiHidden/>
    <w:rsid w:val="0022327E"/>
    <w:rPr>
      <w:rFonts w:asciiTheme="majorHAnsi" w:eastAsiaTheme="majorEastAsia" w:hAnsiTheme="majorHAnsi" w:cstheme="majorBidi"/>
      <w:i/>
      <w:iCs/>
      <w:color w:val="404040" w:themeColor="text1" w:themeTint="BF"/>
      <w:sz w:val="20"/>
      <w:szCs w:val="20"/>
      <w:lang w:val="es-MX" w:eastAsia="en-US"/>
    </w:rPr>
  </w:style>
  <w:style w:type="character" w:customStyle="1" w:styleId="PiedepginaCar">
    <w:name w:val="Pie de página Car"/>
    <w:basedOn w:val="Fuentedeprrafopredeter"/>
    <w:link w:val="Piedepgina"/>
    <w:uiPriority w:val="99"/>
    <w:rsid w:val="000F472F"/>
    <w:rPr>
      <w:rFonts w:eastAsiaTheme="minorHAnsi"/>
      <w:sz w:val="22"/>
      <w:szCs w:val="22"/>
      <w:lang w:val="es-MX" w:eastAsia="en-US"/>
    </w:rPr>
  </w:style>
  <w:style w:type="character" w:styleId="Nmerodepgina">
    <w:name w:val="page number"/>
    <w:basedOn w:val="Fuentedeprrafopredeter"/>
    <w:uiPriority w:val="99"/>
    <w:semiHidden/>
    <w:unhideWhenUsed/>
    <w:rsid w:val="000F472F"/>
  </w:style>
  <w:style w:type="paragraph" w:styleId="Encabezado">
    <w:name w:val="header"/>
    <w:basedOn w:val="Normal"/>
    <w:link w:val="EncabezadoCar"/>
    <w:uiPriority w:val="99"/>
    <w:unhideWhenUsed/>
    <w:rsid w:val="000F472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472F"/>
    <w:rPr>
      <w:rFonts w:eastAsiaTheme="minorHAnsi"/>
      <w:sz w:val="22"/>
      <w:szCs w:val="22"/>
      <w:lang w:val="es-MX" w:eastAsia="en-US"/>
    </w:rPr>
  </w:style>
  <w:style w:type="paragraph" w:styleId="Bibliografa">
    <w:name w:val="Bibliography"/>
    <w:basedOn w:val="Normal"/>
    <w:next w:val="Normal"/>
    <w:uiPriority w:val="37"/>
    <w:unhideWhenUsed/>
    <w:rsid w:val="000977FA"/>
    <w:pPr>
      <w:jc w:val="left"/>
    </w:pPr>
    <w:rPr>
      <w:rFonts w:asciiTheme="minorHAnsi" w:hAnsiTheme="minorHAnsi"/>
      <w:sz w:val="22"/>
    </w:rPr>
  </w:style>
  <w:style w:type="character" w:styleId="Refdecomentario">
    <w:name w:val="annotation reference"/>
    <w:basedOn w:val="Fuentedeprrafopredeter"/>
    <w:uiPriority w:val="99"/>
    <w:semiHidden/>
    <w:unhideWhenUsed/>
    <w:rsid w:val="00700DD4"/>
    <w:rPr>
      <w:sz w:val="18"/>
      <w:szCs w:val="18"/>
    </w:rPr>
  </w:style>
  <w:style w:type="paragraph" w:styleId="Textocomentario">
    <w:name w:val="annotation text"/>
    <w:basedOn w:val="Normal"/>
    <w:link w:val="TextocomentarioCar"/>
    <w:uiPriority w:val="99"/>
    <w:semiHidden/>
    <w:unhideWhenUsed/>
    <w:rsid w:val="00700DD4"/>
    <w:pPr>
      <w:spacing w:line="240" w:lineRule="auto"/>
    </w:pPr>
    <w:rPr>
      <w:szCs w:val="24"/>
    </w:rPr>
  </w:style>
  <w:style w:type="character" w:customStyle="1" w:styleId="TextocomentarioCar">
    <w:name w:val="Texto comentario Car"/>
    <w:basedOn w:val="Fuentedeprrafopredeter"/>
    <w:link w:val="Textocomentario"/>
    <w:uiPriority w:val="99"/>
    <w:semiHidden/>
    <w:rsid w:val="00700DD4"/>
    <w:rPr>
      <w:rFonts w:ascii="Times New Roman" w:eastAsiaTheme="minorHAnsi" w:hAnsi="Times New Roman"/>
      <w:lang w:val="es-MX" w:eastAsia="en-US"/>
    </w:rPr>
  </w:style>
  <w:style w:type="paragraph" w:styleId="Asuntodelcomentario">
    <w:name w:val="annotation subject"/>
    <w:basedOn w:val="Textocomentario"/>
    <w:next w:val="Textocomentario"/>
    <w:link w:val="AsuntodelcomentarioCar"/>
    <w:uiPriority w:val="99"/>
    <w:semiHidden/>
    <w:unhideWhenUsed/>
    <w:rsid w:val="00700DD4"/>
    <w:rPr>
      <w:b/>
      <w:bCs/>
      <w:sz w:val="20"/>
      <w:szCs w:val="20"/>
    </w:rPr>
  </w:style>
  <w:style w:type="character" w:customStyle="1" w:styleId="AsuntodelcomentarioCar">
    <w:name w:val="Asunto del comentario Car"/>
    <w:basedOn w:val="TextocomentarioCar"/>
    <w:link w:val="Asuntodelcomentario"/>
    <w:uiPriority w:val="99"/>
    <w:semiHidden/>
    <w:rsid w:val="00700DD4"/>
    <w:rPr>
      <w:rFonts w:ascii="Times New Roman" w:eastAsiaTheme="minorHAnsi" w:hAnsi="Times New Roman"/>
      <w:b/>
      <w:bCs/>
      <w:sz w:val="20"/>
      <w:szCs w:val="20"/>
      <w:lang w:val="es-MX" w:eastAsia="en-US"/>
    </w:rPr>
  </w:style>
  <w:style w:type="paragraph" w:styleId="Textodeglobo">
    <w:name w:val="Balloon Text"/>
    <w:basedOn w:val="Normal"/>
    <w:link w:val="TextodegloboCar"/>
    <w:uiPriority w:val="99"/>
    <w:semiHidden/>
    <w:unhideWhenUsed/>
    <w:rsid w:val="00700DD4"/>
    <w:pPr>
      <w:spacing w:after="0"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700DD4"/>
    <w:rPr>
      <w:rFonts w:ascii="Lucida Grande" w:eastAsiaTheme="minorHAnsi" w:hAnsi="Lucida Grande"/>
      <w:sz w:val="18"/>
      <w:szCs w:val="18"/>
      <w:lang w:val="es-MX" w:eastAsia="en-US"/>
    </w:rPr>
  </w:style>
  <w:style w:type="paragraph" w:customStyle="1" w:styleId="Tabla">
    <w:name w:val="Tabla"/>
    <w:basedOn w:val="Normal"/>
    <w:qFormat/>
    <w:rsid w:val="0002486A"/>
    <w:pPr>
      <w:spacing w:before="200" w:after="0"/>
    </w:pPr>
    <w:rPr>
      <w:sz w:val="20"/>
    </w:rPr>
  </w:style>
  <w:style w:type="paragraph" w:styleId="Textonotapie">
    <w:name w:val="footnote text"/>
    <w:basedOn w:val="Normal"/>
    <w:link w:val="TextonotapieCar"/>
    <w:uiPriority w:val="99"/>
    <w:unhideWhenUsed/>
    <w:rsid w:val="00913F3C"/>
    <w:pPr>
      <w:spacing w:after="0" w:line="240" w:lineRule="auto"/>
    </w:pPr>
    <w:rPr>
      <w:szCs w:val="24"/>
    </w:rPr>
  </w:style>
  <w:style w:type="character" w:customStyle="1" w:styleId="TextonotapieCar">
    <w:name w:val="Texto nota pie Car"/>
    <w:basedOn w:val="Fuentedeprrafopredeter"/>
    <w:link w:val="Textonotapie"/>
    <w:uiPriority w:val="99"/>
    <w:rsid w:val="00913F3C"/>
    <w:rPr>
      <w:rFonts w:ascii="Times New Roman" w:eastAsiaTheme="minorHAnsi" w:hAnsi="Times New Roman"/>
      <w:lang w:val="es-MX" w:eastAsia="en-US"/>
    </w:rPr>
  </w:style>
  <w:style w:type="character" w:styleId="Refdenotaalpie">
    <w:name w:val="footnote reference"/>
    <w:basedOn w:val="Fuentedeprrafopredeter"/>
    <w:uiPriority w:val="99"/>
    <w:unhideWhenUsed/>
    <w:rsid w:val="00913F3C"/>
    <w:rPr>
      <w:vertAlign w:val="superscript"/>
    </w:rPr>
  </w:style>
  <w:style w:type="paragraph" w:styleId="Prrafodelista">
    <w:name w:val="List Paragraph"/>
    <w:basedOn w:val="Normal"/>
    <w:uiPriority w:val="34"/>
    <w:qFormat/>
    <w:rsid w:val="00913F3C"/>
    <w:pPr>
      <w:ind w:left="720"/>
      <w:contextualSpacing/>
    </w:pPr>
  </w:style>
  <w:style w:type="character" w:styleId="Hipervnculo">
    <w:name w:val="Hyperlink"/>
    <w:basedOn w:val="Fuentedeprrafopredeter"/>
    <w:uiPriority w:val="99"/>
    <w:unhideWhenUsed/>
    <w:rsid w:val="00825D3C"/>
    <w:rPr>
      <w:color w:val="0000FF" w:themeColor="hyperlink"/>
      <w:u w:val="single"/>
    </w:rPr>
  </w:style>
  <w:style w:type="paragraph" w:styleId="TtuloTDC">
    <w:name w:val="TOC Heading"/>
    <w:basedOn w:val="Ttulo1"/>
    <w:next w:val="Normal"/>
    <w:uiPriority w:val="39"/>
    <w:unhideWhenUsed/>
    <w:qFormat/>
    <w:rsid w:val="00047D22"/>
    <w:pPr>
      <w:numPr>
        <w:numId w:val="0"/>
      </w:numPr>
      <w:spacing w:before="480" w:after="0"/>
      <w:jc w:val="left"/>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047D22"/>
    <w:pPr>
      <w:spacing w:before="120" w:after="0"/>
      <w:jc w:val="left"/>
    </w:pPr>
    <w:rPr>
      <w:rFonts w:asciiTheme="minorHAnsi" w:hAnsiTheme="minorHAnsi"/>
      <w:b/>
      <w:caps/>
      <w:sz w:val="22"/>
    </w:rPr>
  </w:style>
  <w:style w:type="paragraph" w:styleId="TDC2">
    <w:name w:val="toc 2"/>
    <w:basedOn w:val="Normal"/>
    <w:next w:val="Normal"/>
    <w:autoRedefine/>
    <w:uiPriority w:val="39"/>
    <w:unhideWhenUsed/>
    <w:rsid w:val="00047D22"/>
    <w:pPr>
      <w:spacing w:after="0"/>
      <w:ind w:left="240"/>
      <w:jc w:val="left"/>
    </w:pPr>
    <w:rPr>
      <w:rFonts w:asciiTheme="minorHAnsi" w:hAnsiTheme="minorHAnsi"/>
      <w:smallCaps/>
      <w:sz w:val="22"/>
    </w:rPr>
  </w:style>
  <w:style w:type="paragraph" w:styleId="TDC3">
    <w:name w:val="toc 3"/>
    <w:basedOn w:val="Normal"/>
    <w:next w:val="Normal"/>
    <w:autoRedefine/>
    <w:uiPriority w:val="39"/>
    <w:unhideWhenUsed/>
    <w:rsid w:val="00047D22"/>
    <w:pPr>
      <w:spacing w:after="0"/>
      <w:ind w:left="480"/>
      <w:jc w:val="left"/>
    </w:pPr>
    <w:rPr>
      <w:rFonts w:asciiTheme="minorHAnsi" w:hAnsiTheme="minorHAnsi"/>
      <w:i/>
      <w:sz w:val="22"/>
    </w:rPr>
  </w:style>
  <w:style w:type="paragraph" w:styleId="TDC4">
    <w:name w:val="toc 4"/>
    <w:basedOn w:val="Normal"/>
    <w:next w:val="Normal"/>
    <w:autoRedefine/>
    <w:uiPriority w:val="39"/>
    <w:semiHidden/>
    <w:unhideWhenUsed/>
    <w:rsid w:val="00047D22"/>
    <w:pPr>
      <w:spacing w:after="0"/>
      <w:ind w:left="720"/>
      <w:jc w:val="left"/>
    </w:pPr>
    <w:rPr>
      <w:rFonts w:asciiTheme="minorHAnsi" w:hAnsiTheme="minorHAnsi"/>
      <w:sz w:val="18"/>
      <w:szCs w:val="18"/>
    </w:rPr>
  </w:style>
  <w:style w:type="paragraph" w:styleId="TDC5">
    <w:name w:val="toc 5"/>
    <w:basedOn w:val="Normal"/>
    <w:next w:val="Normal"/>
    <w:autoRedefine/>
    <w:uiPriority w:val="39"/>
    <w:semiHidden/>
    <w:unhideWhenUsed/>
    <w:rsid w:val="00047D22"/>
    <w:pPr>
      <w:spacing w:after="0"/>
      <w:ind w:left="960"/>
      <w:jc w:val="left"/>
    </w:pPr>
    <w:rPr>
      <w:rFonts w:asciiTheme="minorHAnsi" w:hAnsiTheme="minorHAnsi"/>
      <w:sz w:val="18"/>
      <w:szCs w:val="18"/>
    </w:rPr>
  </w:style>
  <w:style w:type="paragraph" w:styleId="TDC6">
    <w:name w:val="toc 6"/>
    <w:basedOn w:val="Normal"/>
    <w:next w:val="Normal"/>
    <w:autoRedefine/>
    <w:uiPriority w:val="39"/>
    <w:semiHidden/>
    <w:unhideWhenUsed/>
    <w:rsid w:val="00047D22"/>
    <w:pPr>
      <w:spacing w:after="0"/>
      <w:ind w:left="1200"/>
      <w:jc w:val="left"/>
    </w:pPr>
    <w:rPr>
      <w:rFonts w:asciiTheme="minorHAnsi" w:hAnsiTheme="minorHAnsi"/>
      <w:sz w:val="18"/>
      <w:szCs w:val="18"/>
    </w:rPr>
  </w:style>
  <w:style w:type="paragraph" w:styleId="TDC7">
    <w:name w:val="toc 7"/>
    <w:basedOn w:val="Normal"/>
    <w:next w:val="Normal"/>
    <w:autoRedefine/>
    <w:uiPriority w:val="39"/>
    <w:semiHidden/>
    <w:unhideWhenUsed/>
    <w:rsid w:val="00047D22"/>
    <w:pPr>
      <w:spacing w:after="0"/>
      <w:ind w:left="1440"/>
      <w:jc w:val="left"/>
    </w:pPr>
    <w:rPr>
      <w:rFonts w:asciiTheme="minorHAnsi" w:hAnsiTheme="minorHAnsi"/>
      <w:sz w:val="18"/>
      <w:szCs w:val="18"/>
    </w:rPr>
  </w:style>
  <w:style w:type="paragraph" w:styleId="TDC8">
    <w:name w:val="toc 8"/>
    <w:basedOn w:val="Normal"/>
    <w:next w:val="Normal"/>
    <w:autoRedefine/>
    <w:uiPriority w:val="39"/>
    <w:semiHidden/>
    <w:unhideWhenUsed/>
    <w:rsid w:val="00047D22"/>
    <w:pPr>
      <w:spacing w:after="0"/>
      <w:ind w:left="1680"/>
      <w:jc w:val="left"/>
    </w:pPr>
    <w:rPr>
      <w:rFonts w:asciiTheme="minorHAnsi" w:hAnsiTheme="minorHAnsi"/>
      <w:sz w:val="18"/>
      <w:szCs w:val="18"/>
    </w:rPr>
  </w:style>
  <w:style w:type="paragraph" w:styleId="TDC9">
    <w:name w:val="toc 9"/>
    <w:basedOn w:val="Normal"/>
    <w:next w:val="Normal"/>
    <w:autoRedefine/>
    <w:uiPriority w:val="39"/>
    <w:semiHidden/>
    <w:unhideWhenUsed/>
    <w:rsid w:val="00047D22"/>
    <w:pPr>
      <w:spacing w:after="0"/>
      <w:ind w:left="1920"/>
      <w:jc w:val="left"/>
    </w:pPr>
    <w:rPr>
      <w:rFonts w:asciiTheme="minorHAnsi" w:hAnsiTheme="minorHAnsi"/>
      <w:sz w:val="18"/>
      <w:szCs w:val="18"/>
    </w:rPr>
  </w:style>
  <w:style w:type="paragraph" w:styleId="Descripcin">
    <w:name w:val="caption"/>
    <w:basedOn w:val="Normal"/>
    <w:next w:val="Normal"/>
    <w:uiPriority w:val="35"/>
    <w:unhideWhenUsed/>
    <w:qFormat/>
    <w:rsid w:val="00492479"/>
    <w:pPr>
      <w:spacing w:line="240" w:lineRule="auto"/>
    </w:pPr>
    <w:rPr>
      <w:b/>
      <w:bCs/>
      <w:color w:val="4F81BD" w:themeColor="accent1"/>
      <w:sz w:val="18"/>
      <w:szCs w:val="18"/>
    </w:rPr>
  </w:style>
  <w:style w:type="character" w:styleId="Mencinsinresolver">
    <w:name w:val="Unresolved Mention"/>
    <w:basedOn w:val="Fuentedeprrafopredeter"/>
    <w:uiPriority w:val="99"/>
    <w:semiHidden/>
    <w:unhideWhenUsed/>
    <w:rsid w:val="00D102BB"/>
    <w:rPr>
      <w:color w:val="605E5C"/>
      <w:shd w:val="clear" w:color="auto" w:fill="E1DFDD"/>
    </w:rPr>
  </w:style>
  <w:style w:type="table" w:styleId="Tablaconcuadrcula5oscura-nfasis5">
    <w:name w:val="Grid Table 5 Dark Accent 5"/>
    <w:basedOn w:val="Tablanormal"/>
    <w:uiPriority w:val="50"/>
    <w:rsid w:val="009204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Revisin">
    <w:name w:val="Revision"/>
    <w:hidden/>
    <w:uiPriority w:val="99"/>
    <w:semiHidden/>
    <w:rsid w:val="005615AF"/>
    <w:rPr>
      <w:rFonts w:ascii="Times New Roman" w:eastAsiaTheme="minorHAnsi" w:hAnsi="Times New Roman"/>
      <w:szCs w:val="22"/>
      <w:lang w:val="es-MX"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482">
      <w:bodyDiv w:val="1"/>
      <w:marLeft w:val="0"/>
      <w:marRight w:val="0"/>
      <w:marTop w:val="0"/>
      <w:marBottom w:val="0"/>
      <w:divBdr>
        <w:top w:val="none" w:sz="0" w:space="0" w:color="auto"/>
        <w:left w:val="none" w:sz="0" w:space="0" w:color="auto"/>
        <w:bottom w:val="none" w:sz="0" w:space="0" w:color="auto"/>
        <w:right w:val="none" w:sz="0" w:space="0" w:color="auto"/>
      </w:divBdr>
    </w:div>
    <w:div w:id="670511">
      <w:bodyDiv w:val="1"/>
      <w:marLeft w:val="0"/>
      <w:marRight w:val="0"/>
      <w:marTop w:val="0"/>
      <w:marBottom w:val="0"/>
      <w:divBdr>
        <w:top w:val="none" w:sz="0" w:space="0" w:color="auto"/>
        <w:left w:val="none" w:sz="0" w:space="0" w:color="auto"/>
        <w:bottom w:val="none" w:sz="0" w:space="0" w:color="auto"/>
        <w:right w:val="none" w:sz="0" w:space="0" w:color="auto"/>
      </w:divBdr>
    </w:div>
    <w:div w:id="9526013">
      <w:bodyDiv w:val="1"/>
      <w:marLeft w:val="0"/>
      <w:marRight w:val="0"/>
      <w:marTop w:val="0"/>
      <w:marBottom w:val="0"/>
      <w:divBdr>
        <w:top w:val="none" w:sz="0" w:space="0" w:color="auto"/>
        <w:left w:val="none" w:sz="0" w:space="0" w:color="auto"/>
        <w:bottom w:val="none" w:sz="0" w:space="0" w:color="auto"/>
        <w:right w:val="none" w:sz="0" w:space="0" w:color="auto"/>
      </w:divBdr>
    </w:div>
    <w:div w:id="10844349">
      <w:bodyDiv w:val="1"/>
      <w:marLeft w:val="0"/>
      <w:marRight w:val="0"/>
      <w:marTop w:val="0"/>
      <w:marBottom w:val="0"/>
      <w:divBdr>
        <w:top w:val="none" w:sz="0" w:space="0" w:color="auto"/>
        <w:left w:val="none" w:sz="0" w:space="0" w:color="auto"/>
        <w:bottom w:val="none" w:sz="0" w:space="0" w:color="auto"/>
        <w:right w:val="none" w:sz="0" w:space="0" w:color="auto"/>
      </w:divBdr>
    </w:div>
    <w:div w:id="14115955">
      <w:bodyDiv w:val="1"/>
      <w:marLeft w:val="0"/>
      <w:marRight w:val="0"/>
      <w:marTop w:val="0"/>
      <w:marBottom w:val="0"/>
      <w:divBdr>
        <w:top w:val="none" w:sz="0" w:space="0" w:color="auto"/>
        <w:left w:val="none" w:sz="0" w:space="0" w:color="auto"/>
        <w:bottom w:val="none" w:sz="0" w:space="0" w:color="auto"/>
        <w:right w:val="none" w:sz="0" w:space="0" w:color="auto"/>
      </w:divBdr>
    </w:div>
    <w:div w:id="14355483">
      <w:bodyDiv w:val="1"/>
      <w:marLeft w:val="0"/>
      <w:marRight w:val="0"/>
      <w:marTop w:val="0"/>
      <w:marBottom w:val="0"/>
      <w:divBdr>
        <w:top w:val="none" w:sz="0" w:space="0" w:color="auto"/>
        <w:left w:val="none" w:sz="0" w:space="0" w:color="auto"/>
        <w:bottom w:val="none" w:sz="0" w:space="0" w:color="auto"/>
        <w:right w:val="none" w:sz="0" w:space="0" w:color="auto"/>
      </w:divBdr>
    </w:div>
    <w:div w:id="14811299">
      <w:bodyDiv w:val="1"/>
      <w:marLeft w:val="0"/>
      <w:marRight w:val="0"/>
      <w:marTop w:val="0"/>
      <w:marBottom w:val="0"/>
      <w:divBdr>
        <w:top w:val="none" w:sz="0" w:space="0" w:color="auto"/>
        <w:left w:val="none" w:sz="0" w:space="0" w:color="auto"/>
        <w:bottom w:val="none" w:sz="0" w:space="0" w:color="auto"/>
        <w:right w:val="none" w:sz="0" w:space="0" w:color="auto"/>
      </w:divBdr>
    </w:div>
    <w:div w:id="19206391">
      <w:bodyDiv w:val="1"/>
      <w:marLeft w:val="0"/>
      <w:marRight w:val="0"/>
      <w:marTop w:val="0"/>
      <w:marBottom w:val="0"/>
      <w:divBdr>
        <w:top w:val="none" w:sz="0" w:space="0" w:color="auto"/>
        <w:left w:val="none" w:sz="0" w:space="0" w:color="auto"/>
        <w:bottom w:val="none" w:sz="0" w:space="0" w:color="auto"/>
        <w:right w:val="none" w:sz="0" w:space="0" w:color="auto"/>
      </w:divBdr>
    </w:div>
    <w:div w:id="19360234">
      <w:bodyDiv w:val="1"/>
      <w:marLeft w:val="0"/>
      <w:marRight w:val="0"/>
      <w:marTop w:val="0"/>
      <w:marBottom w:val="0"/>
      <w:divBdr>
        <w:top w:val="none" w:sz="0" w:space="0" w:color="auto"/>
        <w:left w:val="none" w:sz="0" w:space="0" w:color="auto"/>
        <w:bottom w:val="none" w:sz="0" w:space="0" w:color="auto"/>
        <w:right w:val="none" w:sz="0" w:space="0" w:color="auto"/>
      </w:divBdr>
    </w:div>
    <w:div w:id="21319600">
      <w:bodyDiv w:val="1"/>
      <w:marLeft w:val="0"/>
      <w:marRight w:val="0"/>
      <w:marTop w:val="0"/>
      <w:marBottom w:val="0"/>
      <w:divBdr>
        <w:top w:val="none" w:sz="0" w:space="0" w:color="auto"/>
        <w:left w:val="none" w:sz="0" w:space="0" w:color="auto"/>
        <w:bottom w:val="none" w:sz="0" w:space="0" w:color="auto"/>
        <w:right w:val="none" w:sz="0" w:space="0" w:color="auto"/>
      </w:divBdr>
    </w:div>
    <w:div w:id="21513146">
      <w:bodyDiv w:val="1"/>
      <w:marLeft w:val="0"/>
      <w:marRight w:val="0"/>
      <w:marTop w:val="0"/>
      <w:marBottom w:val="0"/>
      <w:divBdr>
        <w:top w:val="none" w:sz="0" w:space="0" w:color="auto"/>
        <w:left w:val="none" w:sz="0" w:space="0" w:color="auto"/>
        <w:bottom w:val="none" w:sz="0" w:space="0" w:color="auto"/>
        <w:right w:val="none" w:sz="0" w:space="0" w:color="auto"/>
      </w:divBdr>
    </w:div>
    <w:div w:id="24063536">
      <w:bodyDiv w:val="1"/>
      <w:marLeft w:val="0"/>
      <w:marRight w:val="0"/>
      <w:marTop w:val="0"/>
      <w:marBottom w:val="0"/>
      <w:divBdr>
        <w:top w:val="none" w:sz="0" w:space="0" w:color="auto"/>
        <w:left w:val="none" w:sz="0" w:space="0" w:color="auto"/>
        <w:bottom w:val="none" w:sz="0" w:space="0" w:color="auto"/>
        <w:right w:val="none" w:sz="0" w:space="0" w:color="auto"/>
      </w:divBdr>
    </w:div>
    <w:div w:id="24644505">
      <w:bodyDiv w:val="1"/>
      <w:marLeft w:val="0"/>
      <w:marRight w:val="0"/>
      <w:marTop w:val="0"/>
      <w:marBottom w:val="0"/>
      <w:divBdr>
        <w:top w:val="none" w:sz="0" w:space="0" w:color="auto"/>
        <w:left w:val="none" w:sz="0" w:space="0" w:color="auto"/>
        <w:bottom w:val="none" w:sz="0" w:space="0" w:color="auto"/>
        <w:right w:val="none" w:sz="0" w:space="0" w:color="auto"/>
      </w:divBdr>
    </w:div>
    <w:div w:id="27142160">
      <w:bodyDiv w:val="1"/>
      <w:marLeft w:val="0"/>
      <w:marRight w:val="0"/>
      <w:marTop w:val="0"/>
      <w:marBottom w:val="0"/>
      <w:divBdr>
        <w:top w:val="none" w:sz="0" w:space="0" w:color="auto"/>
        <w:left w:val="none" w:sz="0" w:space="0" w:color="auto"/>
        <w:bottom w:val="none" w:sz="0" w:space="0" w:color="auto"/>
        <w:right w:val="none" w:sz="0" w:space="0" w:color="auto"/>
      </w:divBdr>
    </w:div>
    <w:div w:id="27221287">
      <w:bodyDiv w:val="1"/>
      <w:marLeft w:val="0"/>
      <w:marRight w:val="0"/>
      <w:marTop w:val="0"/>
      <w:marBottom w:val="0"/>
      <w:divBdr>
        <w:top w:val="none" w:sz="0" w:space="0" w:color="auto"/>
        <w:left w:val="none" w:sz="0" w:space="0" w:color="auto"/>
        <w:bottom w:val="none" w:sz="0" w:space="0" w:color="auto"/>
        <w:right w:val="none" w:sz="0" w:space="0" w:color="auto"/>
      </w:divBdr>
    </w:div>
    <w:div w:id="29109285">
      <w:bodyDiv w:val="1"/>
      <w:marLeft w:val="0"/>
      <w:marRight w:val="0"/>
      <w:marTop w:val="0"/>
      <w:marBottom w:val="0"/>
      <w:divBdr>
        <w:top w:val="none" w:sz="0" w:space="0" w:color="auto"/>
        <w:left w:val="none" w:sz="0" w:space="0" w:color="auto"/>
        <w:bottom w:val="none" w:sz="0" w:space="0" w:color="auto"/>
        <w:right w:val="none" w:sz="0" w:space="0" w:color="auto"/>
      </w:divBdr>
    </w:div>
    <w:div w:id="33386184">
      <w:bodyDiv w:val="1"/>
      <w:marLeft w:val="0"/>
      <w:marRight w:val="0"/>
      <w:marTop w:val="0"/>
      <w:marBottom w:val="0"/>
      <w:divBdr>
        <w:top w:val="none" w:sz="0" w:space="0" w:color="auto"/>
        <w:left w:val="none" w:sz="0" w:space="0" w:color="auto"/>
        <w:bottom w:val="none" w:sz="0" w:space="0" w:color="auto"/>
        <w:right w:val="none" w:sz="0" w:space="0" w:color="auto"/>
      </w:divBdr>
    </w:div>
    <w:div w:id="38364154">
      <w:bodyDiv w:val="1"/>
      <w:marLeft w:val="0"/>
      <w:marRight w:val="0"/>
      <w:marTop w:val="0"/>
      <w:marBottom w:val="0"/>
      <w:divBdr>
        <w:top w:val="none" w:sz="0" w:space="0" w:color="auto"/>
        <w:left w:val="none" w:sz="0" w:space="0" w:color="auto"/>
        <w:bottom w:val="none" w:sz="0" w:space="0" w:color="auto"/>
        <w:right w:val="none" w:sz="0" w:space="0" w:color="auto"/>
      </w:divBdr>
    </w:div>
    <w:div w:id="45567944">
      <w:bodyDiv w:val="1"/>
      <w:marLeft w:val="0"/>
      <w:marRight w:val="0"/>
      <w:marTop w:val="0"/>
      <w:marBottom w:val="0"/>
      <w:divBdr>
        <w:top w:val="none" w:sz="0" w:space="0" w:color="auto"/>
        <w:left w:val="none" w:sz="0" w:space="0" w:color="auto"/>
        <w:bottom w:val="none" w:sz="0" w:space="0" w:color="auto"/>
        <w:right w:val="none" w:sz="0" w:space="0" w:color="auto"/>
      </w:divBdr>
    </w:div>
    <w:div w:id="45842174">
      <w:bodyDiv w:val="1"/>
      <w:marLeft w:val="0"/>
      <w:marRight w:val="0"/>
      <w:marTop w:val="0"/>
      <w:marBottom w:val="0"/>
      <w:divBdr>
        <w:top w:val="none" w:sz="0" w:space="0" w:color="auto"/>
        <w:left w:val="none" w:sz="0" w:space="0" w:color="auto"/>
        <w:bottom w:val="none" w:sz="0" w:space="0" w:color="auto"/>
        <w:right w:val="none" w:sz="0" w:space="0" w:color="auto"/>
      </w:divBdr>
    </w:div>
    <w:div w:id="50351264">
      <w:bodyDiv w:val="1"/>
      <w:marLeft w:val="0"/>
      <w:marRight w:val="0"/>
      <w:marTop w:val="0"/>
      <w:marBottom w:val="0"/>
      <w:divBdr>
        <w:top w:val="none" w:sz="0" w:space="0" w:color="auto"/>
        <w:left w:val="none" w:sz="0" w:space="0" w:color="auto"/>
        <w:bottom w:val="none" w:sz="0" w:space="0" w:color="auto"/>
        <w:right w:val="none" w:sz="0" w:space="0" w:color="auto"/>
      </w:divBdr>
    </w:div>
    <w:div w:id="52631228">
      <w:bodyDiv w:val="1"/>
      <w:marLeft w:val="0"/>
      <w:marRight w:val="0"/>
      <w:marTop w:val="0"/>
      <w:marBottom w:val="0"/>
      <w:divBdr>
        <w:top w:val="none" w:sz="0" w:space="0" w:color="auto"/>
        <w:left w:val="none" w:sz="0" w:space="0" w:color="auto"/>
        <w:bottom w:val="none" w:sz="0" w:space="0" w:color="auto"/>
        <w:right w:val="none" w:sz="0" w:space="0" w:color="auto"/>
      </w:divBdr>
    </w:div>
    <w:div w:id="52895075">
      <w:bodyDiv w:val="1"/>
      <w:marLeft w:val="0"/>
      <w:marRight w:val="0"/>
      <w:marTop w:val="0"/>
      <w:marBottom w:val="0"/>
      <w:divBdr>
        <w:top w:val="none" w:sz="0" w:space="0" w:color="auto"/>
        <w:left w:val="none" w:sz="0" w:space="0" w:color="auto"/>
        <w:bottom w:val="none" w:sz="0" w:space="0" w:color="auto"/>
        <w:right w:val="none" w:sz="0" w:space="0" w:color="auto"/>
      </w:divBdr>
    </w:div>
    <w:div w:id="54203887">
      <w:bodyDiv w:val="1"/>
      <w:marLeft w:val="0"/>
      <w:marRight w:val="0"/>
      <w:marTop w:val="0"/>
      <w:marBottom w:val="0"/>
      <w:divBdr>
        <w:top w:val="none" w:sz="0" w:space="0" w:color="auto"/>
        <w:left w:val="none" w:sz="0" w:space="0" w:color="auto"/>
        <w:bottom w:val="none" w:sz="0" w:space="0" w:color="auto"/>
        <w:right w:val="none" w:sz="0" w:space="0" w:color="auto"/>
      </w:divBdr>
    </w:div>
    <w:div w:id="58097308">
      <w:bodyDiv w:val="1"/>
      <w:marLeft w:val="0"/>
      <w:marRight w:val="0"/>
      <w:marTop w:val="0"/>
      <w:marBottom w:val="0"/>
      <w:divBdr>
        <w:top w:val="none" w:sz="0" w:space="0" w:color="auto"/>
        <w:left w:val="none" w:sz="0" w:space="0" w:color="auto"/>
        <w:bottom w:val="none" w:sz="0" w:space="0" w:color="auto"/>
        <w:right w:val="none" w:sz="0" w:space="0" w:color="auto"/>
      </w:divBdr>
    </w:div>
    <w:div w:id="58404018">
      <w:bodyDiv w:val="1"/>
      <w:marLeft w:val="0"/>
      <w:marRight w:val="0"/>
      <w:marTop w:val="0"/>
      <w:marBottom w:val="0"/>
      <w:divBdr>
        <w:top w:val="none" w:sz="0" w:space="0" w:color="auto"/>
        <w:left w:val="none" w:sz="0" w:space="0" w:color="auto"/>
        <w:bottom w:val="none" w:sz="0" w:space="0" w:color="auto"/>
        <w:right w:val="none" w:sz="0" w:space="0" w:color="auto"/>
      </w:divBdr>
    </w:div>
    <w:div w:id="58480665">
      <w:bodyDiv w:val="1"/>
      <w:marLeft w:val="0"/>
      <w:marRight w:val="0"/>
      <w:marTop w:val="0"/>
      <w:marBottom w:val="0"/>
      <w:divBdr>
        <w:top w:val="none" w:sz="0" w:space="0" w:color="auto"/>
        <w:left w:val="none" w:sz="0" w:space="0" w:color="auto"/>
        <w:bottom w:val="none" w:sz="0" w:space="0" w:color="auto"/>
        <w:right w:val="none" w:sz="0" w:space="0" w:color="auto"/>
      </w:divBdr>
    </w:div>
    <w:div w:id="58787951">
      <w:bodyDiv w:val="1"/>
      <w:marLeft w:val="0"/>
      <w:marRight w:val="0"/>
      <w:marTop w:val="0"/>
      <w:marBottom w:val="0"/>
      <w:divBdr>
        <w:top w:val="none" w:sz="0" w:space="0" w:color="auto"/>
        <w:left w:val="none" w:sz="0" w:space="0" w:color="auto"/>
        <w:bottom w:val="none" w:sz="0" w:space="0" w:color="auto"/>
        <w:right w:val="none" w:sz="0" w:space="0" w:color="auto"/>
      </w:divBdr>
    </w:div>
    <w:div w:id="59448182">
      <w:bodyDiv w:val="1"/>
      <w:marLeft w:val="0"/>
      <w:marRight w:val="0"/>
      <w:marTop w:val="0"/>
      <w:marBottom w:val="0"/>
      <w:divBdr>
        <w:top w:val="none" w:sz="0" w:space="0" w:color="auto"/>
        <w:left w:val="none" w:sz="0" w:space="0" w:color="auto"/>
        <w:bottom w:val="none" w:sz="0" w:space="0" w:color="auto"/>
        <w:right w:val="none" w:sz="0" w:space="0" w:color="auto"/>
      </w:divBdr>
    </w:div>
    <w:div w:id="60175693">
      <w:bodyDiv w:val="1"/>
      <w:marLeft w:val="0"/>
      <w:marRight w:val="0"/>
      <w:marTop w:val="0"/>
      <w:marBottom w:val="0"/>
      <w:divBdr>
        <w:top w:val="none" w:sz="0" w:space="0" w:color="auto"/>
        <w:left w:val="none" w:sz="0" w:space="0" w:color="auto"/>
        <w:bottom w:val="none" w:sz="0" w:space="0" w:color="auto"/>
        <w:right w:val="none" w:sz="0" w:space="0" w:color="auto"/>
      </w:divBdr>
    </w:div>
    <w:div w:id="63721509">
      <w:bodyDiv w:val="1"/>
      <w:marLeft w:val="0"/>
      <w:marRight w:val="0"/>
      <w:marTop w:val="0"/>
      <w:marBottom w:val="0"/>
      <w:divBdr>
        <w:top w:val="none" w:sz="0" w:space="0" w:color="auto"/>
        <w:left w:val="none" w:sz="0" w:space="0" w:color="auto"/>
        <w:bottom w:val="none" w:sz="0" w:space="0" w:color="auto"/>
        <w:right w:val="none" w:sz="0" w:space="0" w:color="auto"/>
      </w:divBdr>
    </w:div>
    <w:div w:id="63913797">
      <w:bodyDiv w:val="1"/>
      <w:marLeft w:val="0"/>
      <w:marRight w:val="0"/>
      <w:marTop w:val="0"/>
      <w:marBottom w:val="0"/>
      <w:divBdr>
        <w:top w:val="none" w:sz="0" w:space="0" w:color="auto"/>
        <w:left w:val="none" w:sz="0" w:space="0" w:color="auto"/>
        <w:bottom w:val="none" w:sz="0" w:space="0" w:color="auto"/>
        <w:right w:val="none" w:sz="0" w:space="0" w:color="auto"/>
      </w:divBdr>
    </w:div>
    <w:div w:id="64691856">
      <w:bodyDiv w:val="1"/>
      <w:marLeft w:val="0"/>
      <w:marRight w:val="0"/>
      <w:marTop w:val="0"/>
      <w:marBottom w:val="0"/>
      <w:divBdr>
        <w:top w:val="none" w:sz="0" w:space="0" w:color="auto"/>
        <w:left w:val="none" w:sz="0" w:space="0" w:color="auto"/>
        <w:bottom w:val="none" w:sz="0" w:space="0" w:color="auto"/>
        <w:right w:val="none" w:sz="0" w:space="0" w:color="auto"/>
      </w:divBdr>
    </w:div>
    <w:div w:id="67269546">
      <w:bodyDiv w:val="1"/>
      <w:marLeft w:val="0"/>
      <w:marRight w:val="0"/>
      <w:marTop w:val="0"/>
      <w:marBottom w:val="0"/>
      <w:divBdr>
        <w:top w:val="none" w:sz="0" w:space="0" w:color="auto"/>
        <w:left w:val="none" w:sz="0" w:space="0" w:color="auto"/>
        <w:bottom w:val="none" w:sz="0" w:space="0" w:color="auto"/>
        <w:right w:val="none" w:sz="0" w:space="0" w:color="auto"/>
      </w:divBdr>
    </w:div>
    <w:div w:id="67579209">
      <w:bodyDiv w:val="1"/>
      <w:marLeft w:val="0"/>
      <w:marRight w:val="0"/>
      <w:marTop w:val="0"/>
      <w:marBottom w:val="0"/>
      <w:divBdr>
        <w:top w:val="none" w:sz="0" w:space="0" w:color="auto"/>
        <w:left w:val="none" w:sz="0" w:space="0" w:color="auto"/>
        <w:bottom w:val="none" w:sz="0" w:space="0" w:color="auto"/>
        <w:right w:val="none" w:sz="0" w:space="0" w:color="auto"/>
      </w:divBdr>
    </w:div>
    <w:div w:id="67583923">
      <w:bodyDiv w:val="1"/>
      <w:marLeft w:val="0"/>
      <w:marRight w:val="0"/>
      <w:marTop w:val="0"/>
      <w:marBottom w:val="0"/>
      <w:divBdr>
        <w:top w:val="none" w:sz="0" w:space="0" w:color="auto"/>
        <w:left w:val="none" w:sz="0" w:space="0" w:color="auto"/>
        <w:bottom w:val="none" w:sz="0" w:space="0" w:color="auto"/>
        <w:right w:val="none" w:sz="0" w:space="0" w:color="auto"/>
      </w:divBdr>
    </w:div>
    <w:div w:id="68769986">
      <w:bodyDiv w:val="1"/>
      <w:marLeft w:val="0"/>
      <w:marRight w:val="0"/>
      <w:marTop w:val="0"/>
      <w:marBottom w:val="0"/>
      <w:divBdr>
        <w:top w:val="none" w:sz="0" w:space="0" w:color="auto"/>
        <w:left w:val="none" w:sz="0" w:space="0" w:color="auto"/>
        <w:bottom w:val="none" w:sz="0" w:space="0" w:color="auto"/>
        <w:right w:val="none" w:sz="0" w:space="0" w:color="auto"/>
      </w:divBdr>
    </w:div>
    <w:div w:id="69471929">
      <w:bodyDiv w:val="1"/>
      <w:marLeft w:val="0"/>
      <w:marRight w:val="0"/>
      <w:marTop w:val="0"/>
      <w:marBottom w:val="0"/>
      <w:divBdr>
        <w:top w:val="none" w:sz="0" w:space="0" w:color="auto"/>
        <w:left w:val="none" w:sz="0" w:space="0" w:color="auto"/>
        <w:bottom w:val="none" w:sz="0" w:space="0" w:color="auto"/>
        <w:right w:val="none" w:sz="0" w:space="0" w:color="auto"/>
      </w:divBdr>
    </w:div>
    <w:div w:id="69499214">
      <w:bodyDiv w:val="1"/>
      <w:marLeft w:val="0"/>
      <w:marRight w:val="0"/>
      <w:marTop w:val="0"/>
      <w:marBottom w:val="0"/>
      <w:divBdr>
        <w:top w:val="none" w:sz="0" w:space="0" w:color="auto"/>
        <w:left w:val="none" w:sz="0" w:space="0" w:color="auto"/>
        <w:bottom w:val="none" w:sz="0" w:space="0" w:color="auto"/>
        <w:right w:val="none" w:sz="0" w:space="0" w:color="auto"/>
      </w:divBdr>
    </w:div>
    <w:div w:id="72167033">
      <w:bodyDiv w:val="1"/>
      <w:marLeft w:val="0"/>
      <w:marRight w:val="0"/>
      <w:marTop w:val="0"/>
      <w:marBottom w:val="0"/>
      <w:divBdr>
        <w:top w:val="none" w:sz="0" w:space="0" w:color="auto"/>
        <w:left w:val="none" w:sz="0" w:space="0" w:color="auto"/>
        <w:bottom w:val="none" w:sz="0" w:space="0" w:color="auto"/>
        <w:right w:val="none" w:sz="0" w:space="0" w:color="auto"/>
      </w:divBdr>
    </w:div>
    <w:div w:id="72897462">
      <w:bodyDiv w:val="1"/>
      <w:marLeft w:val="0"/>
      <w:marRight w:val="0"/>
      <w:marTop w:val="0"/>
      <w:marBottom w:val="0"/>
      <w:divBdr>
        <w:top w:val="none" w:sz="0" w:space="0" w:color="auto"/>
        <w:left w:val="none" w:sz="0" w:space="0" w:color="auto"/>
        <w:bottom w:val="none" w:sz="0" w:space="0" w:color="auto"/>
        <w:right w:val="none" w:sz="0" w:space="0" w:color="auto"/>
      </w:divBdr>
    </w:div>
    <w:div w:id="74211156">
      <w:bodyDiv w:val="1"/>
      <w:marLeft w:val="0"/>
      <w:marRight w:val="0"/>
      <w:marTop w:val="0"/>
      <w:marBottom w:val="0"/>
      <w:divBdr>
        <w:top w:val="none" w:sz="0" w:space="0" w:color="auto"/>
        <w:left w:val="none" w:sz="0" w:space="0" w:color="auto"/>
        <w:bottom w:val="none" w:sz="0" w:space="0" w:color="auto"/>
        <w:right w:val="none" w:sz="0" w:space="0" w:color="auto"/>
      </w:divBdr>
    </w:div>
    <w:div w:id="90589589">
      <w:bodyDiv w:val="1"/>
      <w:marLeft w:val="0"/>
      <w:marRight w:val="0"/>
      <w:marTop w:val="0"/>
      <w:marBottom w:val="0"/>
      <w:divBdr>
        <w:top w:val="none" w:sz="0" w:space="0" w:color="auto"/>
        <w:left w:val="none" w:sz="0" w:space="0" w:color="auto"/>
        <w:bottom w:val="none" w:sz="0" w:space="0" w:color="auto"/>
        <w:right w:val="none" w:sz="0" w:space="0" w:color="auto"/>
      </w:divBdr>
    </w:div>
    <w:div w:id="91171284">
      <w:bodyDiv w:val="1"/>
      <w:marLeft w:val="0"/>
      <w:marRight w:val="0"/>
      <w:marTop w:val="0"/>
      <w:marBottom w:val="0"/>
      <w:divBdr>
        <w:top w:val="none" w:sz="0" w:space="0" w:color="auto"/>
        <w:left w:val="none" w:sz="0" w:space="0" w:color="auto"/>
        <w:bottom w:val="none" w:sz="0" w:space="0" w:color="auto"/>
        <w:right w:val="none" w:sz="0" w:space="0" w:color="auto"/>
      </w:divBdr>
    </w:div>
    <w:div w:id="92867751">
      <w:bodyDiv w:val="1"/>
      <w:marLeft w:val="0"/>
      <w:marRight w:val="0"/>
      <w:marTop w:val="0"/>
      <w:marBottom w:val="0"/>
      <w:divBdr>
        <w:top w:val="none" w:sz="0" w:space="0" w:color="auto"/>
        <w:left w:val="none" w:sz="0" w:space="0" w:color="auto"/>
        <w:bottom w:val="none" w:sz="0" w:space="0" w:color="auto"/>
        <w:right w:val="none" w:sz="0" w:space="0" w:color="auto"/>
      </w:divBdr>
    </w:div>
    <w:div w:id="95292957">
      <w:bodyDiv w:val="1"/>
      <w:marLeft w:val="0"/>
      <w:marRight w:val="0"/>
      <w:marTop w:val="0"/>
      <w:marBottom w:val="0"/>
      <w:divBdr>
        <w:top w:val="none" w:sz="0" w:space="0" w:color="auto"/>
        <w:left w:val="none" w:sz="0" w:space="0" w:color="auto"/>
        <w:bottom w:val="none" w:sz="0" w:space="0" w:color="auto"/>
        <w:right w:val="none" w:sz="0" w:space="0" w:color="auto"/>
      </w:divBdr>
    </w:div>
    <w:div w:id="98255298">
      <w:bodyDiv w:val="1"/>
      <w:marLeft w:val="0"/>
      <w:marRight w:val="0"/>
      <w:marTop w:val="0"/>
      <w:marBottom w:val="0"/>
      <w:divBdr>
        <w:top w:val="none" w:sz="0" w:space="0" w:color="auto"/>
        <w:left w:val="none" w:sz="0" w:space="0" w:color="auto"/>
        <w:bottom w:val="none" w:sz="0" w:space="0" w:color="auto"/>
        <w:right w:val="none" w:sz="0" w:space="0" w:color="auto"/>
      </w:divBdr>
    </w:div>
    <w:div w:id="102264316">
      <w:bodyDiv w:val="1"/>
      <w:marLeft w:val="0"/>
      <w:marRight w:val="0"/>
      <w:marTop w:val="0"/>
      <w:marBottom w:val="0"/>
      <w:divBdr>
        <w:top w:val="none" w:sz="0" w:space="0" w:color="auto"/>
        <w:left w:val="none" w:sz="0" w:space="0" w:color="auto"/>
        <w:bottom w:val="none" w:sz="0" w:space="0" w:color="auto"/>
        <w:right w:val="none" w:sz="0" w:space="0" w:color="auto"/>
      </w:divBdr>
    </w:div>
    <w:div w:id="109708560">
      <w:bodyDiv w:val="1"/>
      <w:marLeft w:val="0"/>
      <w:marRight w:val="0"/>
      <w:marTop w:val="0"/>
      <w:marBottom w:val="0"/>
      <w:divBdr>
        <w:top w:val="none" w:sz="0" w:space="0" w:color="auto"/>
        <w:left w:val="none" w:sz="0" w:space="0" w:color="auto"/>
        <w:bottom w:val="none" w:sz="0" w:space="0" w:color="auto"/>
        <w:right w:val="none" w:sz="0" w:space="0" w:color="auto"/>
      </w:divBdr>
    </w:div>
    <w:div w:id="110437395">
      <w:bodyDiv w:val="1"/>
      <w:marLeft w:val="0"/>
      <w:marRight w:val="0"/>
      <w:marTop w:val="0"/>
      <w:marBottom w:val="0"/>
      <w:divBdr>
        <w:top w:val="none" w:sz="0" w:space="0" w:color="auto"/>
        <w:left w:val="none" w:sz="0" w:space="0" w:color="auto"/>
        <w:bottom w:val="none" w:sz="0" w:space="0" w:color="auto"/>
        <w:right w:val="none" w:sz="0" w:space="0" w:color="auto"/>
      </w:divBdr>
    </w:div>
    <w:div w:id="114763662">
      <w:bodyDiv w:val="1"/>
      <w:marLeft w:val="0"/>
      <w:marRight w:val="0"/>
      <w:marTop w:val="0"/>
      <w:marBottom w:val="0"/>
      <w:divBdr>
        <w:top w:val="none" w:sz="0" w:space="0" w:color="auto"/>
        <w:left w:val="none" w:sz="0" w:space="0" w:color="auto"/>
        <w:bottom w:val="none" w:sz="0" w:space="0" w:color="auto"/>
        <w:right w:val="none" w:sz="0" w:space="0" w:color="auto"/>
      </w:divBdr>
    </w:div>
    <w:div w:id="115177674">
      <w:bodyDiv w:val="1"/>
      <w:marLeft w:val="0"/>
      <w:marRight w:val="0"/>
      <w:marTop w:val="0"/>
      <w:marBottom w:val="0"/>
      <w:divBdr>
        <w:top w:val="none" w:sz="0" w:space="0" w:color="auto"/>
        <w:left w:val="none" w:sz="0" w:space="0" w:color="auto"/>
        <w:bottom w:val="none" w:sz="0" w:space="0" w:color="auto"/>
        <w:right w:val="none" w:sz="0" w:space="0" w:color="auto"/>
      </w:divBdr>
    </w:div>
    <w:div w:id="115292970">
      <w:bodyDiv w:val="1"/>
      <w:marLeft w:val="0"/>
      <w:marRight w:val="0"/>
      <w:marTop w:val="0"/>
      <w:marBottom w:val="0"/>
      <w:divBdr>
        <w:top w:val="none" w:sz="0" w:space="0" w:color="auto"/>
        <w:left w:val="none" w:sz="0" w:space="0" w:color="auto"/>
        <w:bottom w:val="none" w:sz="0" w:space="0" w:color="auto"/>
        <w:right w:val="none" w:sz="0" w:space="0" w:color="auto"/>
      </w:divBdr>
    </w:div>
    <w:div w:id="119805343">
      <w:bodyDiv w:val="1"/>
      <w:marLeft w:val="0"/>
      <w:marRight w:val="0"/>
      <w:marTop w:val="0"/>
      <w:marBottom w:val="0"/>
      <w:divBdr>
        <w:top w:val="none" w:sz="0" w:space="0" w:color="auto"/>
        <w:left w:val="none" w:sz="0" w:space="0" w:color="auto"/>
        <w:bottom w:val="none" w:sz="0" w:space="0" w:color="auto"/>
        <w:right w:val="none" w:sz="0" w:space="0" w:color="auto"/>
      </w:divBdr>
    </w:div>
    <w:div w:id="120807414">
      <w:bodyDiv w:val="1"/>
      <w:marLeft w:val="0"/>
      <w:marRight w:val="0"/>
      <w:marTop w:val="0"/>
      <w:marBottom w:val="0"/>
      <w:divBdr>
        <w:top w:val="none" w:sz="0" w:space="0" w:color="auto"/>
        <w:left w:val="none" w:sz="0" w:space="0" w:color="auto"/>
        <w:bottom w:val="none" w:sz="0" w:space="0" w:color="auto"/>
        <w:right w:val="none" w:sz="0" w:space="0" w:color="auto"/>
      </w:divBdr>
    </w:div>
    <w:div w:id="125392834">
      <w:bodyDiv w:val="1"/>
      <w:marLeft w:val="0"/>
      <w:marRight w:val="0"/>
      <w:marTop w:val="0"/>
      <w:marBottom w:val="0"/>
      <w:divBdr>
        <w:top w:val="none" w:sz="0" w:space="0" w:color="auto"/>
        <w:left w:val="none" w:sz="0" w:space="0" w:color="auto"/>
        <w:bottom w:val="none" w:sz="0" w:space="0" w:color="auto"/>
        <w:right w:val="none" w:sz="0" w:space="0" w:color="auto"/>
      </w:divBdr>
    </w:div>
    <w:div w:id="132060031">
      <w:bodyDiv w:val="1"/>
      <w:marLeft w:val="0"/>
      <w:marRight w:val="0"/>
      <w:marTop w:val="0"/>
      <w:marBottom w:val="0"/>
      <w:divBdr>
        <w:top w:val="none" w:sz="0" w:space="0" w:color="auto"/>
        <w:left w:val="none" w:sz="0" w:space="0" w:color="auto"/>
        <w:bottom w:val="none" w:sz="0" w:space="0" w:color="auto"/>
        <w:right w:val="none" w:sz="0" w:space="0" w:color="auto"/>
      </w:divBdr>
    </w:div>
    <w:div w:id="133840074">
      <w:bodyDiv w:val="1"/>
      <w:marLeft w:val="0"/>
      <w:marRight w:val="0"/>
      <w:marTop w:val="0"/>
      <w:marBottom w:val="0"/>
      <w:divBdr>
        <w:top w:val="none" w:sz="0" w:space="0" w:color="auto"/>
        <w:left w:val="none" w:sz="0" w:space="0" w:color="auto"/>
        <w:bottom w:val="none" w:sz="0" w:space="0" w:color="auto"/>
        <w:right w:val="none" w:sz="0" w:space="0" w:color="auto"/>
      </w:divBdr>
    </w:div>
    <w:div w:id="137193778">
      <w:bodyDiv w:val="1"/>
      <w:marLeft w:val="0"/>
      <w:marRight w:val="0"/>
      <w:marTop w:val="0"/>
      <w:marBottom w:val="0"/>
      <w:divBdr>
        <w:top w:val="none" w:sz="0" w:space="0" w:color="auto"/>
        <w:left w:val="none" w:sz="0" w:space="0" w:color="auto"/>
        <w:bottom w:val="none" w:sz="0" w:space="0" w:color="auto"/>
        <w:right w:val="none" w:sz="0" w:space="0" w:color="auto"/>
      </w:divBdr>
    </w:div>
    <w:div w:id="138885564">
      <w:bodyDiv w:val="1"/>
      <w:marLeft w:val="0"/>
      <w:marRight w:val="0"/>
      <w:marTop w:val="0"/>
      <w:marBottom w:val="0"/>
      <w:divBdr>
        <w:top w:val="none" w:sz="0" w:space="0" w:color="auto"/>
        <w:left w:val="none" w:sz="0" w:space="0" w:color="auto"/>
        <w:bottom w:val="none" w:sz="0" w:space="0" w:color="auto"/>
        <w:right w:val="none" w:sz="0" w:space="0" w:color="auto"/>
      </w:divBdr>
    </w:div>
    <w:div w:id="139734932">
      <w:bodyDiv w:val="1"/>
      <w:marLeft w:val="0"/>
      <w:marRight w:val="0"/>
      <w:marTop w:val="0"/>
      <w:marBottom w:val="0"/>
      <w:divBdr>
        <w:top w:val="none" w:sz="0" w:space="0" w:color="auto"/>
        <w:left w:val="none" w:sz="0" w:space="0" w:color="auto"/>
        <w:bottom w:val="none" w:sz="0" w:space="0" w:color="auto"/>
        <w:right w:val="none" w:sz="0" w:space="0" w:color="auto"/>
      </w:divBdr>
    </w:div>
    <w:div w:id="147600228">
      <w:bodyDiv w:val="1"/>
      <w:marLeft w:val="0"/>
      <w:marRight w:val="0"/>
      <w:marTop w:val="0"/>
      <w:marBottom w:val="0"/>
      <w:divBdr>
        <w:top w:val="none" w:sz="0" w:space="0" w:color="auto"/>
        <w:left w:val="none" w:sz="0" w:space="0" w:color="auto"/>
        <w:bottom w:val="none" w:sz="0" w:space="0" w:color="auto"/>
        <w:right w:val="none" w:sz="0" w:space="0" w:color="auto"/>
      </w:divBdr>
    </w:div>
    <w:div w:id="150948057">
      <w:bodyDiv w:val="1"/>
      <w:marLeft w:val="0"/>
      <w:marRight w:val="0"/>
      <w:marTop w:val="0"/>
      <w:marBottom w:val="0"/>
      <w:divBdr>
        <w:top w:val="none" w:sz="0" w:space="0" w:color="auto"/>
        <w:left w:val="none" w:sz="0" w:space="0" w:color="auto"/>
        <w:bottom w:val="none" w:sz="0" w:space="0" w:color="auto"/>
        <w:right w:val="none" w:sz="0" w:space="0" w:color="auto"/>
      </w:divBdr>
    </w:div>
    <w:div w:id="150949532">
      <w:bodyDiv w:val="1"/>
      <w:marLeft w:val="0"/>
      <w:marRight w:val="0"/>
      <w:marTop w:val="0"/>
      <w:marBottom w:val="0"/>
      <w:divBdr>
        <w:top w:val="none" w:sz="0" w:space="0" w:color="auto"/>
        <w:left w:val="none" w:sz="0" w:space="0" w:color="auto"/>
        <w:bottom w:val="none" w:sz="0" w:space="0" w:color="auto"/>
        <w:right w:val="none" w:sz="0" w:space="0" w:color="auto"/>
      </w:divBdr>
    </w:div>
    <w:div w:id="151265384">
      <w:bodyDiv w:val="1"/>
      <w:marLeft w:val="0"/>
      <w:marRight w:val="0"/>
      <w:marTop w:val="0"/>
      <w:marBottom w:val="0"/>
      <w:divBdr>
        <w:top w:val="none" w:sz="0" w:space="0" w:color="auto"/>
        <w:left w:val="none" w:sz="0" w:space="0" w:color="auto"/>
        <w:bottom w:val="none" w:sz="0" w:space="0" w:color="auto"/>
        <w:right w:val="none" w:sz="0" w:space="0" w:color="auto"/>
      </w:divBdr>
    </w:div>
    <w:div w:id="152307360">
      <w:bodyDiv w:val="1"/>
      <w:marLeft w:val="0"/>
      <w:marRight w:val="0"/>
      <w:marTop w:val="0"/>
      <w:marBottom w:val="0"/>
      <w:divBdr>
        <w:top w:val="none" w:sz="0" w:space="0" w:color="auto"/>
        <w:left w:val="none" w:sz="0" w:space="0" w:color="auto"/>
        <w:bottom w:val="none" w:sz="0" w:space="0" w:color="auto"/>
        <w:right w:val="none" w:sz="0" w:space="0" w:color="auto"/>
      </w:divBdr>
    </w:div>
    <w:div w:id="154608635">
      <w:bodyDiv w:val="1"/>
      <w:marLeft w:val="0"/>
      <w:marRight w:val="0"/>
      <w:marTop w:val="0"/>
      <w:marBottom w:val="0"/>
      <w:divBdr>
        <w:top w:val="none" w:sz="0" w:space="0" w:color="auto"/>
        <w:left w:val="none" w:sz="0" w:space="0" w:color="auto"/>
        <w:bottom w:val="none" w:sz="0" w:space="0" w:color="auto"/>
        <w:right w:val="none" w:sz="0" w:space="0" w:color="auto"/>
      </w:divBdr>
    </w:div>
    <w:div w:id="155266150">
      <w:bodyDiv w:val="1"/>
      <w:marLeft w:val="0"/>
      <w:marRight w:val="0"/>
      <w:marTop w:val="0"/>
      <w:marBottom w:val="0"/>
      <w:divBdr>
        <w:top w:val="none" w:sz="0" w:space="0" w:color="auto"/>
        <w:left w:val="none" w:sz="0" w:space="0" w:color="auto"/>
        <w:bottom w:val="none" w:sz="0" w:space="0" w:color="auto"/>
        <w:right w:val="none" w:sz="0" w:space="0" w:color="auto"/>
      </w:divBdr>
    </w:div>
    <w:div w:id="159777321">
      <w:bodyDiv w:val="1"/>
      <w:marLeft w:val="0"/>
      <w:marRight w:val="0"/>
      <w:marTop w:val="0"/>
      <w:marBottom w:val="0"/>
      <w:divBdr>
        <w:top w:val="none" w:sz="0" w:space="0" w:color="auto"/>
        <w:left w:val="none" w:sz="0" w:space="0" w:color="auto"/>
        <w:bottom w:val="none" w:sz="0" w:space="0" w:color="auto"/>
        <w:right w:val="none" w:sz="0" w:space="0" w:color="auto"/>
      </w:divBdr>
    </w:div>
    <w:div w:id="161745792">
      <w:bodyDiv w:val="1"/>
      <w:marLeft w:val="0"/>
      <w:marRight w:val="0"/>
      <w:marTop w:val="0"/>
      <w:marBottom w:val="0"/>
      <w:divBdr>
        <w:top w:val="none" w:sz="0" w:space="0" w:color="auto"/>
        <w:left w:val="none" w:sz="0" w:space="0" w:color="auto"/>
        <w:bottom w:val="none" w:sz="0" w:space="0" w:color="auto"/>
        <w:right w:val="none" w:sz="0" w:space="0" w:color="auto"/>
      </w:divBdr>
    </w:div>
    <w:div w:id="163670976">
      <w:bodyDiv w:val="1"/>
      <w:marLeft w:val="0"/>
      <w:marRight w:val="0"/>
      <w:marTop w:val="0"/>
      <w:marBottom w:val="0"/>
      <w:divBdr>
        <w:top w:val="none" w:sz="0" w:space="0" w:color="auto"/>
        <w:left w:val="none" w:sz="0" w:space="0" w:color="auto"/>
        <w:bottom w:val="none" w:sz="0" w:space="0" w:color="auto"/>
        <w:right w:val="none" w:sz="0" w:space="0" w:color="auto"/>
      </w:divBdr>
    </w:div>
    <w:div w:id="164904899">
      <w:bodyDiv w:val="1"/>
      <w:marLeft w:val="0"/>
      <w:marRight w:val="0"/>
      <w:marTop w:val="0"/>
      <w:marBottom w:val="0"/>
      <w:divBdr>
        <w:top w:val="none" w:sz="0" w:space="0" w:color="auto"/>
        <w:left w:val="none" w:sz="0" w:space="0" w:color="auto"/>
        <w:bottom w:val="none" w:sz="0" w:space="0" w:color="auto"/>
        <w:right w:val="none" w:sz="0" w:space="0" w:color="auto"/>
      </w:divBdr>
    </w:div>
    <w:div w:id="167138146">
      <w:bodyDiv w:val="1"/>
      <w:marLeft w:val="0"/>
      <w:marRight w:val="0"/>
      <w:marTop w:val="0"/>
      <w:marBottom w:val="0"/>
      <w:divBdr>
        <w:top w:val="none" w:sz="0" w:space="0" w:color="auto"/>
        <w:left w:val="none" w:sz="0" w:space="0" w:color="auto"/>
        <w:bottom w:val="none" w:sz="0" w:space="0" w:color="auto"/>
        <w:right w:val="none" w:sz="0" w:space="0" w:color="auto"/>
      </w:divBdr>
    </w:div>
    <w:div w:id="168448740">
      <w:bodyDiv w:val="1"/>
      <w:marLeft w:val="0"/>
      <w:marRight w:val="0"/>
      <w:marTop w:val="0"/>
      <w:marBottom w:val="0"/>
      <w:divBdr>
        <w:top w:val="none" w:sz="0" w:space="0" w:color="auto"/>
        <w:left w:val="none" w:sz="0" w:space="0" w:color="auto"/>
        <w:bottom w:val="none" w:sz="0" w:space="0" w:color="auto"/>
        <w:right w:val="none" w:sz="0" w:space="0" w:color="auto"/>
      </w:divBdr>
    </w:div>
    <w:div w:id="168981823">
      <w:bodyDiv w:val="1"/>
      <w:marLeft w:val="0"/>
      <w:marRight w:val="0"/>
      <w:marTop w:val="0"/>
      <w:marBottom w:val="0"/>
      <w:divBdr>
        <w:top w:val="none" w:sz="0" w:space="0" w:color="auto"/>
        <w:left w:val="none" w:sz="0" w:space="0" w:color="auto"/>
        <w:bottom w:val="none" w:sz="0" w:space="0" w:color="auto"/>
        <w:right w:val="none" w:sz="0" w:space="0" w:color="auto"/>
      </w:divBdr>
    </w:div>
    <w:div w:id="169148466">
      <w:bodyDiv w:val="1"/>
      <w:marLeft w:val="0"/>
      <w:marRight w:val="0"/>
      <w:marTop w:val="0"/>
      <w:marBottom w:val="0"/>
      <w:divBdr>
        <w:top w:val="none" w:sz="0" w:space="0" w:color="auto"/>
        <w:left w:val="none" w:sz="0" w:space="0" w:color="auto"/>
        <w:bottom w:val="none" w:sz="0" w:space="0" w:color="auto"/>
        <w:right w:val="none" w:sz="0" w:space="0" w:color="auto"/>
      </w:divBdr>
    </w:div>
    <w:div w:id="169685067">
      <w:bodyDiv w:val="1"/>
      <w:marLeft w:val="0"/>
      <w:marRight w:val="0"/>
      <w:marTop w:val="0"/>
      <w:marBottom w:val="0"/>
      <w:divBdr>
        <w:top w:val="none" w:sz="0" w:space="0" w:color="auto"/>
        <w:left w:val="none" w:sz="0" w:space="0" w:color="auto"/>
        <w:bottom w:val="none" w:sz="0" w:space="0" w:color="auto"/>
        <w:right w:val="none" w:sz="0" w:space="0" w:color="auto"/>
      </w:divBdr>
    </w:div>
    <w:div w:id="173499296">
      <w:bodyDiv w:val="1"/>
      <w:marLeft w:val="0"/>
      <w:marRight w:val="0"/>
      <w:marTop w:val="0"/>
      <w:marBottom w:val="0"/>
      <w:divBdr>
        <w:top w:val="none" w:sz="0" w:space="0" w:color="auto"/>
        <w:left w:val="none" w:sz="0" w:space="0" w:color="auto"/>
        <w:bottom w:val="none" w:sz="0" w:space="0" w:color="auto"/>
        <w:right w:val="none" w:sz="0" w:space="0" w:color="auto"/>
      </w:divBdr>
    </w:div>
    <w:div w:id="175195378">
      <w:bodyDiv w:val="1"/>
      <w:marLeft w:val="0"/>
      <w:marRight w:val="0"/>
      <w:marTop w:val="0"/>
      <w:marBottom w:val="0"/>
      <w:divBdr>
        <w:top w:val="none" w:sz="0" w:space="0" w:color="auto"/>
        <w:left w:val="none" w:sz="0" w:space="0" w:color="auto"/>
        <w:bottom w:val="none" w:sz="0" w:space="0" w:color="auto"/>
        <w:right w:val="none" w:sz="0" w:space="0" w:color="auto"/>
      </w:divBdr>
    </w:div>
    <w:div w:id="177426242">
      <w:bodyDiv w:val="1"/>
      <w:marLeft w:val="0"/>
      <w:marRight w:val="0"/>
      <w:marTop w:val="0"/>
      <w:marBottom w:val="0"/>
      <w:divBdr>
        <w:top w:val="none" w:sz="0" w:space="0" w:color="auto"/>
        <w:left w:val="none" w:sz="0" w:space="0" w:color="auto"/>
        <w:bottom w:val="none" w:sz="0" w:space="0" w:color="auto"/>
        <w:right w:val="none" w:sz="0" w:space="0" w:color="auto"/>
      </w:divBdr>
    </w:div>
    <w:div w:id="177934327">
      <w:bodyDiv w:val="1"/>
      <w:marLeft w:val="0"/>
      <w:marRight w:val="0"/>
      <w:marTop w:val="0"/>
      <w:marBottom w:val="0"/>
      <w:divBdr>
        <w:top w:val="none" w:sz="0" w:space="0" w:color="auto"/>
        <w:left w:val="none" w:sz="0" w:space="0" w:color="auto"/>
        <w:bottom w:val="none" w:sz="0" w:space="0" w:color="auto"/>
        <w:right w:val="none" w:sz="0" w:space="0" w:color="auto"/>
      </w:divBdr>
    </w:div>
    <w:div w:id="180945423">
      <w:bodyDiv w:val="1"/>
      <w:marLeft w:val="0"/>
      <w:marRight w:val="0"/>
      <w:marTop w:val="0"/>
      <w:marBottom w:val="0"/>
      <w:divBdr>
        <w:top w:val="none" w:sz="0" w:space="0" w:color="auto"/>
        <w:left w:val="none" w:sz="0" w:space="0" w:color="auto"/>
        <w:bottom w:val="none" w:sz="0" w:space="0" w:color="auto"/>
        <w:right w:val="none" w:sz="0" w:space="0" w:color="auto"/>
      </w:divBdr>
    </w:div>
    <w:div w:id="181675858">
      <w:bodyDiv w:val="1"/>
      <w:marLeft w:val="0"/>
      <w:marRight w:val="0"/>
      <w:marTop w:val="0"/>
      <w:marBottom w:val="0"/>
      <w:divBdr>
        <w:top w:val="none" w:sz="0" w:space="0" w:color="auto"/>
        <w:left w:val="none" w:sz="0" w:space="0" w:color="auto"/>
        <w:bottom w:val="none" w:sz="0" w:space="0" w:color="auto"/>
        <w:right w:val="none" w:sz="0" w:space="0" w:color="auto"/>
      </w:divBdr>
    </w:div>
    <w:div w:id="185411640">
      <w:bodyDiv w:val="1"/>
      <w:marLeft w:val="0"/>
      <w:marRight w:val="0"/>
      <w:marTop w:val="0"/>
      <w:marBottom w:val="0"/>
      <w:divBdr>
        <w:top w:val="none" w:sz="0" w:space="0" w:color="auto"/>
        <w:left w:val="none" w:sz="0" w:space="0" w:color="auto"/>
        <w:bottom w:val="none" w:sz="0" w:space="0" w:color="auto"/>
        <w:right w:val="none" w:sz="0" w:space="0" w:color="auto"/>
      </w:divBdr>
    </w:div>
    <w:div w:id="187452150">
      <w:bodyDiv w:val="1"/>
      <w:marLeft w:val="0"/>
      <w:marRight w:val="0"/>
      <w:marTop w:val="0"/>
      <w:marBottom w:val="0"/>
      <w:divBdr>
        <w:top w:val="none" w:sz="0" w:space="0" w:color="auto"/>
        <w:left w:val="none" w:sz="0" w:space="0" w:color="auto"/>
        <w:bottom w:val="none" w:sz="0" w:space="0" w:color="auto"/>
        <w:right w:val="none" w:sz="0" w:space="0" w:color="auto"/>
      </w:divBdr>
    </w:div>
    <w:div w:id="190649042">
      <w:bodyDiv w:val="1"/>
      <w:marLeft w:val="0"/>
      <w:marRight w:val="0"/>
      <w:marTop w:val="0"/>
      <w:marBottom w:val="0"/>
      <w:divBdr>
        <w:top w:val="none" w:sz="0" w:space="0" w:color="auto"/>
        <w:left w:val="none" w:sz="0" w:space="0" w:color="auto"/>
        <w:bottom w:val="none" w:sz="0" w:space="0" w:color="auto"/>
        <w:right w:val="none" w:sz="0" w:space="0" w:color="auto"/>
      </w:divBdr>
    </w:div>
    <w:div w:id="192965466">
      <w:bodyDiv w:val="1"/>
      <w:marLeft w:val="0"/>
      <w:marRight w:val="0"/>
      <w:marTop w:val="0"/>
      <w:marBottom w:val="0"/>
      <w:divBdr>
        <w:top w:val="none" w:sz="0" w:space="0" w:color="auto"/>
        <w:left w:val="none" w:sz="0" w:space="0" w:color="auto"/>
        <w:bottom w:val="none" w:sz="0" w:space="0" w:color="auto"/>
        <w:right w:val="none" w:sz="0" w:space="0" w:color="auto"/>
      </w:divBdr>
    </w:div>
    <w:div w:id="198246890">
      <w:bodyDiv w:val="1"/>
      <w:marLeft w:val="0"/>
      <w:marRight w:val="0"/>
      <w:marTop w:val="0"/>
      <w:marBottom w:val="0"/>
      <w:divBdr>
        <w:top w:val="none" w:sz="0" w:space="0" w:color="auto"/>
        <w:left w:val="none" w:sz="0" w:space="0" w:color="auto"/>
        <w:bottom w:val="none" w:sz="0" w:space="0" w:color="auto"/>
        <w:right w:val="none" w:sz="0" w:space="0" w:color="auto"/>
      </w:divBdr>
    </w:div>
    <w:div w:id="199250098">
      <w:bodyDiv w:val="1"/>
      <w:marLeft w:val="0"/>
      <w:marRight w:val="0"/>
      <w:marTop w:val="0"/>
      <w:marBottom w:val="0"/>
      <w:divBdr>
        <w:top w:val="none" w:sz="0" w:space="0" w:color="auto"/>
        <w:left w:val="none" w:sz="0" w:space="0" w:color="auto"/>
        <w:bottom w:val="none" w:sz="0" w:space="0" w:color="auto"/>
        <w:right w:val="none" w:sz="0" w:space="0" w:color="auto"/>
      </w:divBdr>
    </w:div>
    <w:div w:id="200361129">
      <w:bodyDiv w:val="1"/>
      <w:marLeft w:val="0"/>
      <w:marRight w:val="0"/>
      <w:marTop w:val="0"/>
      <w:marBottom w:val="0"/>
      <w:divBdr>
        <w:top w:val="none" w:sz="0" w:space="0" w:color="auto"/>
        <w:left w:val="none" w:sz="0" w:space="0" w:color="auto"/>
        <w:bottom w:val="none" w:sz="0" w:space="0" w:color="auto"/>
        <w:right w:val="none" w:sz="0" w:space="0" w:color="auto"/>
      </w:divBdr>
    </w:div>
    <w:div w:id="200441098">
      <w:bodyDiv w:val="1"/>
      <w:marLeft w:val="0"/>
      <w:marRight w:val="0"/>
      <w:marTop w:val="0"/>
      <w:marBottom w:val="0"/>
      <w:divBdr>
        <w:top w:val="none" w:sz="0" w:space="0" w:color="auto"/>
        <w:left w:val="none" w:sz="0" w:space="0" w:color="auto"/>
        <w:bottom w:val="none" w:sz="0" w:space="0" w:color="auto"/>
        <w:right w:val="none" w:sz="0" w:space="0" w:color="auto"/>
      </w:divBdr>
    </w:div>
    <w:div w:id="202717326">
      <w:bodyDiv w:val="1"/>
      <w:marLeft w:val="0"/>
      <w:marRight w:val="0"/>
      <w:marTop w:val="0"/>
      <w:marBottom w:val="0"/>
      <w:divBdr>
        <w:top w:val="none" w:sz="0" w:space="0" w:color="auto"/>
        <w:left w:val="none" w:sz="0" w:space="0" w:color="auto"/>
        <w:bottom w:val="none" w:sz="0" w:space="0" w:color="auto"/>
        <w:right w:val="none" w:sz="0" w:space="0" w:color="auto"/>
      </w:divBdr>
    </w:div>
    <w:div w:id="206648976">
      <w:bodyDiv w:val="1"/>
      <w:marLeft w:val="0"/>
      <w:marRight w:val="0"/>
      <w:marTop w:val="0"/>
      <w:marBottom w:val="0"/>
      <w:divBdr>
        <w:top w:val="none" w:sz="0" w:space="0" w:color="auto"/>
        <w:left w:val="none" w:sz="0" w:space="0" w:color="auto"/>
        <w:bottom w:val="none" w:sz="0" w:space="0" w:color="auto"/>
        <w:right w:val="none" w:sz="0" w:space="0" w:color="auto"/>
      </w:divBdr>
    </w:div>
    <w:div w:id="210306359">
      <w:bodyDiv w:val="1"/>
      <w:marLeft w:val="0"/>
      <w:marRight w:val="0"/>
      <w:marTop w:val="0"/>
      <w:marBottom w:val="0"/>
      <w:divBdr>
        <w:top w:val="none" w:sz="0" w:space="0" w:color="auto"/>
        <w:left w:val="none" w:sz="0" w:space="0" w:color="auto"/>
        <w:bottom w:val="none" w:sz="0" w:space="0" w:color="auto"/>
        <w:right w:val="none" w:sz="0" w:space="0" w:color="auto"/>
      </w:divBdr>
    </w:div>
    <w:div w:id="210923327">
      <w:bodyDiv w:val="1"/>
      <w:marLeft w:val="0"/>
      <w:marRight w:val="0"/>
      <w:marTop w:val="0"/>
      <w:marBottom w:val="0"/>
      <w:divBdr>
        <w:top w:val="none" w:sz="0" w:space="0" w:color="auto"/>
        <w:left w:val="none" w:sz="0" w:space="0" w:color="auto"/>
        <w:bottom w:val="none" w:sz="0" w:space="0" w:color="auto"/>
        <w:right w:val="none" w:sz="0" w:space="0" w:color="auto"/>
      </w:divBdr>
    </w:div>
    <w:div w:id="211578983">
      <w:bodyDiv w:val="1"/>
      <w:marLeft w:val="0"/>
      <w:marRight w:val="0"/>
      <w:marTop w:val="0"/>
      <w:marBottom w:val="0"/>
      <w:divBdr>
        <w:top w:val="none" w:sz="0" w:space="0" w:color="auto"/>
        <w:left w:val="none" w:sz="0" w:space="0" w:color="auto"/>
        <w:bottom w:val="none" w:sz="0" w:space="0" w:color="auto"/>
        <w:right w:val="none" w:sz="0" w:space="0" w:color="auto"/>
      </w:divBdr>
    </w:div>
    <w:div w:id="211814474">
      <w:bodyDiv w:val="1"/>
      <w:marLeft w:val="0"/>
      <w:marRight w:val="0"/>
      <w:marTop w:val="0"/>
      <w:marBottom w:val="0"/>
      <w:divBdr>
        <w:top w:val="none" w:sz="0" w:space="0" w:color="auto"/>
        <w:left w:val="none" w:sz="0" w:space="0" w:color="auto"/>
        <w:bottom w:val="none" w:sz="0" w:space="0" w:color="auto"/>
        <w:right w:val="none" w:sz="0" w:space="0" w:color="auto"/>
      </w:divBdr>
    </w:div>
    <w:div w:id="213588181">
      <w:bodyDiv w:val="1"/>
      <w:marLeft w:val="0"/>
      <w:marRight w:val="0"/>
      <w:marTop w:val="0"/>
      <w:marBottom w:val="0"/>
      <w:divBdr>
        <w:top w:val="none" w:sz="0" w:space="0" w:color="auto"/>
        <w:left w:val="none" w:sz="0" w:space="0" w:color="auto"/>
        <w:bottom w:val="none" w:sz="0" w:space="0" w:color="auto"/>
        <w:right w:val="none" w:sz="0" w:space="0" w:color="auto"/>
      </w:divBdr>
    </w:div>
    <w:div w:id="217327499">
      <w:bodyDiv w:val="1"/>
      <w:marLeft w:val="0"/>
      <w:marRight w:val="0"/>
      <w:marTop w:val="0"/>
      <w:marBottom w:val="0"/>
      <w:divBdr>
        <w:top w:val="none" w:sz="0" w:space="0" w:color="auto"/>
        <w:left w:val="none" w:sz="0" w:space="0" w:color="auto"/>
        <w:bottom w:val="none" w:sz="0" w:space="0" w:color="auto"/>
        <w:right w:val="none" w:sz="0" w:space="0" w:color="auto"/>
      </w:divBdr>
    </w:div>
    <w:div w:id="226887978">
      <w:bodyDiv w:val="1"/>
      <w:marLeft w:val="0"/>
      <w:marRight w:val="0"/>
      <w:marTop w:val="0"/>
      <w:marBottom w:val="0"/>
      <w:divBdr>
        <w:top w:val="none" w:sz="0" w:space="0" w:color="auto"/>
        <w:left w:val="none" w:sz="0" w:space="0" w:color="auto"/>
        <w:bottom w:val="none" w:sz="0" w:space="0" w:color="auto"/>
        <w:right w:val="none" w:sz="0" w:space="0" w:color="auto"/>
      </w:divBdr>
    </w:div>
    <w:div w:id="229122847">
      <w:bodyDiv w:val="1"/>
      <w:marLeft w:val="0"/>
      <w:marRight w:val="0"/>
      <w:marTop w:val="0"/>
      <w:marBottom w:val="0"/>
      <w:divBdr>
        <w:top w:val="none" w:sz="0" w:space="0" w:color="auto"/>
        <w:left w:val="none" w:sz="0" w:space="0" w:color="auto"/>
        <w:bottom w:val="none" w:sz="0" w:space="0" w:color="auto"/>
        <w:right w:val="none" w:sz="0" w:space="0" w:color="auto"/>
      </w:divBdr>
    </w:div>
    <w:div w:id="230964657">
      <w:bodyDiv w:val="1"/>
      <w:marLeft w:val="0"/>
      <w:marRight w:val="0"/>
      <w:marTop w:val="0"/>
      <w:marBottom w:val="0"/>
      <w:divBdr>
        <w:top w:val="none" w:sz="0" w:space="0" w:color="auto"/>
        <w:left w:val="none" w:sz="0" w:space="0" w:color="auto"/>
        <w:bottom w:val="none" w:sz="0" w:space="0" w:color="auto"/>
        <w:right w:val="none" w:sz="0" w:space="0" w:color="auto"/>
      </w:divBdr>
    </w:div>
    <w:div w:id="233011121">
      <w:bodyDiv w:val="1"/>
      <w:marLeft w:val="0"/>
      <w:marRight w:val="0"/>
      <w:marTop w:val="0"/>
      <w:marBottom w:val="0"/>
      <w:divBdr>
        <w:top w:val="none" w:sz="0" w:space="0" w:color="auto"/>
        <w:left w:val="none" w:sz="0" w:space="0" w:color="auto"/>
        <w:bottom w:val="none" w:sz="0" w:space="0" w:color="auto"/>
        <w:right w:val="none" w:sz="0" w:space="0" w:color="auto"/>
      </w:divBdr>
    </w:div>
    <w:div w:id="234054540">
      <w:bodyDiv w:val="1"/>
      <w:marLeft w:val="0"/>
      <w:marRight w:val="0"/>
      <w:marTop w:val="0"/>
      <w:marBottom w:val="0"/>
      <w:divBdr>
        <w:top w:val="none" w:sz="0" w:space="0" w:color="auto"/>
        <w:left w:val="none" w:sz="0" w:space="0" w:color="auto"/>
        <w:bottom w:val="none" w:sz="0" w:space="0" w:color="auto"/>
        <w:right w:val="none" w:sz="0" w:space="0" w:color="auto"/>
      </w:divBdr>
    </w:div>
    <w:div w:id="235012766">
      <w:bodyDiv w:val="1"/>
      <w:marLeft w:val="0"/>
      <w:marRight w:val="0"/>
      <w:marTop w:val="0"/>
      <w:marBottom w:val="0"/>
      <w:divBdr>
        <w:top w:val="none" w:sz="0" w:space="0" w:color="auto"/>
        <w:left w:val="none" w:sz="0" w:space="0" w:color="auto"/>
        <w:bottom w:val="none" w:sz="0" w:space="0" w:color="auto"/>
        <w:right w:val="none" w:sz="0" w:space="0" w:color="auto"/>
      </w:divBdr>
    </w:div>
    <w:div w:id="236287118">
      <w:bodyDiv w:val="1"/>
      <w:marLeft w:val="0"/>
      <w:marRight w:val="0"/>
      <w:marTop w:val="0"/>
      <w:marBottom w:val="0"/>
      <w:divBdr>
        <w:top w:val="none" w:sz="0" w:space="0" w:color="auto"/>
        <w:left w:val="none" w:sz="0" w:space="0" w:color="auto"/>
        <w:bottom w:val="none" w:sz="0" w:space="0" w:color="auto"/>
        <w:right w:val="none" w:sz="0" w:space="0" w:color="auto"/>
      </w:divBdr>
    </w:div>
    <w:div w:id="236600333">
      <w:bodyDiv w:val="1"/>
      <w:marLeft w:val="0"/>
      <w:marRight w:val="0"/>
      <w:marTop w:val="0"/>
      <w:marBottom w:val="0"/>
      <w:divBdr>
        <w:top w:val="none" w:sz="0" w:space="0" w:color="auto"/>
        <w:left w:val="none" w:sz="0" w:space="0" w:color="auto"/>
        <w:bottom w:val="none" w:sz="0" w:space="0" w:color="auto"/>
        <w:right w:val="none" w:sz="0" w:space="0" w:color="auto"/>
      </w:divBdr>
    </w:div>
    <w:div w:id="238948900">
      <w:bodyDiv w:val="1"/>
      <w:marLeft w:val="0"/>
      <w:marRight w:val="0"/>
      <w:marTop w:val="0"/>
      <w:marBottom w:val="0"/>
      <w:divBdr>
        <w:top w:val="none" w:sz="0" w:space="0" w:color="auto"/>
        <w:left w:val="none" w:sz="0" w:space="0" w:color="auto"/>
        <w:bottom w:val="none" w:sz="0" w:space="0" w:color="auto"/>
        <w:right w:val="none" w:sz="0" w:space="0" w:color="auto"/>
      </w:divBdr>
    </w:div>
    <w:div w:id="240604831">
      <w:bodyDiv w:val="1"/>
      <w:marLeft w:val="0"/>
      <w:marRight w:val="0"/>
      <w:marTop w:val="0"/>
      <w:marBottom w:val="0"/>
      <w:divBdr>
        <w:top w:val="none" w:sz="0" w:space="0" w:color="auto"/>
        <w:left w:val="none" w:sz="0" w:space="0" w:color="auto"/>
        <w:bottom w:val="none" w:sz="0" w:space="0" w:color="auto"/>
        <w:right w:val="none" w:sz="0" w:space="0" w:color="auto"/>
      </w:divBdr>
    </w:div>
    <w:div w:id="241109168">
      <w:bodyDiv w:val="1"/>
      <w:marLeft w:val="0"/>
      <w:marRight w:val="0"/>
      <w:marTop w:val="0"/>
      <w:marBottom w:val="0"/>
      <w:divBdr>
        <w:top w:val="none" w:sz="0" w:space="0" w:color="auto"/>
        <w:left w:val="none" w:sz="0" w:space="0" w:color="auto"/>
        <w:bottom w:val="none" w:sz="0" w:space="0" w:color="auto"/>
        <w:right w:val="none" w:sz="0" w:space="0" w:color="auto"/>
      </w:divBdr>
    </w:div>
    <w:div w:id="242418997">
      <w:bodyDiv w:val="1"/>
      <w:marLeft w:val="0"/>
      <w:marRight w:val="0"/>
      <w:marTop w:val="0"/>
      <w:marBottom w:val="0"/>
      <w:divBdr>
        <w:top w:val="none" w:sz="0" w:space="0" w:color="auto"/>
        <w:left w:val="none" w:sz="0" w:space="0" w:color="auto"/>
        <w:bottom w:val="none" w:sz="0" w:space="0" w:color="auto"/>
        <w:right w:val="none" w:sz="0" w:space="0" w:color="auto"/>
      </w:divBdr>
    </w:div>
    <w:div w:id="246577405">
      <w:bodyDiv w:val="1"/>
      <w:marLeft w:val="0"/>
      <w:marRight w:val="0"/>
      <w:marTop w:val="0"/>
      <w:marBottom w:val="0"/>
      <w:divBdr>
        <w:top w:val="none" w:sz="0" w:space="0" w:color="auto"/>
        <w:left w:val="none" w:sz="0" w:space="0" w:color="auto"/>
        <w:bottom w:val="none" w:sz="0" w:space="0" w:color="auto"/>
        <w:right w:val="none" w:sz="0" w:space="0" w:color="auto"/>
      </w:divBdr>
    </w:div>
    <w:div w:id="247154249">
      <w:bodyDiv w:val="1"/>
      <w:marLeft w:val="0"/>
      <w:marRight w:val="0"/>
      <w:marTop w:val="0"/>
      <w:marBottom w:val="0"/>
      <w:divBdr>
        <w:top w:val="none" w:sz="0" w:space="0" w:color="auto"/>
        <w:left w:val="none" w:sz="0" w:space="0" w:color="auto"/>
        <w:bottom w:val="none" w:sz="0" w:space="0" w:color="auto"/>
        <w:right w:val="none" w:sz="0" w:space="0" w:color="auto"/>
      </w:divBdr>
    </w:div>
    <w:div w:id="247278296">
      <w:bodyDiv w:val="1"/>
      <w:marLeft w:val="0"/>
      <w:marRight w:val="0"/>
      <w:marTop w:val="0"/>
      <w:marBottom w:val="0"/>
      <w:divBdr>
        <w:top w:val="none" w:sz="0" w:space="0" w:color="auto"/>
        <w:left w:val="none" w:sz="0" w:space="0" w:color="auto"/>
        <w:bottom w:val="none" w:sz="0" w:space="0" w:color="auto"/>
        <w:right w:val="none" w:sz="0" w:space="0" w:color="auto"/>
      </w:divBdr>
    </w:div>
    <w:div w:id="250547326">
      <w:bodyDiv w:val="1"/>
      <w:marLeft w:val="0"/>
      <w:marRight w:val="0"/>
      <w:marTop w:val="0"/>
      <w:marBottom w:val="0"/>
      <w:divBdr>
        <w:top w:val="none" w:sz="0" w:space="0" w:color="auto"/>
        <w:left w:val="none" w:sz="0" w:space="0" w:color="auto"/>
        <w:bottom w:val="none" w:sz="0" w:space="0" w:color="auto"/>
        <w:right w:val="none" w:sz="0" w:space="0" w:color="auto"/>
      </w:divBdr>
    </w:div>
    <w:div w:id="253245783">
      <w:bodyDiv w:val="1"/>
      <w:marLeft w:val="0"/>
      <w:marRight w:val="0"/>
      <w:marTop w:val="0"/>
      <w:marBottom w:val="0"/>
      <w:divBdr>
        <w:top w:val="none" w:sz="0" w:space="0" w:color="auto"/>
        <w:left w:val="none" w:sz="0" w:space="0" w:color="auto"/>
        <w:bottom w:val="none" w:sz="0" w:space="0" w:color="auto"/>
        <w:right w:val="none" w:sz="0" w:space="0" w:color="auto"/>
      </w:divBdr>
    </w:div>
    <w:div w:id="253323617">
      <w:bodyDiv w:val="1"/>
      <w:marLeft w:val="0"/>
      <w:marRight w:val="0"/>
      <w:marTop w:val="0"/>
      <w:marBottom w:val="0"/>
      <w:divBdr>
        <w:top w:val="none" w:sz="0" w:space="0" w:color="auto"/>
        <w:left w:val="none" w:sz="0" w:space="0" w:color="auto"/>
        <w:bottom w:val="none" w:sz="0" w:space="0" w:color="auto"/>
        <w:right w:val="none" w:sz="0" w:space="0" w:color="auto"/>
      </w:divBdr>
    </w:div>
    <w:div w:id="255022851">
      <w:bodyDiv w:val="1"/>
      <w:marLeft w:val="0"/>
      <w:marRight w:val="0"/>
      <w:marTop w:val="0"/>
      <w:marBottom w:val="0"/>
      <w:divBdr>
        <w:top w:val="none" w:sz="0" w:space="0" w:color="auto"/>
        <w:left w:val="none" w:sz="0" w:space="0" w:color="auto"/>
        <w:bottom w:val="none" w:sz="0" w:space="0" w:color="auto"/>
        <w:right w:val="none" w:sz="0" w:space="0" w:color="auto"/>
      </w:divBdr>
    </w:div>
    <w:div w:id="256329725">
      <w:bodyDiv w:val="1"/>
      <w:marLeft w:val="0"/>
      <w:marRight w:val="0"/>
      <w:marTop w:val="0"/>
      <w:marBottom w:val="0"/>
      <w:divBdr>
        <w:top w:val="none" w:sz="0" w:space="0" w:color="auto"/>
        <w:left w:val="none" w:sz="0" w:space="0" w:color="auto"/>
        <w:bottom w:val="none" w:sz="0" w:space="0" w:color="auto"/>
        <w:right w:val="none" w:sz="0" w:space="0" w:color="auto"/>
      </w:divBdr>
    </w:div>
    <w:div w:id="256863767">
      <w:bodyDiv w:val="1"/>
      <w:marLeft w:val="0"/>
      <w:marRight w:val="0"/>
      <w:marTop w:val="0"/>
      <w:marBottom w:val="0"/>
      <w:divBdr>
        <w:top w:val="none" w:sz="0" w:space="0" w:color="auto"/>
        <w:left w:val="none" w:sz="0" w:space="0" w:color="auto"/>
        <w:bottom w:val="none" w:sz="0" w:space="0" w:color="auto"/>
        <w:right w:val="none" w:sz="0" w:space="0" w:color="auto"/>
      </w:divBdr>
    </w:div>
    <w:div w:id="258029880">
      <w:bodyDiv w:val="1"/>
      <w:marLeft w:val="0"/>
      <w:marRight w:val="0"/>
      <w:marTop w:val="0"/>
      <w:marBottom w:val="0"/>
      <w:divBdr>
        <w:top w:val="none" w:sz="0" w:space="0" w:color="auto"/>
        <w:left w:val="none" w:sz="0" w:space="0" w:color="auto"/>
        <w:bottom w:val="none" w:sz="0" w:space="0" w:color="auto"/>
        <w:right w:val="none" w:sz="0" w:space="0" w:color="auto"/>
      </w:divBdr>
    </w:div>
    <w:div w:id="258753643">
      <w:bodyDiv w:val="1"/>
      <w:marLeft w:val="0"/>
      <w:marRight w:val="0"/>
      <w:marTop w:val="0"/>
      <w:marBottom w:val="0"/>
      <w:divBdr>
        <w:top w:val="none" w:sz="0" w:space="0" w:color="auto"/>
        <w:left w:val="none" w:sz="0" w:space="0" w:color="auto"/>
        <w:bottom w:val="none" w:sz="0" w:space="0" w:color="auto"/>
        <w:right w:val="none" w:sz="0" w:space="0" w:color="auto"/>
      </w:divBdr>
    </w:div>
    <w:div w:id="260457779">
      <w:bodyDiv w:val="1"/>
      <w:marLeft w:val="0"/>
      <w:marRight w:val="0"/>
      <w:marTop w:val="0"/>
      <w:marBottom w:val="0"/>
      <w:divBdr>
        <w:top w:val="none" w:sz="0" w:space="0" w:color="auto"/>
        <w:left w:val="none" w:sz="0" w:space="0" w:color="auto"/>
        <w:bottom w:val="none" w:sz="0" w:space="0" w:color="auto"/>
        <w:right w:val="none" w:sz="0" w:space="0" w:color="auto"/>
      </w:divBdr>
    </w:div>
    <w:div w:id="260914713">
      <w:bodyDiv w:val="1"/>
      <w:marLeft w:val="0"/>
      <w:marRight w:val="0"/>
      <w:marTop w:val="0"/>
      <w:marBottom w:val="0"/>
      <w:divBdr>
        <w:top w:val="none" w:sz="0" w:space="0" w:color="auto"/>
        <w:left w:val="none" w:sz="0" w:space="0" w:color="auto"/>
        <w:bottom w:val="none" w:sz="0" w:space="0" w:color="auto"/>
        <w:right w:val="none" w:sz="0" w:space="0" w:color="auto"/>
      </w:divBdr>
    </w:div>
    <w:div w:id="264928590">
      <w:bodyDiv w:val="1"/>
      <w:marLeft w:val="0"/>
      <w:marRight w:val="0"/>
      <w:marTop w:val="0"/>
      <w:marBottom w:val="0"/>
      <w:divBdr>
        <w:top w:val="none" w:sz="0" w:space="0" w:color="auto"/>
        <w:left w:val="none" w:sz="0" w:space="0" w:color="auto"/>
        <w:bottom w:val="none" w:sz="0" w:space="0" w:color="auto"/>
        <w:right w:val="none" w:sz="0" w:space="0" w:color="auto"/>
      </w:divBdr>
    </w:div>
    <w:div w:id="268658021">
      <w:bodyDiv w:val="1"/>
      <w:marLeft w:val="0"/>
      <w:marRight w:val="0"/>
      <w:marTop w:val="0"/>
      <w:marBottom w:val="0"/>
      <w:divBdr>
        <w:top w:val="none" w:sz="0" w:space="0" w:color="auto"/>
        <w:left w:val="none" w:sz="0" w:space="0" w:color="auto"/>
        <w:bottom w:val="none" w:sz="0" w:space="0" w:color="auto"/>
        <w:right w:val="none" w:sz="0" w:space="0" w:color="auto"/>
      </w:divBdr>
    </w:div>
    <w:div w:id="269626129">
      <w:bodyDiv w:val="1"/>
      <w:marLeft w:val="0"/>
      <w:marRight w:val="0"/>
      <w:marTop w:val="0"/>
      <w:marBottom w:val="0"/>
      <w:divBdr>
        <w:top w:val="none" w:sz="0" w:space="0" w:color="auto"/>
        <w:left w:val="none" w:sz="0" w:space="0" w:color="auto"/>
        <w:bottom w:val="none" w:sz="0" w:space="0" w:color="auto"/>
        <w:right w:val="none" w:sz="0" w:space="0" w:color="auto"/>
      </w:divBdr>
    </w:div>
    <w:div w:id="270359817">
      <w:bodyDiv w:val="1"/>
      <w:marLeft w:val="0"/>
      <w:marRight w:val="0"/>
      <w:marTop w:val="0"/>
      <w:marBottom w:val="0"/>
      <w:divBdr>
        <w:top w:val="none" w:sz="0" w:space="0" w:color="auto"/>
        <w:left w:val="none" w:sz="0" w:space="0" w:color="auto"/>
        <w:bottom w:val="none" w:sz="0" w:space="0" w:color="auto"/>
        <w:right w:val="none" w:sz="0" w:space="0" w:color="auto"/>
      </w:divBdr>
    </w:div>
    <w:div w:id="270934513">
      <w:bodyDiv w:val="1"/>
      <w:marLeft w:val="0"/>
      <w:marRight w:val="0"/>
      <w:marTop w:val="0"/>
      <w:marBottom w:val="0"/>
      <w:divBdr>
        <w:top w:val="none" w:sz="0" w:space="0" w:color="auto"/>
        <w:left w:val="none" w:sz="0" w:space="0" w:color="auto"/>
        <w:bottom w:val="none" w:sz="0" w:space="0" w:color="auto"/>
        <w:right w:val="none" w:sz="0" w:space="0" w:color="auto"/>
      </w:divBdr>
    </w:div>
    <w:div w:id="271059105">
      <w:bodyDiv w:val="1"/>
      <w:marLeft w:val="0"/>
      <w:marRight w:val="0"/>
      <w:marTop w:val="0"/>
      <w:marBottom w:val="0"/>
      <w:divBdr>
        <w:top w:val="none" w:sz="0" w:space="0" w:color="auto"/>
        <w:left w:val="none" w:sz="0" w:space="0" w:color="auto"/>
        <w:bottom w:val="none" w:sz="0" w:space="0" w:color="auto"/>
        <w:right w:val="none" w:sz="0" w:space="0" w:color="auto"/>
      </w:divBdr>
    </w:div>
    <w:div w:id="272710649">
      <w:bodyDiv w:val="1"/>
      <w:marLeft w:val="0"/>
      <w:marRight w:val="0"/>
      <w:marTop w:val="0"/>
      <w:marBottom w:val="0"/>
      <w:divBdr>
        <w:top w:val="none" w:sz="0" w:space="0" w:color="auto"/>
        <w:left w:val="none" w:sz="0" w:space="0" w:color="auto"/>
        <w:bottom w:val="none" w:sz="0" w:space="0" w:color="auto"/>
        <w:right w:val="none" w:sz="0" w:space="0" w:color="auto"/>
      </w:divBdr>
    </w:div>
    <w:div w:id="272906628">
      <w:bodyDiv w:val="1"/>
      <w:marLeft w:val="0"/>
      <w:marRight w:val="0"/>
      <w:marTop w:val="0"/>
      <w:marBottom w:val="0"/>
      <w:divBdr>
        <w:top w:val="none" w:sz="0" w:space="0" w:color="auto"/>
        <w:left w:val="none" w:sz="0" w:space="0" w:color="auto"/>
        <w:bottom w:val="none" w:sz="0" w:space="0" w:color="auto"/>
        <w:right w:val="none" w:sz="0" w:space="0" w:color="auto"/>
      </w:divBdr>
    </w:div>
    <w:div w:id="273249972">
      <w:bodyDiv w:val="1"/>
      <w:marLeft w:val="0"/>
      <w:marRight w:val="0"/>
      <w:marTop w:val="0"/>
      <w:marBottom w:val="0"/>
      <w:divBdr>
        <w:top w:val="none" w:sz="0" w:space="0" w:color="auto"/>
        <w:left w:val="none" w:sz="0" w:space="0" w:color="auto"/>
        <w:bottom w:val="none" w:sz="0" w:space="0" w:color="auto"/>
        <w:right w:val="none" w:sz="0" w:space="0" w:color="auto"/>
      </w:divBdr>
    </w:div>
    <w:div w:id="274023402">
      <w:bodyDiv w:val="1"/>
      <w:marLeft w:val="0"/>
      <w:marRight w:val="0"/>
      <w:marTop w:val="0"/>
      <w:marBottom w:val="0"/>
      <w:divBdr>
        <w:top w:val="none" w:sz="0" w:space="0" w:color="auto"/>
        <w:left w:val="none" w:sz="0" w:space="0" w:color="auto"/>
        <w:bottom w:val="none" w:sz="0" w:space="0" w:color="auto"/>
        <w:right w:val="none" w:sz="0" w:space="0" w:color="auto"/>
      </w:divBdr>
    </w:div>
    <w:div w:id="274607145">
      <w:bodyDiv w:val="1"/>
      <w:marLeft w:val="0"/>
      <w:marRight w:val="0"/>
      <w:marTop w:val="0"/>
      <w:marBottom w:val="0"/>
      <w:divBdr>
        <w:top w:val="none" w:sz="0" w:space="0" w:color="auto"/>
        <w:left w:val="none" w:sz="0" w:space="0" w:color="auto"/>
        <w:bottom w:val="none" w:sz="0" w:space="0" w:color="auto"/>
        <w:right w:val="none" w:sz="0" w:space="0" w:color="auto"/>
      </w:divBdr>
    </w:div>
    <w:div w:id="276639539">
      <w:bodyDiv w:val="1"/>
      <w:marLeft w:val="0"/>
      <w:marRight w:val="0"/>
      <w:marTop w:val="0"/>
      <w:marBottom w:val="0"/>
      <w:divBdr>
        <w:top w:val="none" w:sz="0" w:space="0" w:color="auto"/>
        <w:left w:val="none" w:sz="0" w:space="0" w:color="auto"/>
        <w:bottom w:val="none" w:sz="0" w:space="0" w:color="auto"/>
        <w:right w:val="none" w:sz="0" w:space="0" w:color="auto"/>
      </w:divBdr>
    </w:div>
    <w:div w:id="278536818">
      <w:bodyDiv w:val="1"/>
      <w:marLeft w:val="0"/>
      <w:marRight w:val="0"/>
      <w:marTop w:val="0"/>
      <w:marBottom w:val="0"/>
      <w:divBdr>
        <w:top w:val="none" w:sz="0" w:space="0" w:color="auto"/>
        <w:left w:val="none" w:sz="0" w:space="0" w:color="auto"/>
        <w:bottom w:val="none" w:sz="0" w:space="0" w:color="auto"/>
        <w:right w:val="none" w:sz="0" w:space="0" w:color="auto"/>
      </w:divBdr>
    </w:div>
    <w:div w:id="278953979">
      <w:bodyDiv w:val="1"/>
      <w:marLeft w:val="0"/>
      <w:marRight w:val="0"/>
      <w:marTop w:val="0"/>
      <w:marBottom w:val="0"/>
      <w:divBdr>
        <w:top w:val="none" w:sz="0" w:space="0" w:color="auto"/>
        <w:left w:val="none" w:sz="0" w:space="0" w:color="auto"/>
        <w:bottom w:val="none" w:sz="0" w:space="0" w:color="auto"/>
        <w:right w:val="none" w:sz="0" w:space="0" w:color="auto"/>
      </w:divBdr>
    </w:div>
    <w:div w:id="279073751">
      <w:bodyDiv w:val="1"/>
      <w:marLeft w:val="0"/>
      <w:marRight w:val="0"/>
      <w:marTop w:val="0"/>
      <w:marBottom w:val="0"/>
      <w:divBdr>
        <w:top w:val="none" w:sz="0" w:space="0" w:color="auto"/>
        <w:left w:val="none" w:sz="0" w:space="0" w:color="auto"/>
        <w:bottom w:val="none" w:sz="0" w:space="0" w:color="auto"/>
        <w:right w:val="none" w:sz="0" w:space="0" w:color="auto"/>
      </w:divBdr>
    </w:div>
    <w:div w:id="280381868">
      <w:bodyDiv w:val="1"/>
      <w:marLeft w:val="0"/>
      <w:marRight w:val="0"/>
      <w:marTop w:val="0"/>
      <w:marBottom w:val="0"/>
      <w:divBdr>
        <w:top w:val="none" w:sz="0" w:space="0" w:color="auto"/>
        <w:left w:val="none" w:sz="0" w:space="0" w:color="auto"/>
        <w:bottom w:val="none" w:sz="0" w:space="0" w:color="auto"/>
        <w:right w:val="none" w:sz="0" w:space="0" w:color="auto"/>
      </w:divBdr>
    </w:div>
    <w:div w:id="282425744">
      <w:bodyDiv w:val="1"/>
      <w:marLeft w:val="0"/>
      <w:marRight w:val="0"/>
      <w:marTop w:val="0"/>
      <w:marBottom w:val="0"/>
      <w:divBdr>
        <w:top w:val="none" w:sz="0" w:space="0" w:color="auto"/>
        <w:left w:val="none" w:sz="0" w:space="0" w:color="auto"/>
        <w:bottom w:val="none" w:sz="0" w:space="0" w:color="auto"/>
        <w:right w:val="none" w:sz="0" w:space="0" w:color="auto"/>
      </w:divBdr>
    </w:div>
    <w:div w:id="283269059">
      <w:bodyDiv w:val="1"/>
      <w:marLeft w:val="0"/>
      <w:marRight w:val="0"/>
      <w:marTop w:val="0"/>
      <w:marBottom w:val="0"/>
      <w:divBdr>
        <w:top w:val="none" w:sz="0" w:space="0" w:color="auto"/>
        <w:left w:val="none" w:sz="0" w:space="0" w:color="auto"/>
        <w:bottom w:val="none" w:sz="0" w:space="0" w:color="auto"/>
        <w:right w:val="none" w:sz="0" w:space="0" w:color="auto"/>
      </w:divBdr>
    </w:div>
    <w:div w:id="284703092">
      <w:bodyDiv w:val="1"/>
      <w:marLeft w:val="0"/>
      <w:marRight w:val="0"/>
      <w:marTop w:val="0"/>
      <w:marBottom w:val="0"/>
      <w:divBdr>
        <w:top w:val="none" w:sz="0" w:space="0" w:color="auto"/>
        <w:left w:val="none" w:sz="0" w:space="0" w:color="auto"/>
        <w:bottom w:val="none" w:sz="0" w:space="0" w:color="auto"/>
        <w:right w:val="none" w:sz="0" w:space="0" w:color="auto"/>
      </w:divBdr>
    </w:div>
    <w:div w:id="285702209">
      <w:bodyDiv w:val="1"/>
      <w:marLeft w:val="0"/>
      <w:marRight w:val="0"/>
      <w:marTop w:val="0"/>
      <w:marBottom w:val="0"/>
      <w:divBdr>
        <w:top w:val="none" w:sz="0" w:space="0" w:color="auto"/>
        <w:left w:val="none" w:sz="0" w:space="0" w:color="auto"/>
        <w:bottom w:val="none" w:sz="0" w:space="0" w:color="auto"/>
        <w:right w:val="none" w:sz="0" w:space="0" w:color="auto"/>
      </w:divBdr>
    </w:div>
    <w:div w:id="288627624">
      <w:bodyDiv w:val="1"/>
      <w:marLeft w:val="0"/>
      <w:marRight w:val="0"/>
      <w:marTop w:val="0"/>
      <w:marBottom w:val="0"/>
      <w:divBdr>
        <w:top w:val="none" w:sz="0" w:space="0" w:color="auto"/>
        <w:left w:val="none" w:sz="0" w:space="0" w:color="auto"/>
        <w:bottom w:val="none" w:sz="0" w:space="0" w:color="auto"/>
        <w:right w:val="none" w:sz="0" w:space="0" w:color="auto"/>
      </w:divBdr>
    </w:div>
    <w:div w:id="288824660">
      <w:bodyDiv w:val="1"/>
      <w:marLeft w:val="0"/>
      <w:marRight w:val="0"/>
      <w:marTop w:val="0"/>
      <w:marBottom w:val="0"/>
      <w:divBdr>
        <w:top w:val="none" w:sz="0" w:space="0" w:color="auto"/>
        <w:left w:val="none" w:sz="0" w:space="0" w:color="auto"/>
        <w:bottom w:val="none" w:sz="0" w:space="0" w:color="auto"/>
        <w:right w:val="none" w:sz="0" w:space="0" w:color="auto"/>
      </w:divBdr>
    </w:div>
    <w:div w:id="289868027">
      <w:bodyDiv w:val="1"/>
      <w:marLeft w:val="0"/>
      <w:marRight w:val="0"/>
      <w:marTop w:val="0"/>
      <w:marBottom w:val="0"/>
      <w:divBdr>
        <w:top w:val="none" w:sz="0" w:space="0" w:color="auto"/>
        <w:left w:val="none" w:sz="0" w:space="0" w:color="auto"/>
        <w:bottom w:val="none" w:sz="0" w:space="0" w:color="auto"/>
        <w:right w:val="none" w:sz="0" w:space="0" w:color="auto"/>
      </w:divBdr>
    </w:div>
    <w:div w:id="290600227">
      <w:bodyDiv w:val="1"/>
      <w:marLeft w:val="0"/>
      <w:marRight w:val="0"/>
      <w:marTop w:val="0"/>
      <w:marBottom w:val="0"/>
      <w:divBdr>
        <w:top w:val="none" w:sz="0" w:space="0" w:color="auto"/>
        <w:left w:val="none" w:sz="0" w:space="0" w:color="auto"/>
        <w:bottom w:val="none" w:sz="0" w:space="0" w:color="auto"/>
        <w:right w:val="none" w:sz="0" w:space="0" w:color="auto"/>
      </w:divBdr>
    </w:div>
    <w:div w:id="291717735">
      <w:bodyDiv w:val="1"/>
      <w:marLeft w:val="0"/>
      <w:marRight w:val="0"/>
      <w:marTop w:val="0"/>
      <w:marBottom w:val="0"/>
      <w:divBdr>
        <w:top w:val="none" w:sz="0" w:space="0" w:color="auto"/>
        <w:left w:val="none" w:sz="0" w:space="0" w:color="auto"/>
        <w:bottom w:val="none" w:sz="0" w:space="0" w:color="auto"/>
        <w:right w:val="none" w:sz="0" w:space="0" w:color="auto"/>
      </w:divBdr>
    </w:div>
    <w:div w:id="293296339">
      <w:bodyDiv w:val="1"/>
      <w:marLeft w:val="0"/>
      <w:marRight w:val="0"/>
      <w:marTop w:val="0"/>
      <w:marBottom w:val="0"/>
      <w:divBdr>
        <w:top w:val="none" w:sz="0" w:space="0" w:color="auto"/>
        <w:left w:val="none" w:sz="0" w:space="0" w:color="auto"/>
        <w:bottom w:val="none" w:sz="0" w:space="0" w:color="auto"/>
        <w:right w:val="none" w:sz="0" w:space="0" w:color="auto"/>
      </w:divBdr>
    </w:div>
    <w:div w:id="293415489">
      <w:bodyDiv w:val="1"/>
      <w:marLeft w:val="0"/>
      <w:marRight w:val="0"/>
      <w:marTop w:val="0"/>
      <w:marBottom w:val="0"/>
      <w:divBdr>
        <w:top w:val="none" w:sz="0" w:space="0" w:color="auto"/>
        <w:left w:val="none" w:sz="0" w:space="0" w:color="auto"/>
        <w:bottom w:val="none" w:sz="0" w:space="0" w:color="auto"/>
        <w:right w:val="none" w:sz="0" w:space="0" w:color="auto"/>
      </w:divBdr>
    </w:div>
    <w:div w:id="294608141">
      <w:bodyDiv w:val="1"/>
      <w:marLeft w:val="0"/>
      <w:marRight w:val="0"/>
      <w:marTop w:val="0"/>
      <w:marBottom w:val="0"/>
      <w:divBdr>
        <w:top w:val="none" w:sz="0" w:space="0" w:color="auto"/>
        <w:left w:val="none" w:sz="0" w:space="0" w:color="auto"/>
        <w:bottom w:val="none" w:sz="0" w:space="0" w:color="auto"/>
        <w:right w:val="none" w:sz="0" w:space="0" w:color="auto"/>
      </w:divBdr>
    </w:div>
    <w:div w:id="296836877">
      <w:bodyDiv w:val="1"/>
      <w:marLeft w:val="0"/>
      <w:marRight w:val="0"/>
      <w:marTop w:val="0"/>
      <w:marBottom w:val="0"/>
      <w:divBdr>
        <w:top w:val="none" w:sz="0" w:space="0" w:color="auto"/>
        <w:left w:val="none" w:sz="0" w:space="0" w:color="auto"/>
        <w:bottom w:val="none" w:sz="0" w:space="0" w:color="auto"/>
        <w:right w:val="none" w:sz="0" w:space="0" w:color="auto"/>
      </w:divBdr>
    </w:div>
    <w:div w:id="301617095">
      <w:bodyDiv w:val="1"/>
      <w:marLeft w:val="0"/>
      <w:marRight w:val="0"/>
      <w:marTop w:val="0"/>
      <w:marBottom w:val="0"/>
      <w:divBdr>
        <w:top w:val="none" w:sz="0" w:space="0" w:color="auto"/>
        <w:left w:val="none" w:sz="0" w:space="0" w:color="auto"/>
        <w:bottom w:val="none" w:sz="0" w:space="0" w:color="auto"/>
        <w:right w:val="none" w:sz="0" w:space="0" w:color="auto"/>
      </w:divBdr>
    </w:div>
    <w:div w:id="303004680">
      <w:bodyDiv w:val="1"/>
      <w:marLeft w:val="0"/>
      <w:marRight w:val="0"/>
      <w:marTop w:val="0"/>
      <w:marBottom w:val="0"/>
      <w:divBdr>
        <w:top w:val="none" w:sz="0" w:space="0" w:color="auto"/>
        <w:left w:val="none" w:sz="0" w:space="0" w:color="auto"/>
        <w:bottom w:val="none" w:sz="0" w:space="0" w:color="auto"/>
        <w:right w:val="none" w:sz="0" w:space="0" w:color="auto"/>
      </w:divBdr>
    </w:div>
    <w:div w:id="305163084">
      <w:bodyDiv w:val="1"/>
      <w:marLeft w:val="0"/>
      <w:marRight w:val="0"/>
      <w:marTop w:val="0"/>
      <w:marBottom w:val="0"/>
      <w:divBdr>
        <w:top w:val="none" w:sz="0" w:space="0" w:color="auto"/>
        <w:left w:val="none" w:sz="0" w:space="0" w:color="auto"/>
        <w:bottom w:val="none" w:sz="0" w:space="0" w:color="auto"/>
        <w:right w:val="none" w:sz="0" w:space="0" w:color="auto"/>
      </w:divBdr>
    </w:div>
    <w:div w:id="306588181">
      <w:bodyDiv w:val="1"/>
      <w:marLeft w:val="0"/>
      <w:marRight w:val="0"/>
      <w:marTop w:val="0"/>
      <w:marBottom w:val="0"/>
      <w:divBdr>
        <w:top w:val="none" w:sz="0" w:space="0" w:color="auto"/>
        <w:left w:val="none" w:sz="0" w:space="0" w:color="auto"/>
        <w:bottom w:val="none" w:sz="0" w:space="0" w:color="auto"/>
        <w:right w:val="none" w:sz="0" w:space="0" w:color="auto"/>
      </w:divBdr>
    </w:div>
    <w:div w:id="307247977">
      <w:bodyDiv w:val="1"/>
      <w:marLeft w:val="0"/>
      <w:marRight w:val="0"/>
      <w:marTop w:val="0"/>
      <w:marBottom w:val="0"/>
      <w:divBdr>
        <w:top w:val="none" w:sz="0" w:space="0" w:color="auto"/>
        <w:left w:val="none" w:sz="0" w:space="0" w:color="auto"/>
        <w:bottom w:val="none" w:sz="0" w:space="0" w:color="auto"/>
        <w:right w:val="none" w:sz="0" w:space="0" w:color="auto"/>
      </w:divBdr>
    </w:div>
    <w:div w:id="310326952">
      <w:bodyDiv w:val="1"/>
      <w:marLeft w:val="0"/>
      <w:marRight w:val="0"/>
      <w:marTop w:val="0"/>
      <w:marBottom w:val="0"/>
      <w:divBdr>
        <w:top w:val="none" w:sz="0" w:space="0" w:color="auto"/>
        <w:left w:val="none" w:sz="0" w:space="0" w:color="auto"/>
        <w:bottom w:val="none" w:sz="0" w:space="0" w:color="auto"/>
        <w:right w:val="none" w:sz="0" w:space="0" w:color="auto"/>
      </w:divBdr>
    </w:div>
    <w:div w:id="310907334">
      <w:bodyDiv w:val="1"/>
      <w:marLeft w:val="0"/>
      <w:marRight w:val="0"/>
      <w:marTop w:val="0"/>
      <w:marBottom w:val="0"/>
      <w:divBdr>
        <w:top w:val="none" w:sz="0" w:space="0" w:color="auto"/>
        <w:left w:val="none" w:sz="0" w:space="0" w:color="auto"/>
        <w:bottom w:val="none" w:sz="0" w:space="0" w:color="auto"/>
        <w:right w:val="none" w:sz="0" w:space="0" w:color="auto"/>
      </w:divBdr>
    </w:div>
    <w:div w:id="314182394">
      <w:bodyDiv w:val="1"/>
      <w:marLeft w:val="0"/>
      <w:marRight w:val="0"/>
      <w:marTop w:val="0"/>
      <w:marBottom w:val="0"/>
      <w:divBdr>
        <w:top w:val="none" w:sz="0" w:space="0" w:color="auto"/>
        <w:left w:val="none" w:sz="0" w:space="0" w:color="auto"/>
        <w:bottom w:val="none" w:sz="0" w:space="0" w:color="auto"/>
        <w:right w:val="none" w:sz="0" w:space="0" w:color="auto"/>
      </w:divBdr>
    </w:div>
    <w:div w:id="314458672">
      <w:bodyDiv w:val="1"/>
      <w:marLeft w:val="0"/>
      <w:marRight w:val="0"/>
      <w:marTop w:val="0"/>
      <w:marBottom w:val="0"/>
      <w:divBdr>
        <w:top w:val="none" w:sz="0" w:space="0" w:color="auto"/>
        <w:left w:val="none" w:sz="0" w:space="0" w:color="auto"/>
        <w:bottom w:val="none" w:sz="0" w:space="0" w:color="auto"/>
        <w:right w:val="none" w:sz="0" w:space="0" w:color="auto"/>
      </w:divBdr>
    </w:div>
    <w:div w:id="318272939">
      <w:bodyDiv w:val="1"/>
      <w:marLeft w:val="0"/>
      <w:marRight w:val="0"/>
      <w:marTop w:val="0"/>
      <w:marBottom w:val="0"/>
      <w:divBdr>
        <w:top w:val="none" w:sz="0" w:space="0" w:color="auto"/>
        <w:left w:val="none" w:sz="0" w:space="0" w:color="auto"/>
        <w:bottom w:val="none" w:sz="0" w:space="0" w:color="auto"/>
        <w:right w:val="none" w:sz="0" w:space="0" w:color="auto"/>
      </w:divBdr>
    </w:div>
    <w:div w:id="319314790">
      <w:bodyDiv w:val="1"/>
      <w:marLeft w:val="0"/>
      <w:marRight w:val="0"/>
      <w:marTop w:val="0"/>
      <w:marBottom w:val="0"/>
      <w:divBdr>
        <w:top w:val="none" w:sz="0" w:space="0" w:color="auto"/>
        <w:left w:val="none" w:sz="0" w:space="0" w:color="auto"/>
        <w:bottom w:val="none" w:sz="0" w:space="0" w:color="auto"/>
        <w:right w:val="none" w:sz="0" w:space="0" w:color="auto"/>
      </w:divBdr>
    </w:div>
    <w:div w:id="319575423">
      <w:bodyDiv w:val="1"/>
      <w:marLeft w:val="0"/>
      <w:marRight w:val="0"/>
      <w:marTop w:val="0"/>
      <w:marBottom w:val="0"/>
      <w:divBdr>
        <w:top w:val="none" w:sz="0" w:space="0" w:color="auto"/>
        <w:left w:val="none" w:sz="0" w:space="0" w:color="auto"/>
        <w:bottom w:val="none" w:sz="0" w:space="0" w:color="auto"/>
        <w:right w:val="none" w:sz="0" w:space="0" w:color="auto"/>
      </w:divBdr>
    </w:div>
    <w:div w:id="320694683">
      <w:bodyDiv w:val="1"/>
      <w:marLeft w:val="0"/>
      <w:marRight w:val="0"/>
      <w:marTop w:val="0"/>
      <w:marBottom w:val="0"/>
      <w:divBdr>
        <w:top w:val="none" w:sz="0" w:space="0" w:color="auto"/>
        <w:left w:val="none" w:sz="0" w:space="0" w:color="auto"/>
        <w:bottom w:val="none" w:sz="0" w:space="0" w:color="auto"/>
        <w:right w:val="none" w:sz="0" w:space="0" w:color="auto"/>
      </w:divBdr>
    </w:div>
    <w:div w:id="321011329">
      <w:bodyDiv w:val="1"/>
      <w:marLeft w:val="0"/>
      <w:marRight w:val="0"/>
      <w:marTop w:val="0"/>
      <w:marBottom w:val="0"/>
      <w:divBdr>
        <w:top w:val="none" w:sz="0" w:space="0" w:color="auto"/>
        <w:left w:val="none" w:sz="0" w:space="0" w:color="auto"/>
        <w:bottom w:val="none" w:sz="0" w:space="0" w:color="auto"/>
        <w:right w:val="none" w:sz="0" w:space="0" w:color="auto"/>
      </w:divBdr>
    </w:div>
    <w:div w:id="325670728">
      <w:bodyDiv w:val="1"/>
      <w:marLeft w:val="0"/>
      <w:marRight w:val="0"/>
      <w:marTop w:val="0"/>
      <w:marBottom w:val="0"/>
      <w:divBdr>
        <w:top w:val="none" w:sz="0" w:space="0" w:color="auto"/>
        <w:left w:val="none" w:sz="0" w:space="0" w:color="auto"/>
        <w:bottom w:val="none" w:sz="0" w:space="0" w:color="auto"/>
        <w:right w:val="none" w:sz="0" w:space="0" w:color="auto"/>
      </w:divBdr>
    </w:div>
    <w:div w:id="327490381">
      <w:bodyDiv w:val="1"/>
      <w:marLeft w:val="0"/>
      <w:marRight w:val="0"/>
      <w:marTop w:val="0"/>
      <w:marBottom w:val="0"/>
      <w:divBdr>
        <w:top w:val="none" w:sz="0" w:space="0" w:color="auto"/>
        <w:left w:val="none" w:sz="0" w:space="0" w:color="auto"/>
        <w:bottom w:val="none" w:sz="0" w:space="0" w:color="auto"/>
        <w:right w:val="none" w:sz="0" w:space="0" w:color="auto"/>
      </w:divBdr>
    </w:div>
    <w:div w:id="328211942">
      <w:bodyDiv w:val="1"/>
      <w:marLeft w:val="0"/>
      <w:marRight w:val="0"/>
      <w:marTop w:val="0"/>
      <w:marBottom w:val="0"/>
      <w:divBdr>
        <w:top w:val="none" w:sz="0" w:space="0" w:color="auto"/>
        <w:left w:val="none" w:sz="0" w:space="0" w:color="auto"/>
        <w:bottom w:val="none" w:sz="0" w:space="0" w:color="auto"/>
        <w:right w:val="none" w:sz="0" w:space="0" w:color="auto"/>
      </w:divBdr>
    </w:div>
    <w:div w:id="328678674">
      <w:bodyDiv w:val="1"/>
      <w:marLeft w:val="0"/>
      <w:marRight w:val="0"/>
      <w:marTop w:val="0"/>
      <w:marBottom w:val="0"/>
      <w:divBdr>
        <w:top w:val="none" w:sz="0" w:space="0" w:color="auto"/>
        <w:left w:val="none" w:sz="0" w:space="0" w:color="auto"/>
        <w:bottom w:val="none" w:sz="0" w:space="0" w:color="auto"/>
        <w:right w:val="none" w:sz="0" w:space="0" w:color="auto"/>
      </w:divBdr>
    </w:div>
    <w:div w:id="329987230">
      <w:bodyDiv w:val="1"/>
      <w:marLeft w:val="0"/>
      <w:marRight w:val="0"/>
      <w:marTop w:val="0"/>
      <w:marBottom w:val="0"/>
      <w:divBdr>
        <w:top w:val="none" w:sz="0" w:space="0" w:color="auto"/>
        <w:left w:val="none" w:sz="0" w:space="0" w:color="auto"/>
        <w:bottom w:val="none" w:sz="0" w:space="0" w:color="auto"/>
        <w:right w:val="none" w:sz="0" w:space="0" w:color="auto"/>
      </w:divBdr>
    </w:div>
    <w:div w:id="332340562">
      <w:bodyDiv w:val="1"/>
      <w:marLeft w:val="0"/>
      <w:marRight w:val="0"/>
      <w:marTop w:val="0"/>
      <w:marBottom w:val="0"/>
      <w:divBdr>
        <w:top w:val="none" w:sz="0" w:space="0" w:color="auto"/>
        <w:left w:val="none" w:sz="0" w:space="0" w:color="auto"/>
        <w:bottom w:val="none" w:sz="0" w:space="0" w:color="auto"/>
        <w:right w:val="none" w:sz="0" w:space="0" w:color="auto"/>
      </w:divBdr>
    </w:div>
    <w:div w:id="332341035">
      <w:bodyDiv w:val="1"/>
      <w:marLeft w:val="0"/>
      <w:marRight w:val="0"/>
      <w:marTop w:val="0"/>
      <w:marBottom w:val="0"/>
      <w:divBdr>
        <w:top w:val="none" w:sz="0" w:space="0" w:color="auto"/>
        <w:left w:val="none" w:sz="0" w:space="0" w:color="auto"/>
        <w:bottom w:val="none" w:sz="0" w:space="0" w:color="auto"/>
        <w:right w:val="none" w:sz="0" w:space="0" w:color="auto"/>
      </w:divBdr>
    </w:div>
    <w:div w:id="333536231">
      <w:bodyDiv w:val="1"/>
      <w:marLeft w:val="0"/>
      <w:marRight w:val="0"/>
      <w:marTop w:val="0"/>
      <w:marBottom w:val="0"/>
      <w:divBdr>
        <w:top w:val="none" w:sz="0" w:space="0" w:color="auto"/>
        <w:left w:val="none" w:sz="0" w:space="0" w:color="auto"/>
        <w:bottom w:val="none" w:sz="0" w:space="0" w:color="auto"/>
        <w:right w:val="none" w:sz="0" w:space="0" w:color="auto"/>
      </w:divBdr>
    </w:div>
    <w:div w:id="335426442">
      <w:bodyDiv w:val="1"/>
      <w:marLeft w:val="0"/>
      <w:marRight w:val="0"/>
      <w:marTop w:val="0"/>
      <w:marBottom w:val="0"/>
      <w:divBdr>
        <w:top w:val="none" w:sz="0" w:space="0" w:color="auto"/>
        <w:left w:val="none" w:sz="0" w:space="0" w:color="auto"/>
        <w:bottom w:val="none" w:sz="0" w:space="0" w:color="auto"/>
        <w:right w:val="none" w:sz="0" w:space="0" w:color="auto"/>
      </w:divBdr>
    </w:div>
    <w:div w:id="340007286">
      <w:bodyDiv w:val="1"/>
      <w:marLeft w:val="0"/>
      <w:marRight w:val="0"/>
      <w:marTop w:val="0"/>
      <w:marBottom w:val="0"/>
      <w:divBdr>
        <w:top w:val="none" w:sz="0" w:space="0" w:color="auto"/>
        <w:left w:val="none" w:sz="0" w:space="0" w:color="auto"/>
        <w:bottom w:val="none" w:sz="0" w:space="0" w:color="auto"/>
        <w:right w:val="none" w:sz="0" w:space="0" w:color="auto"/>
      </w:divBdr>
    </w:div>
    <w:div w:id="343363618">
      <w:bodyDiv w:val="1"/>
      <w:marLeft w:val="0"/>
      <w:marRight w:val="0"/>
      <w:marTop w:val="0"/>
      <w:marBottom w:val="0"/>
      <w:divBdr>
        <w:top w:val="none" w:sz="0" w:space="0" w:color="auto"/>
        <w:left w:val="none" w:sz="0" w:space="0" w:color="auto"/>
        <w:bottom w:val="none" w:sz="0" w:space="0" w:color="auto"/>
        <w:right w:val="none" w:sz="0" w:space="0" w:color="auto"/>
      </w:divBdr>
    </w:div>
    <w:div w:id="343482653">
      <w:bodyDiv w:val="1"/>
      <w:marLeft w:val="0"/>
      <w:marRight w:val="0"/>
      <w:marTop w:val="0"/>
      <w:marBottom w:val="0"/>
      <w:divBdr>
        <w:top w:val="none" w:sz="0" w:space="0" w:color="auto"/>
        <w:left w:val="none" w:sz="0" w:space="0" w:color="auto"/>
        <w:bottom w:val="none" w:sz="0" w:space="0" w:color="auto"/>
        <w:right w:val="none" w:sz="0" w:space="0" w:color="auto"/>
      </w:divBdr>
    </w:div>
    <w:div w:id="343629469">
      <w:bodyDiv w:val="1"/>
      <w:marLeft w:val="0"/>
      <w:marRight w:val="0"/>
      <w:marTop w:val="0"/>
      <w:marBottom w:val="0"/>
      <w:divBdr>
        <w:top w:val="none" w:sz="0" w:space="0" w:color="auto"/>
        <w:left w:val="none" w:sz="0" w:space="0" w:color="auto"/>
        <w:bottom w:val="none" w:sz="0" w:space="0" w:color="auto"/>
        <w:right w:val="none" w:sz="0" w:space="0" w:color="auto"/>
      </w:divBdr>
    </w:div>
    <w:div w:id="347175965">
      <w:bodyDiv w:val="1"/>
      <w:marLeft w:val="0"/>
      <w:marRight w:val="0"/>
      <w:marTop w:val="0"/>
      <w:marBottom w:val="0"/>
      <w:divBdr>
        <w:top w:val="none" w:sz="0" w:space="0" w:color="auto"/>
        <w:left w:val="none" w:sz="0" w:space="0" w:color="auto"/>
        <w:bottom w:val="none" w:sz="0" w:space="0" w:color="auto"/>
        <w:right w:val="none" w:sz="0" w:space="0" w:color="auto"/>
      </w:divBdr>
    </w:div>
    <w:div w:id="348528726">
      <w:bodyDiv w:val="1"/>
      <w:marLeft w:val="0"/>
      <w:marRight w:val="0"/>
      <w:marTop w:val="0"/>
      <w:marBottom w:val="0"/>
      <w:divBdr>
        <w:top w:val="none" w:sz="0" w:space="0" w:color="auto"/>
        <w:left w:val="none" w:sz="0" w:space="0" w:color="auto"/>
        <w:bottom w:val="none" w:sz="0" w:space="0" w:color="auto"/>
        <w:right w:val="none" w:sz="0" w:space="0" w:color="auto"/>
      </w:divBdr>
    </w:div>
    <w:div w:id="349918451">
      <w:bodyDiv w:val="1"/>
      <w:marLeft w:val="0"/>
      <w:marRight w:val="0"/>
      <w:marTop w:val="0"/>
      <w:marBottom w:val="0"/>
      <w:divBdr>
        <w:top w:val="none" w:sz="0" w:space="0" w:color="auto"/>
        <w:left w:val="none" w:sz="0" w:space="0" w:color="auto"/>
        <w:bottom w:val="none" w:sz="0" w:space="0" w:color="auto"/>
        <w:right w:val="none" w:sz="0" w:space="0" w:color="auto"/>
      </w:divBdr>
    </w:div>
    <w:div w:id="352270848">
      <w:bodyDiv w:val="1"/>
      <w:marLeft w:val="0"/>
      <w:marRight w:val="0"/>
      <w:marTop w:val="0"/>
      <w:marBottom w:val="0"/>
      <w:divBdr>
        <w:top w:val="none" w:sz="0" w:space="0" w:color="auto"/>
        <w:left w:val="none" w:sz="0" w:space="0" w:color="auto"/>
        <w:bottom w:val="none" w:sz="0" w:space="0" w:color="auto"/>
        <w:right w:val="none" w:sz="0" w:space="0" w:color="auto"/>
      </w:divBdr>
    </w:div>
    <w:div w:id="352919899">
      <w:bodyDiv w:val="1"/>
      <w:marLeft w:val="0"/>
      <w:marRight w:val="0"/>
      <w:marTop w:val="0"/>
      <w:marBottom w:val="0"/>
      <w:divBdr>
        <w:top w:val="none" w:sz="0" w:space="0" w:color="auto"/>
        <w:left w:val="none" w:sz="0" w:space="0" w:color="auto"/>
        <w:bottom w:val="none" w:sz="0" w:space="0" w:color="auto"/>
        <w:right w:val="none" w:sz="0" w:space="0" w:color="auto"/>
      </w:divBdr>
    </w:div>
    <w:div w:id="355694079">
      <w:bodyDiv w:val="1"/>
      <w:marLeft w:val="0"/>
      <w:marRight w:val="0"/>
      <w:marTop w:val="0"/>
      <w:marBottom w:val="0"/>
      <w:divBdr>
        <w:top w:val="none" w:sz="0" w:space="0" w:color="auto"/>
        <w:left w:val="none" w:sz="0" w:space="0" w:color="auto"/>
        <w:bottom w:val="none" w:sz="0" w:space="0" w:color="auto"/>
        <w:right w:val="none" w:sz="0" w:space="0" w:color="auto"/>
      </w:divBdr>
    </w:div>
    <w:div w:id="356547823">
      <w:bodyDiv w:val="1"/>
      <w:marLeft w:val="0"/>
      <w:marRight w:val="0"/>
      <w:marTop w:val="0"/>
      <w:marBottom w:val="0"/>
      <w:divBdr>
        <w:top w:val="none" w:sz="0" w:space="0" w:color="auto"/>
        <w:left w:val="none" w:sz="0" w:space="0" w:color="auto"/>
        <w:bottom w:val="none" w:sz="0" w:space="0" w:color="auto"/>
        <w:right w:val="none" w:sz="0" w:space="0" w:color="auto"/>
      </w:divBdr>
    </w:div>
    <w:div w:id="356732741">
      <w:bodyDiv w:val="1"/>
      <w:marLeft w:val="0"/>
      <w:marRight w:val="0"/>
      <w:marTop w:val="0"/>
      <w:marBottom w:val="0"/>
      <w:divBdr>
        <w:top w:val="none" w:sz="0" w:space="0" w:color="auto"/>
        <w:left w:val="none" w:sz="0" w:space="0" w:color="auto"/>
        <w:bottom w:val="none" w:sz="0" w:space="0" w:color="auto"/>
        <w:right w:val="none" w:sz="0" w:space="0" w:color="auto"/>
      </w:divBdr>
    </w:div>
    <w:div w:id="358744267">
      <w:bodyDiv w:val="1"/>
      <w:marLeft w:val="0"/>
      <w:marRight w:val="0"/>
      <w:marTop w:val="0"/>
      <w:marBottom w:val="0"/>
      <w:divBdr>
        <w:top w:val="none" w:sz="0" w:space="0" w:color="auto"/>
        <w:left w:val="none" w:sz="0" w:space="0" w:color="auto"/>
        <w:bottom w:val="none" w:sz="0" w:space="0" w:color="auto"/>
        <w:right w:val="none" w:sz="0" w:space="0" w:color="auto"/>
      </w:divBdr>
    </w:div>
    <w:div w:id="359667398">
      <w:bodyDiv w:val="1"/>
      <w:marLeft w:val="0"/>
      <w:marRight w:val="0"/>
      <w:marTop w:val="0"/>
      <w:marBottom w:val="0"/>
      <w:divBdr>
        <w:top w:val="none" w:sz="0" w:space="0" w:color="auto"/>
        <w:left w:val="none" w:sz="0" w:space="0" w:color="auto"/>
        <w:bottom w:val="none" w:sz="0" w:space="0" w:color="auto"/>
        <w:right w:val="none" w:sz="0" w:space="0" w:color="auto"/>
      </w:divBdr>
    </w:div>
    <w:div w:id="364411796">
      <w:bodyDiv w:val="1"/>
      <w:marLeft w:val="0"/>
      <w:marRight w:val="0"/>
      <w:marTop w:val="0"/>
      <w:marBottom w:val="0"/>
      <w:divBdr>
        <w:top w:val="none" w:sz="0" w:space="0" w:color="auto"/>
        <w:left w:val="none" w:sz="0" w:space="0" w:color="auto"/>
        <w:bottom w:val="none" w:sz="0" w:space="0" w:color="auto"/>
        <w:right w:val="none" w:sz="0" w:space="0" w:color="auto"/>
      </w:divBdr>
    </w:div>
    <w:div w:id="366297225">
      <w:bodyDiv w:val="1"/>
      <w:marLeft w:val="0"/>
      <w:marRight w:val="0"/>
      <w:marTop w:val="0"/>
      <w:marBottom w:val="0"/>
      <w:divBdr>
        <w:top w:val="none" w:sz="0" w:space="0" w:color="auto"/>
        <w:left w:val="none" w:sz="0" w:space="0" w:color="auto"/>
        <w:bottom w:val="none" w:sz="0" w:space="0" w:color="auto"/>
        <w:right w:val="none" w:sz="0" w:space="0" w:color="auto"/>
      </w:divBdr>
    </w:div>
    <w:div w:id="367877150">
      <w:bodyDiv w:val="1"/>
      <w:marLeft w:val="0"/>
      <w:marRight w:val="0"/>
      <w:marTop w:val="0"/>
      <w:marBottom w:val="0"/>
      <w:divBdr>
        <w:top w:val="none" w:sz="0" w:space="0" w:color="auto"/>
        <w:left w:val="none" w:sz="0" w:space="0" w:color="auto"/>
        <w:bottom w:val="none" w:sz="0" w:space="0" w:color="auto"/>
        <w:right w:val="none" w:sz="0" w:space="0" w:color="auto"/>
      </w:divBdr>
    </w:div>
    <w:div w:id="371342933">
      <w:bodyDiv w:val="1"/>
      <w:marLeft w:val="0"/>
      <w:marRight w:val="0"/>
      <w:marTop w:val="0"/>
      <w:marBottom w:val="0"/>
      <w:divBdr>
        <w:top w:val="none" w:sz="0" w:space="0" w:color="auto"/>
        <w:left w:val="none" w:sz="0" w:space="0" w:color="auto"/>
        <w:bottom w:val="none" w:sz="0" w:space="0" w:color="auto"/>
        <w:right w:val="none" w:sz="0" w:space="0" w:color="auto"/>
      </w:divBdr>
    </w:div>
    <w:div w:id="373502575">
      <w:bodyDiv w:val="1"/>
      <w:marLeft w:val="0"/>
      <w:marRight w:val="0"/>
      <w:marTop w:val="0"/>
      <w:marBottom w:val="0"/>
      <w:divBdr>
        <w:top w:val="none" w:sz="0" w:space="0" w:color="auto"/>
        <w:left w:val="none" w:sz="0" w:space="0" w:color="auto"/>
        <w:bottom w:val="none" w:sz="0" w:space="0" w:color="auto"/>
        <w:right w:val="none" w:sz="0" w:space="0" w:color="auto"/>
      </w:divBdr>
    </w:div>
    <w:div w:id="377094875">
      <w:bodyDiv w:val="1"/>
      <w:marLeft w:val="0"/>
      <w:marRight w:val="0"/>
      <w:marTop w:val="0"/>
      <w:marBottom w:val="0"/>
      <w:divBdr>
        <w:top w:val="none" w:sz="0" w:space="0" w:color="auto"/>
        <w:left w:val="none" w:sz="0" w:space="0" w:color="auto"/>
        <w:bottom w:val="none" w:sz="0" w:space="0" w:color="auto"/>
        <w:right w:val="none" w:sz="0" w:space="0" w:color="auto"/>
      </w:divBdr>
    </w:div>
    <w:div w:id="381757768">
      <w:bodyDiv w:val="1"/>
      <w:marLeft w:val="0"/>
      <w:marRight w:val="0"/>
      <w:marTop w:val="0"/>
      <w:marBottom w:val="0"/>
      <w:divBdr>
        <w:top w:val="none" w:sz="0" w:space="0" w:color="auto"/>
        <w:left w:val="none" w:sz="0" w:space="0" w:color="auto"/>
        <w:bottom w:val="none" w:sz="0" w:space="0" w:color="auto"/>
        <w:right w:val="none" w:sz="0" w:space="0" w:color="auto"/>
      </w:divBdr>
    </w:div>
    <w:div w:id="381828892">
      <w:bodyDiv w:val="1"/>
      <w:marLeft w:val="0"/>
      <w:marRight w:val="0"/>
      <w:marTop w:val="0"/>
      <w:marBottom w:val="0"/>
      <w:divBdr>
        <w:top w:val="none" w:sz="0" w:space="0" w:color="auto"/>
        <w:left w:val="none" w:sz="0" w:space="0" w:color="auto"/>
        <w:bottom w:val="none" w:sz="0" w:space="0" w:color="auto"/>
        <w:right w:val="none" w:sz="0" w:space="0" w:color="auto"/>
      </w:divBdr>
    </w:div>
    <w:div w:id="382608074">
      <w:bodyDiv w:val="1"/>
      <w:marLeft w:val="0"/>
      <w:marRight w:val="0"/>
      <w:marTop w:val="0"/>
      <w:marBottom w:val="0"/>
      <w:divBdr>
        <w:top w:val="none" w:sz="0" w:space="0" w:color="auto"/>
        <w:left w:val="none" w:sz="0" w:space="0" w:color="auto"/>
        <w:bottom w:val="none" w:sz="0" w:space="0" w:color="auto"/>
        <w:right w:val="none" w:sz="0" w:space="0" w:color="auto"/>
      </w:divBdr>
    </w:div>
    <w:div w:id="382943878">
      <w:bodyDiv w:val="1"/>
      <w:marLeft w:val="0"/>
      <w:marRight w:val="0"/>
      <w:marTop w:val="0"/>
      <w:marBottom w:val="0"/>
      <w:divBdr>
        <w:top w:val="none" w:sz="0" w:space="0" w:color="auto"/>
        <w:left w:val="none" w:sz="0" w:space="0" w:color="auto"/>
        <w:bottom w:val="none" w:sz="0" w:space="0" w:color="auto"/>
        <w:right w:val="none" w:sz="0" w:space="0" w:color="auto"/>
      </w:divBdr>
    </w:div>
    <w:div w:id="383330867">
      <w:bodyDiv w:val="1"/>
      <w:marLeft w:val="0"/>
      <w:marRight w:val="0"/>
      <w:marTop w:val="0"/>
      <w:marBottom w:val="0"/>
      <w:divBdr>
        <w:top w:val="none" w:sz="0" w:space="0" w:color="auto"/>
        <w:left w:val="none" w:sz="0" w:space="0" w:color="auto"/>
        <w:bottom w:val="none" w:sz="0" w:space="0" w:color="auto"/>
        <w:right w:val="none" w:sz="0" w:space="0" w:color="auto"/>
      </w:divBdr>
    </w:div>
    <w:div w:id="383874025">
      <w:bodyDiv w:val="1"/>
      <w:marLeft w:val="0"/>
      <w:marRight w:val="0"/>
      <w:marTop w:val="0"/>
      <w:marBottom w:val="0"/>
      <w:divBdr>
        <w:top w:val="none" w:sz="0" w:space="0" w:color="auto"/>
        <w:left w:val="none" w:sz="0" w:space="0" w:color="auto"/>
        <w:bottom w:val="none" w:sz="0" w:space="0" w:color="auto"/>
        <w:right w:val="none" w:sz="0" w:space="0" w:color="auto"/>
      </w:divBdr>
    </w:div>
    <w:div w:id="384529689">
      <w:bodyDiv w:val="1"/>
      <w:marLeft w:val="0"/>
      <w:marRight w:val="0"/>
      <w:marTop w:val="0"/>
      <w:marBottom w:val="0"/>
      <w:divBdr>
        <w:top w:val="none" w:sz="0" w:space="0" w:color="auto"/>
        <w:left w:val="none" w:sz="0" w:space="0" w:color="auto"/>
        <w:bottom w:val="none" w:sz="0" w:space="0" w:color="auto"/>
        <w:right w:val="none" w:sz="0" w:space="0" w:color="auto"/>
      </w:divBdr>
    </w:div>
    <w:div w:id="385684103">
      <w:bodyDiv w:val="1"/>
      <w:marLeft w:val="0"/>
      <w:marRight w:val="0"/>
      <w:marTop w:val="0"/>
      <w:marBottom w:val="0"/>
      <w:divBdr>
        <w:top w:val="none" w:sz="0" w:space="0" w:color="auto"/>
        <w:left w:val="none" w:sz="0" w:space="0" w:color="auto"/>
        <w:bottom w:val="none" w:sz="0" w:space="0" w:color="auto"/>
        <w:right w:val="none" w:sz="0" w:space="0" w:color="auto"/>
      </w:divBdr>
    </w:div>
    <w:div w:id="390622363">
      <w:bodyDiv w:val="1"/>
      <w:marLeft w:val="0"/>
      <w:marRight w:val="0"/>
      <w:marTop w:val="0"/>
      <w:marBottom w:val="0"/>
      <w:divBdr>
        <w:top w:val="none" w:sz="0" w:space="0" w:color="auto"/>
        <w:left w:val="none" w:sz="0" w:space="0" w:color="auto"/>
        <w:bottom w:val="none" w:sz="0" w:space="0" w:color="auto"/>
        <w:right w:val="none" w:sz="0" w:space="0" w:color="auto"/>
      </w:divBdr>
    </w:div>
    <w:div w:id="391077054">
      <w:bodyDiv w:val="1"/>
      <w:marLeft w:val="0"/>
      <w:marRight w:val="0"/>
      <w:marTop w:val="0"/>
      <w:marBottom w:val="0"/>
      <w:divBdr>
        <w:top w:val="none" w:sz="0" w:space="0" w:color="auto"/>
        <w:left w:val="none" w:sz="0" w:space="0" w:color="auto"/>
        <w:bottom w:val="none" w:sz="0" w:space="0" w:color="auto"/>
        <w:right w:val="none" w:sz="0" w:space="0" w:color="auto"/>
      </w:divBdr>
    </w:div>
    <w:div w:id="395248496">
      <w:bodyDiv w:val="1"/>
      <w:marLeft w:val="0"/>
      <w:marRight w:val="0"/>
      <w:marTop w:val="0"/>
      <w:marBottom w:val="0"/>
      <w:divBdr>
        <w:top w:val="none" w:sz="0" w:space="0" w:color="auto"/>
        <w:left w:val="none" w:sz="0" w:space="0" w:color="auto"/>
        <w:bottom w:val="none" w:sz="0" w:space="0" w:color="auto"/>
        <w:right w:val="none" w:sz="0" w:space="0" w:color="auto"/>
      </w:divBdr>
    </w:div>
    <w:div w:id="396707544">
      <w:bodyDiv w:val="1"/>
      <w:marLeft w:val="0"/>
      <w:marRight w:val="0"/>
      <w:marTop w:val="0"/>
      <w:marBottom w:val="0"/>
      <w:divBdr>
        <w:top w:val="none" w:sz="0" w:space="0" w:color="auto"/>
        <w:left w:val="none" w:sz="0" w:space="0" w:color="auto"/>
        <w:bottom w:val="none" w:sz="0" w:space="0" w:color="auto"/>
        <w:right w:val="none" w:sz="0" w:space="0" w:color="auto"/>
      </w:divBdr>
    </w:div>
    <w:div w:id="398871613">
      <w:bodyDiv w:val="1"/>
      <w:marLeft w:val="0"/>
      <w:marRight w:val="0"/>
      <w:marTop w:val="0"/>
      <w:marBottom w:val="0"/>
      <w:divBdr>
        <w:top w:val="none" w:sz="0" w:space="0" w:color="auto"/>
        <w:left w:val="none" w:sz="0" w:space="0" w:color="auto"/>
        <w:bottom w:val="none" w:sz="0" w:space="0" w:color="auto"/>
        <w:right w:val="none" w:sz="0" w:space="0" w:color="auto"/>
      </w:divBdr>
    </w:div>
    <w:div w:id="399523449">
      <w:bodyDiv w:val="1"/>
      <w:marLeft w:val="0"/>
      <w:marRight w:val="0"/>
      <w:marTop w:val="0"/>
      <w:marBottom w:val="0"/>
      <w:divBdr>
        <w:top w:val="none" w:sz="0" w:space="0" w:color="auto"/>
        <w:left w:val="none" w:sz="0" w:space="0" w:color="auto"/>
        <w:bottom w:val="none" w:sz="0" w:space="0" w:color="auto"/>
        <w:right w:val="none" w:sz="0" w:space="0" w:color="auto"/>
      </w:divBdr>
    </w:div>
    <w:div w:id="401802889">
      <w:bodyDiv w:val="1"/>
      <w:marLeft w:val="0"/>
      <w:marRight w:val="0"/>
      <w:marTop w:val="0"/>
      <w:marBottom w:val="0"/>
      <w:divBdr>
        <w:top w:val="none" w:sz="0" w:space="0" w:color="auto"/>
        <w:left w:val="none" w:sz="0" w:space="0" w:color="auto"/>
        <w:bottom w:val="none" w:sz="0" w:space="0" w:color="auto"/>
        <w:right w:val="none" w:sz="0" w:space="0" w:color="auto"/>
      </w:divBdr>
    </w:div>
    <w:div w:id="402408715">
      <w:bodyDiv w:val="1"/>
      <w:marLeft w:val="0"/>
      <w:marRight w:val="0"/>
      <w:marTop w:val="0"/>
      <w:marBottom w:val="0"/>
      <w:divBdr>
        <w:top w:val="none" w:sz="0" w:space="0" w:color="auto"/>
        <w:left w:val="none" w:sz="0" w:space="0" w:color="auto"/>
        <w:bottom w:val="none" w:sz="0" w:space="0" w:color="auto"/>
        <w:right w:val="none" w:sz="0" w:space="0" w:color="auto"/>
      </w:divBdr>
    </w:div>
    <w:div w:id="402530090">
      <w:bodyDiv w:val="1"/>
      <w:marLeft w:val="0"/>
      <w:marRight w:val="0"/>
      <w:marTop w:val="0"/>
      <w:marBottom w:val="0"/>
      <w:divBdr>
        <w:top w:val="none" w:sz="0" w:space="0" w:color="auto"/>
        <w:left w:val="none" w:sz="0" w:space="0" w:color="auto"/>
        <w:bottom w:val="none" w:sz="0" w:space="0" w:color="auto"/>
        <w:right w:val="none" w:sz="0" w:space="0" w:color="auto"/>
      </w:divBdr>
    </w:div>
    <w:div w:id="403576263">
      <w:bodyDiv w:val="1"/>
      <w:marLeft w:val="0"/>
      <w:marRight w:val="0"/>
      <w:marTop w:val="0"/>
      <w:marBottom w:val="0"/>
      <w:divBdr>
        <w:top w:val="none" w:sz="0" w:space="0" w:color="auto"/>
        <w:left w:val="none" w:sz="0" w:space="0" w:color="auto"/>
        <w:bottom w:val="none" w:sz="0" w:space="0" w:color="auto"/>
        <w:right w:val="none" w:sz="0" w:space="0" w:color="auto"/>
      </w:divBdr>
    </w:div>
    <w:div w:id="404033602">
      <w:bodyDiv w:val="1"/>
      <w:marLeft w:val="0"/>
      <w:marRight w:val="0"/>
      <w:marTop w:val="0"/>
      <w:marBottom w:val="0"/>
      <w:divBdr>
        <w:top w:val="none" w:sz="0" w:space="0" w:color="auto"/>
        <w:left w:val="none" w:sz="0" w:space="0" w:color="auto"/>
        <w:bottom w:val="none" w:sz="0" w:space="0" w:color="auto"/>
        <w:right w:val="none" w:sz="0" w:space="0" w:color="auto"/>
      </w:divBdr>
    </w:div>
    <w:div w:id="406460726">
      <w:bodyDiv w:val="1"/>
      <w:marLeft w:val="0"/>
      <w:marRight w:val="0"/>
      <w:marTop w:val="0"/>
      <w:marBottom w:val="0"/>
      <w:divBdr>
        <w:top w:val="none" w:sz="0" w:space="0" w:color="auto"/>
        <w:left w:val="none" w:sz="0" w:space="0" w:color="auto"/>
        <w:bottom w:val="none" w:sz="0" w:space="0" w:color="auto"/>
        <w:right w:val="none" w:sz="0" w:space="0" w:color="auto"/>
      </w:divBdr>
    </w:div>
    <w:div w:id="408231250">
      <w:bodyDiv w:val="1"/>
      <w:marLeft w:val="0"/>
      <w:marRight w:val="0"/>
      <w:marTop w:val="0"/>
      <w:marBottom w:val="0"/>
      <w:divBdr>
        <w:top w:val="none" w:sz="0" w:space="0" w:color="auto"/>
        <w:left w:val="none" w:sz="0" w:space="0" w:color="auto"/>
        <w:bottom w:val="none" w:sz="0" w:space="0" w:color="auto"/>
        <w:right w:val="none" w:sz="0" w:space="0" w:color="auto"/>
      </w:divBdr>
    </w:div>
    <w:div w:id="408695115">
      <w:bodyDiv w:val="1"/>
      <w:marLeft w:val="0"/>
      <w:marRight w:val="0"/>
      <w:marTop w:val="0"/>
      <w:marBottom w:val="0"/>
      <w:divBdr>
        <w:top w:val="none" w:sz="0" w:space="0" w:color="auto"/>
        <w:left w:val="none" w:sz="0" w:space="0" w:color="auto"/>
        <w:bottom w:val="none" w:sz="0" w:space="0" w:color="auto"/>
        <w:right w:val="none" w:sz="0" w:space="0" w:color="auto"/>
      </w:divBdr>
    </w:div>
    <w:div w:id="409159349">
      <w:bodyDiv w:val="1"/>
      <w:marLeft w:val="0"/>
      <w:marRight w:val="0"/>
      <w:marTop w:val="0"/>
      <w:marBottom w:val="0"/>
      <w:divBdr>
        <w:top w:val="none" w:sz="0" w:space="0" w:color="auto"/>
        <w:left w:val="none" w:sz="0" w:space="0" w:color="auto"/>
        <w:bottom w:val="none" w:sz="0" w:space="0" w:color="auto"/>
        <w:right w:val="none" w:sz="0" w:space="0" w:color="auto"/>
      </w:divBdr>
    </w:div>
    <w:div w:id="410473809">
      <w:bodyDiv w:val="1"/>
      <w:marLeft w:val="0"/>
      <w:marRight w:val="0"/>
      <w:marTop w:val="0"/>
      <w:marBottom w:val="0"/>
      <w:divBdr>
        <w:top w:val="none" w:sz="0" w:space="0" w:color="auto"/>
        <w:left w:val="none" w:sz="0" w:space="0" w:color="auto"/>
        <w:bottom w:val="none" w:sz="0" w:space="0" w:color="auto"/>
        <w:right w:val="none" w:sz="0" w:space="0" w:color="auto"/>
      </w:divBdr>
    </w:div>
    <w:div w:id="410663921">
      <w:bodyDiv w:val="1"/>
      <w:marLeft w:val="0"/>
      <w:marRight w:val="0"/>
      <w:marTop w:val="0"/>
      <w:marBottom w:val="0"/>
      <w:divBdr>
        <w:top w:val="none" w:sz="0" w:space="0" w:color="auto"/>
        <w:left w:val="none" w:sz="0" w:space="0" w:color="auto"/>
        <w:bottom w:val="none" w:sz="0" w:space="0" w:color="auto"/>
        <w:right w:val="none" w:sz="0" w:space="0" w:color="auto"/>
      </w:divBdr>
    </w:div>
    <w:div w:id="411858337">
      <w:bodyDiv w:val="1"/>
      <w:marLeft w:val="0"/>
      <w:marRight w:val="0"/>
      <w:marTop w:val="0"/>
      <w:marBottom w:val="0"/>
      <w:divBdr>
        <w:top w:val="none" w:sz="0" w:space="0" w:color="auto"/>
        <w:left w:val="none" w:sz="0" w:space="0" w:color="auto"/>
        <w:bottom w:val="none" w:sz="0" w:space="0" w:color="auto"/>
        <w:right w:val="none" w:sz="0" w:space="0" w:color="auto"/>
      </w:divBdr>
    </w:div>
    <w:div w:id="412746786">
      <w:bodyDiv w:val="1"/>
      <w:marLeft w:val="0"/>
      <w:marRight w:val="0"/>
      <w:marTop w:val="0"/>
      <w:marBottom w:val="0"/>
      <w:divBdr>
        <w:top w:val="none" w:sz="0" w:space="0" w:color="auto"/>
        <w:left w:val="none" w:sz="0" w:space="0" w:color="auto"/>
        <w:bottom w:val="none" w:sz="0" w:space="0" w:color="auto"/>
        <w:right w:val="none" w:sz="0" w:space="0" w:color="auto"/>
      </w:divBdr>
    </w:div>
    <w:div w:id="419562995">
      <w:bodyDiv w:val="1"/>
      <w:marLeft w:val="0"/>
      <w:marRight w:val="0"/>
      <w:marTop w:val="0"/>
      <w:marBottom w:val="0"/>
      <w:divBdr>
        <w:top w:val="none" w:sz="0" w:space="0" w:color="auto"/>
        <w:left w:val="none" w:sz="0" w:space="0" w:color="auto"/>
        <w:bottom w:val="none" w:sz="0" w:space="0" w:color="auto"/>
        <w:right w:val="none" w:sz="0" w:space="0" w:color="auto"/>
      </w:divBdr>
    </w:div>
    <w:div w:id="419835460">
      <w:bodyDiv w:val="1"/>
      <w:marLeft w:val="0"/>
      <w:marRight w:val="0"/>
      <w:marTop w:val="0"/>
      <w:marBottom w:val="0"/>
      <w:divBdr>
        <w:top w:val="none" w:sz="0" w:space="0" w:color="auto"/>
        <w:left w:val="none" w:sz="0" w:space="0" w:color="auto"/>
        <w:bottom w:val="none" w:sz="0" w:space="0" w:color="auto"/>
        <w:right w:val="none" w:sz="0" w:space="0" w:color="auto"/>
      </w:divBdr>
    </w:div>
    <w:div w:id="420375198">
      <w:bodyDiv w:val="1"/>
      <w:marLeft w:val="0"/>
      <w:marRight w:val="0"/>
      <w:marTop w:val="0"/>
      <w:marBottom w:val="0"/>
      <w:divBdr>
        <w:top w:val="none" w:sz="0" w:space="0" w:color="auto"/>
        <w:left w:val="none" w:sz="0" w:space="0" w:color="auto"/>
        <w:bottom w:val="none" w:sz="0" w:space="0" w:color="auto"/>
        <w:right w:val="none" w:sz="0" w:space="0" w:color="auto"/>
      </w:divBdr>
    </w:div>
    <w:div w:id="422385560">
      <w:bodyDiv w:val="1"/>
      <w:marLeft w:val="0"/>
      <w:marRight w:val="0"/>
      <w:marTop w:val="0"/>
      <w:marBottom w:val="0"/>
      <w:divBdr>
        <w:top w:val="none" w:sz="0" w:space="0" w:color="auto"/>
        <w:left w:val="none" w:sz="0" w:space="0" w:color="auto"/>
        <w:bottom w:val="none" w:sz="0" w:space="0" w:color="auto"/>
        <w:right w:val="none" w:sz="0" w:space="0" w:color="auto"/>
      </w:divBdr>
    </w:div>
    <w:div w:id="422607396">
      <w:bodyDiv w:val="1"/>
      <w:marLeft w:val="0"/>
      <w:marRight w:val="0"/>
      <w:marTop w:val="0"/>
      <w:marBottom w:val="0"/>
      <w:divBdr>
        <w:top w:val="none" w:sz="0" w:space="0" w:color="auto"/>
        <w:left w:val="none" w:sz="0" w:space="0" w:color="auto"/>
        <w:bottom w:val="none" w:sz="0" w:space="0" w:color="auto"/>
        <w:right w:val="none" w:sz="0" w:space="0" w:color="auto"/>
      </w:divBdr>
    </w:div>
    <w:div w:id="423763758">
      <w:bodyDiv w:val="1"/>
      <w:marLeft w:val="0"/>
      <w:marRight w:val="0"/>
      <w:marTop w:val="0"/>
      <w:marBottom w:val="0"/>
      <w:divBdr>
        <w:top w:val="none" w:sz="0" w:space="0" w:color="auto"/>
        <w:left w:val="none" w:sz="0" w:space="0" w:color="auto"/>
        <w:bottom w:val="none" w:sz="0" w:space="0" w:color="auto"/>
        <w:right w:val="none" w:sz="0" w:space="0" w:color="auto"/>
      </w:divBdr>
    </w:div>
    <w:div w:id="425736362">
      <w:bodyDiv w:val="1"/>
      <w:marLeft w:val="0"/>
      <w:marRight w:val="0"/>
      <w:marTop w:val="0"/>
      <w:marBottom w:val="0"/>
      <w:divBdr>
        <w:top w:val="none" w:sz="0" w:space="0" w:color="auto"/>
        <w:left w:val="none" w:sz="0" w:space="0" w:color="auto"/>
        <w:bottom w:val="none" w:sz="0" w:space="0" w:color="auto"/>
        <w:right w:val="none" w:sz="0" w:space="0" w:color="auto"/>
      </w:divBdr>
    </w:div>
    <w:div w:id="429812351">
      <w:bodyDiv w:val="1"/>
      <w:marLeft w:val="0"/>
      <w:marRight w:val="0"/>
      <w:marTop w:val="0"/>
      <w:marBottom w:val="0"/>
      <w:divBdr>
        <w:top w:val="none" w:sz="0" w:space="0" w:color="auto"/>
        <w:left w:val="none" w:sz="0" w:space="0" w:color="auto"/>
        <w:bottom w:val="none" w:sz="0" w:space="0" w:color="auto"/>
        <w:right w:val="none" w:sz="0" w:space="0" w:color="auto"/>
      </w:divBdr>
    </w:div>
    <w:div w:id="432752807">
      <w:bodyDiv w:val="1"/>
      <w:marLeft w:val="0"/>
      <w:marRight w:val="0"/>
      <w:marTop w:val="0"/>
      <w:marBottom w:val="0"/>
      <w:divBdr>
        <w:top w:val="none" w:sz="0" w:space="0" w:color="auto"/>
        <w:left w:val="none" w:sz="0" w:space="0" w:color="auto"/>
        <w:bottom w:val="none" w:sz="0" w:space="0" w:color="auto"/>
        <w:right w:val="none" w:sz="0" w:space="0" w:color="auto"/>
      </w:divBdr>
    </w:div>
    <w:div w:id="433744352">
      <w:bodyDiv w:val="1"/>
      <w:marLeft w:val="0"/>
      <w:marRight w:val="0"/>
      <w:marTop w:val="0"/>
      <w:marBottom w:val="0"/>
      <w:divBdr>
        <w:top w:val="none" w:sz="0" w:space="0" w:color="auto"/>
        <w:left w:val="none" w:sz="0" w:space="0" w:color="auto"/>
        <w:bottom w:val="none" w:sz="0" w:space="0" w:color="auto"/>
        <w:right w:val="none" w:sz="0" w:space="0" w:color="auto"/>
      </w:divBdr>
    </w:div>
    <w:div w:id="435440877">
      <w:bodyDiv w:val="1"/>
      <w:marLeft w:val="0"/>
      <w:marRight w:val="0"/>
      <w:marTop w:val="0"/>
      <w:marBottom w:val="0"/>
      <w:divBdr>
        <w:top w:val="none" w:sz="0" w:space="0" w:color="auto"/>
        <w:left w:val="none" w:sz="0" w:space="0" w:color="auto"/>
        <w:bottom w:val="none" w:sz="0" w:space="0" w:color="auto"/>
        <w:right w:val="none" w:sz="0" w:space="0" w:color="auto"/>
      </w:divBdr>
    </w:div>
    <w:div w:id="437455009">
      <w:bodyDiv w:val="1"/>
      <w:marLeft w:val="0"/>
      <w:marRight w:val="0"/>
      <w:marTop w:val="0"/>
      <w:marBottom w:val="0"/>
      <w:divBdr>
        <w:top w:val="none" w:sz="0" w:space="0" w:color="auto"/>
        <w:left w:val="none" w:sz="0" w:space="0" w:color="auto"/>
        <w:bottom w:val="none" w:sz="0" w:space="0" w:color="auto"/>
        <w:right w:val="none" w:sz="0" w:space="0" w:color="auto"/>
      </w:divBdr>
    </w:div>
    <w:div w:id="438570108">
      <w:bodyDiv w:val="1"/>
      <w:marLeft w:val="0"/>
      <w:marRight w:val="0"/>
      <w:marTop w:val="0"/>
      <w:marBottom w:val="0"/>
      <w:divBdr>
        <w:top w:val="none" w:sz="0" w:space="0" w:color="auto"/>
        <w:left w:val="none" w:sz="0" w:space="0" w:color="auto"/>
        <w:bottom w:val="none" w:sz="0" w:space="0" w:color="auto"/>
        <w:right w:val="none" w:sz="0" w:space="0" w:color="auto"/>
      </w:divBdr>
    </w:div>
    <w:div w:id="441803353">
      <w:bodyDiv w:val="1"/>
      <w:marLeft w:val="0"/>
      <w:marRight w:val="0"/>
      <w:marTop w:val="0"/>
      <w:marBottom w:val="0"/>
      <w:divBdr>
        <w:top w:val="none" w:sz="0" w:space="0" w:color="auto"/>
        <w:left w:val="none" w:sz="0" w:space="0" w:color="auto"/>
        <w:bottom w:val="none" w:sz="0" w:space="0" w:color="auto"/>
        <w:right w:val="none" w:sz="0" w:space="0" w:color="auto"/>
      </w:divBdr>
    </w:div>
    <w:div w:id="442917230">
      <w:bodyDiv w:val="1"/>
      <w:marLeft w:val="0"/>
      <w:marRight w:val="0"/>
      <w:marTop w:val="0"/>
      <w:marBottom w:val="0"/>
      <w:divBdr>
        <w:top w:val="none" w:sz="0" w:space="0" w:color="auto"/>
        <w:left w:val="none" w:sz="0" w:space="0" w:color="auto"/>
        <w:bottom w:val="none" w:sz="0" w:space="0" w:color="auto"/>
        <w:right w:val="none" w:sz="0" w:space="0" w:color="auto"/>
      </w:divBdr>
    </w:div>
    <w:div w:id="447165346">
      <w:bodyDiv w:val="1"/>
      <w:marLeft w:val="0"/>
      <w:marRight w:val="0"/>
      <w:marTop w:val="0"/>
      <w:marBottom w:val="0"/>
      <w:divBdr>
        <w:top w:val="none" w:sz="0" w:space="0" w:color="auto"/>
        <w:left w:val="none" w:sz="0" w:space="0" w:color="auto"/>
        <w:bottom w:val="none" w:sz="0" w:space="0" w:color="auto"/>
        <w:right w:val="none" w:sz="0" w:space="0" w:color="auto"/>
      </w:divBdr>
    </w:div>
    <w:div w:id="447547330">
      <w:bodyDiv w:val="1"/>
      <w:marLeft w:val="0"/>
      <w:marRight w:val="0"/>
      <w:marTop w:val="0"/>
      <w:marBottom w:val="0"/>
      <w:divBdr>
        <w:top w:val="none" w:sz="0" w:space="0" w:color="auto"/>
        <w:left w:val="none" w:sz="0" w:space="0" w:color="auto"/>
        <w:bottom w:val="none" w:sz="0" w:space="0" w:color="auto"/>
        <w:right w:val="none" w:sz="0" w:space="0" w:color="auto"/>
      </w:divBdr>
    </w:div>
    <w:div w:id="450587841">
      <w:bodyDiv w:val="1"/>
      <w:marLeft w:val="0"/>
      <w:marRight w:val="0"/>
      <w:marTop w:val="0"/>
      <w:marBottom w:val="0"/>
      <w:divBdr>
        <w:top w:val="none" w:sz="0" w:space="0" w:color="auto"/>
        <w:left w:val="none" w:sz="0" w:space="0" w:color="auto"/>
        <w:bottom w:val="none" w:sz="0" w:space="0" w:color="auto"/>
        <w:right w:val="none" w:sz="0" w:space="0" w:color="auto"/>
      </w:divBdr>
    </w:div>
    <w:div w:id="459227851">
      <w:bodyDiv w:val="1"/>
      <w:marLeft w:val="0"/>
      <w:marRight w:val="0"/>
      <w:marTop w:val="0"/>
      <w:marBottom w:val="0"/>
      <w:divBdr>
        <w:top w:val="none" w:sz="0" w:space="0" w:color="auto"/>
        <w:left w:val="none" w:sz="0" w:space="0" w:color="auto"/>
        <w:bottom w:val="none" w:sz="0" w:space="0" w:color="auto"/>
        <w:right w:val="none" w:sz="0" w:space="0" w:color="auto"/>
      </w:divBdr>
    </w:div>
    <w:div w:id="459686968">
      <w:bodyDiv w:val="1"/>
      <w:marLeft w:val="0"/>
      <w:marRight w:val="0"/>
      <w:marTop w:val="0"/>
      <w:marBottom w:val="0"/>
      <w:divBdr>
        <w:top w:val="none" w:sz="0" w:space="0" w:color="auto"/>
        <w:left w:val="none" w:sz="0" w:space="0" w:color="auto"/>
        <w:bottom w:val="none" w:sz="0" w:space="0" w:color="auto"/>
        <w:right w:val="none" w:sz="0" w:space="0" w:color="auto"/>
      </w:divBdr>
    </w:div>
    <w:div w:id="462893601">
      <w:bodyDiv w:val="1"/>
      <w:marLeft w:val="0"/>
      <w:marRight w:val="0"/>
      <w:marTop w:val="0"/>
      <w:marBottom w:val="0"/>
      <w:divBdr>
        <w:top w:val="none" w:sz="0" w:space="0" w:color="auto"/>
        <w:left w:val="none" w:sz="0" w:space="0" w:color="auto"/>
        <w:bottom w:val="none" w:sz="0" w:space="0" w:color="auto"/>
        <w:right w:val="none" w:sz="0" w:space="0" w:color="auto"/>
      </w:divBdr>
    </w:div>
    <w:div w:id="463742290">
      <w:bodyDiv w:val="1"/>
      <w:marLeft w:val="0"/>
      <w:marRight w:val="0"/>
      <w:marTop w:val="0"/>
      <w:marBottom w:val="0"/>
      <w:divBdr>
        <w:top w:val="none" w:sz="0" w:space="0" w:color="auto"/>
        <w:left w:val="none" w:sz="0" w:space="0" w:color="auto"/>
        <w:bottom w:val="none" w:sz="0" w:space="0" w:color="auto"/>
        <w:right w:val="none" w:sz="0" w:space="0" w:color="auto"/>
      </w:divBdr>
    </w:div>
    <w:div w:id="465199651">
      <w:bodyDiv w:val="1"/>
      <w:marLeft w:val="0"/>
      <w:marRight w:val="0"/>
      <w:marTop w:val="0"/>
      <w:marBottom w:val="0"/>
      <w:divBdr>
        <w:top w:val="none" w:sz="0" w:space="0" w:color="auto"/>
        <w:left w:val="none" w:sz="0" w:space="0" w:color="auto"/>
        <w:bottom w:val="none" w:sz="0" w:space="0" w:color="auto"/>
        <w:right w:val="none" w:sz="0" w:space="0" w:color="auto"/>
      </w:divBdr>
    </w:div>
    <w:div w:id="465634192">
      <w:bodyDiv w:val="1"/>
      <w:marLeft w:val="0"/>
      <w:marRight w:val="0"/>
      <w:marTop w:val="0"/>
      <w:marBottom w:val="0"/>
      <w:divBdr>
        <w:top w:val="none" w:sz="0" w:space="0" w:color="auto"/>
        <w:left w:val="none" w:sz="0" w:space="0" w:color="auto"/>
        <w:bottom w:val="none" w:sz="0" w:space="0" w:color="auto"/>
        <w:right w:val="none" w:sz="0" w:space="0" w:color="auto"/>
      </w:divBdr>
    </w:div>
    <w:div w:id="467431036">
      <w:bodyDiv w:val="1"/>
      <w:marLeft w:val="0"/>
      <w:marRight w:val="0"/>
      <w:marTop w:val="0"/>
      <w:marBottom w:val="0"/>
      <w:divBdr>
        <w:top w:val="none" w:sz="0" w:space="0" w:color="auto"/>
        <w:left w:val="none" w:sz="0" w:space="0" w:color="auto"/>
        <w:bottom w:val="none" w:sz="0" w:space="0" w:color="auto"/>
        <w:right w:val="none" w:sz="0" w:space="0" w:color="auto"/>
      </w:divBdr>
    </w:div>
    <w:div w:id="470172212">
      <w:bodyDiv w:val="1"/>
      <w:marLeft w:val="0"/>
      <w:marRight w:val="0"/>
      <w:marTop w:val="0"/>
      <w:marBottom w:val="0"/>
      <w:divBdr>
        <w:top w:val="none" w:sz="0" w:space="0" w:color="auto"/>
        <w:left w:val="none" w:sz="0" w:space="0" w:color="auto"/>
        <w:bottom w:val="none" w:sz="0" w:space="0" w:color="auto"/>
        <w:right w:val="none" w:sz="0" w:space="0" w:color="auto"/>
      </w:divBdr>
    </w:div>
    <w:div w:id="470949565">
      <w:bodyDiv w:val="1"/>
      <w:marLeft w:val="0"/>
      <w:marRight w:val="0"/>
      <w:marTop w:val="0"/>
      <w:marBottom w:val="0"/>
      <w:divBdr>
        <w:top w:val="none" w:sz="0" w:space="0" w:color="auto"/>
        <w:left w:val="none" w:sz="0" w:space="0" w:color="auto"/>
        <w:bottom w:val="none" w:sz="0" w:space="0" w:color="auto"/>
        <w:right w:val="none" w:sz="0" w:space="0" w:color="auto"/>
      </w:divBdr>
    </w:div>
    <w:div w:id="471950649">
      <w:bodyDiv w:val="1"/>
      <w:marLeft w:val="0"/>
      <w:marRight w:val="0"/>
      <w:marTop w:val="0"/>
      <w:marBottom w:val="0"/>
      <w:divBdr>
        <w:top w:val="none" w:sz="0" w:space="0" w:color="auto"/>
        <w:left w:val="none" w:sz="0" w:space="0" w:color="auto"/>
        <w:bottom w:val="none" w:sz="0" w:space="0" w:color="auto"/>
        <w:right w:val="none" w:sz="0" w:space="0" w:color="auto"/>
      </w:divBdr>
    </w:div>
    <w:div w:id="472135321">
      <w:bodyDiv w:val="1"/>
      <w:marLeft w:val="0"/>
      <w:marRight w:val="0"/>
      <w:marTop w:val="0"/>
      <w:marBottom w:val="0"/>
      <w:divBdr>
        <w:top w:val="none" w:sz="0" w:space="0" w:color="auto"/>
        <w:left w:val="none" w:sz="0" w:space="0" w:color="auto"/>
        <w:bottom w:val="none" w:sz="0" w:space="0" w:color="auto"/>
        <w:right w:val="none" w:sz="0" w:space="0" w:color="auto"/>
      </w:divBdr>
    </w:div>
    <w:div w:id="473184234">
      <w:bodyDiv w:val="1"/>
      <w:marLeft w:val="0"/>
      <w:marRight w:val="0"/>
      <w:marTop w:val="0"/>
      <w:marBottom w:val="0"/>
      <w:divBdr>
        <w:top w:val="none" w:sz="0" w:space="0" w:color="auto"/>
        <w:left w:val="none" w:sz="0" w:space="0" w:color="auto"/>
        <w:bottom w:val="none" w:sz="0" w:space="0" w:color="auto"/>
        <w:right w:val="none" w:sz="0" w:space="0" w:color="auto"/>
      </w:divBdr>
    </w:div>
    <w:div w:id="473259508">
      <w:bodyDiv w:val="1"/>
      <w:marLeft w:val="0"/>
      <w:marRight w:val="0"/>
      <w:marTop w:val="0"/>
      <w:marBottom w:val="0"/>
      <w:divBdr>
        <w:top w:val="none" w:sz="0" w:space="0" w:color="auto"/>
        <w:left w:val="none" w:sz="0" w:space="0" w:color="auto"/>
        <w:bottom w:val="none" w:sz="0" w:space="0" w:color="auto"/>
        <w:right w:val="none" w:sz="0" w:space="0" w:color="auto"/>
      </w:divBdr>
    </w:div>
    <w:div w:id="474028175">
      <w:bodyDiv w:val="1"/>
      <w:marLeft w:val="0"/>
      <w:marRight w:val="0"/>
      <w:marTop w:val="0"/>
      <w:marBottom w:val="0"/>
      <w:divBdr>
        <w:top w:val="none" w:sz="0" w:space="0" w:color="auto"/>
        <w:left w:val="none" w:sz="0" w:space="0" w:color="auto"/>
        <w:bottom w:val="none" w:sz="0" w:space="0" w:color="auto"/>
        <w:right w:val="none" w:sz="0" w:space="0" w:color="auto"/>
      </w:divBdr>
    </w:div>
    <w:div w:id="475803609">
      <w:bodyDiv w:val="1"/>
      <w:marLeft w:val="0"/>
      <w:marRight w:val="0"/>
      <w:marTop w:val="0"/>
      <w:marBottom w:val="0"/>
      <w:divBdr>
        <w:top w:val="none" w:sz="0" w:space="0" w:color="auto"/>
        <w:left w:val="none" w:sz="0" w:space="0" w:color="auto"/>
        <w:bottom w:val="none" w:sz="0" w:space="0" w:color="auto"/>
        <w:right w:val="none" w:sz="0" w:space="0" w:color="auto"/>
      </w:divBdr>
    </w:div>
    <w:div w:id="477037876">
      <w:bodyDiv w:val="1"/>
      <w:marLeft w:val="0"/>
      <w:marRight w:val="0"/>
      <w:marTop w:val="0"/>
      <w:marBottom w:val="0"/>
      <w:divBdr>
        <w:top w:val="none" w:sz="0" w:space="0" w:color="auto"/>
        <w:left w:val="none" w:sz="0" w:space="0" w:color="auto"/>
        <w:bottom w:val="none" w:sz="0" w:space="0" w:color="auto"/>
        <w:right w:val="none" w:sz="0" w:space="0" w:color="auto"/>
      </w:divBdr>
    </w:div>
    <w:div w:id="477116471">
      <w:bodyDiv w:val="1"/>
      <w:marLeft w:val="0"/>
      <w:marRight w:val="0"/>
      <w:marTop w:val="0"/>
      <w:marBottom w:val="0"/>
      <w:divBdr>
        <w:top w:val="none" w:sz="0" w:space="0" w:color="auto"/>
        <w:left w:val="none" w:sz="0" w:space="0" w:color="auto"/>
        <w:bottom w:val="none" w:sz="0" w:space="0" w:color="auto"/>
        <w:right w:val="none" w:sz="0" w:space="0" w:color="auto"/>
      </w:divBdr>
    </w:div>
    <w:div w:id="480780975">
      <w:bodyDiv w:val="1"/>
      <w:marLeft w:val="0"/>
      <w:marRight w:val="0"/>
      <w:marTop w:val="0"/>
      <w:marBottom w:val="0"/>
      <w:divBdr>
        <w:top w:val="none" w:sz="0" w:space="0" w:color="auto"/>
        <w:left w:val="none" w:sz="0" w:space="0" w:color="auto"/>
        <w:bottom w:val="none" w:sz="0" w:space="0" w:color="auto"/>
        <w:right w:val="none" w:sz="0" w:space="0" w:color="auto"/>
      </w:divBdr>
    </w:div>
    <w:div w:id="482551850">
      <w:bodyDiv w:val="1"/>
      <w:marLeft w:val="0"/>
      <w:marRight w:val="0"/>
      <w:marTop w:val="0"/>
      <w:marBottom w:val="0"/>
      <w:divBdr>
        <w:top w:val="none" w:sz="0" w:space="0" w:color="auto"/>
        <w:left w:val="none" w:sz="0" w:space="0" w:color="auto"/>
        <w:bottom w:val="none" w:sz="0" w:space="0" w:color="auto"/>
        <w:right w:val="none" w:sz="0" w:space="0" w:color="auto"/>
      </w:divBdr>
    </w:div>
    <w:div w:id="482703751">
      <w:bodyDiv w:val="1"/>
      <w:marLeft w:val="0"/>
      <w:marRight w:val="0"/>
      <w:marTop w:val="0"/>
      <w:marBottom w:val="0"/>
      <w:divBdr>
        <w:top w:val="none" w:sz="0" w:space="0" w:color="auto"/>
        <w:left w:val="none" w:sz="0" w:space="0" w:color="auto"/>
        <w:bottom w:val="none" w:sz="0" w:space="0" w:color="auto"/>
        <w:right w:val="none" w:sz="0" w:space="0" w:color="auto"/>
      </w:divBdr>
    </w:div>
    <w:div w:id="484205782">
      <w:bodyDiv w:val="1"/>
      <w:marLeft w:val="0"/>
      <w:marRight w:val="0"/>
      <w:marTop w:val="0"/>
      <w:marBottom w:val="0"/>
      <w:divBdr>
        <w:top w:val="none" w:sz="0" w:space="0" w:color="auto"/>
        <w:left w:val="none" w:sz="0" w:space="0" w:color="auto"/>
        <w:bottom w:val="none" w:sz="0" w:space="0" w:color="auto"/>
        <w:right w:val="none" w:sz="0" w:space="0" w:color="auto"/>
      </w:divBdr>
    </w:div>
    <w:div w:id="484394563">
      <w:bodyDiv w:val="1"/>
      <w:marLeft w:val="0"/>
      <w:marRight w:val="0"/>
      <w:marTop w:val="0"/>
      <w:marBottom w:val="0"/>
      <w:divBdr>
        <w:top w:val="none" w:sz="0" w:space="0" w:color="auto"/>
        <w:left w:val="none" w:sz="0" w:space="0" w:color="auto"/>
        <w:bottom w:val="none" w:sz="0" w:space="0" w:color="auto"/>
        <w:right w:val="none" w:sz="0" w:space="0" w:color="auto"/>
      </w:divBdr>
    </w:div>
    <w:div w:id="485122498">
      <w:bodyDiv w:val="1"/>
      <w:marLeft w:val="0"/>
      <w:marRight w:val="0"/>
      <w:marTop w:val="0"/>
      <w:marBottom w:val="0"/>
      <w:divBdr>
        <w:top w:val="none" w:sz="0" w:space="0" w:color="auto"/>
        <w:left w:val="none" w:sz="0" w:space="0" w:color="auto"/>
        <w:bottom w:val="none" w:sz="0" w:space="0" w:color="auto"/>
        <w:right w:val="none" w:sz="0" w:space="0" w:color="auto"/>
      </w:divBdr>
    </w:div>
    <w:div w:id="489905046">
      <w:bodyDiv w:val="1"/>
      <w:marLeft w:val="0"/>
      <w:marRight w:val="0"/>
      <w:marTop w:val="0"/>
      <w:marBottom w:val="0"/>
      <w:divBdr>
        <w:top w:val="none" w:sz="0" w:space="0" w:color="auto"/>
        <w:left w:val="none" w:sz="0" w:space="0" w:color="auto"/>
        <w:bottom w:val="none" w:sz="0" w:space="0" w:color="auto"/>
        <w:right w:val="none" w:sz="0" w:space="0" w:color="auto"/>
      </w:divBdr>
    </w:div>
    <w:div w:id="491869918">
      <w:bodyDiv w:val="1"/>
      <w:marLeft w:val="0"/>
      <w:marRight w:val="0"/>
      <w:marTop w:val="0"/>
      <w:marBottom w:val="0"/>
      <w:divBdr>
        <w:top w:val="none" w:sz="0" w:space="0" w:color="auto"/>
        <w:left w:val="none" w:sz="0" w:space="0" w:color="auto"/>
        <w:bottom w:val="none" w:sz="0" w:space="0" w:color="auto"/>
        <w:right w:val="none" w:sz="0" w:space="0" w:color="auto"/>
      </w:divBdr>
    </w:div>
    <w:div w:id="496187739">
      <w:bodyDiv w:val="1"/>
      <w:marLeft w:val="0"/>
      <w:marRight w:val="0"/>
      <w:marTop w:val="0"/>
      <w:marBottom w:val="0"/>
      <w:divBdr>
        <w:top w:val="none" w:sz="0" w:space="0" w:color="auto"/>
        <w:left w:val="none" w:sz="0" w:space="0" w:color="auto"/>
        <w:bottom w:val="none" w:sz="0" w:space="0" w:color="auto"/>
        <w:right w:val="none" w:sz="0" w:space="0" w:color="auto"/>
      </w:divBdr>
    </w:div>
    <w:div w:id="497766776">
      <w:bodyDiv w:val="1"/>
      <w:marLeft w:val="0"/>
      <w:marRight w:val="0"/>
      <w:marTop w:val="0"/>
      <w:marBottom w:val="0"/>
      <w:divBdr>
        <w:top w:val="none" w:sz="0" w:space="0" w:color="auto"/>
        <w:left w:val="none" w:sz="0" w:space="0" w:color="auto"/>
        <w:bottom w:val="none" w:sz="0" w:space="0" w:color="auto"/>
        <w:right w:val="none" w:sz="0" w:space="0" w:color="auto"/>
      </w:divBdr>
    </w:div>
    <w:div w:id="499081294">
      <w:bodyDiv w:val="1"/>
      <w:marLeft w:val="0"/>
      <w:marRight w:val="0"/>
      <w:marTop w:val="0"/>
      <w:marBottom w:val="0"/>
      <w:divBdr>
        <w:top w:val="none" w:sz="0" w:space="0" w:color="auto"/>
        <w:left w:val="none" w:sz="0" w:space="0" w:color="auto"/>
        <w:bottom w:val="none" w:sz="0" w:space="0" w:color="auto"/>
        <w:right w:val="none" w:sz="0" w:space="0" w:color="auto"/>
      </w:divBdr>
    </w:div>
    <w:div w:id="500042790">
      <w:bodyDiv w:val="1"/>
      <w:marLeft w:val="0"/>
      <w:marRight w:val="0"/>
      <w:marTop w:val="0"/>
      <w:marBottom w:val="0"/>
      <w:divBdr>
        <w:top w:val="none" w:sz="0" w:space="0" w:color="auto"/>
        <w:left w:val="none" w:sz="0" w:space="0" w:color="auto"/>
        <w:bottom w:val="none" w:sz="0" w:space="0" w:color="auto"/>
        <w:right w:val="none" w:sz="0" w:space="0" w:color="auto"/>
      </w:divBdr>
    </w:div>
    <w:div w:id="502934019">
      <w:bodyDiv w:val="1"/>
      <w:marLeft w:val="0"/>
      <w:marRight w:val="0"/>
      <w:marTop w:val="0"/>
      <w:marBottom w:val="0"/>
      <w:divBdr>
        <w:top w:val="none" w:sz="0" w:space="0" w:color="auto"/>
        <w:left w:val="none" w:sz="0" w:space="0" w:color="auto"/>
        <w:bottom w:val="none" w:sz="0" w:space="0" w:color="auto"/>
        <w:right w:val="none" w:sz="0" w:space="0" w:color="auto"/>
      </w:divBdr>
    </w:div>
    <w:div w:id="503204590">
      <w:bodyDiv w:val="1"/>
      <w:marLeft w:val="0"/>
      <w:marRight w:val="0"/>
      <w:marTop w:val="0"/>
      <w:marBottom w:val="0"/>
      <w:divBdr>
        <w:top w:val="none" w:sz="0" w:space="0" w:color="auto"/>
        <w:left w:val="none" w:sz="0" w:space="0" w:color="auto"/>
        <w:bottom w:val="none" w:sz="0" w:space="0" w:color="auto"/>
        <w:right w:val="none" w:sz="0" w:space="0" w:color="auto"/>
      </w:divBdr>
    </w:div>
    <w:div w:id="504982019">
      <w:bodyDiv w:val="1"/>
      <w:marLeft w:val="0"/>
      <w:marRight w:val="0"/>
      <w:marTop w:val="0"/>
      <w:marBottom w:val="0"/>
      <w:divBdr>
        <w:top w:val="none" w:sz="0" w:space="0" w:color="auto"/>
        <w:left w:val="none" w:sz="0" w:space="0" w:color="auto"/>
        <w:bottom w:val="none" w:sz="0" w:space="0" w:color="auto"/>
        <w:right w:val="none" w:sz="0" w:space="0" w:color="auto"/>
      </w:divBdr>
    </w:div>
    <w:div w:id="505096428">
      <w:bodyDiv w:val="1"/>
      <w:marLeft w:val="0"/>
      <w:marRight w:val="0"/>
      <w:marTop w:val="0"/>
      <w:marBottom w:val="0"/>
      <w:divBdr>
        <w:top w:val="none" w:sz="0" w:space="0" w:color="auto"/>
        <w:left w:val="none" w:sz="0" w:space="0" w:color="auto"/>
        <w:bottom w:val="none" w:sz="0" w:space="0" w:color="auto"/>
        <w:right w:val="none" w:sz="0" w:space="0" w:color="auto"/>
      </w:divBdr>
    </w:div>
    <w:div w:id="507137409">
      <w:bodyDiv w:val="1"/>
      <w:marLeft w:val="0"/>
      <w:marRight w:val="0"/>
      <w:marTop w:val="0"/>
      <w:marBottom w:val="0"/>
      <w:divBdr>
        <w:top w:val="none" w:sz="0" w:space="0" w:color="auto"/>
        <w:left w:val="none" w:sz="0" w:space="0" w:color="auto"/>
        <w:bottom w:val="none" w:sz="0" w:space="0" w:color="auto"/>
        <w:right w:val="none" w:sz="0" w:space="0" w:color="auto"/>
      </w:divBdr>
    </w:div>
    <w:div w:id="507598785">
      <w:bodyDiv w:val="1"/>
      <w:marLeft w:val="0"/>
      <w:marRight w:val="0"/>
      <w:marTop w:val="0"/>
      <w:marBottom w:val="0"/>
      <w:divBdr>
        <w:top w:val="none" w:sz="0" w:space="0" w:color="auto"/>
        <w:left w:val="none" w:sz="0" w:space="0" w:color="auto"/>
        <w:bottom w:val="none" w:sz="0" w:space="0" w:color="auto"/>
        <w:right w:val="none" w:sz="0" w:space="0" w:color="auto"/>
      </w:divBdr>
    </w:div>
    <w:div w:id="509107911">
      <w:bodyDiv w:val="1"/>
      <w:marLeft w:val="0"/>
      <w:marRight w:val="0"/>
      <w:marTop w:val="0"/>
      <w:marBottom w:val="0"/>
      <w:divBdr>
        <w:top w:val="none" w:sz="0" w:space="0" w:color="auto"/>
        <w:left w:val="none" w:sz="0" w:space="0" w:color="auto"/>
        <w:bottom w:val="none" w:sz="0" w:space="0" w:color="auto"/>
        <w:right w:val="none" w:sz="0" w:space="0" w:color="auto"/>
      </w:divBdr>
    </w:div>
    <w:div w:id="509565495">
      <w:bodyDiv w:val="1"/>
      <w:marLeft w:val="0"/>
      <w:marRight w:val="0"/>
      <w:marTop w:val="0"/>
      <w:marBottom w:val="0"/>
      <w:divBdr>
        <w:top w:val="none" w:sz="0" w:space="0" w:color="auto"/>
        <w:left w:val="none" w:sz="0" w:space="0" w:color="auto"/>
        <w:bottom w:val="none" w:sz="0" w:space="0" w:color="auto"/>
        <w:right w:val="none" w:sz="0" w:space="0" w:color="auto"/>
      </w:divBdr>
    </w:div>
    <w:div w:id="510072622">
      <w:bodyDiv w:val="1"/>
      <w:marLeft w:val="0"/>
      <w:marRight w:val="0"/>
      <w:marTop w:val="0"/>
      <w:marBottom w:val="0"/>
      <w:divBdr>
        <w:top w:val="none" w:sz="0" w:space="0" w:color="auto"/>
        <w:left w:val="none" w:sz="0" w:space="0" w:color="auto"/>
        <w:bottom w:val="none" w:sz="0" w:space="0" w:color="auto"/>
        <w:right w:val="none" w:sz="0" w:space="0" w:color="auto"/>
      </w:divBdr>
    </w:div>
    <w:div w:id="515970535">
      <w:bodyDiv w:val="1"/>
      <w:marLeft w:val="0"/>
      <w:marRight w:val="0"/>
      <w:marTop w:val="0"/>
      <w:marBottom w:val="0"/>
      <w:divBdr>
        <w:top w:val="none" w:sz="0" w:space="0" w:color="auto"/>
        <w:left w:val="none" w:sz="0" w:space="0" w:color="auto"/>
        <w:bottom w:val="none" w:sz="0" w:space="0" w:color="auto"/>
        <w:right w:val="none" w:sz="0" w:space="0" w:color="auto"/>
      </w:divBdr>
    </w:div>
    <w:div w:id="516307837">
      <w:bodyDiv w:val="1"/>
      <w:marLeft w:val="0"/>
      <w:marRight w:val="0"/>
      <w:marTop w:val="0"/>
      <w:marBottom w:val="0"/>
      <w:divBdr>
        <w:top w:val="none" w:sz="0" w:space="0" w:color="auto"/>
        <w:left w:val="none" w:sz="0" w:space="0" w:color="auto"/>
        <w:bottom w:val="none" w:sz="0" w:space="0" w:color="auto"/>
        <w:right w:val="none" w:sz="0" w:space="0" w:color="auto"/>
      </w:divBdr>
    </w:div>
    <w:div w:id="516502022">
      <w:bodyDiv w:val="1"/>
      <w:marLeft w:val="0"/>
      <w:marRight w:val="0"/>
      <w:marTop w:val="0"/>
      <w:marBottom w:val="0"/>
      <w:divBdr>
        <w:top w:val="none" w:sz="0" w:space="0" w:color="auto"/>
        <w:left w:val="none" w:sz="0" w:space="0" w:color="auto"/>
        <w:bottom w:val="none" w:sz="0" w:space="0" w:color="auto"/>
        <w:right w:val="none" w:sz="0" w:space="0" w:color="auto"/>
      </w:divBdr>
    </w:div>
    <w:div w:id="519049169">
      <w:bodyDiv w:val="1"/>
      <w:marLeft w:val="0"/>
      <w:marRight w:val="0"/>
      <w:marTop w:val="0"/>
      <w:marBottom w:val="0"/>
      <w:divBdr>
        <w:top w:val="none" w:sz="0" w:space="0" w:color="auto"/>
        <w:left w:val="none" w:sz="0" w:space="0" w:color="auto"/>
        <w:bottom w:val="none" w:sz="0" w:space="0" w:color="auto"/>
        <w:right w:val="none" w:sz="0" w:space="0" w:color="auto"/>
      </w:divBdr>
    </w:div>
    <w:div w:id="521095205">
      <w:bodyDiv w:val="1"/>
      <w:marLeft w:val="0"/>
      <w:marRight w:val="0"/>
      <w:marTop w:val="0"/>
      <w:marBottom w:val="0"/>
      <w:divBdr>
        <w:top w:val="none" w:sz="0" w:space="0" w:color="auto"/>
        <w:left w:val="none" w:sz="0" w:space="0" w:color="auto"/>
        <w:bottom w:val="none" w:sz="0" w:space="0" w:color="auto"/>
        <w:right w:val="none" w:sz="0" w:space="0" w:color="auto"/>
      </w:divBdr>
    </w:div>
    <w:div w:id="523514812">
      <w:bodyDiv w:val="1"/>
      <w:marLeft w:val="0"/>
      <w:marRight w:val="0"/>
      <w:marTop w:val="0"/>
      <w:marBottom w:val="0"/>
      <w:divBdr>
        <w:top w:val="none" w:sz="0" w:space="0" w:color="auto"/>
        <w:left w:val="none" w:sz="0" w:space="0" w:color="auto"/>
        <w:bottom w:val="none" w:sz="0" w:space="0" w:color="auto"/>
        <w:right w:val="none" w:sz="0" w:space="0" w:color="auto"/>
      </w:divBdr>
    </w:div>
    <w:div w:id="523598272">
      <w:bodyDiv w:val="1"/>
      <w:marLeft w:val="0"/>
      <w:marRight w:val="0"/>
      <w:marTop w:val="0"/>
      <w:marBottom w:val="0"/>
      <w:divBdr>
        <w:top w:val="none" w:sz="0" w:space="0" w:color="auto"/>
        <w:left w:val="none" w:sz="0" w:space="0" w:color="auto"/>
        <w:bottom w:val="none" w:sz="0" w:space="0" w:color="auto"/>
        <w:right w:val="none" w:sz="0" w:space="0" w:color="auto"/>
      </w:divBdr>
    </w:div>
    <w:div w:id="526068785">
      <w:bodyDiv w:val="1"/>
      <w:marLeft w:val="0"/>
      <w:marRight w:val="0"/>
      <w:marTop w:val="0"/>
      <w:marBottom w:val="0"/>
      <w:divBdr>
        <w:top w:val="none" w:sz="0" w:space="0" w:color="auto"/>
        <w:left w:val="none" w:sz="0" w:space="0" w:color="auto"/>
        <w:bottom w:val="none" w:sz="0" w:space="0" w:color="auto"/>
        <w:right w:val="none" w:sz="0" w:space="0" w:color="auto"/>
      </w:divBdr>
    </w:div>
    <w:div w:id="526262447">
      <w:bodyDiv w:val="1"/>
      <w:marLeft w:val="0"/>
      <w:marRight w:val="0"/>
      <w:marTop w:val="0"/>
      <w:marBottom w:val="0"/>
      <w:divBdr>
        <w:top w:val="none" w:sz="0" w:space="0" w:color="auto"/>
        <w:left w:val="none" w:sz="0" w:space="0" w:color="auto"/>
        <w:bottom w:val="none" w:sz="0" w:space="0" w:color="auto"/>
        <w:right w:val="none" w:sz="0" w:space="0" w:color="auto"/>
      </w:divBdr>
    </w:div>
    <w:div w:id="527060625">
      <w:bodyDiv w:val="1"/>
      <w:marLeft w:val="0"/>
      <w:marRight w:val="0"/>
      <w:marTop w:val="0"/>
      <w:marBottom w:val="0"/>
      <w:divBdr>
        <w:top w:val="none" w:sz="0" w:space="0" w:color="auto"/>
        <w:left w:val="none" w:sz="0" w:space="0" w:color="auto"/>
        <w:bottom w:val="none" w:sz="0" w:space="0" w:color="auto"/>
        <w:right w:val="none" w:sz="0" w:space="0" w:color="auto"/>
      </w:divBdr>
    </w:div>
    <w:div w:id="528496395">
      <w:bodyDiv w:val="1"/>
      <w:marLeft w:val="0"/>
      <w:marRight w:val="0"/>
      <w:marTop w:val="0"/>
      <w:marBottom w:val="0"/>
      <w:divBdr>
        <w:top w:val="none" w:sz="0" w:space="0" w:color="auto"/>
        <w:left w:val="none" w:sz="0" w:space="0" w:color="auto"/>
        <w:bottom w:val="none" w:sz="0" w:space="0" w:color="auto"/>
        <w:right w:val="none" w:sz="0" w:space="0" w:color="auto"/>
      </w:divBdr>
    </w:div>
    <w:div w:id="531529383">
      <w:bodyDiv w:val="1"/>
      <w:marLeft w:val="0"/>
      <w:marRight w:val="0"/>
      <w:marTop w:val="0"/>
      <w:marBottom w:val="0"/>
      <w:divBdr>
        <w:top w:val="none" w:sz="0" w:space="0" w:color="auto"/>
        <w:left w:val="none" w:sz="0" w:space="0" w:color="auto"/>
        <w:bottom w:val="none" w:sz="0" w:space="0" w:color="auto"/>
        <w:right w:val="none" w:sz="0" w:space="0" w:color="auto"/>
      </w:divBdr>
    </w:div>
    <w:div w:id="537277731">
      <w:bodyDiv w:val="1"/>
      <w:marLeft w:val="0"/>
      <w:marRight w:val="0"/>
      <w:marTop w:val="0"/>
      <w:marBottom w:val="0"/>
      <w:divBdr>
        <w:top w:val="none" w:sz="0" w:space="0" w:color="auto"/>
        <w:left w:val="none" w:sz="0" w:space="0" w:color="auto"/>
        <w:bottom w:val="none" w:sz="0" w:space="0" w:color="auto"/>
        <w:right w:val="none" w:sz="0" w:space="0" w:color="auto"/>
      </w:divBdr>
    </w:div>
    <w:div w:id="538015523">
      <w:bodyDiv w:val="1"/>
      <w:marLeft w:val="0"/>
      <w:marRight w:val="0"/>
      <w:marTop w:val="0"/>
      <w:marBottom w:val="0"/>
      <w:divBdr>
        <w:top w:val="none" w:sz="0" w:space="0" w:color="auto"/>
        <w:left w:val="none" w:sz="0" w:space="0" w:color="auto"/>
        <w:bottom w:val="none" w:sz="0" w:space="0" w:color="auto"/>
        <w:right w:val="none" w:sz="0" w:space="0" w:color="auto"/>
      </w:divBdr>
    </w:div>
    <w:div w:id="538053847">
      <w:bodyDiv w:val="1"/>
      <w:marLeft w:val="0"/>
      <w:marRight w:val="0"/>
      <w:marTop w:val="0"/>
      <w:marBottom w:val="0"/>
      <w:divBdr>
        <w:top w:val="none" w:sz="0" w:space="0" w:color="auto"/>
        <w:left w:val="none" w:sz="0" w:space="0" w:color="auto"/>
        <w:bottom w:val="none" w:sz="0" w:space="0" w:color="auto"/>
        <w:right w:val="none" w:sz="0" w:space="0" w:color="auto"/>
      </w:divBdr>
    </w:div>
    <w:div w:id="538321103">
      <w:bodyDiv w:val="1"/>
      <w:marLeft w:val="0"/>
      <w:marRight w:val="0"/>
      <w:marTop w:val="0"/>
      <w:marBottom w:val="0"/>
      <w:divBdr>
        <w:top w:val="none" w:sz="0" w:space="0" w:color="auto"/>
        <w:left w:val="none" w:sz="0" w:space="0" w:color="auto"/>
        <w:bottom w:val="none" w:sz="0" w:space="0" w:color="auto"/>
        <w:right w:val="none" w:sz="0" w:space="0" w:color="auto"/>
      </w:divBdr>
    </w:div>
    <w:div w:id="540748476">
      <w:bodyDiv w:val="1"/>
      <w:marLeft w:val="0"/>
      <w:marRight w:val="0"/>
      <w:marTop w:val="0"/>
      <w:marBottom w:val="0"/>
      <w:divBdr>
        <w:top w:val="none" w:sz="0" w:space="0" w:color="auto"/>
        <w:left w:val="none" w:sz="0" w:space="0" w:color="auto"/>
        <w:bottom w:val="none" w:sz="0" w:space="0" w:color="auto"/>
        <w:right w:val="none" w:sz="0" w:space="0" w:color="auto"/>
      </w:divBdr>
    </w:div>
    <w:div w:id="544485875">
      <w:bodyDiv w:val="1"/>
      <w:marLeft w:val="0"/>
      <w:marRight w:val="0"/>
      <w:marTop w:val="0"/>
      <w:marBottom w:val="0"/>
      <w:divBdr>
        <w:top w:val="none" w:sz="0" w:space="0" w:color="auto"/>
        <w:left w:val="none" w:sz="0" w:space="0" w:color="auto"/>
        <w:bottom w:val="none" w:sz="0" w:space="0" w:color="auto"/>
        <w:right w:val="none" w:sz="0" w:space="0" w:color="auto"/>
      </w:divBdr>
    </w:div>
    <w:div w:id="546262778">
      <w:bodyDiv w:val="1"/>
      <w:marLeft w:val="0"/>
      <w:marRight w:val="0"/>
      <w:marTop w:val="0"/>
      <w:marBottom w:val="0"/>
      <w:divBdr>
        <w:top w:val="none" w:sz="0" w:space="0" w:color="auto"/>
        <w:left w:val="none" w:sz="0" w:space="0" w:color="auto"/>
        <w:bottom w:val="none" w:sz="0" w:space="0" w:color="auto"/>
        <w:right w:val="none" w:sz="0" w:space="0" w:color="auto"/>
      </w:divBdr>
    </w:div>
    <w:div w:id="551304462">
      <w:bodyDiv w:val="1"/>
      <w:marLeft w:val="0"/>
      <w:marRight w:val="0"/>
      <w:marTop w:val="0"/>
      <w:marBottom w:val="0"/>
      <w:divBdr>
        <w:top w:val="none" w:sz="0" w:space="0" w:color="auto"/>
        <w:left w:val="none" w:sz="0" w:space="0" w:color="auto"/>
        <w:bottom w:val="none" w:sz="0" w:space="0" w:color="auto"/>
        <w:right w:val="none" w:sz="0" w:space="0" w:color="auto"/>
      </w:divBdr>
    </w:div>
    <w:div w:id="553659884">
      <w:bodyDiv w:val="1"/>
      <w:marLeft w:val="0"/>
      <w:marRight w:val="0"/>
      <w:marTop w:val="0"/>
      <w:marBottom w:val="0"/>
      <w:divBdr>
        <w:top w:val="none" w:sz="0" w:space="0" w:color="auto"/>
        <w:left w:val="none" w:sz="0" w:space="0" w:color="auto"/>
        <w:bottom w:val="none" w:sz="0" w:space="0" w:color="auto"/>
        <w:right w:val="none" w:sz="0" w:space="0" w:color="auto"/>
      </w:divBdr>
    </w:div>
    <w:div w:id="560948633">
      <w:bodyDiv w:val="1"/>
      <w:marLeft w:val="0"/>
      <w:marRight w:val="0"/>
      <w:marTop w:val="0"/>
      <w:marBottom w:val="0"/>
      <w:divBdr>
        <w:top w:val="none" w:sz="0" w:space="0" w:color="auto"/>
        <w:left w:val="none" w:sz="0" w:space="0" w:color="auto"/>
        <w:bottom w:val="none" w:sz="0" w:space="0" w:color="auto"/>
        <w:right w:val="none" w:sz="0" w:space="0" w:color="auto"/>
      </w:divBdr>
    </w:div>
    <w:div w:id="564607829">
      <w:bodyDiv w:val="1"/>
      <w:marLeft w:val="0"/>
      <w:marRight w:val="0"/>
      <w:marTop w:val="0"/>
      <w:marBottom w:val="0"/>
      <w:divBdr>
        <w:top w:val="none" w:sz="0" w:space="0" w:color="auto"/>
        <w:left w:val="none" w:sz="0" w:space="0" w:color="auto"/>
        <w:bottom w:val="none" w:sz="0" w:space="0" w:color="auto"/>
        <w:right w:val="none" w:sz="0" w:space="0" w:color="auto"/>
      </w:divBdr>
    </w:div>
    <w:div w:id="565386043">
      <w:bodyDiv w:val="1"/>
      <w:marLeft w:val="0"/>
      <w:marRight w:val="0"/>
      <w:marTop w:val="0"/>
      <w:marBottom w:val="0"/>
      <w:divBdr>
        <w:top w:val="none" w:sz="0" w:space="0" w:color="auto"/>
        <w:left w:val="none" w:sz="0" w:space="0" w:color="auto"/>
        <w:bottom w:val="none" w:sz="0" w:space="0" w:color="auto"/>
        <w:right w:val="none" w:sz="0" w:space="0" w:color="auto"/>
      </w:divBdr>
    </w:div>
    <w:div w:id="565532297">
      <w:bodyDiv w:val="1"/>
      <w:marLeft w:val="0"/>
      <w:marRight w:val="0"/>
      <w:marTop w:val="0"/>
      <w:marBottom w:val="0"/>
      <w:divBdr>
        <w:top w:val="none" w:sz="0" w:space="0" w:color="auto"/>
        <w:left w:val="none" w:sz="0" w:space="0" w:color="auto"/>
        <w:bottom w:val="none" w:sz="0" w:space="0" w:color="auto"/>
        <w:right w:val="none" w:sz="0" w:space="0" w:color="auto"/>
      </w:divBdr>
    </w:div>
    <w:div w:id="566959062">
      <w:bodyDiv w:val="1"/>
      <w:marLeft w:val="0"/>
      <w:marRight w:val="0"/>
      <w:marTop w:val="0"/>
      <w:marBottom w:val="0"/>
      <w:divBdr>
        <w:top w:val="none" w:sz="0" w:space="0" w:color="auto"/>
        <w:left w:val="none" w:sz="0" w:space="0" w:color="auto"/>
        <w:bottom w:val="none" w:sz="0" w:space="0" w:color="auto"/>
        <w:right w:val="none" w:sz="0" w:space="0" w:color="auto"/>
      </w:divBdr>
    </w:div>
    <w:div w:id="567032860">
      <w:bodyDiv w:val="1"/>
      <w:marLeft w:val="0"/>
      <w:marRight w:val="0"/>
      <w:marTop w:val="0"/>
      <w:marBottom w:val="0"/>
      <w:divBdr>
        <w:top w:val="none" w:sz="0" w:space="0" w:color="auto"/>
        <w:left w:val="none" w:sz="0" w:space="0" w:color="auto"/>
        <w:bottom w:val="none" w:sz="0" w:space="0" w:color="auto"/>
        <w:right w:val="none" w:sz="0" w:space="0" w:color="auto"/>
      </w:divBdr>
    </w:div>
    <w:div w:id="568224281">
      <w:bodyDiv w:val="1"/>
      <w:marLeft w:val="0"/>
      <w:marRight w:val="0"/>
      <w:marTop w:val="0"/>
      <w:marBottom w:val="0"/>
      <w:divBdr>
        <w:top w:val="none" w:sz="0" w:space="0" w:color="auto"/>
        <w:left w:val="none" w:sz="0" w:space="0" w:color="auto"/>
        <w:bottom w:val="none" w:sz="0" w:space="0" w:color="auto"/>
        <w:right w:val="none" w:sz="0" w:space="0" w:color="auto"/>
      </w:divBdr>
    </w:div>
    <w:div w:id="569119426">
      <w:bodyDiv w:val="1"/>
      <w:marLeft w:val="0"/>
      <w:marRight w:val="0"/>
      <w:marTop w:val="0"/>
      <w:marBottom w:val="0"/>
      <w:divBdr>
        <w:top w:val="none" w:sz="0" w:space="0" w:color="auto"/>
        <w:left w:val="none" w:sz="0" w:space="0" w:color="auto"/>
        <w:bottom w:val="none" w:sz="0" w:space="0" w:color="auto"/>
        <w:right w:val="none" w:sz="0" w:space="0" w:color="auto"/>
      </w:divBdr>
    </w:div>
    <w:div w:id="570311557">
      <w:bodyDiv w:val="1"/>
      <w:marLeft w:val="0"/>
      <w:marRight w:val="0"/>
      <w:marTop w:val="0"/>
      <w:marBottom w:val="0"/>
      <w:divBdr>
        <w:top w:val="none" w:sz="0" w:space="0" w:color="auto"/>
        <w:left w:val="none" w:sz="0" w:space="0" w:color="auto"/>
        <w:bottom w:val="none" w:sz="0" w:space="0" w:color="auto"/>
        <w:right w:val="none" w:sz="0" w:space="0" w:color="auto"/>
      </w:divBdr>
    </w:div>
    <w:div w:id="574322108">
      <w:bodyDiv w:val="1"/>
      <w:marLeft w:val="0"/>
      <w:marRight w:val="0"/>
      <w:marTop w:val="0"/>
      <w:marBottom w:val="0"/>
      <w:divBdr>
        <w:top w:val="none" w:sz="0" w:space="0" w:color="auto"/>
        <w:left w:val="none" w:sz="0" w:space="0" w:color="auto"/>
        <w:bottom w:val="none" w:sz="0" w:space="0" w:color="auto"/>
        <w:right w:val="none" w:sz="0" w:space="0" w:color="auto"/>
      </w:divBdr>
    </w:div>
    <w:div w:id="576211354">
      <w:bodyDiv w:val="1"/>
      <w:marLeft w:val="0"/>
      <w:marRight w:val="0"/>
      <w:marTop w:val="0"/>
      <w:marBottom w:val="0"/>
      <w:divBdr>
        <w:top w:val="none" w:sz="0" w:space="0" w:color="auto"/>
        <w:left w:val="none" w:sz="0" w:space="0" w:color="auto"/>
        <w:bottom w:val="none" w:sz="0" w:space="0" w:color="auto"/>
        <w:right w:val="none" w:sz="0" w:space="0" w:color="auto"/>
      </w:divBdr>
    </w:div>
    <w:div w:id="579405624">
      <w:bodyDiv w:val="1"/>
      <w:marLeft w:val="0"/>
      <w:marRight w:val="0"/>
      <w:marTop w:val="0"/>
      <w:marBottom w:val="0"/>
      <w:divBdr>
        <w:top w:val="none" w:sz="0" w:space="0" w:color="auto"/>
        <w:left w:val="none" w:sz="0" w:space="0" w:color="auto"/>
        <w:bottom w:val="none" w:sz="0" w:space="0" w:color="auto"/>
        <w:right w:val="none" w:sz="0" w:space="0" w:color="auto"/>
      </w:divBdr>
    </w:div>
    <w:div w:id="580067564">
      <w:bodyDiv w:val="1"/>
      <w:marLeft w:val="0"/>
      <w:marRight w:val="0"/>
      <w:marTop w:val="0"/>
      <w:marBottom w:val="0"/>
      <w:divBdr>
        <w:top w:val="none" w:sz="0" w:space="0" w:color="auto"/>
        <w:left w:val="none" w:sz="0" w:space="0" w:color="auto"/>
        <w:bottom w:val="none" w:sz="0" w:space="0" w:color="auto"/>
        <w:right w:val="none" w:sz="0" w:space="0" w:color="auto"/>
      </w:divBdr>
    </w:div>
    <w:div w:id="582570534">
      <w:bodyDiv w:val="1"/>
      <w:marLeft w:val="0"/>
      <w:marRight w:val="0"/>
      <w:marTop w:val="0"/>
      <w:marBottom w:val="0"/>
      <w:divBdr>
        <w:top w:val="none" w:sz="0" w:space="0" w:color="auto"/>
        <w:left w:val="none" w:sz="0" w:space="0" w:color="auto"/>
        <w:bottom w:val="none" w:sz="0" w:space="0" w:color="auto"/>
        <w:right w:val="none" w:sz="0" w:space="0" w:color="auto"/>
      </w:divBdr>
    </w:div>
    <w:div w:id="585578926">
      <w:bodyDiv w:val="1"/>
      <w:marLeft w:val="0"/>
      <w:marRight w:val="0"/>
      <w:marTop w:val="0"/>
      <w:marBottom w:val="0"/>
      <w:divBdr>
        <w:top w:val="none" w:sz="0" w:space="0" w:color="auto"/>
        <w:left w:val="none" w:sz="0" w:space="0" w:color="auto"/>
        <w:bottom w:val="none" w:sz="0" w:space="0" w:color="auto"/>
        <w:right w:val="none" w:sz="0" w:space="0" w:color="auto"/>
      </w:divBdr>
    </w:div>
    <w:div w:id="586116886">
      <w:bodyDiv w:val="1"/>
      <w:marLeft w:val="0"/>
      <w:marRight w:val="0"/>
      <w:marTop w:val="0"/>
      <w:marBottom w:val="0"/>
      <w:divBdr>
        <w:top w:val="none" w:sz="0" w:space="0" w:color="auto"/>
        <w:left w:val="none" w:sz="0" w:space="0" w:color="auto"/>
        <w:bottom w:val="none" w:sz="0" w:space="0" w:color="auto"/>
        <w:right w:val="none" w:sz="0" w:space="0" w:color="auto"/>
      </w:divBdr>
    </w:div>
    <w:div w:id="588151191">
      <w:bodyDiv w:val="1"/>
      <w:marLeft w:val="0"/>
      <w:marRight w:val="0"/>
      <w:marTop w:val="0"/>
      <w:marBottom w:val="0"/>
      <w:divBdr>
        <w:top w:val="none" w:sz="0" w:space="0" w:color="auto"/>
        <w:left w:val="none" w:sz="0" w:space="0" w:color="auto"/>
        <w:bottom w:val="none" w:sz="0" w:space="0" w:color="auto"/>
        <w:right w:val="none" w:sz="0" w:space="0" w:color="auto"/>
      </w:divBdr>
    </w:div>
    <w:div w:id="588269552">
      <w:bodyDiv w:val="1"/>
      <w:marLeft w:val="0"/>
      <w:marRight w:val="0"/>
      <w:marTop w:val="0"/>
      <w:marBottom w:val="0"/>
      <w:divBdr>
        <w:top w:val="none" w:sz="0" w:space="0" w:color="auto"/>
        <w:left w:val="none" w:sz="0" w:space="0" w:color="auto"/>
        <w:bottom w:val="none" w:sz="0" w:space="0" w:color="auto"/>
        <w:right w:val="none" w:sz="0" w:space="0" w:color="auto"/>
      </w:divBdr>
    </w:div>
    <w:div w:id="588277438">
      <w:bodyDiv w:val="1"/>
      <w:marLeft w:val="0"/>
      <w:marRight w:val="0"/>
      <w:marTop w:val="0"/>
      <w:marBottom w:val="0"/>
      <w:divBdr>
        <w:top w:val="none" w:sz="0" w:space="0" w:color="auto"/>
        <w:left w:val="none" w:sz="0" w:space="0" w:color="auto"/>
        <w:bottom w:val="none" w:sz="0" w:space="0" w:color="auto"/>
        <w:right w:val="none" w:sz="0" w:space="0" w:color="auto"/>
      </w:divBdr>
    </w:div>
    <w:div w:id="591663572">
      <w:bodyDiv w:val="1"/>
      <w:marLeft w:val="0"/>
      <w:marRight w:val="0"/>
      <w:marTop w:val="0"/>
      <w:marBottom w:val="0"/>
      <w:divBdr>
        <w:top w:val="none" w:sz="0" w:space="0" w:color="auto"/>
        <w:left w:val="none" w:sz="0" w:space="0" w:color="auto"/>
        <w:bottom w:val="none" w:sz="0" w:space="0" w:color="auto"/>
        <w:right w:val="none" w:sz="0" w:space="0" w:color="auto"/>
      </w:divBdr>
    </w:div>
    <w:div w:id="592936692">
      <w:bodyDiv w:val="1"/>
      <w:marLeft w:val="0"/>
      <w:marRight w:val="0"/>
      <w:marTop w:val="0"/>
      <w:marBottom w:val="0"/>
      <w:divBdr>
        <w:top w:val="none" w:sz="0" w:space="0" w:color="auto"/>
        <w:left w:val="none" w:sz="0" w:space="0" w:color="auto"/>
        <w:bottom w:val="none" w:sz="0" w:space="0" w:color="auto"/>
        <w:right w:val="none" w:sz="0" w:space="0" w:color="auto"/>
      </w:divBdr>
    </w:div>
    <w:div w:id="594745571">
      <w:bodyDiv w:val="1"/>
      <w:marLeft w:val="0"/>
      <w:marRight w:val="0"/>
      <w:marTop w:val="0"/>
      <w:marBottom w:val="0"/>
      <w:divBdr>
        <w:top w:val="none" w:sz="0" w:space="0" w:color="auto"/>
        <w:left w:val="none" w:sz="0" w:space="0" w:color="auto"/>
        <w:bottom w:val="none" w:sz="0" w:space="0" w:color="auto"/>
        <w:right w:val="none" w:sz="0" w:space="0" w:color="auto"/>
      </w:divBdr>
    </w:div>
    <w:div w:id="595207742">
      <w:bodyDiv w:val="1"/>
      <w:marLeft w:val="0"/>
      <w:marRight w:val="0"/>
      <w:marTop w:val="0"/>
      <w:marBottom w:val="0"/>
      <w:divBdr>
        <w:top w:val="none" w:sz="0" w:space="0" w:color="auto"/>
        <w:left w:val="none" w:sz="0" w:space="0" w:color="auto"/>
        <w:bottom w:val="none" w:sz="0" w:space="0" w:color="auto"/>
        <w:right w:val="none" w:sz="0" w:space="0" w:color="auto"/>
      </w:divBdr>
    </w:div>
    <w:div w:id="597248883">
      <w:bodyDiv w:val="1"/>
      <w:marLeft w:val="0"/>
      <w:marRight w:val="0"/>
      <w:marTop w:val="0"/>
      <w:marBottom w:val="0"/>
      <w:divBdr>
        <w:top w:val="none" w:sz="0" w:space="0" w:color="auto"/>
        <w:left w:val="none" w:sz="0" w:space="0" w:color="auto"/>
        <w:bottom w:val="none" w:sz="0" w:space="0" w:color="auto"/>
        <w:right w:val="none" w:sz="0" w:space="0" w:color="auto"/>
      </w:divBdr>
    </w:div>
    <w:div w:id="599873180">
      <w:bodyDiv w:val="1"/>
      <w:marLeft w:val="0"/>
      <w:marRight w:val="0"/>
      <w:marTop w:val="0"/>
      <w:marBottom w:val="0"/>
      <w:divBdr>
        <w:top w:val="none" w:sz="0" w:space="0" w:color="auto"/>
        <w:left w:val="none" w:sz="0" w:space="0" w:color="auto"/>
        <w:bottom w:val="none" w:sz="0" w:space="0" w:color="auto"/>
        <w:right w:val="none" w:sz="0" w:space="0" w:color="auto"/>
      </w:divBdr>
    </w:div>
    <w:div w:id="607736725">
      <w:bodyDiv w:val="1"/>
      <w:marLeft w:val="0"/>
      <w:marRight w:val="0"/>
      <w:marTop w:val="0"/>
      <w:marBottom w:val="0"/>
      <w:divBdr>
        <w:top w:val="none" w:sz="0" w:space="0" w:color="auto"/>
        <w:left w:val="none" w:sz="0" w:space="0" w:color="auto"/>
        <w:bottom w:val="none" w:sz="0" w:space="0" w:color="auto"/>
        <w:right w:val="none" w:sz="0" w:space="0" w:color="auto"/>
      </w:divBdr>
    </w:div>
    <w:div w:id="608510900">
      <w:bodyDiv w:val="1"/>
      <w:marLeft w:val="0"/>
      <w:marRight w:val="0"/>
      <w:marTop w:val="0"/>
      <w:marBottom w:val="0"/>
      <w:divBdr>
        <w:top w:val="none" w:sz="0" w:space="0" w:color="auto"/>
        <w:left w:val="none" w:sz="0" w:space="0" w:color="auto"/>
        <w:bottom w:val="none" w:sz="0" w:space="0" w:color="auto"/>
        <w:right w:val="none" w:sz="0" w:space="0" w:color="auto"/>
      </w:divBdr>
    </w:div>
    <w:div w:id="610237941">
      <w:bodyDiv w:val="1"/>
      <w:marLeft w:val="0"/>
      <w:marRight w:val="0"/>
      <w:marTop w:val="0"/>
      <w:marBottom w:val="0"/>
      <w:divBdr>
        <w:top w:val="none" w:sz="0" w:space="0" w:color="auto"/>
        <w:left w:val="none" w:sz="0" w:space="0" w:color="auto"/>
        <w:bottom w:val="none" w:sz="0" w:space="0" w:color="auto"/>
        <w:right w:val="none" w:sz="0" w:space="0" w:color="auto"/>
      </w:divBdr>
    </w:div>
    <w:div w:id="620844616">
      <w:bodyDiv w:val="1"/>
      <w:marLeft w:val="0"/>
      <w:marRight w:val="0"/>
      <w:marTop w:val="0"/>
      <w:marBottom w:val="0"/>
      <w:divBdr>
        <w:top w:val="none" w:sz="0" w:space="0" w:color="auto"/>
        <w:left w:val="none" w:sz="0" w:space="0" w:color="auto"/>
        <w:bottom w:val="none" w:sz="0" w:space="0" w:color="auto"/>
        <w:right w:val="none" w:sz="0" w:space="0" w:color="auto"/>
      </w:divBdr>
    </w:div>
    <w:div w:id="622923449">
      <w:bodyDiv w:val="1"/>
      <w:marLeft w:val="0"/>
      <w:marRight w:val="0"/>
      <w:marTop w:val="0"/>
      <w:marBottom w:val="0"/>
      <w:divBdr>
        <w:top w:val="none" w:sz="0" w:space="0" w:color="auto"/>
        <w:left w:val="none" w:sz="0" w:space="0" w:color="auto"/>
        <w:bottom w:val="none" w:sz="0" w:space="0" w:color="auto"/>
        <w:right w:val="none" w:sz="0" w:space="0" w:color="auto"/>
      </w:divBdr>
    </w:div>
    <w:div w:id="623081163">
      <w:bodyDiv w:val="1"/>
      <w:marLeft w:val="0"/>
      <w:marRight w:val="0"/>
      <w:marTop w:val="0"/>
      <w:marBottom w:val="0"/>
      <w:divBdr>
        <w:top w:val="none" w:sz="0" w:space="0" w:color="auto"/>
        <w:left w:val="none" w:sz="0" w:space="0" w:color="auto"/>
        <w:bottom w:val="none" w:sz="0" w:space="0" w:color="auto"/>
        <w:right w:val="none" w:sz="0" w:space="0" w:color="auto"/>
      </w:divBdr>
    </w:div>
    <w:div w:id="625543451">
      <w:bodyDiv w:val="1"/>
      <w:marLeft w:val="0"/>
      <w:marRight w:val="0"/>
      <w:marTop w:val="0"/>
      <w:marBottom w:val="0"/>
      <w:divBdr>
        <w:top w:val="none" w:sz="0" w:space="0" w:color="auto"/>
        <w:left w:val="none" w:sz="0" w:space="0" w:color="auto"/>
        <w:bottom w:val="none" w:sz="0" w:space="0" w:color="auto"/>
        <w:right w:val="none" w:sz="0" w:space="0" w:color="auto"/>
      </w:divBdr>
    </w:div>
    <w:div w:id="625818344">
      <w:bodyDiv w:val="1"/>
      <w:marLeft w:val="0"/>
      <w:marRight w:val="0"/>
      <w:marTop w:val="0"/>
      <w:marBottom w:val="0"/>
      <w:divBdr>
        <w:top w:val="none" w:sz="0" w:space="0" w:color="auto"/>
        <w:left w:val="none" w:sz="0" w:space="0" w:color="auto"/>
        <w:bottom w:val="none" w:sz="0" w:space="0" w:color="auto"/>
        <w:right w:val="none" w:sz="0" w:space="0" w:color="auto"/>
      </w:divBdr>
    </w:div>
    <w:div w:id="628780357">
      <w:bodyDiv w:val="1"/>
      <w:marLeft w:val="0"/>
      <w:marRight w:val="0"/>
      <w:marTop w:val="0"/>
      <w:marBottom w:val="0"/>
      <w:divBdr>
        <w:top w:val="none" w:sz="0" w:space="0" w:color="auto"/>
        <w:left w:val="none" w:sz="0" w:space="0" w:color="auto"/>
        <w:bottom w:val="none" w:sz="0" w:space="0" w:color="auto"/>
        <w:right w:val="none" w:sz="0" w:space="0" w:color="auto"/>
      </w:divBdr>
    </w:div>
    <w:div w:id="632101422">
      <w:bodyDiv w:val="1"/>
      <w:marLeft w:val="0"/>
      <w:marRight w:val="0"/>
      <w:marTop w:val="0"/>
      <w:marBottom w:val="0"/>
      <w:divBdr>
        <w:top w:val="none" w:sz="0" w:space="0" w:color="auto"/>
        <w:left w:val="none" w:sz="0" w:space="0" w:color="auto"/>
        <w:bottom w:val="none" w:sz="0" w:space="0" w:color="auto"/>
        <w:right w:val="none" w:sz="0" w:space="0" w:color="auto"/>
      </w:divBdr>
    </w:div>
    <w:div w:id="634331014">
      <w:bodyDiv w:val="1"/>
      <w:marLeft w:val="0"/>
      <w:marRight w:val="0"/>
      <w:marTop w:val="0"/>
      <w:marBottom w:val="0"/>
      <w:divBdr>
        <w:top w:val="none" w:sz="0" w:space="0" w:color="auto"/>
        <w:left w:val="none" w:sz="0" w:space="0" w:color="auto"/>
        <w:bottom w:val="none" w:sz="0" w:space="0" w:color="auto"/>
        <w:right w:val="none" w:sz="0" w:space="0" w:color="auto"/>
      </w:divBdr>
    </w:div>
    <w:div w:id="645403951">
      <w:bodyDiv w:val="1"/>
      <w:marLeft w:val="0"/>
      <w:marRight w:val="0"/>
      <w:marTop w:val="0"/>
      <w:marBottom w:val="0"/>
      <w:divBdr>
        <w:top w:val="none" w:sz="0" w:space="0" w:color="auto"/>
        <w:left w:val="none" w:sz="0" w:space="0" w:color="auto"/>
        <w:bottom w:val="none" w:sz="0" w:space="0" w:color="auto"/>
        <w:right w:val="none" w:sz="0" w:space="0" w:color="auto"/>
      </w:divBdr>
    </w:div>
    <w:div w:id="645747017">
      <w:bodyDiv w:val="1"/>
      <w:marLeft w:val="0"/>
      <w:marRight w:val="0"/>
      <w:marTop w:val="0"/>
      <w:marBottom w:val="0"/>
      <w:divBdr>
        <w:top w:val="none" w:sz="0" w:space="0" w:color="auto"/>
        <w:left w:val="none" w:sz="0" w:space="0" w:color="auto"/>
        <w:bottom w:val="none" w:sz="0" w:space="0" w:color="auto"/>
        <w:right w:val="none" w:sz="0" w:space="0" w:color="auto"/>
      </w:divBdr>
    </w:div>
    <w:div w:id="645816240">
      <w:bodyDiv w:val="1"/>
      <w:marLeft w:val="0"/>
      <w:marRight w:val="0"/>
      <w:marTop w:val="0"/>
      <w:marBottom w:val="0"/>
      <w:divBdr>
        <w:top w:val="none" w:sz="0" w:space="0" w:color="auto"/>
        <w:left w:val="none" w:sz="0" w:space="0" w:color="auto"/>
        <w:bottom w:val="none" w:sz="0" w:space="0" w:color="auto"/>
        <w:right w:val="none" w:sz="0" w:space="0" w:color="auto"/>
      </w:divBdr>
    </w:div>
    <w:div w:id="645935613">
      <w:bodyDiv w:val="1"/>
      <w:marLeft w:val="0"/>
      <w:marRight w:val="0"/>
      <w:marTop w:val="0"/>
      <w:marBottom w:val="0"/>
      <w:divBdr>
        <w:top w:val="none" w:sz="0" w:space="0" w:color="auto"/>
        <w:left w:val="none" w:sz="0" w:space="0" w:color="auto"/>
        <w:bottom w:val="none" w:sz="0" w:space="0" w:color="auto"/>
        <w:right w:val="none" w:sz="0" w:space="0" w:color="auto"/>
      </w:divBdr>
    </w:div>
    <w:div w:id="652680552">
      <w:bodyDiv w:val="1"/>
      <w:marLeft w:val="0"/>
      <w:marRight w:val="0"/>
      <w:marTop w:val="0"/>
      <w:marBottom w:val="0"/>
      <w:divBdr>
        <w:top w:val="none" w:sz="0" w:space="0" w:color="auto"/>
        <w:left w:val="none" w:sz="0" w:space="0" w:color="auto"/>
        <w:bottom w:val="none" w:sz="0" w:space="0" w:color="auto"/>
        <w:right w:val="none" w:sz="0" w:space="0" w:color="auto"/>
      </w:divBdr>
    </w:div>
    <w:div w:id="654063989">
      <w:bodyDiv w:val="1"/>
      <w:marLeft w:val="0"/>
      <w:marRight w:val="0"/>
      <w:marTop w:val="0"/>
      <w:marBottom w:val="0"/>
      <w:divBdr>
        <w:top w:val="none" w:sz="0" w:space="0" w:color="auto"/>
        <w:left w:val="none" w:sz="0" w:space="0" w:color="auto"/>
        <w:bottom w:val="none" w:sz="0" w:space="0" w:color="auto"/>
        <w:right w:val="none" w:sz="0" w:space="0" w:color="auto"/>
      </w:divBdr>
    </w:div>
    <w:div w:id="659579337">
      <w:bodyDiv w:val="1"/>
      <w:marLeft w:val="0"/>
      <w:marRight w:val="0"/>
      <w:marTop w:val="0"/>
      <w:marBottom w:val="0"/>
      <w:divBdr>
        <w:top w:val="none" w:sz="0" w:space="0" w:color="auto"/>
        <w:left w:val="none" w:sz="0" w:space="0" w:color="auto"/>
        <w:bottom w:val="none" w:sz="0" w:space="0" w:color="auto"/>
        <w:right w:val="none" w:sz="0" w:space="0" w:color="auto"/>
      </w:divBdr>
    </w:div>
    <w:div w:id="661589171">
      <w:bodyDiv w:val="1"/>
      <w:marLeft w:val="0"/>
      <w:marRight w:val="0"/>
      <w:marTop w:val="0"/>
      <w:marBottom w:val="0"/>
      <w:divBdr>
        <w:top w:val="none" w:sz="0" w:space="0" w:color="auto"/>
        <w:left w:val="none" w:sz="0" w:space="0" w:color="auto"/>
        <w:bottom w:val="none" w:sz="0" w:space="0" w:color="auto"/>
        <w:right w:val="none" w:sz="0" w:space="0" w:color="auto"/>
      </w:divBdr>
    </w:div>
    <w:div w:id="663439105">
      <w:bodyDiv w:val="1"/>
      <w:marLeft w:val="0"/>
      <w:marRight w:val="0"/>
      <w:marTop w:val="0"/>
      <w:marBottom w:val="0"/>
      <w:divBdr>
        <w:top w:val="none" w:sz="0" w:space="0" w:color="auto"/>
        <w:left w:val="none" w:sz="0" w:space="0" w:color="auto"/>
        <w:bottom w:val="none" w:sz="0" w:space="0" w:color="auto"/>
        <w:right w:val="none" w:sz="0" w:space="0" w:color="auto"/>
      </w:divBdr>
    </w:div>
    <w:div w:id="663827090">
      <w:bodyDiv w:val="1"/>
      <w:marLeft w:val="0"/>
      <w:marRight w:val="0"/>
      <w:marTop w:val="0"/>
      <w:marBottom w:val="0"/>
      <w:divBdr>
        <w:top w:val="none" w:sz="0" w:space="0" w:color="auto"/>
        <w:left w:val="none" w:sz="0" w:space="0" w:color="auto"/>
        <w:bottom w:val="none" w:sz="0" w:space="0" w:color="auto"/>
        <w:right w:val="none" w:sz="0" w:space="0" w:color="auto"/>
      </w:divBdr>
    </w:div>
    <w:div w:id="664170740">
      <w:bodyDiv w:val="1"/>
      <w:marLeft w:val="0"/>
      <w:marRight w:val="0"/>
      <w:marTop w:val="0"/>
      <w:marBottom w:val="0"/>
      <w:divBdr>
        <w:top w:val="none" w:sz="0" w:space="0" w:color="auto"/>
        <w:left w:val="none" w:sz="0" w:space="0" w:color="auto"/>
        <w:bottom w:val="none" w:sz="0" w:space="0" w:color="auto"/>
        <w:right w:val="none" w:sz="0" w:space="0" w:color="auto"/>
      </w:divBdr>
    </w:div>
    <w:div w:id="666398748">
      <w:bodyDiv w:val="1"/>
      <w:marLeft w:val="0"/>
      <w:marRight w:val="0"/>
      <w:marTop w:val="0"/>
      <w:marBottom w:val="0"/>
      <w:divBdr>
        <w:top w:val="none" w:sz="0" w:space="0" w:color="auto"/>
        <w:left w:val="none" w:sz="0" w:space="0" w:color="auto"/>
        <w:bottom w:val="none" w:sz="0" w:space="0" w:color="auto"/>
        <w:right w:val="none" w:sz="0" w:space="0" w:color="auto"/>
      </w:divBdr>
    </w:div>
    <w:div w:id="667362611">
      <w:bodyDiv w:val="1"/>
      <w:marLeft w:val="0"/>
      <w:marRight w:val="0"/>
      <w:marTop w:val="0"/>
      <w:marBottom w:val="0"/>
      <w:divBdr>
        <w:top w:val="none" w:sz="0" w:space="0" w:color="auto"/>
        <w:left w:val="none" w:sz="0" w:space="0" w:color="auto"/>
        <w:bottom w:val="none" w:sz="0" w:space="0" w:color="auto"/>
        <w:right w:val="none" w:sz="0" w:space="0" w:color="auto"/>
      </w:divBdr>
    </w:div>
    <w:div w:id="668946814">
      <w:bodyDiv w:val="1"/>
      <w:marLeft w:val="0"/>
      <w:marRight w:val="0"/>
      <w:marTop w:val="0"/>
      <w:marBottom w:val="0"/>
      <w:divBdr>
        <w:top w:val="none" w:sz="0" w:space="0" w:color="auto"/>
        <w:left w:val="none" w:sz="0" w:space="0" w:color="auto"/>
        <w:bottom w:val="none" w:sz="0" w:space="0" w:color="auto"/>
        <w:right w:val="none" w:sz="0" w:space="0" w:color="auto"/>
      </w:divBdr>
    </w:div>
    <w:div w:id="671104138">
      <w:bodyDiv w:val="1"/>
      <w:marLeft w:val="0"/>
      <w:marRight w:val="0"/>
      <w:marTop w:val="0"/>
      <w:marBottom w:val="0"/>
      <w:divBdr>
        <w:top w:val="none" w:sz="0" w:space="0" w:color="auto"/>
        <w:left w:val="none" w:sz="0" w:space="0" w:color="auto"/>
        <w:bottom w:val="none" w:sz="0" w:space="0" w:color="auto"/>
        <w:right w:val="none" w:sz="0" w:space="0" w:color="auto"/>
      </w:divBdr>
    </w:div>
    <w:div w:id="671182575">
      <w:bodyDiv w:val="1"/>
      <w:marLeft w:val="0"/>
      <w:marRight w:val="0"/>
      <w:marTop w:val="0"/>
      <w:marBottom w:val="0"/>
      <w:divBdr>
        <w:top w:val="none" w:sz="0" w:space="0" w:color="auto"/>
        <w:left w:val="none" w:sz="0" w:space="0" w:color="auto"/>
        <w:bottom w:val="none" w:sz="0" w:space="0" w:color="auto"/>
        <w:right w:val="none" w:sz="0" w:space="0" w:color="auto"/>
      </w:divBdr>
    </w:div>
    <w:div w:id="674186992">
      <w:bodyDiv w:val="1"/>
      <w:marLeft w:val="0"/>
      <w:marRight w:val="0"/>
      <w:marTop w:val="0"/>
      <w:marBottom w:val="0"/>
      <w:divBdr>
        <w:top w:val="none" w:sz="0" w:space="0" w:color="auto"/>
        <w:left w:val="none" w:sz="0" w:space="0" w:color="auto"/>
        <w:bottom w:val="none" w:sz="0" w:space="0" w:color="auto"/>
        <w:right w:val="none" w:sz="0" w:space="0" w:color="auto"/>
      </w:divBdr>
    </w:div>
    <w:div w:id="676274519">
      <w:bodyDiv w:val="1"/>
      <w:marLeft w:val="0"/>
      <w:marRight w:val="0"/>
      <w:marTop w:val="0"/>
      <w:marBottom w:val="0"/>
      <w:divBdr>
        <w:top w:val="none" w:sz="0" w:space="0" w:color="auto"/>
        <w:left w:val="none" w:sz="0" w:space="0" w:color="auto"/>
        <w:bottom w:val="none" w:sz="0" w:space="0" w:color="auto"/>
        <w:right w:val="none" w:sz="0" w:space="0" w:color="auto"/>
      </w:divBdr>
    </w:div>
    <w:div w:id="681131960">
      <w:bodyDiv w:val="1"/>
      <w:marLeft w:val="0"/>
      <w:marRight w:val="0"/>
      <w:marTop w:val="0"/>
      <w:marBottom w:val="0"/>
      <w:divBdr>
        <w:top w:val="none" w:sz="0" w:space="0" w:color="auto"/>
        <w:left w:val="none" w:sz="0" w:space="0" w:color="auto"/>
        <w:bottom w:val="none" w:sz="0" w:space="0" w:color="auto"/>
        <w:right w:val="none" w:sz="0" w:space="0" w:color="auto"/>
      </w:divBdr>
    </w:div>
    <w:div w:id="682710515">
      <w:bodyDiv w:val="1"/>
      <w:marLeft w:val="0"/>
      <w:marRight w:val="0"/>
      <w:marTop w:val="0"/>
      <w:marBottom w:val="0"/>
      <w:divBdr>
        <w:top w:val="none" w:sz="0" w:space="0" w:color="auto"/>
        <w:left w:val="none" w:sz="0" w:space="0" w:color="auto"/>
        <w:bottom w:val="none" w:sz="0" w:space="0" w:color="auto"/>
        <w:right w:val="none" w:sz="0" w:space="0" w:color="auto"/>
      </w:divBdr>
    </w:div>
    <w:div w:id="690650389">
      <w:bodyDiv w:val="1"/>
      <w:marLeft w:val="0"/>
      <w:marRight w:val="0"/>
      <w:marTop w:val="0"/>
      <w:marBottom w:val="0"/>
      <w:divBdr>
        <w:top w:val="none" w:sz="0" w:space="0" w:color="auto"/>
        <w:left w:val="none" w:sz="0" w:space="0" w:color="auto"/>
        <w:bottom w:val="none" w:sz="0" w:space="0" w:color="auto"/>
        <w:right w:val="none" w:sz="0" w:space="0" w:color="auto"/>
      </w:divBdr>
    </w:div>
    <w:div w:id="693002131">
      <w:bodyDiv w:val="1"/>
      <w:marLeft w:val="0"/>
      <w:marRight w:val="0"/>
      <w:marTop w:val="0"/>
      <w:marBottom w:val="0"/>
      <w:divBdr>
        <w:top w:val="none" w:sz="0" w:space="0" w:color="auto"/>
        <w:left w:val="none" w:sz="0" w:space="0" w:color="auto"/>
        <w:bottom w:val="none" w:sz="0" w:space="0" w:color="auto"/>
        <w:right w:val="none" w:sz="0" w:space="0" w:color="auto"/>
      </w:divBdr>
    </w:div>
    <w:div w:id="694305342">
      <w:bodyDiv w:val="1"/>
      <w:marLeft w:val="0"/>
      <w:marRight w:val="0"/>
      <w:marTop w:val="0"/>
      <w:marBottom w:val="0"/>
      <w:divBdr>
        <w:top w:val="none" w:sz="0" w:space="0" w:color="auto"/>
        <w:left w:val="none" w:sz="0" w:space="0" w:color="auto"/>
        <w:bottom w:val="none" w:sz="0" w:space="0" w:color="auto"/>
        <w:right w:val="none" w:sz="0" w:space="0" w:color="auto"/>
      </w:divBdr>
    </w:div>
    <w:div w:id="694817383">
      <w:bodyDiv w:val="1"/>
      <w:marLeft w:val="0"/>
      <w:marRight w:val="0"/>
      <w:marTop w:val="0"/>
      <w:marBottom w:val="0"/>
      <w:divBdr>
        <w:top w:val="none" w:sz="0" w:space="0" w:color="auto"/>
        <w:left w:val="none" w:sz="0" w:space="0" w:color="auto"/>
        <w:bottom w:val="none" w:sz="0" w:space="0" w:color="auto"/>
        <w:right w:val="none" w:sz="0" w:space="0" w:color="auto"/>
      </w:divBdr>
    </w:div>
    <w:div w:id="694965618">
      <w:bodyDiv w:val="1"/>
      <w:marLeft w:val="0"/>
      <w:marRight w:val="0"/>
      <w:marTop w:val="0"/>
      <w:marBottom w:val="0"/>
      <w:divBdr>
        <w:top w:val="none" w:sz="0" w:space="0" w:color="auto"/>
        <w:left w:val="none" w:sz="0" w:space="0" w:color="auto"/>
        <w:bottom w:val="none" w:sz="0" w:space="0" w:color="auto"/>
        <w:right w:val="none" w:sz="0" w:space="0" w:color="auto"/>
      </w:divBdr>
    </w:div>
    <w:div w:id="695232476">
      <w:bodyDiv w:val="1"/>
      <w:marLeft w:val="0"/>
      <w:marRight w:val="0"/>
      <w:marTop w:val="0"/>
      <w:marBottom w:val="0"/>
      <w:divBdr>
        <w:top w:val="none" w:sz="0" w:space="0" w:color="auto"/>
        <w:left w:val="none" w:sz="0" w:space="0" w:color="auto"/>
        <w:bottom w:val="none" w:sz="0" w:space="0" w:color="auto"/>
        <w:right w:val="none" w:sz="0" w:space="0" w:color="auto"/>
      </w:divBdr>
    </w:div>
    <w:div w:id="702629050">
      <w:bodyDiv w:val="1"/>
      <w:marLeft w:val="0"/>
      <w:marRight w:val="0"/>
      <w:marTop w:val="0"/>
      <w:marBottom w:val="0"/>
      <w:divBdr>
        <w:top w:val="none" w:sz="0" w:space="0" w:color="auto"/>
        <w:left w:val="none" w:sz="0" w:space="0" w:color="auto"/>
        <w:bottom w:val="none" w:sz="0" w:space="0" w:color="auto"/>
        <w:right w:val="none" w:sz="0" w:space="0" w:color="auto"/>
      </w:divBdr>
    </w:div>
    <w:div w:id="703215426">
      <w:bodyDiv w:val="1"/>
      <w:marLeft w:val="0"/>
      <w:marRight w:val="0"/>
      <w:marTop w:val="0"/>
      <w:marBottom w:val="0"/>
      <w:divBdr>
        <w:top w:val="none" w:sz="0" w:space="0" w:color="auto"/>
        <w:left w:val="none" w:sz="0" w:space="0" w:color="auto"/>
        <w:bottom w:val="none" w:sz="0" w:space="0" w:color="auto"/>
        <w:right w:val="none" w:sz="0" w:space="0" w:color="auto"/>
      </w:divBdr>
    </w:div>
    <w:div w:id="703870914">
      <w:bodyDiv w:val="1"/>
      <w:marLeft w:val="0"/>
      <w:marRight w:val="0"/>
      <w:marTop w:val="0"/>
      <w:marBottom w:val="0"/>
      <w:divBdr>
        <w:top w:val="none" w:sz="0" w:space="0" w:color="auto"/>
        <w:left w:val="none" w:sz="0" w:space="0" w:color="auto"/>
        <w:bottom w:val="none" w:sz="0" w:space="0" w:color="auto"/>
        <w:right w:val="none" w:sz="0" w:space="0" w:color="auto"/>
      </w:divBdr>
    </w:div>
    <w:div w:id="706294333">
      <w:bodyDiv w:val="1"/>
      <w:marLeft w:val="0"/>
      <w:marRight w:val="0"/>
      <w:marTop w:val="0"/>
      <w:marBottom w:val="0"/>
      <w:divBdr>
        <w:top w:val="none" w:sz="0" w:space="0" w:color="auto"/>
        <w:left w:val="none" w:sz="0" w:space="0" w:color="auto"/>
        <w:bottom w:val="none" w:sz="0" w:space="0" w:color="auto"/>
        <w:right w:val="none" w:sz="0" w:space="0" w:color="auto"/>
      </w:divBdr>
    </w:div>
    <w:div w:id="708846918">
      <w:bodyDiv w:val="1"/>
      <w:marLeft w:val="0"/>
      <w:marRight w:val="0"/>
      <w:marTop w:val="0"/>
      <w:marBottom w:val="0"/>
      <w:divBdr>
        <w:top w:val="none" w:sz="0" w:space="0" w:color="auto"/>
        <w:left w:val="none" w:sz="0" w:space="0" w:color="auto"/>
        <w:bottom w:val="none" w:sz="0" w:space="0" w:color="auto"/>
        <w:right w:val="none" w:sz="0" w:space="0" w:color="auto"/>
      </w:divBdr>
    </w:div>
    <w:div w:id="714238180">
      <w:bodyDiv w:val="1"/>
      <w:marLeft w:val="0"/>
      <w:marRight w:val="0"/>
      <w:marTop w:val="0"/>
      <w:marBottom w:val="0"/>
      <w:divBdr>
        <w:top w:val="none" w:sz="0" w:space="0" w:color="auto"/>
        <w:left w:val="none" w:sz="0" w:space="0" w:color="auto"/>
        <w:bottom w:val="none" w:sz="0" w:space="0" w:color="auto"/>
        <w:right w:val="none" w:sz="0" w:space="0" w:color="auto"/>
      </w:divBdr>
    </w:div>
    <w:div w:id="716397735">
      <w:bodyDiv w:val="1"/>
      <w:marLeft w:val="0"/>
      <w:marRight w:val="0"/>
      <w:marTop w:val="0"/>
      <w:marBottom w:val="0"/>
      <w:divBdr>
        <w:top w:val="none" w:sz="0" w:space="0" w:color="auto"/>
        <w:left w:val="none" w:sz="0" w:space="0" w:color="auto"/>
        <w:bottom w:val="none" w:sz="0" w:space="0" w:color="auto"/>
        <w:right w:val="none" w:sz="0" w:space="0" w:color="auto"/>
      </w:divBdr>
    </w:div>
    <w:div w:id="717316996">
      <w:bodyDiv w:val="1"/>
      <w:marLeft w:val="0"/>
      <w:marRight w:val="0"/>
      <w:marTop w:val="0"/>
      <w:marBottom w:val="0"/>
      <w:divBdr>
        <w:top w:val="none" w:sz="0" w:space="0" w:color="auto"/>
        <w:left w:val="none" w:sz="0" w:space="0" w:color="auto"/>
        <w:bottom w:val="none" w:sz="0" w:space="0" w:color="auto"/>
        <w:right w:val="none" w:sz="0" w:space="0" w:color="auto"/>
      </w:divBdr>
    </w:div>
    <w:div w:id="718555055">
      <w:bodyDiv w:val="1"/>
      <w:marLeft w:val="0"/>
      <w:marRight w:val="0"/>
      <w:marTop w:val="0"/>
      <w:marBottom w:val="0"/>
      <w:divBdr>
        <w:top w:val="none" w:sz="0" w:space="0" w:color="auto"/>
        <w:left w:val="none" w:sz="0" w:space="0" w:color="auto"/>
        <w:bottom w:val="none" w:sz="0" w:space="0" w:color="auto"/>
        <w:right w:val="none" w:sz="0" w:space="0" w:color="auto"/>
      </w:divBdr>
    </w:div>
    <w:div w:id="718628805">
      <w:bodyDiv w:val="1"/>
      <w:marLeft w:val="0"/>
      <w:marRight w:val="0"/>
      <w:marTop w:val="0"/>
      <w:marBottom w:val="0"/>
      <w:divBdr>
        <w:top w:val="none" w:sz="0" w:space="0" w:color="auto"/>
        <w:left w:val="none" w:sz="0" w:space="0" w:color="auto"/>
        <w:bottom w:val="none" w:sz="0" w:space="0" w:color="auto"/>
        <w:right w:val="none" w:sz="0" w:space="0" w:color="auto"/>
      </w:divBdr>
    </w:div>
    <w:div w:id="719867733">
      <w:bodyDiv w:val="1"/>
      <w:marLeft w:val="0"/>
      <w:marRight w:val="0"/>
      <w:marTop w:val="0"/>
      <w:marBottom w:val="0"/>
      <w:divBdr>
        <w:top w:val="none" w:sz="0" w:space="0" w:color="auto"/>
        <w:left w:val="none" w:sz="0" w:space="0" w:color="auto"/>
        <w:bottom w:val="none" w:sz="0" w:space="0" w:color="auto"/>
        <w:right w:val="none" w:sz="0" w:space="0" w:color="auto"/>
      </w:divBdr>
    </w:div>
    <w:div w:id="720859454">
      <w:bodyDiv w:val="1"/>
      <w:marLeft w:val="0"/>
      <w:marRight w:val="0"/>
      <w:marTop w:val="0"/>
      <w:marBottom w:val="0"/>
      <w:divBdr>
        <w:top w:val="none" w:sz="0" w:space="0" w:color="auto"/>
        <w:left w:val="none" w:sz="0" w:space="0" w:color="auto"/>
        <w:bottom w:val="none" w:sz="0" w:space="0" w:color="auto"/>
        <w:right w:val="none" w:sz="0" w:space="0" w:color="auto"/>
      </w:divBdr>
    </w:div>
    <w:div w:id="722365327">
      <w:bodyDiv w:val="1"/>
      <w:marLeft w:val="0"/>
      <w:marRight w:val="0"/>
      <w:marTop w:val="0"/>
      <w:marBottom w:val="0"/>
      <w:divBdr>
        <w:top w:val="none" w:sz="0" w:space="0" w:color="auto"/>
        <w:left w:val="none" w:sz="0" w:space="0" w:color="auto"/>
        <w:bottom w:val="none" w:sz="0" w:space="0" w:color="auto"/>
        <w:right w:val="none" w:sz="0" w:space="0" w:color="auto"/>
      </w:divBdr>
    </w:div>
    <w:div w:id="723410319">
      <w:bodyDiv w:val="1"/>
      <w:marLeft w:val="0"/>
      <w:marRight w:val="0"/>
      <w:marTop w:val="0"/>
      <w:marBottom w:val="0"/>
      <w:divBdr>
        <w:top w:val="none" w:sz="0" w:space="0" w:color="auto"/>
        <w:left w:val="none" w:sz="0" w:space="0" w:color="auto"/>
        <w:bottom w:val="none" w:sz="0" w:space="0" w:color="auto"/>
        <w:right w:val="none" w:sz="0" w:space="0" w:color="auto"/>
      </w:divBdr>
    </w:div>
    <w:div w:id="723875230">
      <w:bodyDiv w:val="1"/>
      <w:marLeft w:val="0"/>
      <w:marRight w:val="0"/>
      <w:marTop w:val="0"/>
      <w:marBottom w:val="0"/>
      <w:divBdr>
        <w:top w:val="none" w:sz="0" w:space="0" w:color="auto"/>
        <w:left w:val="none" w:sz="0" w:space="0" w:color="auto"/>
        <w:bottom w:val="none" w:sz="0" w:space="0" w:color="auto"/>
        <w:right w:val="none" w:sz="0" w:space="0" w:color="auto"/>
      </w:divBdr>
    </w:div>
    <w:div w:id="725027635">
      <w:bodyDiv w:val="1"/>
      <w:marLeft w:val="0"/>
      <w:marRight w:val="0"/>
      <w:marTop w:val="0"/>
      <w:marBottom w:val="0"/>
      <w:divBdr>
        <w:top w:val="none" w:sz="0" w:space="0" w:color="auto"/>
        <w:left w:val="none" w:sz="0" w:space="0" w:color="auto"/>
        <w:bottom w:val="none" w:sz="0" w:space="0" w:color="auto"/>
        <w:right w:val="none" w:sz="0" w:space="0" w:color="auto"/>
      </w:divBdr>
    </w:div>
    <w:div w:id="727146897">
      <w:bodyDiv w:val="1"/>
      <w:marLeft w:val="0"/>
      <w:marRight w:val="0"/>
      <w:marTop w:val="0"/>
      <w:marBottom w:val="0"/>
      <w:divBdr>
        <w:top w:val="none" w:sz="0" w:space="0" w:color="auto"/>
        <w:left w:val="none" w:sz="0" w:space="0" w:color="auto"/>
        <w:bottom w:val="none" w:sz="0" w:space="0" w:color="auto"/>
        <w:right w:val="none" w:sz="0" w:space="0" w:color="auto"/>
      </w:divBdr>
    </w:div>
    <w:div w:id="732315029">
      <w:bodyDiv w:val="1"/>
      <w:marLeft w:val="0"/>
      <w:marRight w:val="0"/>
      <w:marTop w:val="0"/>
      <w:marBottom w:val="0"/>
      <w:divBdr>
        <w:top w:val="none" w:sz="0" w:space="0" w:color="auto"/>
        <w:left w:val="none" w:sz="0" w:space="0" w:color="auto"/>
        <w:bottom w:val="none" w:sz="0" w:space="0" w:color="auto"/>
        <w:right w:val="none" w:sz="0" w:space="0" w:color="auto"/>
      </w:divBdr>
    </w:div>
    <w:div w:id="738988481">
      <w:bodyDiv w:val="1"/>
      <w:marLeft w:val="0"/>
      <w:marRight w:val="0"/>
      <w:marTop w:val="0"/>
      <w:marBottom w:val="0"/>
      <w:divBdr>
        <w:top w:val="none" w:sz="0" w:space="0" w:color="auto"/>
        <w:left w:val="none" w:sz="0" w:space="0" w:color="auto"/>
        <w:bottom w:val="none" w:sz="0" w:space="0" w:color="auto"/>
        <w:right w:val="none" w:sz="0" w:space="0" w:color="auto"/>
      </w:divBdr>
    </w:div>
    <w:div w:id="740835639">
      <w:bodyDiv w:val="1"/>
      <w:marLeft w:val="0"/>
      <w:marRight w:val="0"/>
      <w:marTop w:val="0"/>
      <w:marBottom w:val="0"/>
      <w:divBdr>
        <w:top w:val="none" w:sz="0" w:space="0" w:color="auto"/>
        <w:left w:val="none" w:sz="0" w:space="0" w:color="auto"/>
        <w:bottom w:val="none" w:sz="0" w:space="0" w:color="auto"/>
        <w:right w:val="none" w:sz="0" w:space="0" w:color="auto"/>
      </w:divBdr>
    </w:div>
    <w:div w:id="742530483">
      <w:bodyDiv w:val="1"/>
      <w:marLeft w:val="0"/>
      <w:marRight w:val="0"/>
      <w:marTop w:val="0"/>
      <w:marBottom w:val="0"/>
      <w:divBdr>
        <w:top w:val="none" w:sz="0" w:space="0" w:color="auto"/>
        <w:left w:val="none" w:sz="0" w:space="0" w:color="auto"/>
        <w:bottom w:val="none" w:sz="0" w:space="0" w:color="auto"/>
        <w:right w:val="none" w:sz="0" w:space="0" w:color="auto"/>
      </w:divBdr>
    </w:div>
    <w:div w:id="744642922">
      <w:bodyDiv w:val="1"/>
      <w:marLeft w:val="0"/>
      <w:marRight w:val="0"/>
      <w:marTop w:val="0"/>
      <w:marBottom w:val="0"/>
      <w:divBdr>
        <w:top w:val="none" w:sz="0" w:space="0" w:color="auto"/>
        <w:left w:val="none" w:sz="0" w:space="0" w:color="auto"/>
        <w:bottom w:val="none" w:sz="0" w:space="0" w:color="auto"/>
        <w:right w:val="none" w:sz="0" w:space="0" w:color="auto"/>
      </w:divBdr>
    </w:div>
    <w:div w:id="745961390">
      <w:bodyDiv w:val="1"/>
      <w:marLeft w:val="0"/>
      <w:marRight w:val="0"/>
      <w:marTop w:val="0"/>
      <w:marBottom w:val="0"/>
      <w:divBdr>
        <w:top w:val="none" w:sz="0" w:space="0" w:color="auto"/>
        <w:left w:val="none" w:sz="0" w:space="0" w:color="auto"/>
        <w:bottom w:val="none" w:sz="0" w:space="0" w:color="auto"/>
        <w:right w:val="none" w:sz="0" w:space="0" w:color="auto"/>
      </w:divBdr>
    </w:div>
    <w:div w:id="748617868">
      <w:bodyDiv w:val="1"/>
      <w:marLeft w:val="0"/>
      <w:marRight w:val="0"/>
      <w:marTop w:val="0"/>
      <w:marBottom w:val="0"/>
      <w:divBdr>
        <w:top w:val="none" w:sz="0" w:space="0" w:color="auto"/>
        <w:left w:val="none" w:sz="0" w:space="0" w:color="auto"/>
        <w:bottom w:val="none" w:sz="0" w:space="0" w:color="auto"/>
        <w:right w:val="none" w:sz="0" w:space="0" w:color="auto"/>
      </w:divBdr>
    </w:div>
    <w:div w:id="756555321">
      <w:bodyDiv w:val="1"/>
      <w:marLeft w:val="0"/>
      <w:marRight w:val="0"/>
      <w:marTop w:val="0"/>
      <w:marBottom w:val="0"/>
      <w:divBdr>
        <w:top w:val="none" w:sz="0" w:space="0" w:color="auto"/>
        <w:left w:val="none" w:sz="0" w:space="0" w:color="auto"/>
        <w:bottom w:val="none" w:sz="0" w:space="0" w:color="auto"/>
        <w:right w:val="none" w:sz="0" w:space="0" w:color="auto"/>
      </w:divBdr>
    </w:div>
    <w:div w:id="762145625">
      <w:bodyDiv w:val="1"/>
      <w:marLeft w:val="0"/>
      <w:marRight w:val="0"/>
      <w:marTop w:val="0"/>
      <w:marBottom w:val="0"/>
      <w:divBdr>
        <w:top w:val="none" w:sz="0" w:space="0" w:color="auto"/>
        <w:left w:val="none" w:sz="0" w:space="0" w:color="auto"/>
        <w:bottom w:val="none" w:sz="0" w:space="0" w:color="auto"/>
        <w:right w:val="none" w:sz="0" w:space="0" w:color="auto"/>
      </w:divBdr>
    </w:div>
    <w:div w:id="762645597">
      <w:bodyDiv w:val="1"/>
      <w:marLeft w:val="0"/>
      <w:marRight w:val="0"/>
      <w:marTop w:val="0"/>
      <w:marBottom w:val="0"/>
      <w:divBdr>
        <w:top w:val="none" w:sz="0" w:space="0" w:color="auto"/>
        <w:left w:val="none" w:sz="0" w:space="0" w:color="auto"/>
        <w:bottom w:val="none" w:sz="0" w:space="0" w:color="auto"/>
        <w:right w:val="none" w:sz="0" w:space="0" w:color="auto"/>
      </w:divBdr>
    </w:div>
    <w:div w:id="763696457">
      <w:bodyDiv w:val="1"/>
      <w:marLeft w:val="0"/>
      <w:marRight w:val="0"/>
      <w:marTop w:val="0"/>
      <w:marBottom w:val="0"/>
      <w:divBdr>
        <w:top w:val="none" w:sz="0" w:space="0" w:color="auto"/>
        <w:left w:val="none" w:sz="0" w:space="0" w:color="auto"/>
        <w:bottom w:val="none" w:sz="0" w:space="0" w:color="auto"/>
        <w:right w:val="none" w:sz="0" w:space="0" w:color="auto"/>
      </w:divBdr>
    </w:div>
    <w:div w:id="764302205">
      <w:bodyDiv w:val="1"/>
      <w:marLeft w:val="0"/>
      <w:marRight w:val="0"/>
      <w:marTop w:val="0"/>
      <w:marBottom w:val="0"/>
      <w:divBdr>
        <w:top w:val="none" w:sz="0" w:space="0" w:color="auto"/>
        <w:left w:val="none" w:sz="0" w:space="0" w:color="auto"/>
        <w:bottom w:val="none" w:sz="0" w:space="0" w:color="auto"/>
        <w:right w:val="none" w:sz="0" w:space="0" w:color="auto"/>
      </w:divBdr>
    </w:div>
    <w:div w:id="766735777">
      <w:bodyDiv w:val="1"/>
      <w:marLeft w:val="0"/>
      <w:marRight w:val="0"/>
      <w:marTop w:val="0"/>
      <w:marBottom w:val="0"/>
      <w:divBdr>
        <w:top w:val="none" w:sz="0" w:space="0" w:color="auto"/>
        <w:left w:val="none" w:sz="0" w:space="0" w:color="auto"/>
        <w:bottom w:val="none" w:sz="0" w:space="0" w:color="auto"/>
        <w:right w:val="none" w:sz="0" w:space="0" w:color="auto"/>
      </w:divBdr>
    </w:div>
    <w:div w:id="772238742">
      <w:bodyDiv w:val="1"/>
      <w:marLeft w:val="0"/>
      <w:marRight w:val="0"/>
      <w:marTop w:val="0"/>
      <w:marBottom w:val="0"/>
      <w:divBdr>
        <w:top w:val="none" w:sz="0" w:space="0" w:color="auto"/>
        <w:left w:val="none" w:sz="0" w:space="0" w:color="auto"/>
        <w:bottom w:val="none" w:sz="0" w:space="0" w:color="auto"/>
        <w:right w:val="none" w:sz="0" w:space="0" w:color="auto"/>
      </w:divBdr>
    </w:div>
    <w:div w:id="774596546">
      <w:bodyDiv w:val="1"/>
      <w:marLeft w:val="0"/>
      <w:marRight w:val="0"/>
      <w:marTop w:val="0"/>
      <w:marBottom w:val="0"/>
      <w:divBdr>
        <w:top w:val="none" w:sz="0" w:space="0" w:color="auto"/>
        <w:left w:val="none" w:sz="0" w:space="0" w:color="auto"/>
        <w:bottom w:val="none" w:sz="0" w:space="0" w:color="auto"/>
        <w:right w:val="none" w:sz="0" w:space="0" w:color="auto"/>
      </w:divBdr>
    </w:div>
    <w:div w:id="774785947">
      <w:bodyDiv w:val="1"/>
      <w:marLeft w:val="0"/>
      <w:marRight w:val="0"/>
      <w:marTop w:val="0"/>
      <w:marBottom w:val="0"/>
      <w:divBdr>
        <w:top w:val="none" w:sz="0" w:space="0" w:color="auto"/>
        <w:left w:val="none" w:sz="0" w:space="0" w:color="auto"/>
        <w:bottom w:val="none" w:sz="0" w:space="0" w:color="auto"/>
        <w:right w:val="none" w:sz="0" w:space="0" w:color="auto"/>
      </w:divBdr>
    </w:div>
    <w:div w:id="775711579">
      <w:bodyDiv w:val="1"/>
      <w:marLeft w:val="0"/>
      <w:marRight w:val="0"/>
      <w:marTop w:val="0"/>
      <w:marBottom w:val="0"/>
      <w:divBdr>
        <w:top w:val="none" w:sz="0" w:space="0" w:color="auto"/>
        <w:left w:val="none" w:sz="0" w:space="0" w:color="auto"/>
        <w:bottom w:val="none" w:sz="0" w:space="0" w:color="auto"/>
        <w:right w:val="none" w:sz="0" w:space="0" w:color="auto"/>
      </w:divBdr>
    </w:div>
    <w:div w:id="776098180">
      <w:bodyDiv w:val="1"/>
      <w:marLeft w:val="0"/>
      <w:marRight w:val="0"/>
      <w:marTop w:val="0"/>
      <w:marBottom w:val="0"/>
      <w:divBdr>
        <w:top w:val="none" w:sz="0" w:space="0" w:color="auto"/>
        <w:left w:val="none" w:sz="0" w:space="0" w:color="auto"/>
        <w:bottom w:val="none" w:sz="0" w:space="0" w:color="auto"/>
        <w:right w:val="none" w:sz="0" w:space="0" w:color="auto"/>
      </w:divBdr>
    </w:div>
    <w:div w:id="778378176">
      <w:bodyDiv w:val="1"/>
      <w:marLeft w:val="0"/>
      <w:marRight w:val="0"/>
      <w:marTop w:val="0"/>
      <w:marBottom w:val="0"/>
      <w:divBdr>
        <w:top w:val="none" w:sz="0" w:space="0" w:color="auto"/>
        <w:left w:val="none" w:sz="0" w:space="0" w:color="auto"/>
        <w:bottom w:val="none" w:sz="0" w:space="0" w:color="auto"/>
        <w:right w:val="none" w:sz="0" w:space="0" w:color="auto"/>
      </w:divBdr>
    </w:div>
    <w:div w:id="780033237">
      <w:bodyDiv w:val="1"/>
      <w:marLeft w:val="0"/>
      <w:marRight w:val="0"/>
      <w:marTop w:val="0"/>
      <w:marBottom w:val="0"/>
      <w:divBdr>
        <w:top w:val="none" w:sz="0" w:space="0" w:color="auto"/>
        <w:left w:val="none" w:sz="0" w:space="0" w:color="auto"/>
        <w:bottom w:val="none" w:sz="0" w:space="0" w:color="auto"/>
        <w:right w:val="none" w:sz="0" w:space="0" w:color="auto"/>
      </w:divBdr>
    </w:div>
    <w:div w:id="781923915">
      <w:bodyDiv w:val="1"/>
      <w:marLeft w:val="0"/>
      <w:marRight w:val="0"/>
      <w:marTop w:val="0"/>
      <w:marBottom w:val="0"/>
      <w:divBdr>
        <w:top w:val="none" w:sz="0" w:space="0" w:color="auto"/>
        <w:left w:val="none" w:sz="0" w:space="0" w:color="auto"/>
        <w:bottom w:val="none" w:sz="0" w:space="0" w:color="auto"/>
        <w:right w:val="none" w:sz="0" w:space="0" w:color="auto"/>
      </w:divBdr>
    </w:div>
    <w:div w:id="782648192">
      <w:bodyDiv w:val="1"/>
      <w:marLeft w:val="0"/>
      <w:marRight w:val="0"/>
      <w:marTop w:val="0"/>
      <w:marBottom w:val="0"/>
      <w:divBdr>
        <w:top w:val="none" w:sz="0" w:space="0" w:color="auto"/>
        <w:left w:val="none" w:sz="0" w:space="0" w:color="auto"/>
        <w:bottom w:val="none" w:sz="0" w:space="0" w:color="auto"/>
        <w:right w:val="none" w:sz="0" w:space="0" w:color="auto"/>
      </w:divBdr>
    </w:div>
    <w:div w:id="782847060">
      <w:bodyDiv w:val="1"/>
      <w:marLeft w:val="0"/>
      <w:marRight w:val="0"/>
      <w:marTop w:val="0"/>
      <w:marBottom w:val="0"/>
      <w:divBdr>
        <w:top w:val="none" w:sz="0" w:space="0" w:color="auto"/>
        <w:left w:val="none" w:sz="0" w:space="0" w:color="auto"/>
        <w:bottom w:val="none" w:sz="0" w:space="0" w:color="auto"/>
        <w:right w:val="none" w:sz="0" w:space="0" w:color="auto"/>
      </w:divBdr>
    </w:div>
    <w:div w:id="785388270">
      <w:bodyDiv w:val="1"/>
      <w:marLeft w:val="0"/>
      <w:marRight w:val="0"/>
      <w:marTop w:val="0"/>
      <w:marBottom w:val="0"/>
      <w:divBdr>
        <w:top w:val="none" w:sz="0" w:space="0" w:color="auto"/>
        <w:left w:val="none" w:sz="0" w:space="0" w:color="auto"/>
        <w:bottom w:val="none" w:sz="0" w:space="0" w:color="auto"/>
        <w:right w:val="none" w:sz="0" w:space="0" w:color="auto"/>
      </w:divBdr>
    </w:div>
    <w:div w:id="785580542">
      <w:bodyDiv w:val="1"/>
      <w:marLeft w:val="0"/>
      <w:marRight w:val="0"/>
      <w:marTop w:val="0"/>
      <w:marBottom w:val="0"/>
      <w:divBdr>
        <w:top w:val="none" w:sz="0" w:space="0" w:color="auto"/>
        <w:left w:val="none" w:sz="0" w:space="0" w:color="auto"/>
        <w:bottom w:val="none" w:sz="0" w:space="0" w:color="auto"/>
        <w:right w:val="none" w:sz="0" w:space="0" w:color="auto"/>
      </w:divBdr>
    </w:div>
    <w:div w:id="787432456">
      <w:bodyDiv w:val="1"/>
      <w:marLeft w:val="0"/>
      <w:marRight w:val="0"/>
      <w:marTop w:val="0"/>
      <w:marBottom w:val="0"/>
      <w:divBdr>
        <w:top w:val="none" w:sz="0" w:space="0" w:color="auto"/>
        <w:left w:val="none" w:sz="0" w:space="0" w:color="auto"/>
        <w:bottom w:val="none" w:sz="0" w:space="0" w:color="auto"/>
        <w:right w:val="none" w:sz="0" w:space="0" w:color="auto"/>
      </w:divBdr>
    </w:div>
    <w:div w:id="787965436">
      <w:bodyDiv w:val="1"/>
      <w:marLeft w:val="0"/>
      <w:marRight w:val="0"/>
      <w:marTop w:val="0"/>
      <w:marBottom w:val="0"/>
      <w:divBdr>
        <w:top w:val="none" w:sz="0" w:space="0" w:color="auto"/>
        <w:left w:val="none" w:sz="0" w:space="0" w:color="auto"/>
        <w:bottom w:val="none" w:sz="0" w:space="0" w:color="auto"/>
        <w:right w:val="none" w:sz="0" w:space="0" w:color="auto"/>
      </w:divBdr>
    </w:div>
    <w:div w:id="789662849">
      <w:bodyDiv w:val="1"/>
      <w:marLeft w:val="0"/>
      <w:marRight w:val="0"/>
      <w:marTop w:val="0"/>
      <w:marBottom w:val="0"/>
      <w:divBdr>
        <w:top w:val="none" w:sz="0" w:space="0" w:color="auto"/>
        <w:left w:val="none" w:sz="0" w:space="0" w:color="auto"/>
        <w:bottom w:val="none" w:sz="0" w:space="0" w:color="auto"/>
        <w:right w:val="none" w:sz="0" w:space="0" w:color="auto"/>
      </w:divBdr>
    </w:div>
    <w:div w:id="790171123">
      <w:bodyDiv w:val="1"/>
      <w:marLeft w:val="0"/>
      <w:marRight w:val="0"/>
      <w:marTop w:val="0"/>
      <w:marBottom w:val="0"/>
      <w:divBdr>
        <w:top w:val="none" w:sz="0" w:space="0" w:color="auto"/>
        <w:left w:val="none" w:sz="0" w:space="0" w:color="auto"/>
        <w:bottom w:val="none" w:sz="0" w:space="0" w:color="auto"/>
        <w:right w:val="none" w:sz="0" w:space="0" w:color="auto"/>
      </w:divBdr>
    </w:div>
    <w:div w:id="790562562">
      <w:bodyDiv w:val="1"/>
      <w:marLeft w:val="0"/>
      <w:marRight w:val="0"/>
      <w:marTop w:val="0"/>
      <w:marBottom w:val="0"/>
      <w:divBdr>
        <w:top w:val="none" w:sz="0" w:space="0" w:color="auto"/>
        <w:left w:val="none" w:sz="0" w:space="0" w:color="auto"/>
        <w:bottom w:val="none" w:sz="0" w:space="0" w:color="auto"/>
        <w:right w:val="none" w:sz="0" w:space="0" w:color="auto"/>
      </w:divBdr>
    </w:div>
    <w:div w:id="794253208">
      <w:bodyDiv w:val="1"/>
      <w:marLeft w:val="0"/>
      <w:marRight w:val="0"/>
      <w:marTop w:val="0"/>
      <w:marBottom w:val="0"/>
      <w:divBdr>
        <w:top w:val="none" w:sz="0" w:space="0" w:color="auto"/>
        <w:left w:val="none" w:sz="0" w:space="0" w:color="auto"/>
        <w:bottom w:val="none" w:sz="0" w:space="0" w:color="auto"/>
        <w:right w:val="none" w:sz="0" w:space="0" w:color="auto"/>
      </w:divBdr>
    </w:div>
    <w:div w:id="795177205">
      <w:bodyDiv w:val="1"/>
      <w:marLeft w:val="0"/>
      <w:marRight w:val="0"/>
      <w:marTop w:val="0"/>
      <w:marBottom w:val="0"/>
      <w:divBdr>
        <w:top w:val="none" w:sz="0" w:space="0" w:color="auto"/>
        <w:left w:val="none" w:sz="0" w:space="0" w:color="auto"/>
        <w:bottom w:val="none" w:sz="0" w:space="0" w:color="auto"/>
        <w:right w:val="none" w:sz="0" w:space="0" w:color="auto"/>
      </w:divBdr>
    </w:div>
    <w:div w:id="797186614">
      <w:bodyDiv w:val="1"/>
      <w:marLeft w:val="0"/>
      <w:marRight w:val="0"/>
      <w:marTop w:val="0"/>
      <w:marBottom w:val="0"/>
      <w:divBdr>
        <w:top w:val="none" w:sz="0" w:space="0" w:color="auto"/>
        <w:left w:val="none" w:sz="0" w:space="0" w:color="auto"/>
        <w:bottom w:val="none" w:sz="0" w:space="0" w:color="auto"/>
        <w:right w:val="none" w:sz="0" w:space="0" w:color="auto"/>
      </w:divBdr>
    </w:div>
    <w:div w:id="799110850">
      <w:bodyDiv w:val="1"/>
      <w:marLeft w:val="0"/>
      <w:marRight w:val="0"/>
      <w:marTop w:val="0"/>
      <w:marBottom w:val="0"/>
      <w:divBdr>
        <w:top w:val="none" w:sz="0" w:space="0" w:color="auto"/>
        <w:left w:val="none" w:sz="0" w:space="0" w:color="auto"/>
        <w:bottom w:val="none" w:sz="0" w:space="0" w:color="auto"/>
        <w:right w:val="none" w:sz="0" w:space="0" w:color="auto"/>
      </w:divBdr>
    </w:div>
    <w:div w:id="799609401">
      <w:bodyDiv w:val="1"/>
      <w:marLeft w:val="0"/>
      <w:marRight w:val="0"/>
      <w:marTop w:val="0"/>
      <w:marBottom w:val="0"/>
      <w:divBdr>
        <w:top w:val="none" w:sz="0" w:space="0" w:color="auto"/>
        <w:left w:val="none" w:sz="0" w:space="0" w:color="auto"/>
        <w:bottom w:val="none" w:sz="0" w:space="0" w:color="auto"/>
        <w:right w:val="none" w:sz="0" w:space="0" w:color="auto"/>
      </w:divBdr>
    </w:div>
    <w:div w:id="800073689">
      <w:bodyDiv w:val="1"/>
      <w:marLeft w:val="0"/>
      <w:marRight w:val="0"/>
      <w:marTop w:val="0"/>
      <w:marBottom w:val="0"/>
      <w:divBdr>
        <w:top w:val="none" w:sz="0" w:space="0" w:color="auto"/>
        <w:left w:val="none" w:sz="0" w:space="0" w:color="auto"/>
        <w:bottom w:val="none" w:sz="0" w:space="0" w:color="auto"/>
        <w:right w:val="none" w:sz="0" w:space="0" w:color="auto"/>
      </w:divBdr>
    </w:div>
    <w:div w:id="801847452">
      <w:bodyDiv w:val="1"/>
      <w:marLeft w:val="0"/>
      <w:marRight w:val="0"/>
      <w:marTop w:val="0"/>
      <w:marBottom w:val="0"/>
      <w:divBdr>
        <w:top w:val="none" w:sz="0" w:space="0" w:color="auto"/>
        <w:left w:val="none" w:sz="0" w:space="0" w:color="auto"/>
        <w:bottom w:val="none" w:sz="0" w:space="0" w:color="auto"/>
        <w:right w:val="none" w:sz="0" w:space="0" w:color="auto"/>
      </w:divBdr>
    </w:div>
    <w:div w:id="802694821">
      <w:bodyDiv w:val="1"/>
      <w:marLeft w:val="0"/>
      <w:marRight w:val="0"/>
      <w:marTop w:val="0"/>
      <w:marBottom w:val="0"/>
      <w:divBdr>
        <w:top w:val="none" w:sz="0" w:space="0" w:color="auto"/>
        <w:left w:val="none" w:sz="0" w:space="0" w:color="auto"/>
        <w:bottom w:val="none" w:sz="0" w:space="0" w:color="auto"/>
        <w:right w:val="none" w:sz="0" w:space="0" w:color="auto"/>
      </w:divBdr>
    </w:div>
    <w:div w:id="810908060">
      <w:bodyDiv w:val="1"/>
      <w:marLeft w:val="0"/>
      <w:marRight w:val="0"/>
      <w:marTop w:val="0"/>
      <w:marBottom w:val="0"/>
      <w:divBdr>
        <w:top w:val="none" w:sz="0" w:space="0" w:color="auto"/>
        <w:left w:val="none" w:sz="0" w:space="0" w:color="auto"/>
        <w:bottom w:val="none" w:sz="0" w:space="0" w:color="auto"/>
        <w:right w:val="none" w:sz="0" w:space="0" w:color="auto"/>
      </w:divBdr>
    </w:div>
    <w:div w:id="812335369">
      <w:bodyDiv w:val="1"/>
      <w:marLeft w:val="0"/>
      <w:marRight w:val="0"/>
      <w:marTop w:val="0"/>
      <w:marBottom w:val="0"/>
      <w:divBdr>
        <w:top w:val="none" w:sz="0" w:space="0" w:color="auto"/>
        <w:left w:val="none" w:sz="0" w:space="0" w:color="auto"/>
        <w:bottom w:val="none" w:sz="0" w:space="0" w:color="auto"/>
        <w:right w:val="none" w:sz="0" w:space="0" w:color="auto"/>
      </w:divBdr>
    </w:div>
    <w:div w:id="813376478">
      <w:bodyDiv w:val="1"/>
      <w:marLeft w:val="0"/>
      <w:marRight w:val="0"/>
      <w:marTop w:val="0"/>
      <w:marBottom w:val="0"/>
      <w:divBdr>
        <w:top w:val="none" w:sz="0" w:space="0" w:color="auto"/>
        <w:left w:val="none" w:sz="0" w:space="0" w:color="auto"/>
        <w:bottom w:val="none" w:sz="0" w:space="0" w:color="auto"/>
        <w:right w:val="none" w:sz="0" w:space="0" w:color="auto"/>
      </w:divBdr>
    </w:div>
    <w:div w:id="819351851">
      <w:bodyDiv w:val="1"/>
      <w:marLeft w:val="0"/>
      <w:marRight w:val="0"/>
      <w:marTop w:val="0"/>
      <w:marBottom w:val="0"/>
      <w:divBdr>
        <w:top w:val="none" w:sz="0" w:space="0" w:color="auto"/>
        <w:left w:val="none" w:sz="0" w:space="0" w:color="auto"/>
        <w:bottom w:val="none" w:sz="0" w:space="0" w:color="auto"/>
        <w:right w:val="none" w:sz="0" w:space="0" w:color="auto"/>
      </w:divBdr>
    </w:div>
    <w:div w:id="826479241">
      <w:bodyDiv w:val="1"/>
      <w:marLeft w:val="0"/>
      <w:marRight w:val="0"/>
      <w:marTop w:val="0"/>
      <w:marBottom w:val="0"/>
      <w:divBdr>
        <w:top w:val="none" w:sz="0" w:space="0" w:color="auto"/>
        <w:left w:val="none" w:sz="0" w:space="0" w:color="auto"/>
        <w:bottom w:val="none" w:sz="0" w:space="0" w:color="auto"/>
        <w:right w:val="none" w:sz="0" w:space="0" w:color="auto"/>
      </w:divBdr>
    </w:div>
    <w:div w:id="832183276">
      <w:bodyDiv w:val="1"/>
      <w:marLeft w:val="0"/>
      <w:marRight w:val="0"/>
      <w:marTop w:val="0"/>
      <w:marBottom w:val="0"/>
      <w:divBdr>
        <w:top w:val="none" w:sz="0" w:space="0" w:color="auto"/>
        <w:left w:val="none" w:sz="0" w:space="0" w:color="auto"/>
        <w:bottom w:val="none" w:sz="0" w:space="0" w:color="auto"/>
        <w:right w:val="none" w:sz="0" w:space="0" w:color="auto"/>
      </w:divBdr>
    </w:div>
    <w:div w:id="832526678">
      <w:bodyDiv w:val="1"/>
      <w:marLeft w:val="0"/>
      <w:marRight w:val="0"/>
      <w:marTop w:val="0"/>
      <w:marBottom w:val="0"/>
      <w:divBdr>
        <w:top w:val="none" w:sz="0" w:space="0" w:color="auto"/>
        <w:left w:val="none" w:sz="0" w:space="0" w:color="auto"/>
        <w:bottom w:val="none" w:sz="0" w:space="0" w:color="auto"/>
        <w:right w:val="none" w:sz="0" w:space="0" w:color="auto"/>
      </w:divBdr>
    </w:div>
    <w:div w:id="832570323">
      <w:bodyDiv w:val="1"/>
      <w:marLeft w:val="0"/>
      <w:marRight w:val="0"/>
      <w:marTop w:val="0"/>
      <w:marBottom w:val="0"/>
      <w:divBdr>
        <w:top w:val="none" w:sz="0" w:space="0" w:color="auto"/>
        <w:left w:val="none" w:sz="0" w:space="0" w:color="auto"/>
        <w:bottom w:val="none" w:sz="0" w:space="0" w:color="auto"/>
        <w:right w:val="none" w:sz="0" w:space="0" w:color="auto"/>
      </w:divBdr>
    </w:div>
    <w:div w:id="834995142">
      <w:bodyDiv w:val="1"/>
      <w:marLeft w:val="0"/>
      <w:marRight w:val="0"/>
      <w:marTop w:val="0"/>
      <w:marBottom w:val="0"/>
      <w:divBdr>
        <w:top w:val="none" w:sz="0" w:space="0" w:color="auto"/>
        <w:left w:val="none" w:sz="0" w:space="0" w:color="auto"/>
        <w:bottom w:val="none" w:sz="0" w:space="0" w:color="auto"/>
        <w:right w:val="none" w:sz="0" w:space="0" w:color="auto"/>
      </w:divBdr>
    </w:div>
    <w:div w:id="836044875">
      <w:bodyDiv w:val="1"/>
      <w:marLeft w:val="0"/>
      <w:marRight w:val="0"/>
      <w:marTop w:val="0"/>
      <w:marBottom w:val="0"/>
      <w:divBdr>
        <w:top w:val="none" w:sz="0" w:space="0" w:color="auto"/>
        <w:left w:val="none" w:sz="0" w:space="0" w:color="auto"/>
        <w:bottom w:val="none" w:sz="0" w:space="0" w:color="auto"/>
        <w:right w:val="none" w:sz="0" w:space="0" w:color="auto"/>
      </w:divBdr>
    </w:div>
    <w:div w:id="838538328">
      <w:bodyDiv w:val="1"/>
      <w:marLeft w:val="0"/>
      <w:marRight w:val="0"/>
      <w:marTop w:val="0"/>
      <w:marBottom w:val="0"/>
      <w:divBdr>
        <w:top w:val="none" w:sz="0" w:space="0" w:color="auto"/>
        <w:left w:val="none" w:sz="0" w:space="0" w:color="auto"/>
        <w:bottom w:val="none" w:sz="0" w:space="0" w:color="auto"/>
        <w:right w:val="none" w:sz="0" w:space="0" w:color="auto"/>
      </w:divBdr>
    </w:div>
    <w:div w:id="840580871">
      <w:bodyDiv w:val="1"/>
      <w:marLeft w:val="0"/>
      <w:marRight w:val="0"/>
      <w:marTop w:val="0"/>
      <w:marBottom w:val="0"/>
      <w:divBdr>
        <w:top w:val="none" w:sz="0" w:space="0" w:color="auto"/>
        <w:left w:val="none" w:sz="0" w:space="0" w:color="auto"/>
        <w:bottom w:val="none" w:sz="0" w:space="0" w:color="auto"/>
        <w:right w:val="none" w:sz="0" w:space="0" w:color="auto"/>
      </w:divBdr>
    </w:div>
    <w:div w:id="840966938">
      <w:bodyDiv w:val="1"/>
      <w:marLeft w:val="0"/>
      <w:marRight w:val="0"/>
      <w:marTop w:val="0"/>
      <w:marBottom w:val="0"/>
      <w:divBdr>
        <w:top w:val="none" w:sz="0" w:space="0" w:color="auto"/>
        <w:left w:val="none" w:sz="0" w:space="0" w:color="auto"/>
        <w:bottom w:val="none" w:sz="0" w:space="0" w:color="auto"/>
        <w:right w:val="none" w:sz="0" w:space="0" w:color="auto"/>
      </w:divBdr>
    </w:div>
    <w:div w:id="842554330">
      <w:bodyDiv w:val="1"/>
      <w:marLeft w:val="0"/>
      <w:marRight w:val="0"/>
      <w:marTop w:val="0"/>
      <w:marBottom w:val="0"/>
      <w:divBdr>
        <w:top w:val="none" w:sz="0" w:space="0" w:color="auto"/>
        <w:left w:val="none" w:sz="0" w:space="0" w:color="auto"/>
        <w:bottom w:val="none" w:sz="0" w:space="0" w:color="auto"/>
        <w:right w:val="none" w:sz="0" w:space="0" w:color="auto"/>
      </w:divBdr>
    </w:div>
    <w:div w:id="845169164">
      <w:bodyDiv w:val="1"/>
      <w:marLeft w:val="0"/>
      <w:marRight w:val="0"/>
      <w:marTop w:val="0"/>
      <w:marBottom w:val="0"/>
      <w:divBdr>
        <w:top w:val="none" w:sz="0" w:space="0" w:color="auto"/>
        <w:left w:val="none" w:sz="0" w:space="0" w:color="auto"/>
        <w:bottom w:val="none" w:sz="0" w:space="0" w:color="auto"/>
        <w:right w:val="none" w:sz="0" w:space="0" w:color="auto"/>
      </w:divBdr>
    </w:div>
    <w:div w:id="853345044">
      <w:bodyDiv w:val="1"/>
      <w:marLeft w:val="0"/>
      <w:marRight w:val="0"/>
      <w:marTop w:val="0"/>
      <w:marBottom w:val="0"/>
      <w:divBdr>
        <w:top w:val="none" w:sz="0" w:space="0" w:color="auto"/>
        <w:left w:val="none" w:sz="0" w:space="0" w:color="auto"/>
        <w:bottom w:val="none" w:sz="0" w:space="0" w:color="auto"/>
        <w:right w:val="none" w:sz="0" w:space="0" w:color="auto"/>
      </w:divBdr>
    </w:div>
    <w:div w:id="854226549">
      <w:bodyDiv w:val="1"/>
      <w:marLeft w:val="0"/>
      <w:marRight w:val="0"/>
      <w:marTop w:val="0"/>
      <w:marBottom w:val="0"/>
      <w:divBdr>
        <w:top w:val="none" w:sz="0" w:space="0" w:color="auto"/>
        <w:left w:val="none" w:sz="0" w:space="0" w:color="auto"/>
        <w:bottom w:val="none" w:sz="0" w:space="0" w:color="auto"/>
        <w:right w:val="none" w:sz="0" w:space="0" w:color="auto"/>
      </w:divBdr>
    </w:div>
    <w:div w:id="854460115">
      <w:bodyDiv w:val="1"/>
      <w:marLeft w:val="0"/>
      <w:marRight w:val="0"/>
      <w:marTop w:val="0"/>
      <w:marBottom w:val="0"/>
      <w:divBdr>
        <w:top w:val="none" w:sz="0" w:space="0" w:color="auto"/>
        <w:left w:val="none" w:sz="0" w:space="0" w:color="auto"/>
        <w:bottom w:val="none" w:sz="0" w:space="0" w:color="auto"/>
        <w:right w:val="none" w:sz="0" w:space="0" w:color="auto"/>
      </w:divBdr>
    </w:div>
    <w:div w:id="855192953">
      <w:bodyDiv w:val="1"/>
      <w:marLeft w:val="0"/>
      <w:marRight w:val="0"/>
      <w:marTop w:val="0"/>
      <w:marBottom w:val="0"/>
      <w:divBdr>
        <w:top w:val="none" w:sz="0" w:space="0" w:color="auto"/>
        <w:left w:val="none" w:sz="0" w:space="0" w:color="auto"/>
        <w:bottom w:val="none" w:sz="0" w:space="0" w:color="auto"/>
        <w:right w:val="none" w:sz="0" w:space="0" w:color="auto"/>
      </w:divBdr>
    </w:div>
    <w:div w:id="858157857">
      <w:bodyDiv w:val="1"/>
      <w:marLeft w:val="0"/>
      <w:marRight w:val="0"/>
      <w:marTop w:val="0"/>
      <w:marBottom w:val="0"/>
      <w:divBdr>
        <w:top w:val="none" w:sz="0" w:space="0" w:color="auto"/>
        <w:left w:val="none" w:sz="0" w:space="0" w:color="auto"/>
        <w:bottom w:val="none" w:sz="0" w:space="0" w:color="auto"/>
        <w:right w:val="none" w:sz="0" w:space="0" w:color="auto"/>
      </w:divBdr>
    </w:div>
    <w:div w:id="858160470">
      <w:bodyDiv w:val="1"/>
      <w:marLeft w:val="0"/>
      <w:marRight w:val="0"/>
      <w:marTop w:val="0"/>
      <w:marBottom w:val="0"/>
      <w:divBdr>
        <w:top w:val="none" w:sz="0" w:space="0" w:color="auto"/>
        <w:left w:val="none" w:sz="0" w:space="0" w:color="auto"/>
        <w:bottom w:val="none" w:sz="0" w:space="0" w:color="auto"/>
        <w:right w:val="none" w:sz="0" w:space="0" w:color="auto"/>
      </w:divBdr>
    </w:div>
    <w:div w:id="859243369">
      <w:bodyDiv w:val="1"/>
      <w:marLeft w:val="0"/>
      <w:marRight w:val="0"/>
      <w:marTop w:val="0"/>
      <w:marBottom w:val="0"/>
      <w:divBdr>
        <w:top w:val="none" w:sz="0" w:space="0" w:color="auto"/>
        <w:left w:val="none" w:sz="0" w:space="0" w:color="auto"/>
        <w:bottom w:val="none" w:sz="0" w:space="0" w:color="auto"/>
        <w:right w:val="none" w:sz="0" w:space="0" w:color="auto"/>
      </w:divBdr>
    </w:div>
    <w:div w:id="863054310">
      <w:bodyDiv w:val="1"/>
      <w:marLeft w:val="0"/>
      <w:marRight w:val="0"/>
      <w:marTop w:val="0"/>
      <w:marBottom w:val="0"/>
      <w:divBdr>
        <w:top w:val="none" w:sz="0" w:space="0" w:color="auto"/>
        <w:left w:val="none" w:sz="0" w:space="0" w:color="auto"/>
        <w:bottom w:val="none" w:sz="0" w:space="0" w:color="auto"/>
        <w:right w:val="none" w:sz="0" w:space="0" w:color="auto"/>
      </w:divBdr>
    </w:div>
    <w:div w:id="865216898">
      <w:bodyDiv w:val="1"/>
      <w:marLeft w:val="0"/>
      <w:marRight w:val="0"/>
      <w:marTop w:val="0"/>
      <w:marBottom w:val="0"/>
      <w:divBdr>
        <w:top w:val="none" w:sz="0" w:space="0" w:color="auto"/>
        <w:left w:val="none" w:sz="0" w:space="0" w:color="auto"/>
        <w:bottom w:val="none" w:sz="0" w:space="0" w:color="auto"/>
        <w:right w:val="none" w:sz="0" w:space="0" w:color="auto"/>
      </w:divBdr>
    </w:div>
    <w:div w:id="872112240">
      <w:bodyDiv w:val="1"/>
      <w:marLeft w:val="0"/>
      <w:marRight w:val="0"/>
      <w:marTop w:val="0"/>
      <w:marBottom w:val="0"/>
      <w:divBdr>
        <w:top w:val="none" w:sz="0" w:space="0" w:color="auto"/>
        <w:left w:val="none" w:sz="0" w:space="0" w:color="auto"/>
        <w:bottom w:val="none" w:sz="0" w:space="0" w:color="auto"/>
        <w:right w:val="none" w:sz="0" w:space="0" w:color="auto"/>
      </w:divBdr>
    </w:div>
    <w:div w:id="872307405">
      <w:bodyDiv w:val="1"/>
      <w:marLeft w:val="0"/>
      <w:marRight w:val="0"/>
      <w:marTop w:val="0"/>
      <w:marBottom w:val="0"/>
      <w:divBdr>
        <w:top w:val="none" w:sz="0" w:space="0" w:color="auto"/>
        <w:left w:val="none" w:sz="0" w:space="0" w:color="auto"/>
        <w:bottom w:val="none" w:sz="0" w:space="0" w:color="auto"/>
        <w:right w:val="none" w:sz="0" w:space="0" w:color="auto"/>
      </w:divBdr>
    </w:div>
    <w:div w:id="874272476">
      <w:bodyDiv w:val="1"/>
      <w:marLeft w:val="0"/>
      <w:marRight w:val="0"/>
      <w:marTop w:val="0"/>
      <w:marBottom w:val="0"/>
      <w:divBdr>
        <w:top w:val="none" w:sz="0" w:space="0" w:color="auto"/>
        <w:left w:val="none" w:sz="0" w:space="0" w:color="auto"/>
        <w:bottom w:val="none" w:sz="0" w:space="0" w:color="auto"/>
        <w:right w:val="none" w:sz="0" w:space="0" w:color="auto"/>
      </w:divBdr>
    </w:div>
    <w:div w:id="874344648">
      <w:bodyDiv w:val="1"/>
      <w:marLeft w:val="0"/>
      <w:marRight w:val="0"/>
      <w:marTop w:val="0"/>
      <w:marBottom w:val="0"/>
      <w:divBdr>
        <w:top w:val="none" w:sz="0" w:space="0" w:color="auto"/>
        <w:left w:val="none" w:sz="0" w:space="0" w:color="auto"/>
        <w:bottom w:val="none" w:sz="0" w:space="0" w:color="auto"/>
        <w:right w:val="none" w:sz="0" w:space="0" w:color="auto"/>
      </w:divBdr>
    </w:div>
    <w:div w:id="875776772">
      <w:bodyDiv w:val="1"/>
      <w:marLeft w:val="0"/>
      <w:marRight w:val="0"/>
      <w:marTop w:val="0"/>
      <w:marBottom w:val="0"/>
      <w:divBdr>
        <w:top w:val="none" w:sz="0" w:space="0" w:color="auto"/>
        <w:left w:val="none" w:sz="0" w:space="0" w:color="auto"/>
        <w:bottom w:val="none" w:sz="0" w:space="0" w:color="auto"/>
        <w:right w:val="none" w:sz="0" w:space="0" w:color="auto"/>
      </w:divBdr>
    </w:div>
    <w:div w:id="877352281">
      <w:bodyDiv w:val="1"/>
      <w:marLeft w:val="0"/>
      <w:marRight w:val="0"/>
      <w:marTop w:val="0"/>
      <w:marBottom w:val="0"/>
      <w:divBdr>
        <w:top w:val="none" w:sz="0" w:space="0" w:color="auto"/>
        <w:left w:val="none" w:sz="0" w:space="0" w:color="auto"/>
        <w:bottom w:val="none" w:sz="0" w:space="0" w:color="auto"/>
        <w:right w:val="none" w:sz="0" w:space="0" w:color="auto"/>
      </w:divBdr>
    </w:div>
    <w:div w:id="878854047">
      <w:bodyDiv w:val="1"/>
      <w:marLeft w:val="0"/>
      <w:marRight w:val="0"/>
      <w:marTop w:val="0"/>
      <w:marBottom w:val="0"/>
      <w:divBdr>
        <w:top w:val="none" w:sz="0" w:space="0" w:color="auto"/>
        <w:left w:val="none" w:sz="0" w:space="0" w:color="auto"/>
        <w:bottom w:val="none" w:sz="0" w:space="0" w:color="auto"/>
        <w:right w:val="none" w:sz="0" w:space="0" w:color="auto"/>
      </w:divBdr>
    </w:div>
    <w:div w:id="882862887">
      <w:bodyDiv w:val="1"/>
      <w:marLeft w:val="0"/>
      <w:marRight w:val="0"/>
      <w:marTop w:val="0"/>
      <w:marBottom w:val="0"/>
      <w:divBdr>
        <w:top w:val="none" w:sz="0" w:space="0" w:color="auto"/>
        <w:left w:val="none" w:sz="0" w:space="0" w:color="auto"/>
        <w:bottom w:val="none" w:sz="0" w:space="0" w:color="auto"/>
        <w:right w:val="none" w:sz="0" w:space="0" w:color="auto"/>
      </w:divBdr>
    </w:div>
    <w:div w:id="883325941">
      <w:bodyDiv w:val="1"/>
      <w:marLeft w:val="0"/>
      <w:marRight w:val="0"/>
      <w:marTop w:val="0"/>
      <w:marBottom w:val="0"/>
      <w:divBdr>
        <w:top w:val="none" w:sz="0" w:space="0" w:color="auto"/>
        <w:left w:val="none" w:sz="0" w:space="0" w:color="auto"/>
        <w:bottom w:val="none" w:sz="0" w:space="0" w:color="auto"/>
        <w:right w:val="none" w:sz="0" w:space="0" w:color="auto"/>
      </w:divBdr>
    </w:div>
    <w:div w:id="884029946">
      <w:bodyDiv w:val="1"/>
      <w:marLeft w:val="0"/>
      <w:marRight w:val="0"/>
      <w:marTop w:val="0"/>
      <w:marBottom w:val="0"/>
      <w:divBdr>
        <w:top w:val="none" w:sz="0" w:space="0" w:color="auto"/>
        <w:left w:val="none" w:sz="0" w:space="0" w:color="auto"/>
        <w:bottom w:val="none" w:sz="0" w:space="0" w:color="auto"/>
        <w:right w:val="none" w:sz="0" w:space="0" w:color="auto"/>
      </w:divBdr>
    </w:div>
    <w:div w:id="886768170">
      <w:bodyDiv w:val="1"/>
      <w:marLeft w:val="0"/>
      <w:marRight w:val="0"/>
      <w:marTop w:val="0"/>
      <w:marBottom w:val="0"/>
      <w:divBdr>
        <w:top w:val="none" w:sz="0" w:space="0" w:color="auto"/>
        <w:left w:val="none" w:sz="0" w:space="0" w:color="auto"/>
        <w:bottom w:val="none" w:sz="0" w:space="0" w:color="auto"/>
        <w:right w:val="none" w:sz="0" w:space="0" w:color="auto"/>
      </w:divBdr>
    </w:div>
    <w:div w:id="891892502">
      <w:bodyDiv w:val="1"/>
      <w:marLeft w:val="0"/>
      <w:marRight w:val="0"/>
      <w:marTop w:val="0"/>
      <w:marBottom w:val="0"/>
      <w:divBdr>
        <w:top w:val="none" w:sz="0" w:space="0" w:color="auto"/>
        <w:left w:val="none" w:sz="0" w:space="0" w:color="auto"/>
        <w:bottom w:val="none" w:sz="0" w:space="0" w:color="auto"/>
        <w:right w:val="none" w:sz="0" w:space="0" w:color="auto"/>
      </w:divBdr>
    </w:div>
    <w:div w:id="893732710">
      <w:bodyDiv w:val="1"/>
      <w:marLeft w:val="0"/>
      <w:marRight w:val="0"/>
      <w:marTop w:val="0"/>
      <w:marBottom w:val="0"/>
      <w:divBdr>
        <w:top w:val="none" w:sz="0" w:space="0" w:color="auto"/>
        <w:left w:val="none" w:sz="0" w:space="0" w:color="auto"/>
        <w:bottom w:val="none" w:sz="0" w:space="0" w:color="auto"/>
        <w:right w:val="none" w:sz="0" w:space="0" w:color="auto"/>
      </w:divBdr>
    </w:div>
    <w:div w:id="896549954">
      <w:bodyDiv w:val="1"/>
      <w:marLeft w:val="0"/>
      <w:marRight w:val="0"/>
      <w:marTop w:val="0"/>
      <w:marBottom w:val="0"/>
      <w:divBdr>
        <w:top w:val="none" w:sz="0" w:space="0" w:color="auto"/>
        <w:left w:val="none" w:sz="0" w:space="0" w:color="auto"/>
        <w:bottom w:val="none" w:sz="0" w:space="0" w:color="auto"/>
        <w:right w:val="none" w:sz="0" w:space="0" w:color="auto"/>
      </w:divBdr>
    </w:div>
    <w:div w:id="899097753">
      <w:bodyDiv w:val="1"/>
      <w:marLeft w:val="0"/>
      <w:marRight w:val="0"/>
      <w:marTop w:val="0"/>
      <w:marBottom w:val="0"/>
      <w:divBdr>
        <w:top w:val="none" w:sz="0" w:space="0" w:color="auto"/>
        <w:left w:val="none" w:sz="0" w:space="0" w:color="auto"/>
        <w:bottom w:val="none" w:sz="0" w:space="0" w:color="auto"/>
        <w:right w:val="none" w:sz="0" w:space="0" w:color="auto"/>
      </w:divBdr>
    </w:div>
    <w:div w:id="899293323">
      <w:bodyDiv w:val="1"/>
      <w:marLeft w:val="0"/>
      <w:marRight w:val="0"/>
      <w:marTop w:val="0"/>
      <w:marBottom w:val="0"/>
      <w:divBdr>
        <w:top w:val="none" w:sz="0" w:space="0" w:color="auto"/>
        <w:left w:val="none" w:sz="0" w:space="0" w:color="auto"/>
        <w:bottom w:val="none" w:sz="0" w:space="0" w:color="auto"/>
        <w:right w:val="none" w:sz="0" w:space="0" w:color="auto"/>
      </w:divBdr>
    </w:div>
    <w:div w:id="899709664">
      <w:bodyDiv w:val="1"/>
      <w:marLeft w:val="0"/>
      <w:marRight w:val="0"/>
      <w:marTop w:val="0"/>
      <w:marBottom w:val="0"/>
      <w:divBdr>
        <w:top w:val="none" w:sz="0" w:space="0" w:color="auto"/>
        <w:left w:val="none" w:sz="0" w:space="0" w:color="auto"/>
        <w:bottom w:val="none" w:sz="0" w:space="0" w:color="auto"/>
        <w:right w:val="none" w:sz="0" w:space="0" w:color="auto"/>
      </w:divBdr>
    </w:div>
    <w:div w:id="900873286">
      <w:bodyDiv w:val="1"/>
      <w:marLeft w:val="0"/>
      <w:marRight w:val="0"/>
      <w:marTop w:val="0"/>
      <w:marBottom w:val="0"/>
      <w:divBdr>
        <w:top w:val="none" w:sz="0" w:space="0" w:color="auto"/>
        <w:left w:val="none" w:sz="0" w:space="0" w:color="auto"/>
        <w:bottom w:val="none" w:sz="0" w:space="0" w:color="auto"/>
        <w:right w:val="none" w:sz="0" w:space="0" w:color="auto"/>
      </w:divBdr>
    </w:div>
    <w:div w:id="901408772">
      <w:bodyDiv w:val="1"/>
      <w:marLeft w:val="0"/>
      <w:marRight w:val="0"/>
      <w:marTop w:val="0"/>
      <w:marBottom w:val="0"/>
      <w:divBdr>
        <w:top w:val="none" w:sz="0" w:space="0" w:color="auto"/>
        <w:left w:val="none" w:sz="0" w:space="0" w:color="auto"/>
        <w:bottom w:val="none" w:sz="0" w:space="0" w:color="auto"/>
        <w:right w:val="none" w:sz="0" w:space="0" w:color="auto"/>
      </w:divBdr>
    </w:div>
    <w:div w:id="902251693">
      <w:bodyDiv w:val="1"/>
      <w:marLeft w:val="0"/>
      <w:marRight w:val="0"/>
      <w:marTop w:val="0"/>
      <w:marBottom w:val="0"/>
      <w:divBdr>
        <w:top w:val="none" w:sz="0" w:space="0" w:color="auto"/>
        <w:left w:val="none" w:sz="0" w:space="0" w:color="auto"/>
        <w:bottom w:val="none" w:sz="0" w:space="0" w:color="auto"/>
        <w:right w:val="none" w:sz="0" w:space="0" w:color="auto"/>
      </w:divBdr>
    </w:div>
    <w:div w:id="903948944">
      <w:bodyDiv w:val="1"/>
      <w:marLeft w:val="0"/>
      <w:marRight w:val="0"/>
      <w:marTop w:val="0"/>
      <w:marBottom w:val="0"/>
      <w:divBdr>
        <w:top w:val="none" w:sz="0" w:space="0" w:color="auto"/>
        <w:left w:val="none" w:sz="0" w:space="0" w:color="auto"/>
        <w:bottom w:val="none" w:sz="0" w:space="0" w:color="auto"/>
        <w:right w:val="none" w:sz="0" w:space="0" w:color="auto"/>
      </w:divBdr>
    </w:div>
    <w:div w:id="907108159">
      <w:bodyDiv w:val="1"/>
      <w:marLeft w:val="0"/>
      <w:marRight w:val="0"/>
      <w:marTop w:val="0"/>
      <w:marBottom w:val="0"/>
      <w:divBdr>
        <w:top w:val="none" w:sz="0" w:space="0" w:color="auto"/>
        <w:left w:val="none" w:sz="0" w:space="0" w:color="auto"/>
        <w:bottom w:val="none" w:sz="0" w:space="0" w:color="auto"/>
        <w:right w:val="none" w:sz="0" w:space="0" w:color="auto"/>
      </w:divBdr>
    </w:div>
    <w:div w:id="909464591">
      <w:bodyDiv w:val="1"/>
      <w:marLeft w:val="0"/>
      <w:marRight w:val="0"/>
      <w:marTop w:val="0"/>
      <w:marBottom w:val="0"/>
      <w:divBdr>
        <w:top w:val="none" w:sz="0" w:space="0" w:color="auto"/>
        <w:left w:val="none" w:sz="0" w:space="0" w:color="auto"/>
        <w:bottom w:val="none" w:sz="0" w:space="0" w:color="auto"/>
        <w:right w:val="none" w:sz="0" w:space="0" w:color="auto"/>
      </w:divBdr>
    </w:div>
    <w:div w:id="911551197">
      <w:bodyDiv w:val="1"/>
      <w:marLeft w:val="0"/>
      <w:marRight w:val="0"/>
      <w:marTop w:val="0"/>
      <w:marBottom w:val="0"/>
      <w:divBdr>
        <w:top w:val="none" w:sz="0" w:space="0" w:color="auto"/>
        <w:left w:val="none" w:sz="0" w:space="0" w:color="auto"/>
        <w:bottom w:val="none" w:sz="0" w:space="0" w:color="auto"/>
        <w:right w:val="none" w:sz="0" w:space="0" w:color="auto"/>
      </w:divBdr>
    </w:div>
    <w:div w:id="911742239">
      <w:bodyDiv w:val="1"/>
      <w:marLeft w:val="0"/>
      <w:marRight w:val="0"/>
      <w:marTop w:val="0"/>
      <w:marBottom w:val="0"/>
      <w:divBdr>
        <w:top w:val="none" w:sz="0" w:space="0" w:color="auto"/>
        <w:left w:val="none" w:sz="0" w:space="0" w:color="auto"/>
        <w:bottom w:val="none" w:sz="0" w:space="0" w:color="auto"/>
        <w:right w:val="none" w:sz="0" w:space="0" w:color="auto"/>
      </w:divBdr>
    </w:div>
    <w:div w:id="913466156">
      <w:bodyDiv w:val="1"/>
      <w:marLeft w:val="0"/>
      <w:marRight w:val="0"/>
      <w:marTop w:val="0"/>
      <w:marBottom w:val="0"/>
      <w:divBdr>
        <w:top w:val="none" w:sz="0" w:space="0" w:color="auto"/>
        <w:left w:val="none" w:sz="0" w:space="0" w:color="auto"/>
        <w:bottom w:val="none" w:sz="0" w:space="0" w:color="auto"/>
        <w:right w:val="none" w:sz="0" w:space="0" w:color="auto"/>
      </w:divBdr>
    </w:div>
    <w:div w:id="915826090">
      <w:bodyDiv w:val="1"/>
      <w:marLeft w:val="0"/>
      <w:marRight w:val="0"/>
      <w:marTop w:val="0"/>
      <w:marBottom w:val="0"/>
      <w:divBdr>
        <w:top w:val="none" w:sz="0" w:space="0" w:color="auto"/>
        <w:left w:val="none" w:sz="0" w:space="0" w:color="auto"/>
        <w:bottom w:val="none" w:sz="0" w:space="0" w:color="auto"/>
        <w:right w:val="none" w:sz="0" w:space="0" w:color="auto"/>
      </w:divBdr>
    </w:div>
    <w:div w:id="918561208">
      <w:bodyDiv w:val="1"/>
      <w:marLeft w:val="0"/>
      <w:marRight w:val="0"/>
      <w:marTop w:val="0"/>
      <w:marBottom w:val="0"/>
      <w:divBdr>
        <w:top w:val="none" w:sz="0" w:space="0" w:color="auto"/>
        <w:left w:val="none" w:sz="0" w:space="0" w:color="auto"/>
        <w:bottom w:val="none" w:sz="0" w:space="0" w:color="auto"/>
        <w:right w:val="none" w:sz="0" w:space="0" w:color="auto"/>
      </w:divBdr>
    </w:div>
    <w:div w:id="919097078">
      <w:bodyDiv w:val="1"/>
      <w:marLeft w:val="0"/>
      <w:marRight w:val="0"/>
      <w:marTop w:val="0"/>
      <w:marBottom w:val="0"/>
      <w:divBdr>
        <w:top w:val="none" w:sz="0" w:space="0" w:color="auto"/>
        <w:left w:val="none" w:sz="0" w:space="0" w:color="auto"/>
        <w:bottom w:val="none" w:sz="0" w:space="0" w:color="auto"/>
        <w:right w:val="none" w:sz="0" w:space="0" w:color="auto"/>
      </w:divBdr>
    </w:div>
    <w:div w:id="921183607">
      <w:bodyDiv w:val="1"/>
      <w:marLeft w:val="0"/>
      <w:marRight w:val="0"/>
      <w:marTop w:val="0"/>
      <w:marBottom w:val="0"/>
      <w:divBdr>
        <w:top w:val="none" w:sz="0" w:space="0" w:color="auto"/>
        <w:left w:val="none" w:sz="0" w:space="0" w:color="auto"/>
        <w:bottom w:val="none" w:sz="0" w:space="0" w:color="auto"/>
        <w:right w:val="none" w:sz="0" w:space="0" w:color="auto"/>
      </w:divBdr>
    </w:div>
    <w:div w:id="923565215">
      <w:bodyDiv w:val="1"/>
      <w:marLeft w:val="0"/>
      <w:marRight w:val="0"/>
      <w:marTop w:val="0"/>
      <w:marBottom w:val="0"/>
      <w:divBdr>
        <w:top w:val="none" w:sz="0" w:space="0" w:color="auto"/>
        <w:left w:val="none" w:sz="0" w:space="0" w:color="auto"/>
        <w:bottom w:val="none" w:sz="0" w:space="0" w:color="auto"/>
        <w:right w:val="none" w:sz="0" w:space="0" w:color="auto"/>
      </w:divBdr>
    </w:div>
    <w:div w:id="925310241">
      <w:bodyDiv w:val="1"/>
      <w:marLeft w:val="0"/>
      <w:marRight w:val="0"/>
      <w:marTop w:val="0"/>
      <w:marBottom w:val="0"/>
      <w:divBdr>
        <w:top w:val="none" w:sz="0" w:space="0" w:color="auto"/>
        <w:left w:val="none" w:sz="0" w:space="0" w:color="auto"/>
        <w:bottom w:val="none" w:sz="0" w:space="0" w:color="auto"/>
        <w:right w:val="none" w:sz="0" w:space="0" w:color="auto"/>
      </w:divBdr>
    </w:div>
    <w:div w:id="928345263">
      <w:bodyDiv w:val="1"/>
      <w:marLeft w:val="0"/>
      <w:marRight w:val="0"/>
      <w:marTop w:val="0"/>
      <w:marBottom w:val="0"/>
      <w:divBdr>
        <w:top w:val="none" w:sz="0" w:space="0" w:color="auto"/>
        <w:left w:val="none" w:sz="0" w:space="0" w:color="auto"/>
        <w:bottom w:val="none" w:sz="0" w:space="0" w:color="auto"/>
        <w:right w:val="none" w:sz="0" w:space="0" w:color="auto"/>
      </w:divBdr>
    </w:div>
    <w:div w:id="930429977">
      <w:bodyDiv w:val="1"/>
      <w:marLeft w:val="0"/>
      <w:marRight w:val="0"/>
      <w:marTop w:val="0"/>
      <w:marBottom w:val="0"/>
      <w:divBdr>
        <w:top w:val="none" w:sz="0" w:space="0" w:color="auto"/>
        <w:left w:val="none" w:sz="0" w:space="0" w:color="auto"/>
        <w:bottom w:val="none" w:sz="0" w:space="0" w:color="auto"/>
        <w:right w:val="none" w:sz="0" w:space="0" w:color="auto"/>
      </w:divBdr>
    </w:div>
    <w:div w:id="932319833">
      <w:bodyDiv w:val="1"/>
      <w:marLeft w:val="0"/>
      <w:marRight w:val="0"/>
      <w:marTop w:val="0"/>
      <w:marBottom w:val="0"/>
      <w:divBdr>
        <w:top w:val="none" w:sz="0" w:space="0" w:color="auto"/>
        <w:left w:val="none" w:sz="0" w:space="0" w:color="auto"/>
        <w:bottom w:val="none" w:sz="0" w:space="0" w:color="auto"/>
        <w:right w:val="none" w:sz="0" w:space="0" w:color="auto"/>
      </w:divBdr>
    </w:div>
    <w:div w:id="933436589">
      <w:bodyDiv w:val="1"/>
      <w:marLeft w:val="0"/>
      <w:marRight w:val="0"/>
      <w:marTop w:val="0"/>
      <w:marBottom w:val="0"/>
      <w:divBdr>
        <w:top w:val="none" w:sz="0" w:space="0" w:color="auto"/>
        <w:left w:val="none" w:sz="0" w:space="0" w:color="auto"/>
        <w:bottom w:val="none" w:sz="0" w:space="0" w:color="auto"/>
        <w:right w:val="none" w:sz="0" w:space="0" w:color="auto"/>
      </w:divBdr>
    </w:div>
    <w:div w:id="933510511">
      <w:bodyDiv w:val="1"/>
      <w:marLeft w:val="0"/>
      <w:marRight w:val="0"/>
      <w:marTop w:val="0"/>
      <w:marBottom w:val="0"/>
      <w:divBdr>
        <w:top w:val="none" w:sz="0" w:space="0" w:color="auto"/>
        <w:left w:val="none" w:sz="0" w:space="0" w:color="auto"/>
        <w:bottom w:val="none" w:sz="0" w:space="0" w:color="auto"/>
        <w:right w:val="none" w:sz="0" w:space="0" w:color="auto"/>
      </w:divBdr>
    </w:div>
    <w:div w:id="934242662">
      <w:bodyDiv w:val="1"/>
      <w:marLeft w:val="0"/>
      <w:marRight w:val="0"/>
      <w:marTop w:val="0"/>
      <w:marBottom w:val="0"/>
      <w:divBdr>
        <w:top w:val="none" w:sz="0" w:space="0" w:color="auto"/>
        <w:left w:val="none" w:sz="0" w:space="0" w:color="auto"/>
        <w:bottom w:val="none" w:sz="0" w:space="0" w:color="auto"/>
        <w:right w:val="none" w:sz="0" w:space="0" w:color="auto"/>
      </w:divBdr>
    </w:div>
    <w:div w:id="935599488">
      <w:bodyDiv w:val="1"/>
      <w:marLeft w:val="0"/>
      <w:marRight w:val="0"/>
      <w:marTop w:val="0"/>
      <w:marBottom w:val="0"/>
      <w:divBdr>
        <w:top w:val="none" w:sz="0" w:space="0" w:color="auto"/>
        <w:left w:val="none" w:sz="0" w:space="0" w:color="auto"/>
        <w:bottom w:val="none" w:sz="0" w:space="0" w:color="auto"/>
        <w:right w:val="none" w:sz="0" w:space="0" w:color="auto"/>
      </w:divBdr>
    </w:div>
    <w:div w:id="936445897">
      <w:bodyDiv w:val="1"/>
      <w:marLeft w:val="0"/>
      <w:marRight w:val="0"/>
      <w:marTop w:val="0"/>
      <w:marBottom w:val="0"/>
      <w:divBdr>
        <w:top w:val="none" w:sz="0" w:space="0" w:color="auto"/>
        <w:left w:val="none" w:sz="0" w:space="0" w:color="auto"/>
        <w:bottom w:val="none" w:sz="0" w:space="0" w:color="auto"/>
        <w:right w:val="none" w:sz="0" w:space="0" w:color="auto"/>
      </w:divBdr>
    </w:div>
    <w:div w:id="937758861">
      <w:bodyDiv w:val="1"/>
      <w:marLeft w:val="0"/>
      <w:marRight w:val="0"/>
      <w:marTop w:val="0"/>
      <w:marBottom w:val="0"/>
      <w:divBdr>
        <w:top w:val="none" w:sz="0" w:space="0" w:color="auto"/>
        <w:left w:val="none" w:sz="0" w:space="0" w:color="auto"/>
        <w:bottom w:val="none" w:sz="0" w:space="0" w:color="auto"/>
        <w:right w:val="none" w:sz="0" w:space="0" w:color="auto"/>
      </w:divBdr>
    </w:div>
    <w:div w:id="939262363">
      <w:bodyDiv w:val="1"/>
      <w:marLeft w:val="0"/>
      <w:marRight w:val="0"/>
      <w:marTop w:val="0"/>
      <w:marBottom w:val="0"/>
      <w:divBdr>
        <w:top w:val="none" w:sz="0" w:space="0" w:color="auto"/>
        <w:left w:val="none" w:sz="0" w:space="0" w:color="auto"/>
        <w:bottom w:val="none" w:sz="0" w:space="0" w:color="auto"/>
        <w:right w:val="none" w:sz="0" w:space="0" w:color="auto"/>
      </w:divBdr>
    </w:div>
    <w:div w:id="939875110">
      <w:bodyDiv w:val="1"/>
      <w:marLeft w:val="0"/>
      <w:marRight w:val="0"/>
      <w:marTop w:val="0"/>
      <w:marBottom w:val="0"/>
      <w:divBdr>
        <w:top w:val="none" w:sz="0" w:space="0" w:color="auto"/>
        <w:left w:val="none" w:sz="0" w:space="0" w:color="auto"/>
        <w:bottom w:val="none" w:sz="0" w:space="0" w:color="auto"/>
        <w:right w:val="none" w:sz="0" w:space="0" w:color="auto"/>
      </w:divBdr>
    </w:div>
    <w:div w:id="943656608">
      <w:bodyDiv w:val="1"/>
      <w:marLeft w:val="0"/>
      <w:marRight w:val="0"/>
      <w:marTop w:val="0"/>
      <w:marBottom w:val="0"/>
      <w:divBdr>
        <w:top w:val="none" w:sz="0" w:space="0" w:color="auto"/>
        <w:left w:val="none" w:sz="0" w:space="0" w:color="auto"/>
        <w:bottom w:val="none" w:sz="0" w:space="0" w:color="auto"/>
        <w:right w:val="none" w:sz="0" w:space="0" w:color="auto"/>
      </w:divBdr>
    </w:div>
    <w:div w:id="944339470">
      <w:bodyDiv w:val="1"/>
      <w:marLeft w:val="0"/>
      <w:marRight w:val="0"/>
      <w:marTop w:val="0"/>
      <w:marBottom w:val="0"/>
      <w:divBdr>
        <w:top w:val="none" w:sz="0" w:space="0" w:color="auto"/>
        <w:left w:val="none" w:sz="0" w:space="0" w:color="auto"/>
        <w:bottom w:val="none" w:sz="0" w:space="0" w:color="auto"/>
        <w:right w:val="none" w:sz="0" w:space="0" w:color="auto"/>
      </w:divBdr>
    </w:div>
    <w:div w:id="950163167">
      <w:bodyDiv w:val="1"/>
      <w:marLeft w:val="0"/>
      <w:marRight w:val="0"/>
      <w:marTop w:val="0"/>
      <w:marBottom w:val="0"/>
      <w:divBdr>
        <w:top w:val="none" w:sz="0" w:space="0" w:color="auto"/>
        <w:left w:val="none" w:sz="0" w:space="0" w:color="auto"/>
        <w:bottom w:val="none" w:sz="0" w:space="0" w:color="auto"/>
        <w:right w:val="none" w:sz="0" w:space="0" w:color="auto"/>
      </w:divBdr>
    </w:div>
    <w:div w:id="951667018">
      <w:bodyDiv w:val="1"/>
      <w:marLeft w:val="0"/>
      <w:marRight w:val="0"/>
      <w:marTop w:val="0"/>
      <w:marBottom w:val="0"/>
      <w:divBdr>
        <w:top w:val="none" w:sz="0" w:space="0" w:color="auto"/>
        <w:left w:val="none" w:sz="0" w:space="0" w:color="auto"/>
        <w:bottom w:val="none" w:sz="0" w:space="0" w:color="auto"/>
        <w:right w:val="none" w:sz="0" w:space="0" w:color="auto"/>
      </w:divBdr>
    </w:div>
    <w:div w:id="953248202">
      <w:bodyDiv w:val="1"/>
      <w:marLeft w:val="0"/>
      <w:marRight w:val="0"/>
      <w:marTop w:val="0"/>
      <w:marBottom w:val="0"/>
      <w:divBdr>
        <w:top w:val="none" w:sz="0" w:space="0" w:color="auto"/>
        <w:left w:val="none" w:sz="0" w:space="0" w:color="auto"/>
        <w:bottom w:val="none" w:sz="0" w:space="0" w:color="auto"/>
        <w:right w:val="none" w:sz="0" w:space="0" w:color="auto"/>
      </w:divBdr>
    </w:div>
    <w:div w:id="954483361">
      <w:bodyDiv w:val="1"/>
      <w:marLeft w:val="0"/>
      <w:marRight w:val="0"/>
      <w:marTop w:val="0"/>
      <w:marBottom w:val="0"/>
      <w:divBdr>
        <w:top w:val="none" w:sz="0" w:space="0" w:color="auto"/>
        <w:left w:val="none" w:sz="0" w:space="0" w:color="auto"/>
        <w:bottom w:val="none" w:sz="0" w:space="0" w:color="auto"/>
        <w:right w:val="none" w:sz="0" w:space="0" w:color="auto"/>
      </w:divBdr>
    </w:div>
    <w:div w:id="956640505">
      <w:bodyDiv w:val="1"/>
      <w:marLeft w:val="0"/>
      <w:marRight w:val="0"/>
      <w:marTop w:val="0"/>
      <w:marBottom w:val="0"/>
      <w:divBdr>
        <w:top w:val="none" w:sz="0" w:space="0" w:color="auto"/>
        <w:left w:val="none" w:sz="0" w:space="0" w:color="auto"/>
        <w:bottom w:val="none" w:sz="0" w:space="0" w:color="auto"/>
        <w:right w:val="none" w:sz="0" w:space="0" w:color="auto"/>
      </w:divBdr>
    </w:div>
    <w:div w:id="956832024">
      <w:bodyDiv w:val="1"/>
      <w:marLeft w:val="0"/>
      <w:marRight w:val="0"/>
      <w:marTop w:val="0"/>
      <w:marBottom w:val="0"/>
      <w:divBdr>
        <w:top w:val="none" w:sz="0" w:space="0" w:color="auto"/>
        <w:left w:val="none" w:sz="0" w:space="0" w:color="auto"/>
        <w:bottom w:val="none" w:sz="0" w:space="0" w:color="auto"/>
        <w:right w:val="none" w:sz="0" w:space="0" w:color="auto"/>
      </w:divBdr>
    </w:div>
    <w:div w:id="960186036">
      <w:bodyDiv w:val="1"/>
      <w:marLeft w:val="0"/>
      <w:marRight w:val="0"/>
      <w:marTop w:val="0"/>
      <w:marBottom w:val="0"/>
      <w:divBdr>
        <w:top w:val="none" w:sz="0" w:space="0" w:color="auto"/>
        <w:left w:val="none" w:sz="0" w:space="0" w:color="auto"/>
        <w:bottom w:val="none" w:sz="0" w:space="0" w:color="auto"/>
        <w:right w:val="none" w:sz="0" w:space="0" w:color="auto"/>
      </w:divBdr>
    </w:div>
    <w:div w:id="966660442">
      <w:bodyDiv w:val="1"/>
      <w:marLeft w:val="0"/>
      <w:marRight w:val="0"/>
      <w:marTop w:val="0"/>
      <w:marBottom w:val="0"/>
      <w:divBdr>
        <w:top w:val="none" w:sz="0" w:space="0" w:color="auto"/>
        <w:left w:val="none" w:sz="0" w:space="0" w:color="auto"/>
        <w:bottom w:val="none" w:sz="0" w:space="0" w:color="auto"/>
        <w:right w:val="none" w:sz="0" w:space="0" w:color="auto"/>
      </w:divBdr>
    </w:div>
    <w:div w:id="966856441">
      <w:bodyDiv w:val="1"/>
      <w:marLeft w:val="0"/>
      <w:marRight w:val="0"/>
      <w:marTop w:val="0"/>
      <w:marBottom w:val="0"/>
      <w:divBdr>
        <w:top w:val="none" w:sz="0" w:space="0" w:color="auto"/>
        <w:left w:val="none" w:sz="0" w:space="0" w:color="auto"/>
        <w:bottom w:val="none" w:sz="0" w:space="0" w:color="auto"/>
        <w:right w:val="none" w:sz="0" w:space="0" w:color="auto"/>
      </w:divBdr>
    </w:div>
    <w:div w:id="968901372">
      <w:bodyDiv w:val="1"/>
      <w:marLeft w:val="0"/>
      <w:marRight w:val="0"/>
      <w:marTop w:val="0"/>
      <w:marBottom w:val="0"/>
      <w:divBdr>
        <w:top w:val="none" w:sz="0" w:space="0" w:color="auto"/>
        <w:left w:val="none" w:sz="0" w:space="0" w:color="auto"/>
        <w:bottom w:val="none" w:sz="0" w:space="0" w:color="auto"/>
        <w:right w:val="none" w:sz="0" w:space="0" w:color="auto"/>
      </w:divBdr>
    </w:div>
    <w:div w:id="971253729">
      <w:bodyDiv w:val="1"/>
      <w:marLeft w:val="0"/>
      <w:marRight w:val="0"/>
      <w:marTop w:val="0"/>
      <w:marBottom w:val="0"/>
      <w:divBdr>
        <w:top w:val="none" w:sz="0" w:space="0" w:color="auto"/>
        <w:left w:val="none" w:sz="0" w:space="0" w:color="auto"/>
        <w:bottom w:val="none" w:sz="0" w:space="0" w:color="auto"/>
        <w:right w:val="none" w:sz="0" w:space="0" w:color="auto"/>
      </w:divBdr>
    </w:div>
    <w:div w:id="971984614">
      <w:bodyDiv w:val="1"/>
      <w:marLeft w:val="0"/>
      <w:marRight w:val="0"/>
      <w:marTop w:val="0"/>
      <w:marBottom w:val="0"/>
      <w:divBdr>
        <w:top w:val="none" w:sz="0" w:space="0" w:color="auto"/>
        <w:left w:val="none" w:sz="0" w:space="0" w:color="auto"/>
        <w:bottom w:val="none" w:sz="0" w:space="0" w:color="auto"/>
        <w:right w:val="none" w:sz="0" w:space="0" w:color="auto"/>
      </w:divBdr>
    </w:div>
    <w:div w:id="974410501">
      <w:bodyDiv w:val="1"/>
      <w:marLeft w:val="0"/>
      <w:marRight w:val="0"/>
      <w:marTop w:val="0"/>
      <w:marBottom w:val="0"/>
      <w:divBdr>
        <w:top w:val="none" w:sz="0" w:space="0" w:color="auto"/>
        <w:left w:val="none" w:sz="0" w:space="0" w:color="auto"/>
        <w:bottom w:val="none" w:sz="0" w:space="0" w:color="auto"/>
        <w:right w:val="none" w:sz="0" w:space="0" w:color="auto"/>
      </w:divBdr>
    </w:div>
    <w:div w:id="975525961">
      <w:bodyDiv w:val="1"/>
      <w:marLeft w:val="0"/>
      <w:marRight w:val="0"/>
      <w:marTop w:val="0"/>
      <w:marBottom w:val="0"/>
      <w:divBdr>
        <w:top w:val="none" w:sz="0" w:space="0" w:color="auto"/>
        <w:left w:val="none" w:sz="0" w:space="0" w:color="auto"/>
        <w:bottom w:val="none" w:sz="0" w:space="0" w:color="auto"/>
        <w:right w:val="none" w:sz="0" w:space="0" w:color="auto"/>
      </w:divBdr>
    </w:div>
    <w:div w:id="976639638">
      <w:bodyDiv w:val="1"/>
      <w:marLeft w:val="0"/>
      <w:marRight w:val="0"/>
      <w:marTop w:val="0"/>
      <w:marBottom w:val="0"/>
      <w:divBdr>
        <w:top w:val="none" w:sz="0" w:space="0" w:color="auto"/>
        <w:left w:val="none" w:sz="0" w:space="0" w:color="auto"/>
        <w:bottom w:val="none" w:sz="0" w:space="0" w:color="auto"/>
        <w:right w:val="none" w:sz="0" w:space="0" w:color="auto"/>
      </w:divBdr>
    </w:div>
    <w:div w:id="977105314">
      <w:bodyDiv w:val="1"/>
      <w:marLeft w:val="0"/>
      <w:marRight w:val="0"/>
      <w:marTop w:val="0"/>
      <w:marBottom w:val="0"/>
      <w:divBdr>
        <w:top w:val="none" w:sz="0" w:space="0" w:color="auto"/>
        <w:left w:val="none" w:sz="0" w:space="0" w:color="auto"/>
        <w:bottom w:val="none" w:sz="0" w:space="0" w:color="auto"/>
        <w:right w:val="none" w:sz="0" w:space="0" w:color="auto"/>
      </w:divBdr>
    </w:div>
    <w:div w:id="981036226">
      <w:bodyDiv w:val="1"/>
      <w:marLeft w:val="0"/>
      <w:marRight w:val="0"/>
      <w:marTop w:val="0"/>
      <w:marBottom w:val="0"/>
      <w:divBdr>
        <w:top w:val="none" w:sz="0" w:space="0" w:color="auto"/>
        <w:left w:val="none" w:sz="0" w:space="0" w:color="auto"/>
        <w:bottom w:val="none" w:sz="0" w:space="0" w:color="auto"/>
        <w:right w:val="none" w:sz="0" w:space="0" w:color="auto"/>
      </w:divBdr>
    </w:div>
    <w:div w:id="981619949">
      <w:bodyDiv w:val="1"/>
      <w:marLeft w:val="0"/>
      <w:marRight w:val="0"/>
      <w:marTop w:val="0"/>
      <w:marBottom w:val="0"/>
      <w:divBdr>
        <w:top w:val="none" w:sz="0" w:space="0" w:color="auto"/>
        <w:left w:val="none" w:sz="0" w:space="0" w:color="auto"/>
        <w:bottom w:val="none" w:sz="0" w:space="0" w:color="auto"/>
        <w:right w:val="none" w:sz="0" w:space="0" w:color="auto"/>
      </w:divBdr>
    </w:div>
    <w:div w:id="983699116">
      <w:bodyDiv w:val="1"/>
      <w:marLeft w:val="0"/>
      <w:marRight w:val="0"/>
      <w:marTop w:val="0"/>
      <w:marBottom w:val="0"/>
      <w:divBdr>
        <w:top w:val="none" w:sz="0" w:space="0" w:color="auto"/>
        <w:left w:val="none" w:sz="0" w:space="0" w:color="auto"/>
        <w:bottom w:val="none" w:sz="0" w:space="0" w:color="auto"/>
        <w:right w:val="none" w:sz="0" w:space="0" w:color="auto"/>
      </w:divBdr>
    </w:div>
    <w:div w:id="984359800">
      <w:bodyDiv w:val="1"/>
      <w:marLeft w:val="0"/>
      <w:marRight w:val="0"/>
      <w:marTop w:val="0"/>
      <w:marBottom w:val="0"/>
      <w:divBdr>
        <w:top w:val="none" w:sz="0" w:space="0" w:color="auto"/>
        <w:left w:val="none" w:sz="0" w:space="0" w:color="auto"/>
        <w:bottom w:val="none" w:sz="0" w:space="0" w:color="auto"/>
        <w:right w:val="none" w:sz="0" w:space="0" w:color="auto"/>
      </w:divBdr>
    </w:div>
    <w:div w:id="985013725">
      <w:bodyDiv w:val="1"/>
      <w:marLeft w:val="0"/>
      <w:marRight w:val="0"/>
      <w:marTop w:val="0"/>
      <w:marBottom w:val="0"/>
      <w:divBdr>
        <w:top w:val="none" w:sz="0" w:space="0" w:color="auto"/>
        <w:left w:val="none" w:sz="0" w:space="0" w:color="auto"/>
        <w:bottom w:val="none" w:sz="0" w:space="0" w:color="auto"/>
        <w:right w:val="none" w:sz="0" w:space="0" w:color="auto"/>
      </w:divBdr>
    </w:div>
    <w:div w:id="987169754">
      <w:bodyDiv w:val="1"/>
      <w:marLeft w:val="0"/>
      <w:marRight w:val="0"/>
      <w:marTop w:val="0"/>
      <w:marBottom w:val="0"/>
      <w:divBdr>
        <w:top w:val="none" w:sz="0" w:space="0" w:color="auto"/>
        <w:left w:val="none" w:sz="0" w:space="0" w:color="auto"/>
        <w:bottom w:val="none" w:sz="0" w:space="0" w:color="auto"/>
        <w:right w:val="none" w:sz="0" w:space="0" w:color="auto"/>
      </w:divBdr>
    </w:div>
    <w:div w:id="987629278">
      <w:bodyDiv w:val="1"/>
      <w:marLeft w:val="0"/>
      <w:marRight w:val="0"/>
      <w:marTop w:val="0"/>
      <w:marBottom w:val="0"/>
      <w:divBdr>
        <w:top w:val="none" w:sz="0" w:space="0" w:color="auto"/>
        <w:left w:val="none" w:sz="0" w:space="0" w:color="auto"/>
        <w:bottom w:val="none" w:sz="0" w:space="0" w:color="auto"/>
        <w:right w:val="none" w:sz="0" w:space="0" w:color="auto"/>
      </w:divBdr>
    </w:div>
    <w:div w:id="990062342">
      <w:bodyDiv w:val="1"/>
      <w:marLeft w:val="0"/>
      <w:marRight w:val="0"/>
      <w:marTop w:val="0"/>
      <w:marBottom w:val="0"/>
      <w:divBdr>
        <w:top w:val="none" w:sz="0" w:space="0" w:color="auto"/>
        <w:left w:val="none" w:sz="0" w:space="0" w:color="auto"/>
        <w:bottom w:val="none" w:sz="0" w:space="0" w:color="auto"/>
        <w:right w:val="none" w:sz="0" w:space="0" w:color="auto"/>
      </w:divBdr>
    </w:div>
    <w:div w:id="990400176">
      <w:bodyDiv w:val="1"/>
      <w:marLeft w:val="0"/>
      <w:marRight w:val="0"/>
      <w:marTop w:val="0"/>
      <w:marBottom w:val="0"/>
      <w:divBdr>
        <w:top w:val="none" w:sz="0" w:space="0" w:color="auto"/>
        <w:left w:val="none" w:sz="0" w:space="0" w:color="auto"/>
        <w:bottom w:val="none" w:sz="0" w:space="0" w:color="auto"/>
        <w:right w:val="none" w:sz="0" w:space="0" w:color="auto"/>
      </w:divBdr>
    </w:div>
    <w:div w:id="990868907">
      <w:bodyDiv w:val="1"/>
      <w:marLeft w:val="0"/>
      <w:marRight w:val="0"/>
      <w:marTop w:val="0"/>
      <w:marBottom w:val="0"/>
      <w:divBdr>
        <w:top w:val="none" w:sz="0" w:space="0" w:color="auto"/>
        <w:left w:val="none" w:sz="0" w:space="0" w:color="auto"/>
        <w:bottom w:val="none" w:sz="0" w:space="0" w:color="auto"/>
        <w:right w:val="none" w:sz="0" w:space="0" w:color="auto"/>
      </w:divBdr>
    </w:div>
    <w:div w:id="991376363">
      <w:bodyDiv w:val="1"/>
      <w:marLeft w:val="0"/>
      <w:marRight w:val="0"/>
      <w:marTop w:val="0"/>
      <w:marBottom w:val="0"/>
      <w:divBdr>
        <w:top w:val="none" w:sz="0" w:space="0" w:color="auto"/>
        <w:left w:val="none" w:sz="0" w:space="0" w:color="auto"/>
        <w:bottom w:val="none" w:sz="0" w:space="0" w:color="auto"/>
        <w:right w:val="none" w:sz="0" w:space="0" w:color="auto"/>
      </w:divBdr>
    </w:div>
    <w:div w:id="992417286">
      <w:bodyDiv w:val="1"/>
      <w:marLeft w:val="0"/>
      <w:marRight w:val="0"/>
      <w:marTop w:val="0"/>
      <w:marBottom w:val="0"/>
      <w:divBdr>
        <w:top w:val="none" w:sz="0" w:space="0" w:color="auto"/>
        <w:left w:val="none" w:sz="0" w:space="0" w:color="auto"/>
        <w:bottom w:val="none" w:sz="0" w:space="0" w:color="auto"/>
        <w:right w:val="none" w:sz="0" w:space="0" w:color="auto"/>
      </w:divBdr>
    </w:div>
    <w:div w:id="993024986">
      <w:bodyDiv w:val="1"/>
      <w:marLeft w:val="0"/>
      <w:marRight w:val="0"/>
      <w:marTop w:val="0"/>
      <w:marBottom w:val="0"/>
      <w:divBdr>
        <w:top w:val="none" w:sz="0" w:space="0" w:color="auto"/>
        <w:left w:val="none" w:sz="0" w:space="0" w:color="auto"/>
        <w:bottom w:val="none" w:sz="0" w:space="0" w:color="auto"/>
        <w:right w:val="none" w:sz="0" w:space="0" w:color="auto"/>
      </w:divBdr>
    </w:div>
    <w:div w:id="993266860">
      <w:bodyDiv w:val="1"/>
      <w:marLeft w:val="0"/>
      <w:marRight w:val="0"/>
      <w:marTop w:val="0"/>
      <w:marBottom w:val="0"/>
      <w:divBdr>
        <w:top w:val="none" w:sz="0" w:space="0" w:color="auto"/>
        <w:left w:val="none" w:sz="0" w:space="0" w:color="auto"/>
        <w:bottom w:val="none" w:sz="0" w:space="0" w:color="auto"/>
        <w:right w:val="none" w:sz="0" w:space="0" w:color="auto"/>
      </w:divBdr>
    </w:div>
    <w:div w:id="995912524">
      <w:bodyDiv w:val="1"/>
      <w:marLeft w:val="0"/>
      <w:marRight w:val="0"/>
      <w:marTop w:val="0"/>
      <w:marBottom w:val="0"/>
      <w:divBdr>
        <w:top w:val="none" w:sz="0" w:space="0" w:color="auto"/>
        <w:left w:val="none" w:sz="0" w:space="0" w:color="auto"/>
        <w:bottom w:val="none" w:sz="0" w:space="0" w:color="auto"/>
        <w:right w:val="none" w:sz="0" w:space="0" w:color="auto"/>
      </w:divBdr>
    </w:div>
    <w:div w:id="996303907">
      <w:bodyDiv w:val="1"/>
      <w:marLeft w:val="0"/>
      <w:marRight w:val="0"/>
      <w:marTop w:val="0"/>
      <w:marBottom w:val="0"/>
      <w:divBdr>
        <w:top w:val="none" w:sz="0" w:space="0" w:color="auto"/>
        <w:left w:val="none" w:sz="0" w:space="0" w:color="auto"/>
        <w:bottom w:val="none" w:sz="0" w:space="0" w:color="auto"/>
        <w:right w:val="none" w:sz="0" w:space="0" w:color="auto"/>
      </w:divBdr>
    </w:div>
    <w:div w:id="998195890">
      <w:bodyDiv w:val="1"/>
      <w:marLeft w:val="0"/>
      <w:marRight w:val="0"/>
      <w:marTop w:val="0"/>
      <w:marBottom w:val="0"/>
      <w:divBdr>
        <w:top w:val="none" w:sz="0" w:space="0" w:color="auto"/>
        <w:left w:val="none" w:sz="0" w:space="0" w:color="auto"/>
        <w:bottom w:val="none" w:sz="0" w:space="0" w:color="auto"/>
        <w:right w:val="none" w:sz="0" w:space="0" w:color="auto"/>
      </w:divBdr>
    </w:div>
    <w:div w:id="1000472942">
      <w:bodyDiv w:val="1"/>
      <w:marLeft w:val="0"/>
      <w:marRight w:val="0"/>
      <w:marTop w:val="0"/>
      <w:marBottom w:val="0"/>
      <w:divBdr>
        <w:top w:val="none" w:sz="0" w:space="0" w:color="auto"/>
        <w:left w:val="none" w:sz="0" w:space="0" w:color="auto"/>
        <w:bottom w:val="none" w:sz="0" w:space="0" w:color="auto"/>
        <w:right w:val="none" w:sz="0" w:space="0" w:color="auto"/>
      </w:divBdr>
    </w:div>
    <w:div w:id="1005746519">
      <w:bodyDiv w:val="1"/>
      <w:marLeft w:val="0"/>
      <w:marRight w:val="0"/>
      <w:marTop w:val="0"/>
      <w:marBottom w:val="0"/>
      <w:divBdr>
        <w:top w:val="none" w:sz="0" w:space="0" w:color="auto"/>
        <w:left w:val="none" w:sz="0" w:space="0" w:color="auto"/>
        <w:bottom w:val="none" w:sz="0" w:space="0" w:color="auto"/>
        <w:right w:val="none" w:sz="0" w:space="0" w:color="auto"/>
      </w:divBdr>
    </w:div>
    <w:div w:id="1006056964">
      <w:bodyDiv w:val="1"/>
      <w:marLeft w:val="0"/>
      <w:marRight w:val="0"/>
      <w:marTop w:val="0"/>
      <w:marBottom w:val="0"/>
      <w:divBdr>
        <w:top w:val="none" w:sz="0" w:space="0" w:color="auto"/>
        <w:left w:val="none" w:sz="0" w:space="0" w:color="auto"/>
        <w:bottom w:val="none" w:sz="0" w:space="0" w:color="auto"/>
        <w:right w:val="none" w:sz="0" w:space="0" w:color="auto"/>
      </w:divBdr>
    </w:div>
    <w:div w:id="1007099073">
      <w:bodyDiv w:val="1"/>
      <w:marLeft w:val="0"/>
      <w:marRight w:val="0"/>
      <w:marTop w:val="0"/>
      <w:marBottom w:val="0"/>
      <w:divBdr>
        <w:top w:val="none" w:sz="0" w:space="0" w:color="auto"/>
        <w:left w:val="none" w:sz="0" w:space="0" w:color="auto"/>
        <w:bottom w:val="none" w:sz="0" w:space="0" w:color="auto"/>
        <w:right w:val="none" w:sz="0" w:space="0" w:color="auto"/>
      </w:divBdr>
    </w:div>
    <w:div w:id="1008560989">
      <w:bodyDiv w:val="1"/>
      <w:marLeft w:val="0"/>
      <w:marRight w:val="0"/>
      <w:marTop w:val="0"/>
      <w:marBottom w:val="0"/>
      <w:divBdr>
        <w:top w:val="none" w:sz="0" w:space="0" w:color="auto"/>
        <w:left w:val="none" w:sz="0" w:space="0" w:color="auto"/>
        <w:bottom w:val="none" w:sz="0" w:space="0" w:color="auto"/>
        <w:right w:val="none" w:sz="0" w:space="0" w:color="auto"/>
      </w:divBdr>
    </w:div>
    <w:div w:id="1009454618">
      <w:bodyDiv w:val="1"/>
      <w:marLeft w:val="0"/>
      <w:marRight w:val="0"/>
      <w:marTop w:val="0"/>
      <w:marBottom w:val="0"/>
      <w:divBdr>
        <w:top w:val="none" w:sz="0" w:space="0" w:color="auto"/>
        <w:left w:val="none" w:sz="0" w:space="0" w:color="auto"/>
        <w:bottom w:val="none" w:sz="0" w:space="0" w:color="auto"/>
        <w:right w:val="none" w:sz="0" w:space="0" w:color="auto"/>
      </w:divBdr>
    </w:div>
    <w:div w:id="1011175759">
      <w:bodyDiv w:val="1"/>
      <w:marLeft w:val="0"/>
      <w:marRight w:val="0"/>
      <w:marTop w:val="0"/>
      <w:marBottom w:val="0"/>
      <w:divBdr>
        <w:top w:val="none" w:sz="0" w:space="0" w:color="auto"/>
        <w:left w:val="none" w:sz="0" w:space="0" w:color="auto"/>
        <w:bottom w:val="none" w:sz="0" w:space="0" w:color="auto"/>
        <w:right w:val="none" w:sz="0" w:space="0" w:color="auto"/>
      </w:divBdr>
    </w:div>
    <w:div w:id="1016150500">
      <w:bodyDiv w:val="1"/>
      <w:marLeft w:val="0"/>
      <w:marRight w:val="0"/>
      <w:marTop w:val="0"/>
      <w:marBottom w:val="0"/>
      <w:divBdr>
        <w:top w:val="none" w:sz="0" w:space="0" w:color="auto"/>
        <w:left w:val="none" w:sz="0" w:space="0" w:color="auto"/>
        <w:bottom w:val="none" w:sz="0" w:space="0" w:color="auto"/>
        <w:right w:val="none" w:sz="0" w:space="0" w:color="auto"/>
      </w:divBdr>
    </w:div>
    <w:div w:id="1019046291">
      <w:bodyDiv w:val="1"/>
      <w:marLeft w:val="0"/>
      <w:marRight w:val="0"/>
      <w:marTop w:val="0"/>
      <w:marBottom w:val="0"/>
      <w:divBdr>
        <w:top w:val="none" w:sz="0" w:space="0" w:color="auto"/>
        <w:left w:val="none" w:sz="0" w:space="0" w:color="auto"/>
        <w:bottom w:val="none" w:sz="0" w:space="0" w:color="auto"/>
        <w:right w:val="none" w:sz="0" w:space="0" w:color="auto"/>
      </w:divBdr>
    </w:div>
    <w:div w:id="1021669043">
      <w:bodyDiv w:val="1"/>
      <w:marLeft w:val="0"/>
      <w:marRight w:val="0"/>
      <w:marTop w:val="0"/>
      <w:marBottom w:val="0"/>
      <w:divBdr>
        <w:top w:val="none" w:sz="0" w:space="0" w:color="auto"/>
        <w:left w:val="none" w:sz="0" w:space="0" w:color="auto"/>
        <w:bottom w:val="none" w:sz="0" w:space="0" w:color="auto"/>
        <w:right w:val="none" w:sz="0" w:space="0" w:color="auto"/>
      </w:divBdr>
    </w:div>
    <w:div w:id="1032417074">
      <w:bodyDiv w:val="1"/>
      <w:marLeft w:val="0"/>
      <w:marRight w:val="0"/>
      <w:marTop w:val="0"/>
      <w:marBottom w:val="0"/>
      <w:divBdr>
        <w:top w:val="none" w:sz="0" w:space="0" w:color="auto"/>
        <w:left w:val="none" w:sz="0" w:space="0" w:color="auto"/>
        <w:bottom w:val="none" w:sz="0" w:space="0" w:color="auto"/>
        <w:right w:val="none" w:sz="0" w:space="0" w:color="auto"/>
      </w:divBdr>
    </w:div>
    <w:div w:id="1033189791">
      <w:bodyDiv w:val="1"/>
      <w:marLeft w:val="0"/>
      <w:marRight w:val="0"/>
      <w:marTop w:val="0"/>
      <w:marBottom w:val="0"/>
      <w:divBdr>
        <w:top w:val="none" w:sz="0" w:space="0" w:color="auto"/>
        <w:left w:val="none" w:sz="0" w:space="0" w:color="auto"/>
        <w:bottom w:val="none" w:sz="0" w:space="0" w:color="auto"/>
        <w:right w:val="none" w:sz="0" w:space="0" w:color="auto"/>
      </w:divBdr>
    </w:div>
    <w:div w:id="1033845929">
      <w:bodyDiv w:val="1"/>
      <w:marLeft w:val="0"/>
      <w:marRight w:val="0"/>
      <w:marTop w:val="0"/>
      <w:marBottom w:val="0"/>
      <w:divBdr>
        <w:top w:val="none" w:sz="0" w:space="0" w:color="auto"/>
        <w:left w:val="none" w:sz="0" w:space="0" w:color="auto"/>
        <w:bottom w:val="none" w:sz="0" w:space="0" w:color="auto"/>
        <w:right w:val="none" w:sz="0" w:space="0" w:color="auto"/>
      </w:divBdr>
    </w:div>
    <w:div w:id="1040590140">
      <w:bodyDiv w:val="1"/>
      <w:marLeft w:val="0"/>
      <w:marRight w:val="0"/>
      <w:marTop w:val="0"/>
      <w:marBottom w:val="0"/>
      <w:divBdr>
        <w:top w:val="none" w:sz="0" w:space="0" w:color="auto"/>
        <w:left w:val="none" w:sz="0" w:space="0" w:color="auto"/>
        <w:bottom w:val="none" w:sz="0" w:space="0" w:color="auto"/>
        <w:right w:val="none" w:sz="0" w:space="0" w:color="auto"/>
      </w:divBdr>
    </w:div>
    <w:div w:id="1040976853">
      <w:bodyDiv w:val="1"/>
      <w:marLeft w:val="0"/>
      <w:marRight w:val="0"/>
      <w:marTop w:val="0"/>
      <w:marBottom w:val="0"/>
      <w:divBdr>
        <w:top w:val="none" w:sz="0" w:space="0" w:color="auto"/>
        <w:left w:val="none" w:sz="0" w:space="0" w:color="auto"/>
        <w:bottom w:val="none" w:sz="0" w:space="0" w:color="auto"/>
        <w:right w:val="none" w:sz="0" w:space="0" w:color="auto"/>
      </w:divBdr>
    </w:div>
    <w:div w:id="1044257056">
      <w:bodyDiv w:val="1"/>
      <w:marLeft w:val="0"/>
      <w:marRight w:val="0"/>
      <w:marTop w:val="0"/>
      <w:marBottom w:val="0"/>
      <w:divBdr>
        <w:top w:val="none" w:sz="0" w:space="0" w:color="auto"/>
        <w:left w:val="none" w:sz="0" w:space="0" w:color="auto"/>
        <w:bottom w:val="none" w:sz="0" w:space="0" w:color="auto"/>
        <w:right w:val="none" w:sz="0" w:space="0" w:color="auto"/>
      </w:divBdr>
    </w:div>
    <w:div w:id="1049037950">
      <w:bodyDiv w:val="1"/>
      <w:marLeft w:val="0"/>
      <w:marRight w:val="0"/>
      <w:marTop w:val="0"/>
      <w:marBottom w:val="0"/>
      <w:divBdr>
        <w:top w:val="none" w:sz="0" w:space="0" w:color="auto"/>
        <w:left w:val="none" w:sz="0" w:space="0" w:color="auto"/>
        <w:bottom w:val="none" w:sz="0" w:space="0" w:color="auto"/>
        <w:right w:val="none" w:sz="0" w:space="0" w:color="auto"/>
      </w:divBdr>
    </w:div>
    <w:div w:id="1050570630">
      <w:bodyDiv w:val="1"/>
      <w:marLeft w:val="0"/>
      <w:marRight w:val="0"/>
      <w:marTop w:val="0"/>
      <w:marBottom w:val="0"/>
      <w:divBdr>
        <w:top w:val="none" w:sz="0" w:space="0" w:color="auto"/>
        <w:left w:val="none" w:sz="0" w:space="0" w:color="auto"/>
        <w:bottom w:val="none" w:sz="0" w:space="0" w:color="auto"/>
        <w:right w:val="none" w:sz="0" w:space="0" w:color="auto"/>
      </w:divBdr>
    </w:div>
    <w:div w:id="1051465705">
      <w:bodyDiv w:val="1"/>
      <w:marLeft w:val="0"/>
      <w:marRight w:val="0"/>
      <w:marTop w:val="0"/>
      <w:marBottom w:val="0"/>
      <w:divBdr>
        <w:top w:val="none" w:sz="0" w:space="0" w:color="auto"/>
        <w:left w:val="none" w:sz="0" w:space="0" w:color="auto"/>
        <w:bottom w:val="none" w:sz="0" w:space="0" w:color="auto"/>
        <w:right w:val="none" w:sz="0" w:space="0" w:color="auto"/>
      </w:divBdr>
    </w:div>
    <w:div w:id="1052269795">
      <w:bodyDiv w:val="1"/>
      <w:marLeft w:val="0"/>
      <w:marRight w:val="0"/>
      <w:marTop w:val="0"/>
      <w:marBottom w:val="0"/>
      <w:divBdr>
        <w:top w:val="none" w:sz="0" w:space="0" w:color="auto"/>
        <w:left w:val="none" w:sz="0" w:space="0" w:color="auto"/>
        <w:bottom w:val="none" w:sz="0" w:space="0" w:color="auto"/>
        <w:right w:val="none" w:sz="0" w:space="0" w:color="auto"/>
      </w:divBdr>
    </w:div>
    <w:div w:id="1053776522">
      <w:bodyDiv w:val="1"/>
      <w:marLeft w:val="0"/>
      <w:marRight w:val="0"/>
      <w:marTop w:val="0"/>
      <w:marBottom w:val="0"/>
      <w:divBdr>
        <w:top w:val="none" w:sz="0" w:space="0" w:color="auto"/>
        <w:left w:val="none" w:sz="0" w:space="0" w:color="auto"/>
        <w:bottom w:val="none" w:sz="0" w:space="0" w:color="auto"/>
        <w:right w:val="none" w:sz="0" w:space="0" w:color="auto"/>
      </w:divBdr>
    </w:div>
    <w:div w:id="1056010540">
      <w:bodyDiv w:val="1"/>
      <w:marLeft w:val="0"/>
      <w:marRight w:val="0"/>
      <w:marTop w:val="0"/>
      <w:marBottom w:val="0"/>
      <w:divBdr>
        <w:top w:val="none" w:sz="0" w:space="0" w:color="auto"/>
        <w:left w:val="none" w:sz="0" w:space="0" w:color="auto"/>
        <w:bottom w:val="none" w:sz="0" w:space="0" w:color="auto"/>
        <w:right w:val="none" w:sz="0" w:space="0" w:color="auto"/>
      </w:divBdr>
    </w:div>
    <w:div w:id="1061951294">
      <w:bodyDiv w:val="1"/>
      <w:marLeft w:val="0"/>
      <w:marRight w:val="0"/>
      <w:marTop w:val="0"/>
      <w:marBottom w:val="0"/>
      <w:divBdr>
        <w:top w:val="none" w:sz="0" w:space="0" w:color="auto"/>
        <w:left w:val="none" w:sz="0" w:space="0" w:color="auto"/>
        <w:bottom w:val="none" w:sz="0" w:space="0" w:color="auto"/>
        <w:right w:val="none" w:sz="0" w:space="0" w:color="auto"/>
      </w:divBdr>
    </w:div>
    <w:div w:id="1062875943">
      <w:bodyDiv w:val="1"/>
      <w:marLeft w:val="0"/>
      <w:marRight w:val="0"/>
      <w:marTop w:val="0"/>
      <w:marBottom w:val="0"/>
      <w:divBdr>
        <w:top w:val="none" w:sz="0" w:space="0" w:color="auto"/>
        <w:left w:val="none" w:sz="0" w:space="0" w:color="auto"/>
        <w:bottom w:val="none" w:sz="0" w:space="0" w:color="auto"/>
        <w:right w:val="none" w:sz="0" w:space="0" w:color="auto"/>
      </w:divBdr>
    </w:div>
    <w:div w:id="1066535246">
      <w:bodyDiv w:val="1"/>
      <w:marLeft w:val="0"/>
      <w:marRight w:val="0"/>
      <w:marTop w:val="0"/>
      <w:marBottom w:val="0"/>
      <w:divBdr>
        <w:top w:val="none" w:sz="0" w:space="0" w:color="auto"/>
        <w:left w:val="none" w:sz="0" w:space="0" w:color="auto"/>
        <w:bottom w:val="none" w:sz="0" w:space="0" w:color="auto"/>
        <w:right w:val="none" w:sz="0" w:space="0" w:color="auto"/>
      </w:divBdr>
    </w:div>
    <w:div w:id="1066806317">
      <w:bodyDiv w:val="1"/>
      <w:marLeft w:val="0"/>
      <w:marRight w:val="0"/>
      <w:marTop w:val="0"/>
      <w:marBottom w:val="0"/>
      <w:divBdr>
        <w:top w:val="none" w:sz="0" w:space="0" w:color="auto"/>
        <w:left w:val="none" w:sz="0" w:space="0" w:color="auto"/>
        <w:bottom w:val="none" w:sz="0" w:space="0" w:color="auto"/>
        <w:right w:val="none" w:sz="0" w:space="0" w:color="auto"/>
      </w:divBdr>
    </w:div>
    <w:div w:id="1068109890">
      <w:bodyDiv w:val="1"/>
      <w:marLeft w:val="0"/>
      <w:marRight w:val="0"/>
      <w:marTop w:val="0"/>
      <w:marBottom w:val="0"/>
      <w:divBdr>
        <w:top w:val="none" w:sz="0" w:space="0" w:color="auto"/>
        <w:left w:val="none" w:sz="0" w:space="0" w:color="auto"/>
        <w:bottom w:val="none" w:sz="0" w:space="0" w:color="auto"/>
        <w:right w:val="none" w:sz="0" w:space="0" w:color="auto"/>
      </w:divBdr>
    </w:div>
    <w:div w:id="1070074708">
      <w:bodyDiv w:val="1"/>
      <w:marLeft w:val="0"/>
      <w:marRight w:val="0"/>
      <w:marTop w:val="0"/>
      <w:marBottom w:val="0"/>
      <w:divBdr>
        <w:top w:val="none" w:sz="0" w:space="0" w:color="auto"/>
        <w:left w:val="none" w:sz="0" w:space="0" w:color="auto"/>
        <w:bottom w:val="none" w:sz="0" w:space="0" w:color="auto"/>
        <w:right w:val="none" w:sz="0" w:space="0" w:color="auto"/>
      </w:divBdr>
    </w:div>
    <w:div w:id="1072696865">
      <w:bodyDiv w:val="1"/>
      <w:marLeft w:val="0"/>
      <w:marRight w:val="0"/>
      <w:marTop w:val="0"/>
      <w:marBottom w:val="0"/>
      <w:divBdr>
        <w:top w:val="none" w:sz="0" w:space="0" w:color="auto"/>
        <w:left w:val="none" w:sz="0" w:space="0" w:color="auto"/>
        <w:bottom w:val="none" w:sz="0" w:space="0" w:color="auto"/>
        <w:right w:val="none" w:sz="0" w:space="0" w:color="auto"/>
      </w:divBdr>
    </w:div>
    <w:div w:id="1073508073">
      <w:bodyDiv w:val="1"/>
      <w:marLeft w:val="0"/>
      <w:marRight w:val="0"/>
      <w:marTop w:val="0"/>
      <w:marBottom w:val="0"/>
      <w:divBdr>
        <w:top w:val="none" w:sz="0" w:space="0" w:color="auto"/>
        <w:left w:val="none" w:sz="0" w:space="0" w:color="auto"/>
        <w:bottom w:val="none" w:sz="0" w:space="0" w:color="auto"/>
        <w:right w:val="none" w:sz="0" w:space="0" w:color="auto"/>
      </w:divBdr>
    </w:div>
    <w:div w:id="1073703676">
      <w:bodyDiv w:val="1"/>
      <w:marLeft w:val="0"/>
      <w:marRight w:val="0"/>
      <w:marTop w:val="0"/>
      <w:marBottom w:val="0"/>
      <w:divBdr>
        <w:top w:val="none" w:sz="0" w:space="0" w:color="auto"/>
        <w:left w:val="none" w:sz="0" w:space="0" w:color="auto"/>
        <w:bottom w:val="none" w:sz="0" w:space="0" w:color="auto"/>
        <w:right w:val="none" w:sz="0" w:space="0" w:color="auto"/>
      </w:divBdr>
    </w:div>
    <w:div w:id="1074015111">
      <w:bodyDiv w:val="1"/>
      <w:marLeft w:val="0"/>
      <w:marRight w:val="0"/>
      <w:marTop w:val="0"/>
      <w:marBottom w:val="0"/>
      <w:divBdr>
        <w:top w:val="none" w:sz="0" w:space="0" w:color="auto"/>
        <w:left w:val="none" w:sz="0" w:space="0" w:color="auto"/>
        <w:bottom w:val="none" w:sz="0" w:space="0" w:color="auto"/>
        <w:right w:val="none" w:sz="0" w:space="0" w:color="auto"/>
      </w:divBdr>
    </w:div>
    <w:div w:id="1076054527">
      <w:bodyDiv w:val="1"/>
      <w:marLeft w:val="0"/>
      <w:marRight w:val="0"/>
      <w:marTop w:val="0"/>
      <w:marBottom w:val="0"/>
      <w:divBdr>
        <w:top w:val="none" w:sz="0" w:space="0" w:color="auto"/>
        <w:left w:val="none" w:sz="0" w:space="0" w:color="auto"/>
        <w:bottom w:val="none" w:sz="0" w:space="0" w:color="auto"/>
        <w:right w:val="none" w:sz="0" w:space="0" w:color="auto"/>
      </w:divBdr>
    </w:div>
    <w:div w:id="1076125942">
      <w:bodyDiv w:val="1"/>
      <w:marLeft w:val="0"/>
      <w:marRight w:val="0"/>
      <w:marTop w:val="0"/>
      <w:marBottom w:val="0"/>
      <w:divBdr>
        <w:top w:val="none" w:sz="0" w:space="0" w:color="auto"/>
        <w:left w:val="none" w:sz="0" w:space="0" w:color="auto"/>
        <w:bottom w:val="none" w:sz="0" w:space="0" w:color="auto"/>
        <w:right w:val="none" w:sz="0" w:space="0" w:color="auto"/>
      </w:divBdr>
    </w:div>
    <w:div w:id="1076391480">
      <w:bodyDiv w:val="1"/>
      <w:marLeft w:val="0"/>
      <w:marRight w:val="0"/>
      <w:marTop w:val="0"/>
      <w:marBottom w:val="0"/>
      <w:divBdr>
        <w:top w:val="none" w:sz="0" w:space="0" w:color="auto"/>
        <w:left w:val="none" w:sz="0" w:space="0" w:color="auto"/>
        <w:bottom w:val="none" w:sz="0" w:space="0" w:color="auto"/>
        <w:right w:val="none" w:sz="0" w:space="0" w:color="auto"/>
      </w:divBdr>
    </w:div>
    <w:div w:id="1076438051">
      <w:bodyDiv w:val="1"/>
      <w:marLeft w:val="0"/>
      <w:marRight w:val="0"/>
      <w:marTop w:val="0"/>
      <w:marBottom w:val="0"/>
      <w:divBdr>
        <w:top w:val="none" w:sz="0" w:space="0" w:color="auto"/>
        <w:left w:val="none" w:sz="0" w:space="0" w:color="auto"/>
        <w:bottom w:val="none" w:sz="0" w:space="0" w:color="auto"/>
        <w:right w:val="none" w:sz="0" w:space="0" w:color="auto"/>
      </w:divBdr>
    </w:div>
    <w:div w:id="1081366194">
      <w:bodyDiv w:val="1"/>
      <w:marLeft w:val="0"/>
      <w:marRight w:val="0"/>
      <w:marTop w:val="0"/>
      <w:marBottom w:val="0"/>
      <w:divBdr>
        <w:top w:val="none" w:sz="0" w:space="0" w:color="auto"/>
        <w:left w:val="none" w:sz="0" w:space="0" w:color="auto"/>
        <w:bottom w:val="none" w:sz="0" w:space="0" w:color="auto"/>
        <w:right w:val="none" w:sz="0" w:space="0" w:color="auto"/>
      </w:divBdr>
    </w:div>
    <w:div w:id="1083140672">
      <w:bodyDiv w:val="1"/>
      <w:marLeft w:val="0"/>
      <w:marRight w:val="0"/>
      <w:marTop w:val="0"/>
      <w:marBottom w:val="0"/>
      <w:divBdr>
        <w:top w:val="none" w:sz="0" w:space="0" w:color="auto"/>
        <w:left w:val="none" w:sz="0" w:space="0" w:color="auto"/>
        <w:bottom w:val="none" w:sz="0" w:space="0" w:color="auto"/>
        <w:right w:val="none" w:sz="0" w:space="0" w:color="auto"/>
      </w:divBdr>
    </w:div>
    <w:div w:id="1085296253">
      <w:bodyDiv w:val="1"/>
      <w:marLeft w:val="0"/>
      <w:marRight w:val="0"/>
      <w:marTop w:val="0"/>
      <w:marBottom w:val="0"/>
      <w:divBdr>
        <w:top w:val="none" w:sz="0" w:space="0" w:color="auto"/>
        <w:left w:val="none" w:sz="0" w:space="0" w:color="auto"/>
        <w:bottom w:val="none" w:sz="0" w:space="0" w:color="auto"/>
        <w:right w:val="none" w:sz="0" w:space="0" w:color="auto"/>
      </w:divBdr>
    </w:div>
    <w:div w:id="1088229121">
      <w:bodyDiv w:val="1"/>
      <w:marLeft w:val="0"/>
      <w:marRight w:val="0"/>
      <w:marTop w:val="0"/>
      <w:marBottom w:val="0"/>
      <w:divBdr>
        <w:top w:val="none" w:sz="0" w:space="0" w:color="auto"/>
        <w:left w:val="none" w:sz="0" w:space="0" w:color="auto"/>
        <w:bottom w:val="none" w:sz="0" w:space="0" w:color="auto"/>
        <w:right w:val="none" w:sz="0" w:space="0" w:color="auto"/>
      </w:divBdr>
    </w:div>
    <w:div w:id="1088769775">
      <w:bodyDiv w:val="1"/>
      <w:marLeft w:val="0"/>
      <w:marRight w:val="0"/>
      <w:marTop w:val="0"/>
      <w:marBottom w:val="0"/>
      <w:divBdr>
        <w:top w:val="none" w:sz="0" w:space="0" w:color="auto"/>
        <w:left w:val="none" w:sz="0" w:space="0" w:color="auto"/>
        <w:bottom w:val="none" w:sz="0" w:space="0" w:color="auto"/>
        <w:right w:val="none" w:sz="0" w:space="0" w:color="auto"/>
      </w:divBdr>
    </w:div>
    <w:div w:id="1091507333">
      <w:bodyDiv w:val="1"/>
      <w:marLeft w:val="0"/>
      <w:marRight w:val="0"/>
      <w:marTop w:val="0"/>
      <w:marBottom w:val="0"/>
      <w:divBdr>
        <w:top w:val="none" w:sz="0" w:space="0" w:color="auto"/>
        <w:left w:val="none" w:sz="0" w:space="0" w:color="auto"/>
        <w:bottom w:val="none" w:sz="0" w:space="0" w:color="auto"/>
        <w:right w:val="none" w:sz="0" w:space="0" w:color="auto"/>
      </w:divBdr>
    </w:div>
    <w:div w:id="1091783070">
      <w:bodyDiv w:val="1"/>
      <w:marLeft w:val="0"/>
      <w:marRight w:val="0"/>
      <w:marTop w:val="0"/>
      <w:marBottom w:val="0"/>
      <w:divBdr>
        <w:top w:val="none" w:sz="0" w:space="0" w:color="auto"/>
        <w:left w:val="none" w:sz="0" w:space="0" w:color="auto"/>
        <w:bottom w:val="none" w:sz="0" w:space="0" w:color="auto"/>
        <w:right w:val="none" w:sz="0" w:space="0" w:color="auto"/>
      </w:divBdr>
    </w:div>
    <w:div w:id="1093819948">
      <w:bodyDiv w:val="1"/>
      <w:marLeft w:val="0"/>
      <w:marRight w:val="0"/>
      <w:marTop w:val="0"/>
      <w:marBottom w:val="0"/>
      <w:divBdr>
        <w:top w:val="none" w:sz="0" w:space="0" w:color="auto"/>
        <w:left w:val="none" w:sz="0" w:space="0" w:color="auto"/>
        <w:bottom w:val="none" w:sz="0" w:space="0" w:color="auto"/>
        <w:right w:val="none" w:sz="0" w:space="0" w:color="auto"/>
      </w:divBdr>
    </w:div>
    <w:div w:id="1095977959">
      <w:bodyDiv w:val="1"/>
      <w:marLeft w:val="0"/>
      <w:marRight w:val="0"/>
      <w:marTop w:val="0"/>
      <w:marBottom w:val="0"/>
      <w:divBdr>
        <w:top w:val="none" w:sz="0" w:space="0" w:color="auto"/>
        <w:left w:val="none" w:sz="0" w:space="0" w:color="auto"/>
        <w:bottom w:val="none" w:sz="0" w:space="0" w:color="auto"/>
        <w:right w:val="none" w:sz="0" w:space="0" w:color="auto"/>
      </w:divBdr>
    </w:div>
    <w:div w:id="1097138736">
      <w:bodyDiv w:val="1"/>
      <w:marLeft w:val="0"/>
      <w:marRight w:val="0"/>
      <w:marTop w:val="0"/>
      <w:marBottom w:val="0"/>
      <w:divBdr>
        <w:top w:val="none" w:sz="0" w:space="0" w:color="auto"/>
        <w:left w:val="none" w:sz="0" w:space="0" w:color="auto"/>
        <w:bottom w:val="none" w:sz="0" w:space="0" w:color="auto"/>
        <w:right w:val="none" w:sz="0" w:space="0" w:color="auto"/>
      </w:divBdr>
    </w:div>
    <w:div w:id="1098061585">
      <w:bodyDiv w:val="1"/>
      <w:marLeft w:val="0"/>
      <w:marRight w:val="0"/>
      <w:marTop w:val="0"/>
      <w:marBottom w:val="0"/>
      <w:divBdr>
        <w:top w:val="none" w:sz="0" w:space="0" w:color="auto"/>
        <w:left w:val="none" w:sz="0" w:space="0" w:color="auto"/>
        <w:bottom w:val="none" w:sz="0" w:space="0" w:color="auto"/>
        <w:right w:val="none" w:sz="0" w:space="0" w:color="auto"/>
      </w:divBdr>
    </w:div>
    <w:div w:id="1102990620">
      <w:bodyDiv w:val="1"/>
      <w:marLeft w:val="0"/>
      <w:marRight w:val="0"/>
      <w:marTop w:val="0"/>
      <w:marBottom w:val="0"/>
      <w:divBdr>
        <w:top w:val="none" w:sz="0" w:space="0" w:color="auto"/>
        <w:left w:val="none" w:sz="0" w:space="0" w:color="auto"/>
        <w:bottom w:val="none" w:sz="0" w:space="0" w:color="auto"/>
        <w:right w:val="none" w:sz="0" w:space="0" w:color="auto"/>
      </w:divBdr>
    </w:div>
    <w:div w:id="1105156694">
      <w:bodyDiv w:val="1"/>
      <w:marLeft w:val="0"/>
      <w:marRight w:val="0"/>
      <w:marTop w:val="0"/>
      <w:marBottom w:val="0"/>
      <w:divBdr>
        <w:top w:val="none" w:sz="0" w:space="0" w:color="auto"/>
        <w:left w:val="none" w:sz="0" w:space="0" w:color="auto"/>
        <w:bottom w:val="none" w:sz="0" w:space="0" w:color="auto"/>
        <w:right w:val="none" w:sz="0" w:space="0" w:color="auto"/>
      </w:divBdr>
    </w:div>
    <w:div w:id="1107694658">
      <w:bodyDiv w:val="1"/>
      <w:marLeft w:val="0"/>
      <w:marRight w:val="0"/>
      <w:marTop w:val="0"/>
      <w:marBottom w:val="0"/>
      <w:divBdr>
        <w:top w:val="none" w:sz="0" w:space="0" w:color="auto"/>
        <w:left w:val="none" w:sz="0" w:space="0" w:color="auto"/>
        <w:bottom w:val="none" w:sz="0" w:space="0" w:color="auto"/>
        <w:right w:val="none" w:sz="0" w:space="0" w:color="auto"/>
      </w:divBdr>
    </w:div>
    <w:div w:id="1108738524">
      <w:bodyDiv w:val="1"/>
      <w:marLeft w:val="0"/>
      <w:marRight w:val="0"/>
      <w:marTop w:val="0"/>
      <w:marBottom w:val="0"/>
      <w:divBdr>
        <w:top w:val="none" w:sz="0" w:space="0" w:color="auto"/>
        <w:left w:val="none" w:sz="0" w:space="0" w:color="auto"/>
        <w:bottom w:val="none" w:sz="0" w:space="0" w:color="auto"/>
        <w:right w:val="none" w:sz="0" w:space="0" w:color="auto"/>
      </w:divBdr>
    </w:div>
    <w:div w:id="1109012193">
      <w:bodyDiv w:val="1"/>
      <w:marLeft w:val="0"/>
      <w:marRight w:val="0"/>
      <w:marTop w:val="0"/>
      <w:marBottom w:val="0"/>
      <w:divBdr>
        <w:top w:val="none" w:sz="0" w:space="0" w:color="auto"/>
        <w:left w:val="none" w:sz="0" w:space="0" w:color="auto"/>
        <w:bottom w:val="none" w:sz="0" w:space="0" w:color="auto"/>
        <w:right w:val="none" w:sz="0" w:space="0" w:color="auto"/>
      </w:divBdr>
    </w:div>
    <w:div w:id="1112432468">
      <w:bodyDiv w:val="1"/>
      <w:marLeft w:val="0"/>
      <w:marRight w:val="0"/>
      <w:marTop w:val="0"/>
      <w:marBottom w:val="0"/>
      <w:divBdr>
        <w:top w:val="none" w:sz="0" w:space="0" w:color="auto"/>
        <w:left w:val="none" w:sz="0" w:space="0" w:color="auto"/>
        <w:bottom w:val="none" w:sz="0" w:space="0" w:color="auto"/>
        <w:right w:val="none" w:sz="0" w:space="0" w:color="auto"/>
      </w:divBdr>
    </w:div>
    <w:div w:id="1113860981">
      <w:bodyDiv w:val="1"/>
      <w:marLeft w:val="0"/>
      <w:marRight w:val="0"/>
      <w:marTop w:val="0"/>
      <w:marBottom w:val="0"/>
      <w:divBdr>
        <w:top w:val="none" w:sz="0" w:space="0" w:color="auto"/>
        <w:left w:val="none" w:sz="0" w:space="0" w:color="auto"/>
        <w:bottom w:val="none" w:sz="0" w:space="0" w:color="auto"/>
        <w:right w:val="none" w:sz="0" w:space="0" w:color="auto"/>
      </w:divBdr>
    </w:div>
    <w:div w:id="1114447245">
      <w:bodyDiv w:val="1"/>
      <w:marLeft w:val="0"/>
      <w:marRight w:val="0"/>
      <w:marTop w:val="0"/>
      <w:marBottom w:val="0"/>
      <w:divBdr>
        <w:top w:val="none" w:sz="0" w:space="0" w:color="auto"/>
        <w:left w:val="none" w:sz="0" w:space="0" w:color="auto"/>
        <w:bottom w:val="none" w:sz="0" w:space="0" w:color="auto"/>
        <w:right w:val="none" w:sz="0" w:space="0" w:color="auto"/>
      </w:divBdr>
    </w:div>
    <w:div w:id="1122110588">
      <w:bodyDiv w:val="1"/>
      <w:marLeft w:val="0"/>
      <w:marRight w:val="0"/>
      <w:marTop w:val="0"/>
      <w:marBottom w:val="0"/>
      <w:divBdr>
        <w:top w:val="none" w:sz="0" w:space="0" w:color="auto"/>
        <w:left w:val="none" w:sz="0" w:space="0" w:color="auto"/>
        <w:bottom w:val="none" w:sz="0" w:space="0" w:color="auto"/>
        <w:right w:val="none" w:sz="0" w:space="0" w:color="auto"/>
      </w:divBdr>
    </w:div>
    <w:div w:id="1129280980">
      <w:bodyDiv w:val="1"/>
      <w:marLeft w:val="0"/>
      <w:marRight w:val="0"/>
      <w:marTop w:val="0"/>
      <w:marBottom w:val="0"/>
      <w:divBdr>
        <w:top w:val="none" w:sz="0" w:space="0" w:color="auto"/>
        <w:left w:val="none" w:sz="0" w:space="0" w:color="auto"/>
        <w:bottom w:val="none" w:sz="0" w:space="0" w:color="auto"/>
        <w:right w:val="none" w:sz="0" w:space="0" w:color="auto"/>
      </w:divBdr>
    </w:div>
    <w:div w:id="1129937919">
      <w:bodyDiv w:val="1"/>
      <w:marLeft w:val="0"/>
      <w:marRight w:val="0"/>
      <w:marTop w:val="0"/>
      <w:marBottom w:val="0"/>
      <w:divBdr>
        <w:top w:val="none" w:sz="0" w:space="0" w:color="auto"/>
        <w:left w:val="none" w:sz="0" w:space="0" w:color="auto"/>
        <w:bottom w:val="none" w:sz="0" w:space="0" w:color="auto"/>
        <w:right w:val="none" w:sz="0" w:space="0" w:color="auto"/>
      </w:divBdr>
    </w:div>
    <w:div w:id="1135873620">
      <w:bodyDiv w:val="1"/>
      <w:marLeft w:val="0"/>
      <w:marRight w:val="0"/>
      <w:marTop w:val="0"/>
      <w:marBottom w:val="0"/>
      <w:divBdr>
        <w:top w:val="none" w:sz="0" w:space="0" w:color="auto"/>
        <w:left w:val="none" w:sz="0" w:space="0" w:color="auto"/>
        <w:bottom w:val="none" w:sz="0" w:space="0" w:color="auto"/>
        <w:right w:val="none" w:sz="0" w:space="0" w:color="auto"/>
      </w:divBdr>
    </w:div>
    <w:div w:id="1136485579">
      <w:bodyDiv w:val="1"/>
      <w:marLeft w:val="0"/>
      <w:marRight w:val="0"/>
      <w:marTop w:val="0"/>
      <w:marBottom w:val="0"/>
      <w:divBdr>
        <w:top w:val="none" w:sz="0" w:space="0" w:color="auto"/>
        <w:left w:val="none" w:sz="0" w:space="0" w:color="auto"/>
        <w:bottom w:val="none" w:sz="0" w:space="0" w:color="auto"/>
        <w:right w:val="none" w:sz="0" w:space="0" w:color="auto"/>
      </w:divBdr>
    </w:div>
    <w:div w:id="1136877134">
      <w:bodyDiv w:val="1"/>
      <w:marLeft w:val="0"/>
      <w:marRight w:val="0"/>
      <w:marTop w:val="0"/>
      <w:marBottom w:val="0"/>
      <w:divBdr>
        <w:top w:val="none" w:sz="0" w:space="0" w:color="auto"/>
        <w:left w:val="none" w:sz="0" w:space="0" w:color="auto"/>
        <w:bottom w:val="none" w:sz="0" w:space="0" w:color="auto"/>
        <w:right w:val="none" w:sz="0" w:space="0" w:color="auto"/>
      </w:divBdr>
    </w:div>
    <w:div w:id="1142503480">
      <w:bodyDiv w:val="1"/>
      <w:marLeft w:val="0"/>
      <w:marRight w:val="0"/>
      <w:marTop w:val="0"/>
      <w:marBottom w:val="0"/>
      <w:divBdr>
        <w:top w:val="none" w:sz="0" w:space="0" w:color="auto"/>
        <w:left w:val="none" w:sz="0" w:space="0" w:color="auto"/>
        <w:bottom w:val="none" w:sz="0" w:space="0" w:color="auto"/>
        <w:right w:val="none" w:sz="0" w:space="0" w:color="auto"/>
      </w:divBdr>
    </w:div>
    <w:div w:id="1145120457">
      <w:bodyDiv w:val="1"/>
      <w:marLeft w:val="0"/>
      <w:marRight w:val="0"/>
      <w:marTop w:val="0"/>
      <w:marBottom w:val="0"/>
      <w:divBdr>
        <w:top w:val="none" w:sz="0" w:space="0" w:color="auto"/>
        <w:left w:val="none" w:sz="0" w:space="0" w:color="auto"/>
        <w:bottom w:val="none" w:sz="0" w:space="0" w:color="auto"/>
        <w:right w:val="none" w:sz="0" w:space="0" w:color="auto"/>
      </w:divBdr>
    </w:div>
    <w:div w:id="1147434999">
      <w:bodyDiv w:val="1"/>
      <w:marLeft w:val="0"/>
      <w:marRight w:val="0"/>
      <w:marTop w:val="0"/>
      <w:marBottom w:val="0"/>
      <w:divBdr>
        <w:top w:val="none" w:sz="0" w:space="0" w:color="auto"/>
        <w:left w:val="none" w:sz="0" w:space="0" w:color="auto"/>
        <w:bottom w:val="none" w:sz="0" w:space="0" w:color="auto"/>
        <w:right w:val="none" w:sz="0" w:space="0" w:color="auto"/>
      </w:divBdr>
    </w:div>
    <w:div w:id="1148323000">
      <w:bodyDiv w:val="1"/>
      <w:marLeft w:val="0"/>
      <w:marRight w:val="0"/>
      <w:marTop w:val="0"/>
      <w:marBottom w:val="0"/>
      <w:divBdr>
        <w:top w:val="none" w:sz="0" w:space="0" w:color="auto"/>
        <w:left w:val="none" w:sz="0" w:space="0" w:color="auto"/>
        <w:bottom w:val="none" w:sz="0" w:space="0" w:color="auto"/>
        <w:right w:val="none" w:sz="0" w:space="0" w:color="auto"/>
      </w:divBdr>
    </w:div>
    <w:div w:id="1149324874">
      <w:bodyDiv w:val="1"/>
      <w:marLeft w:val="0"/>
      <w:marRight w:val="0"/>
      <w:marTop w:val="0"/>
      <w:marBottom w:val="0"/>
      <w:divBdr>
        <w:top w:val="none" w:sz="0" w:space="0" w:color="auto"/>
        <w:left w:val="none" w:sz="0" w:space="0" w:color="auto"/>
        <w:bottom w:val="none" w:sz="0" w:space="0" w:color="auto"/>
        <w:right w:val="none" w:sz="0" w:space="0" w:color="auto"/>
      </w:divBdr>
    </w:div>
    <w:div w:id="1152327363">
      <w:bodyDiv w:val="1"/>
      <w:marLeft w:val="0"/>
      <w:marRight w:val="0"/>
      <w:marTop w:val="0"/>
      <w:marBottom w:val="0"/>
      <w:divBdr>
        <w:top w:val="none" w:sz="0" w:space="0" w:color="auto"/>
        <w:left w:val="none" w:sz="0" w:space="0" w:color="auto"/>
        <w:bottom w:val="none" w:sz="0" w:space="0" w:color="auto"/>
        <w:right w:val="none" w:sz="0" w:space="0" w:color="auto"/>
      </w:divBdr>
    </w:div>
    <w:div w:id="1152940008">
      <w:bodyDiv w:val="1"/>
      <w:marLeft w:val="0"/>
      <w:marRight w:val="0"/>
      <w:marTop w:val="0"/>
      <w:marBottom w:val="0"/>
      <w:divBdr>
        <w:top w:val="none" w:sz="0" w:space="0" w:color="auto"/>
        <w:left w:val="none" w:sz="0" w:space="0" w:color="auto"/>
        <w:bottom w:val="none" w:sz="0" w:space="0" w:color="auto"/>
        <w:right w:val="none" w:sz="0" w:space="0" w:color="auto"/>
      </w:divBdr>
    </w:div>
    <w:div w:id="1154371928">
      <w:bodyDiv w:val="1"/>
      <w:marLeft w:val="0"/>
      <w:marRight w:val="0"/>
      <w:marTop w:val="0"/>
      <w:marBottom w:val="0"/>
      <w:divBdr>
        <w:top w:val="none" w:sz="0" w:space="0" w:color="auto"/>
        <w:left w:val="none" w:sz="0" w:space="0" w:color="auto"/>
        <w:bottom w:val="none" w:sz="0" w:space="0" w:color="auto"/>
        <w:right w:val="none" w:sz="0" w:space="0" w:color="auto"/>
      </w:divBdr>
    </w:div>
    <w:div w:id="1157260510">
      <w:bodyDiv w:val="1"/>
      <w:marLeft w:val="0"/>
      <w:marRight w:val="0"/>
      <w:marTop w:val="0"/>
      <w:marBottom w:val="0"/>
      <w:divBdr>
        <w:top w:val="none" w:sz="0" w:space="0" w:color="auto"/>
        <w:left w:val="none" w:sz="0" w:space="0" w:color="auto"/>
        <w:bottom w:val="none" w:sz="0" w:space="0" w:color="auto"/>
        <w:right w:val="none" w:sz="0" w:space="0" w:color="auto"/>
      </w:divBdr>
    </w:div>
    <w:div w:id="1160075566">
      <w:bodyDiv w:val="1"/>
      <w:marLeft w:val="0"/>
      <w:marRight w:val="0"/>
      <w:marTop w:val="0"/>
      <w:marBottom w:val="0"/>
      <w:divBdr>
        <w:top w:val="none" w:sz="0" w:space="0" w:color="auto"/>
        <w:left w:val="none" w:sz="0" w:space="0" w:color="auto"/>
        <w:bottom w:val="none" w:sz="0" w:space="0" w:color="auto"/>
        <w:right w:val="none" w:sz="0" w:space="0" w:color="auto"/>
      </w:divBdr>
    </w:div>
    <w:div w:id="1161699860">
      <w:bodyDiv w:val="1"/>
      <w:marLeft w:val="0"/>
      <w:marRight w:val="0"/>
      <w:marTop w:val="0"/>
      <w:marBottom w:val="0"/>
      <w:divBdr>
        <w:top w:val="none" w:sz="0" w:space="0" w:color="auto"/>
        <w:left w:val="none" w:sz="0" w:space="0" w:color="auto"/>
        <w:bottom w:val="none" w:sz="0" w:space="0" w:color="auto"/>
        <w:right w:val="none" w:sz="0" w:space="0" w:color="auto"/>
      </w:divBdr>
    </w:div>
    <w:div w:id="1162086044">
      <w:bodyDiv w:val="1"/>
      <w:marLeft w:val="0"/>
      <w:marRight w:val="0"/>
      <w:marTop w:val="0"/>
      <w:marBottom w:val="0"/>
      <w:divBdr>
        <w:top w:val="none" w:sz="0" w:space="0" w:color="auto"/>
        <w:left w:val="none" w:sz="0" w:space="0" w:color="auto"/>
        <w:bottom w:val="none" w:sz="0" w:space="0" w:color="auto"/>
        <w:right w:val="none" w:sz="0" w:space="0" w:color="auto"/>
      </w:divBdr>
    </w:div>
    <w:div w:id="1163084613">
      <w:bodyDiv w:val="1"/>
      <w:marLeft w:val="0"/>
      <w:marRight w:val="0"/>
      <w:marTop w:val="0"/>
      <w:marBottom w:val="0"/>
      <w:divBdr>
        <w:top w:val="none" w:sz="0" w:space="0" w:color="auto"/>
        <w:left w:val="none" w:sz="0" w:space="0" w:color="auto"/>
        <w:bottom w:val="none" w:sz="0" w:space="0" w:color="auto"/>
        <w:right w:val="none" w:sz="0" w:space="0" w:color="auto"/>
      </w:divBdr>
    </w:div>
    <w:div w:id="1163931178">
      <w:bodyDiv w:val="1"/>
      <w:marLeft w:val="0"/>
      <w:marRight w:val="0"/>
      <w:marTop w:val="0"/>
      <w:marBottom w:val="0"/>
      <w:divBdr>
        <w:top w:val="none" w:sz="0" w:space="0" w:color="auto"/>
        <w:left w:val="none" w:sz="0" w:space="0" w:color="auto"/>
        <w:bottom w:val="none" w:sz="0" w:space="0" w:color="auto"/>
        <w:right w:val="none" w:sz="0" w:space="0" w:color="auto"/>
      </w:divBdr>
    </w:div>
    <w:div w:id="1167087642">
      <w:bodyDiv w:val="1"/>
      <w:marLeft w:val="0"/>
      <w:marRight w:val="0"/>
      <w:marTop w:val="0"/>
      <w:marBottom w:val="0"/>
      <w:divBdr>
        <w:top w:val="none" w:sz="0" w:space="0" w:color="auto"/>
        <w:left w:val="none" w:sz="0" w:space="0" w:color="auto"/>
        <w:bottom w:val="none" w:sz="0" w:space="0" w:color="auto"/>
        <w:right w:val="none" w:sz="0" w:space="0" w:color="auto"/>
      </w:divBdr>
    </w:div>
    <w:div w:id="1169979823">
      <w:bodyDiv w:val="1"/>
      <w:marLeft w:val="0"/>
      <w:marRight w:val="0"/>
      <w:marTop w:val="0"/>
      <w:marBottom w:val="0"/>
      <w:divBdr>
        <w:top w:val="none" w:sz="0" w:space="0" w:color="auto"/>
        <w:left w:val="none" w:sz="0" w:space="0" w:color="auto"/>
        <w:bottom w:val="none" w:sz="0" w:space="0" w:color="auto"/>
        <w:right w:val="none" w:sz="0" w:space="0" w:color="auto"/>
      </w:divBdr>
    </w:div>
    <w:div w:id="1171870247">
      <w:bodyDiv w:val="1"/>
      <w:marLeft w:val="0"/>
      <w:marRight w:val="0"/>
      <w:marTop w:val="0"/>
      <w:marBottom w:val="0"/>
      <w:divBdr>
        <w:top w:val="none" w:sz="0" w:space="0" w:color="auto"/>
        <w:left w:val="none" w:sz="0" w:space="0" w:color="auto"/>
        <w:bottom w:val="none" w:sz="0" w:space="0" w:color="auto"/>
        <w:right w:val="none" w:sz="0" w:space="0" w:color="auto"/>
      </w:divBdr>
    </w:div>
    <w:div w:id="1172180704">
      <w:bodyDiv w:val="1"/>
      <w:marLeft w:val="0"/>
      <w:marRight w:val="0"/>
      <w:marTop w:val="0"/>
      <w:marBottom w:val="0"/>
      <w:divBdr>
        <w:top w:val="none" w:sz="0" w:space="0" w:color="auto"/>
        <w:left w:val="none" w:sz="0" w:space="0" w:color="auto"/>
        <w:bottom w:val="none" w:sz="0" w:space="0" w:color="auto"/>
        <w:right w:val="none" w:sz="0" w:space="0" w:color="auto"/>
      </w:divBdr>
    </w:div>
    <w:div w:id="1172331579">
      <w:bodyDiv w:val="1"/>
      <w:marLeft w:val="0"/>
      <w:marRight w:val="0"/>
      <w:marTop w:val="0"/>
      <w:marBottom w:val="0"/>
      <w:divBdr>
        <w:top w:val="none" w:sz="0" w:space="0" w:color="auto"/>
        <w:left w:val="none" w:sz="0" w:space="0" w:color="auto"/>
        <w:bottom w:val="none" w:sz="0" w:space="0" w:color="auto"/>
        <w:right w:val="none" w:sz="0" w:space="0" w:color="auto"/>
      </w:divBdr>
    </w:div>
    <w:div w:id="1175027005">
      <w:bodyDiv w:val="1"/>
      <w:marLeft w:val="0"/>
      <w:marRight w:val="0"/>
      <w:marTop w:val="0"/>
      <w:marBottom w:val="0"/>
      <w:divBdr>
        <w:top w:val="none" w:sz="0" w:space="0" w:color="auto"/>
        <w:left w:val="none" w:sz="0" w:space="0" w:color="auto"/>
        <w:bottom w:val="none" w:sz="0" w:space="0" w:color="auto"/>
        <w:right w:val="none" w:sz="0" w:space="0" w:color="auto"/>
      </w:divBdr>
    </w:div>
    <w:div w:id="1176730890">
      <w:bodyDiv w:val="1"/>
      <w:marLeft w:val="0"/>
      <w:marRight w:val="0"/>
      <w:marTop w:val="0"/>
      <w:marBottom w:val="0"/>
      <w:divBdr>
        <w:top w:val="none" w:sz="0" w:space="0" w:color="auto"/>
        <w:left w:val="none" w:sz="0" w:space="0" w:color="auto"/>
        <w:bottom w:val="none" w:sz="0" w:space="0" w:color="auto"/>
        <w:right w:val="none" w:sz="0" w:space="0" w:color="auto"/>
      </w:divBdr>
    </w:div>
    <w:div w:id="1177964603">
      <w:bodyDiv w:val="1"/>
      <w:marLeft w:val="0"/>
      <w:marRight w:val="0"/>
      <w:marTop w:val="0"/>
      <w:marBottom w:val="0"/>
      <w:divBdr>
        <w:top w:val="none" w:sz="0" w:space="0" w:color="auto"/>
        <w:left w:val="none" w:sz="0" w:space="0" w:color="auto"/>
        <w:bottom w:val="none" w:sz="0" w:space="0" w:color="auto"/>
        <w:right w:val="none" w:sz="0" w:space="0" w:color="auto"/>
      </w:divBdr>
    </w:div>
    <w:div w:id="1178428322">
      <w:bodyDiv w:val="1"/>
      <w:marLeft w:val="0"/>
      <w:marRight w:val="0"/>
      <w:marTop w:val="0"/>
      <w:marBottom w:val="0"/>
      <w:divBdr>
        <w:top w:val="none" w:sz="0" w:space="0" w:color="auto"/>
        <w:left w:val="none" w:sz="0" w:space="0" w:color="auto"/>
        <w:bottom w:val="none" w:sz="0" w:space="0" w:color="auto"/>
        <w:right w:val="none" w:sz="0" w:space="0" w:color="auto"/>
      </w:divBdr>
    </w:div>
    <w:div w:id="1179083914">
      <w:bodyDiv w:val="1"/>
      <w:marLeft w:val="0"/>
      <w:marRight w:val="0"/>
      <w:marTop w:val="0"/>
      <w:marBottom w:val="0"/>
      <w:divBdr>
        <w:top w:val="none" w:sz="0" w:space="0" w:color="auto"/>
        <w:left w:val="none" w:sz="0" w:space="0" w:color="auto"/>
        <w:bottom w:val="none" w:sz="0" w:space="0" w:color="auto"/>
        <w:right w:val="none" w:sz="0" w:space="0" w:color="auto"/>
      </w:divBdr>
    </w:div>
    <w:div w:id="1180119472">
      <w:bodyDiv w:val="1"/>
      <w:marLeft w:val="0"/>
      <w:marRight w:val="0"/>
      <w:marTop w:val="0"/>
      <w:marBottom w:val="0"/>
      <w:divBdr>
        <w:top w:val="none" w:sz="0" w:space="0" w:color="auto"/>
        <w:left w:val="none" w:sz="0" w:space="0" w:color="auto"/>
        <w:bottom w:val="none" w:sz="0" w:space="0" w:color="auto"/>
        <w:right w:val="none" w:sz="0" w:space="0" w:color="auto"/>
      </w:divBdr>
    </w:div>
    <w:div w:id="1184635992">
      <w:bodyDiv w:val="1"/>
      <w:marLeft w:val="0"/>
      <w:marRight w:val="0"/>
      <w:marTop w:val="0"/>
      <w:marBottom w:val="0"/>
      <w:divBdr>
        <w:top w:val="none" w:sz="0" w:space="0" w:color="auto"/>
        <w:left w:val="none" w:sz="0" w:space="0" w:color="auto"/>
        <w:bottom w:val="none" w:sz="0" w:space="0" w:color="auto"/>
        <w:right w:val="none" w:sz="0" w:space="0" w:color="auto"/>
      </w:divBdr>
    </w:div>
    <w:div w:id="1187141357">
      <w:bodyDiv w:val="1"/>
      <w:marLeft w:val="0"/>
      <w:marRight w:val="0"/>
      <w:marTop w:val="0"/>
      <w:marBottom w:val="0"/>
      <w:divBdr>
        <w:top w:val="none" w:sz="0" w:space="0" w:color="auto"/>
        <w:left w:val="none" w:sz="0" w:space="0" w:color="auto"/>
        <w:bottom w:val="none" w:sz="0" w:space="0" w:color="auto"/>
        <w:right w:val="none" w:sz="0" w:space="0" w:color="auto"/>
      </w:divBdr>
    </w:div>
    <w:div w:id="1187406611">
      <w:bodyDiv w:val="1"/>
      <w:marLeft w:val="0"/>
      <w:marRight w:val="0"/>
      <w:marTop w:val="0"/>
      <w:marBottom w:val="0"/>
      <w:divBdr>
        <w:top w:val="none" w:sz="0" w:space="0" w:color="auto"/>
        <w:left w:val="none" w:sz="0" w:space="0" w:color="auto"/>
        <w:bottom w:val="none" w:sz="0" w:space="0" w:color="auto"/>
        <w:right w:val="none" w:sz="0" w:space="0" w:color="auto"/>
      </w:divBdr>
    </w:div>
    <w:div w:id="1189566495">
      <w:bodyDiv w:val="1"/>
      <w:marLeft w:val="0"/>
      <w:marRight w:val="0"/>
      <w:marTop w:val="0"/>
      <w:marBottom w:val="0"/>
      <w:divBdr>
        <w:top w:val="none" w:sz="0" w:space="0" w:color="auto"/>
        <w:left w:val="none" w:sz="0" w:space="0" w:color="auto"/>
        <w:bottom w:val="none" w:sz="0" w:space="0" w:color="auto"/>
        <w:right w:val="none" w:sz="0" w:space="0" w:color="auto"/>
      </w:divBdr>
    </w:div>
    <w:div w:id="1190070440">
      <w:bodyDiv w:val="1"/>
      <w:marLeft w:val="0"/>
      <w:marRight w:val="0"/>
      <w:marTop w:val="0"/>
      <w:marBottom w:val="0"/>
      <w:divBdr>
        <w:top w:val="none" w:sz="0" w:space="0" w:color="auto"/>
        <w:left w:val="none" w:sz="0" w:space="0" w:color="auto"/>
        <w:bottom w:val="none" w:sz="0" w:space="0" w:color="auto"/>
        <w:right w:val="none" w:sz="0" w:space="0" w:color="auto"/>
      </w:divBdr>
    </w:div>
    <w:div w:id="1190217402">
      <w:bodyDiv w:val="1"/>
      <w:marLeft w:val="0"/>
      <w:marRight w:val="0"/>
      <w:marTop w:val="0"/>
      <w:marBottom w:val="0"/>
      <w:divBdr>
        <w:top w:val="none" w:sz="0" w:space="0" w:color="auto"/>
        <w:left w:val="none" w:sz="0" w:space="0" w:color="auto"/>
        <w:bottom w:val="none" w:sz="0" w:space="0" w:color="auto"/>
        <w:right w:val="none" w:sz="0" w:space="0" w:color="auto"/>
      </w:divBdr>
    </w:div>
    <w:div w:id="1191409166">
      <w:bodyDiv w:val="1"/>
      <w:marLeft w:val="0"/>
      <w:marRight w:val="0"/>
      <w:marTop w:val="0"/>
      <w:marBottom w:val="0"/>
      <w:divBdr>
        <w:top w:val="none" w:sz="0" w:space="0" w:color="auto"/>
        <w:left w:val="none" w:sz="0" w:space="0" w:color="auto"/>
        <w:bottom w:val="none" w:sz="0" w:space="0" w:color="auto"/>
        <w:right w:val="none" w:sz="0" w:space="0" w:color="auto"/>
      </w:divBdr>
    </w:div>
    <w:div w:id="1191718578">
      <w:bodyDiv w:val="1"/>
      <w:marLeft w:val="0"/>
      <w:marRight w:val="0"/>
      <w:marTop w:val="0"/>
      <w:marBottom w:val="0"/>
      <w:divBdr>
        <w:top w:val="none" w:sz="0" w:space="0" w:color="auto"/>
        <w:left w:val="none" w:sz="0" w:space="0" w:color="auto"/>
        <w:bottom w:val="none" w:sz="0" w:space="0" w:color="auto"/>
        <w:right w:val="none" w:sz="0" w:space="0" w:color="auto"/>
      </w:divBdr>
    </w:div>
    <w:div w:id="1195075132">
      <w:bodyDiv w:val="1"/>
      <w:marLeft w:val="0"/>
      <w:marRight w:val="0"/>
      <w:marTop w:val="0"/>
      <w:marBottom w:val="0"/>
      <w:divBdr>
        <w:top w:val="none" w:sz="0" w:space="0" w:color="auto"/>
        <w:left w:val="none" w:sz="0" w:space="0" w:color="auto"/>
        <w:bottom w:val="none" w:sz="0" w:space="0" w:color="auto"/>
        <w:right w:val="none" w:sz="0" w:space="0" w:color="auto"/>
      </w:divBdr>
    </w:div>
    <w:div w:id="1199590753">
      <w:bodyDiv w:val="1"/>
      <w:marLeft w:val="0"/>
      <w:marRight w:val="0"/>
      <w:marTop w:val="0"/>
      <w:marBottom w:val="0"/>
      <w:divBdr>
        <w:top w:val="none" w:sz="0" w:space="0" w:color="auto"/>
        <w:left w:val="none" w:sz="0" w:space="0" w:color="auto"/>
        <w:bottom w:val="none" w:sz="0" w:space="0" w:color="auto"/>
        <w:right w:val="none" w:sz="0" w:space="0" w:color="auto"/>
      </w:divBdr>
    </w:div>
    <w:div w:id="1214928356">
      <w:bodyDiv w:val="1"/>
      <w:marLeft w:val="0"/>
      <w:marRight w:val="0"/>
      <w:marTop w:val="0"/>
      <w:marBottom w:val="0"/>
      <w:divBdr>
        <w:top w:val="none" w:sz="0" w:space="0" w:color="auto"/>
        <w:left w:val="none" w:sz="0" w:space="0" w:color="auto"/>
        <w:bottom w:val="none" w:sz="0" w:space="0" w:color="auto"/>
        <w:right w:val="none" w:sz="0" w:space="0" w:color="auto"/>
      </w:divBdr>
    </w:div>
    <w:div w:id="1217662166">
      <w:bodyDiv w:val="1"/>
      <w:marLeft w:val="0"/>
      <w:marRight w:val="0"/>
      <w:marTop w:val="0"/>
      <w:marBottom w:val="0"/>
      <w:divBdr>
        <w:top w:val="none" w:sz="0" w:space="0" w:color="auto"/>
        <w:left w:val="none" w:sz="0" w:space="0" w:color="auto"/>
        <w:bottom w:val="none" w:sz="0" w:space="0" w:color="auto"/>
        <w:right w:val="none" w:sz="0" w:space="0" w:color="auto"/>
      </w:divBdr>
    </w:div>
    <w:div w:id="1217857061">
      <w:bodyDiv w:val="1"/>
      <w:marLeft w:val="0"/>
      <w:marRight w:val="0"/>
      <w:marTop w:val="0"/>
      <w:marBottom w:val="0"/>
      <w:divBdr>
        <w:top w:val="none" w:sz="0" w:space="0" w:color="auto"/>
        <w:left w:val="none" w:sz="0" w:space="0" w:color="auto"/>
        <w:bottom w:val="none" w:sz="0" w:space="0" w:color="auto"/>
        <w:right w:val="none" w:sz="0" w:space="0" w:color="auto"/>
      </w:divBdr>
    </w:div>
    <w:div w:id="1219363485">
      <w:bodyDiv w:val="1"/>
      <w:marLeft w:val="0"/>
      <w:marRight w:val="0"/>
      <w:marTop w:val="0"/>
      <w:marBottom w:val="0"/>
      <w:divBdr>
        <w:top w:val="none" w:sz="0" w:space="0" w:color="auto"/>
        <w:left w:val="none" w:sz="0" w:space="0" w:color="auto"/>
        <w:bottom w:val="none" w:sz="0" w:space="0" w:color="auto"/>
        <w:right w:val="none" w:sz="0" w:space="0" w:color="auto"/>
      </w:divBdr>
    </w:div>
    <w:div w:id="1221869131">
      <w:bodyDiv w:val="1"/>
      <w:marLeft w:val="0"/>
      <w:marRight w:val="0"/>
      <w:marTop w:val="0"/>
      <w:marBottom w:val="0"/>
      <w:divBdr>
        <w:top w:val="none" w:sz="0" w:space="0" w:color="auto"/>
        <w:left w:val="none" w:sz="0" w:space="0" w:color="auto"/>
        <w:bottom w:val="none" w:sz="0" w:space="0" w:color="auto"/>
        <w:right w:val="none" w:sz="0" w:space="0" w:color="auto"/>
      </w:divBdr>
    </w:div>
    <w:div w:id="1223759848">
      <w:bodyDiv w:val="1"/>
      <w:marLeft w:val="0"/>
      <w:marRight w:val="0"/>
      <w:marTop w:val="0"/>
      <w:marBottom w:val="0"/>
      <w:divBdr>
        <w:top w:val="none" w:sz="0" w:space="0" w:color="auto"/>
        <w:left w:val="none" w:sz="0" w:space="0" w:color="auto"/>
        <w:bottom w:val="none" w:sz="0" w:space="0" w:color="auto"/>
        <w:right w:val="none" w:sz="0" w:space="0" w:color="auto"/>
      </w:divBdr>
    </w:div>
    <w:div w:id="1226187467">
      <w:bodyDiv w:val="1"/>
      <w:marLeft w:val="0"/>
      <w:marRight w:val="0"/>
      <w:marTop w:val="0"/>
      <w:marBottom w:val="0"/>
      <w:divBdr>
        <w:top w:val="none" w:sz="0" w:space="0" w:color="auto"/>
        <w:left w:val="none" w:sz="0" w:space="0" w:color="auto"/>
        <w:bottom w:val="none" w:sz="0" w:space="0" w:color="auto"/>
        <w:right w:val="none" w:sz="0" w:space="0" w:color="auto"/>
      </w:divBdr>
    </w:div>
    <w:div w:id="1227645424">
      <w:bodyDiv w:val="1"/>
      <w:marLeft w:val="0"/>
      <w:marRight w:val="0"/>
      <w:marTop w:val="0"/>
      <w:marBottom w:val="0"/>
      <w:divBdr>
        <w:top w:val="none" w:sz="0" w:space="0" w:color="auto"/>
        <w:left w:val="none" w:sz="0" w:space="0" w:color="auto"/>
        <w:bottom w:val="none" w:sz="0" w:space="0" w:color="auto"/>
        <w:right w:val="none" w:sz="0" w:space="0" w:color="auto"/>
      </w:divBdr>
    </w:div>
    <w:div w:id="1227766930">
      <w:bodyDiv w:val="1"/>
      <w:marLeft w:val="0"/>
      <w:marRight w:val="0"/>
      <w:marTop w:val="0"/>
      <w:marBottom w:val="0"/>
      <w:divBdr>
        <w:top w:val="none" w:sz="0" w:space="0" w:color="auto"/>
        <w:left w:val="none" w:sz="0" w:space="0" w:color="auto"/>
        <w:bottom w:val="none" w:sz="0" w:space="0" w:color="auto"/>
        <w:right w:val="none" w:sz="0" w:space="0" w:color="auto"/>
      </w:divBdr>
    </w:div>
    <w:div w:id="1228298036">
      <w:bodyDiv w:val="1"/>
      <w:marLeft w:val="0"/>
      <w:marRight w:val="0"/>
      <w:marTop w:val="0"/>
      <w:marBottom w:val="0"/>
      <w:divBdr>
        <w:top w:val="none" w:sz="0" w:space="0" w:color="auto"/>
        <w:left w:val="none" w:sz="0" w:space="0" w:color="auto"/>
        <w:bottom w:val="none" w:sz="0" w:space="0" w:color="auto"/>
        <w:right w:val="none" w:sz="0" w:space="0" w:color="auto"/>
      </w:divBdr>
    </w:div>
    <w:div w:id="1230841666">
      <w:bodyDiv w:val="1"/>
      <w:marLeft w:val="0"/>
      <w:marRight w:val="0"/>
      <w:marTop w:val="0"/>
      <w:marBottom w:val="0"/>
      <w:divBdr>
        <w:top w:val="none" w:sz="0" w:space="0" w:color="auto"/>
        <w:left w:val="none" w:sz="0" w:space="0" w:color="auto"/>
        <w:bottom w:val="none" w:sz="0" w:space="0" w:color="auto"/>
        <w:right w:val="none" w:sz="0" w:space="0" w:color="auto"/>
      </w:divBdr>
    </w:div>
    <w:div w:id="1237785805">
      <w:bodyDiv w:val="1"/>
      <w:marLeft w:val="0"/>
      <w:marRight w:val="0"/>
      <w:marTop w:val="0"/>
      <w:marBottom w:val="0"/>
      <w:divBdr>
        <w:top w:val="none" w:sz="0" w:space="0" w:color="auto"/>
        <w:left w:val="none" w:sz="0" w:space="0" w:color="auto"/>
        <w:bottom w:val="none" w:sz="0" w:space="0" w:color="auto"/>
        <w:right w:val="none" w:sz="0" w:space="0" w:color="auto"/>
      </w:divBdr>
    </w:div>
    <w:div w:id="1239905848">
      <w:bodyDiv w:val="1"/>
      <w:marLeft w:val="0"/>
      <w:marRight w:val="0"/>
      <w:marTop w:val="0"/>
      <w:marBottom w:val="0"/>
      <w:divBdr>
        <w:top w:val="none" w:sz="0" w:space="0" w:color="auto"/>
        <w:left w:val="none" w:sz="0" w:space="0" w:color="auto"/>
        <w:bottom w:val="none" w:sz="0" w:space="0" w:color="auto"/>
        <w:right w:val="none" w:sz="0" w:space="0" w:color="auto"/>
      </w:divBdr>
    </w:div>
    <w:div w:id="1241064309">
      <w:bodyDiv w:val="1"/>
      <w:marLeft w:val="0"/>
      <w:marRight w:val="0"/>
      <w:marTop w:val="0"/>
      <w:marBottom w:val="0"/>
      <w:divBdr>
        <w:top w:val="none" w:sz="0" w:space="0" w:color="auto"/>
        <w:left w:val="none" w:sz="0" w:space="0" w:color="auto"/>
        <w:bottom w:val="none" w:sz="0" w:space="0" w:color="auto"/>
        <w:right w:val="none" w:sz="0" w:space="0" w:color="auto"/>
      </w:divBdr>
    </w:div>
    <w:div w:id="1244727898">
      <w:bodyDiv w:val="1"/>
      <w:marLeft w:val="0"/>
      <w:marRight w:val="0"/>
      <w:marTop w:val="0"/>
      <w:marBottom w:val="0"/>
      <w:divBdr>
        <w:top w:val="none" w:sz="0" w:space="0" w:color="auto"/>
        <w:left w:val="none" w:sz="0" w:space="0" w:color="auto"/>
        <w:bottom w:val="none" w:sz="0" w:space="0" w:color="auto"/>
        <w:right w:val="none" w:sz="0" w:space="0" w:color="auto"/>
      </w:divBdr>
    </w:div>
    <w:div w:id="1249733156">
      <w:bodyDiv w:val="1"/>
      <w:marLeft w:val="0"/>
      <w:marRight w:val="0"/>
      <w:marTop w:val="0"/>
      <w:marBottom w:val="0"/>
      <w:divBdr>
        <w:top w:val="none" w:sz="0" w:space="0" w:color="auto"/>
        <w:left w:val="none" w:sz="0" w:space="0" w:color="auto"/>
        <w:bottom w:val="none" w:sz="0" w:space="0" w:color="auto"/>
        <w:right w:val="none" w:sz="0" w:space="0" w:color="auto"/>
      </w:divBdr>
    </w:div>
    <w:div w:id="1249921039">
      <w:bodyDiv w:val="1"/>
      <w:marLeft w:val="0"/>
      <w:marRight w:val="0"/>
      <w:marTop w:val="0"/>
      <w:marBottom w:val="0"/>
      <w:divBdr>
        <w:top w:val="none" w:sz="0" w:space="0" w:color="auto"/>
        <w:left w:val="none" w:sz="0" w:space="0" w:color="auto"/>
        <w:bottom w:val="none" w:sz="0" w:space="0" w:color="auto"/>
        <w:right w:val="none" w:sz="0" w:space="0" w:color="auto"/>
      </w:divBdr>
    </w:div>
    <w:div w:id="1252424729">
      <w:bodyDiv w:val="1"/>
      <w:marLeft w:val="0"/>
      <w:marRight w:val="0"/>
      <w:marTop w:val="0"/>
      <w:marBottom w:val="0"/>
      <w:divBdr>
        <w:top w:val="none" w:sz="0" w:space="0" w:color="auto"/>
        <w:left w:val="none" w:sz="0" w:space="0" w:color="auto"/>
        <w:bottom w:val="none" w:sz="0" w:space="0" w:color="auto"/>
        <w:right w:val="none" w:sz="0" w:space="0" w:color="auto"/>
      </w:divBdr>
    </w:div>
    <w:div w:id="1254707181">
      <w:bodyDiv w:val="1"/>
      <w:marLeft w:val="0"/>
      <w:marRight w:val="0"/>
      <w:marTop w:val="0"/>
      <w:marBottom w:val="0"/>
      <w:divBdr>
        <w:top w:val="none" w:sz="0" w:space="0" w:color="auto"/>
        <w:left w:val="none" w:sz="0" w:space="0" w:color="auto"/>
        <w:bottom w:val="none" w:sz="0" w:space="0" w:color="auto"/>
        <w:right w:val="none" w:sz="0" w:space="0" w:color="auto"/>
      </w:divBdr>
    </w:div>
    <w:div w:id="1258055205">
      <w:bodyDiv w:val="1"/>
      <w:marLeft w:val="0"/>
      <w:marRight w:val="0"/>
      <w:marTop w:val="0"/>
      <w:marBottom w:val="0"/>
      <w:divBdr>
        <w:top w:val="none" w:sz="0" w:space="0" w:color="auto"/>
        <w:left w:val="none" w:sz="0" w:space="0" w:color="auto"/>
        <w:bottom w:val="none" w:sz="0" w:space="0" w:color="auto"/>
        <w:right w:val="none" w:sz="0" w:space="0" w:color="auto"/>
      </w:divBdr>
    </w:div>
    <w:div w:id="1260874526">
      <w:bodyDiv w:val="1"/>
      <w:marLeft w:val="0"/>
      <w:marRight w:val="0"/>
      <w:marTop w:val="0"/>
      <w:marBottom w:val="0"/>
      <w:divBdr>
        <w:top w:val="none" w:sz="0" w:space="0" w:color="auto"/>
        <w:left w:val="none" w:sz="0" w:space="0" w:color="auto"/>
        <w:bottom w:val="none" w:sz="0" w:space="0" w:color="auto"/>
        <w:right w:val="none" w:sz="0" w:space="0" w:color="auto"/>
      </w:divBdr>
    </w:div>
    <w:div w:id="1261530001">
      <w:bodyDiv w:val="1"/>
      <w:marLeft w:val="0"/>
      <w:marRight w:val="0"/>
      <w:marTop w:val="0"/>
      <w:marBottom w:val="0"/>
      <w:divBdr>
        <w:top w:val="none" w:sz="0" w:space="0" w:color="auto"/>
        <w:left w:val="none" w:sz="0" w:space="0" w:color="auto"/>
        <w:bottom w:val="none" w:sz="0" w:space="0" w:color="auto"/>
        <w:right w:val="none" w:sz="0" w:space="0" w:color="auto"/>
      </w:divBdr>
    </w:div>
    <w:div w:id="1267152649">
      <w:bodyDiv w:val="1"/>
      <w:marLeft w:val="0"/>
      <w:marRight w:val="0"/>
      <w:marTop w:val="0"/>
      <w:marBottom w:val="0"/>
      <w:divBdr>
        <w:top w:val="none" w:sz="0" w:space="0" w:color="auto"/>
        <w:left w:val="none" w:sz="0" w:space="0" w:color="auto"/>
        <w:bottom w:val="none" w:sz="0" w:space="0" w:color="auto"/>
        <w:right w:val="none" w:sz="0" w:space="0" w:color="auto"/>
      </w:divBdr>
    </w:div>
    <w:div w:id="1271358712">
      <w:bodyDiv w:val="1"/>
      <w:marLeft w:val="0"/>
      <w:marRight w:val="0"/>
      <w:marTop w:val="0"/>
      <w:marBottom w:val="0"/>
      <w:divBdr>
        <w:top w:val="none" w:sz="0" w:space="0" w:color="auto"/>
        <w:left w:val="none" w:sz="0" w:space="0" w:color="auto"/>
        <w:bottom w:val="none" w:sz="0" w:space="0" w:color="auto"/>
        <w:right w:val="none" w:sz="0" w:space="0" w:color="auto"/>
      </w:divBdr>
    </w:div>
    <w:div w:id="1272394924">
      <w:bodyDiv w:val="1"/>
      <w:marLeft w:val="0"/>
      <w:marRight w:val="0"/>
      <w:marTop w:val="0"/>
      <w:marBottom w:val="0"/>
      <w:divBdr>
        <w:top w:val="none" w:sz="0" w:space="0" w:color="auto"/>
        <w:left w:val="none" w:sz="0" w:space="0" w:color="auto"/>
        <w:bottom w:val="none" w:sz="0" w:space="0" w:color="auto"/>
        <w:right w:val="none" w:sz="0" w:space="0" w:color="auto"/>
      </w:divBdr>
    </w:div>
    <w:div w:id="1272473009">
      <w:bodyDiv w:val="1"/>
      <w:marLeft w:val="0"/>
      <w:marRight w:val="0"/>
      <w:marTop w:val="0"/>
      <w:marBottom w:val="0"/>
      <w:divBdr>
        <w:top w:val="none" w:sz="0" w:space="0" w:color="auto"/>
        <w:left w:val="none" w:sz="0" w:space="0" w:color="auto"/>
        <w:bottom w:val="none" w:sz="0" w:space="0" w:color="auto"/>
        <w:right w:val="none" w:sz="0" w:space="0" w:color="auto"/>
      </w:divBdr>
    </w:div>
    <w:div w:id="1273048677">
      <w:bodyDiv w:val="1"/>
      <w:marLeft w:val="0"/>
      <w:marRight w:val="0"/>
      <w:marTop w:val="0"/>
      <w:marBottom w:val="0"/>
      <w:divBdr>
        <w:top w:val="none" w:sz="0" w:space="0" w:color="auto"/>
        <w:left w:val="none" w:sz="0" w:space="0" w:color="auto"/>
        <w:bottom w:val="none" w:sz="0" w:space="0" w:color="auto"/>
        <w:right w:val="none" w:sz="0" w:space="0" w:color="auto"/>
      </w:divBdr>
    </w:div>
    <w:div w:id="1275206801">
      <w:bodyDiv w:val="1"/>
      <w:marLeft w:val="0"/>
      <w:marRight w:val="0"/>
      <w:marTop w:val="0"/>
      <w:marBottom w:val="0"/>
      <w:divBdr>
        <w:top w:val="none" w:sz="0" w:space="0" w:color="auto"/>
        <w:left w:val="none" w:sz="0" w:space="0" w:color="auto"/>
        <w:bottom w:val="none" w:sz="0" w:space="0" w:color="auto"/>
        <w:right w:val="none" w:sz="0" w:space="0" w:color="auto"/>
      </w:divBdr>
    </w:div>
    <w:div w:id="1275790937">
      <w:bodyDiv w:val="1"/>
      <w:marLeft w:val="0"/>
      <w:marRight w:val="0"/>
      <w:marTop w:val="0"/>
      <w:marBottom w:val="0"/>
      <w:divBdr>
        <w:top w:val="none" w:sz="0" w:space="0" w:color="auto"/>
        <w:left w:val="none" w:sz="0" w:space="0" w:color="auto"/>
        <w:bottom w:val="none" w:sz="0" w:space="0" w:color="auto"/>
        <w:right w:val="none" w:sz="0" w:space="0" w:color="auto"/>
      </w:divBdr>
    </w:div>
    <w:div w:id="1276138832">
      <w:bodyDiv w:val="1"/>
      <w:marLeft w:val="0"/>
      <w:marRight w:val="0"/>
      <w:marTop w:val="0"/>
      <w:marBottom w:val="0"/>
      <w:divBdr>
        <w:top w:val="none" w:sz="0" w:space="0" w:color="auto"/>
        <w:left w:val="none" w:sz="0" w:space="0" w:color="auto"/>
        <w:bottom w:val="none" w:sz="0" w:space="0" w:color="auto"/>
        <w:right w:val="none" w:sz="0" w:space="0" w:color="auto"/>
      </w:divBdr>
    </w:div>
    <w:div w:id="1279533360">
      <w:bodyDiv w:val="1"/>
      <w:marLeft w:val="0"/>
      <w:marRight w:val="0"/>
      <w:marTop w:val="0"/>
      <w:marBottom w:val="0"/>
      <w:divBdr>
        <w:top w:val="none" w:sz="0" w:space="0" w:color="auto"/>
        <w:left w:val="none" w:sz="0" w:space="0" w:color="auto"/>
        <w:bottom w:val="none" w:sz="0" w:space="0" w:color="auto"/>
        <w:right w:val="none" w:sz="0" w:space="0" w:color="auto"/>
      </w:divBdr>
    </w:div>
    <w:div w:id="1284926013">
      <w:bodyDiv w:val="1"/>
      <w:marLeft w:val="0"/>
      <w:marRight w:val="0"/>
      <w:marTop w:val="0"/>
      <w:marBottom w:val="0"/>
      <w:divBdr>
        <w:top w:val="none" w:sz="0" w:space="0" w:color="auto"/>
        <w:left w:val="none" w:sz="0" w:space="0" w:color="auto"/>
        <w:bottom w:val="none" w:sz="0" w:space="0" w:color="auto"/>
        <w:right w:val="none" w:sz="0" w:space="0" w:color="auto"/>
      </w:divBdr>
    </w:div>
    <w:div w:id="1288706333">
      <w:bodyDiv w:val="1"/>
      <w:marLeft w:val="0"/>
      <w:marRight w:val="0"/>
      <w:marTop w:val="0"/>
      <w:marBottom w:val="0"/>
      <w:divBdr>
        <w:top w:val="none" w:sz="0" w:space="0" w:color="auto"/>
        <w:left w:val="none" w:sz="0" w:space="0" w:color="auto"/>
        <w:bottom w:val="none" w:sz="0" w:space="0" w:color="auto"/>
        <w:right w:val="none" w:sz="0" w:space="0" w:color="auto"/>
      </w:divBdr>
    </w:div>
    <w:div w:id="1290286195">
      <w:bodyDiv w:val="1"/>
      <w:marLeft w:val="0"/>
      <w:marRight w:val="0"/>
      <w:marTop w:val="0"/>
      <w:marBottom w:val="0"/>
      <w:divBdr>
        <w:top w:val="none" w:sz="0" w:space="0" w:color="auto"/>
        <w:left w:val="none" w:sz="0" w:space="0" w:color="auto"/>
        <w:bottom w:val="none" w:sz="0" w:space="0" w:color="auto"/>
        <w:right w:val="none" w:sz="0" w:space="0" w:color="auto"/>
      </w:divBdr>
    </w:div>
    <w:div w:id="1291280580">
      <w:bodyDiv w:val="1"/>
      <w:marLeft w:val="0"/>
      <w:marRight w:val="0"/>
      <w:marTop w:val="0"/>
      <w:marBottom w:val="0"/>
      <w:divBdr>
        <w:top w:val="none" w:sz="0" w:space="0" w:color="auto"/>
        <w:left w:val="none" w:sz="0" w:space="0" w:color="auto"/>
        <w:bottom w:val="none" w:sz="0" w:space="0" w:color="auto"/>
        <w:right w:val="none" w:sz="0" w:space="0" w:color="auto"/>
      </w:divBdr>
    </w:div>
    <w:div w:id="1295022478">
      <w:bodyDiv w:val="1"/>
      <w:marLeft w:val="0"/>
      <w:marRight w:val="0"/>
      <w:marTop w:val="0"/>
      <w:marBottom w:val="0"/>
      <w:divBdr>
        <w:top w:val="none" w:sz="0" w:space="0" w:color="auto"/>
        <w:left w:val="none" w:sz="0" w:space="0" w:color="auto"/>
        <w:bottom w:val="none" w:sz="0" w:space="0" w:color="auto"/>
        <w:right w:val="none" w:sz="0" w:space="0" w:color="auto"/>
      </w:divBdr>
    </w:div>
    <w:div w:id="1296714953">
      <w:bodyDiv w:val="1"/>
      <w:marLeft w:val="0"/>
      <w:marRight w:val="0"/>
      <w:marTop w:val="0"/>
      <w:marBottom w:val="0"/>
      <w:divBdr>
        <w:top w:val="none" w:sz="0" w:space="0" w:color="auto"/>
        <w:left w:val="none" w:sz="0" w:space="0" w:color="auto"/>
        <w:bottom w:val="none" w:sz="0" w:space="0" w:color="auto"/>
        <w:right w:val="none" w:sz="0" w:space="0" w:color="auto"/>
      </w:divBdr>
    </w:div>
    <w:div w:id="1296835005">
      <w:bodyDiv w:val="1"/>
      <w:marLeft w:val="0"/>
      <w:marRight w:val="0"/>
      <w:marTop w:val="0"/>
      <w:marBottom w:val="0"/>
      <w:divBdr>
        <w:top w:val="none" w:sz="0" w:space="0" w:color="auto"/>
        <w:left w:val="none" w:sz="0" w:space="0" w:color="auto"/>
        <w:bottom w:val="none" w:sz="0" w:space="0" w:color="auto"/>
        <w:right w:val="none" w:sz="0" w:space="0" w:color="auto"/>
      </w:divBdr>
    </w:div>
    <w:div w:id="1298224312">
      <w:bodyDiv w:val="1"/>
      <w:marLeft w:val="0"/>
      <w:marRight w:val="0"/>
      <w:marTop w:val="0"/>
      <w:marBottom w:val="0"/>
      <w:divBdr>
        <w:top w:val="none" w:sz="0" w:space="0" w:color="auto"/>
        <w:left w:val="none" w:sz="0" w:space="0" w:color="auto"/>
        <w:bottom w:val="none" w:sz="0" w:space="0" w:color="auto"/>
        <w:right w:val="none" w:sz="0" w:space="0" w:color="auto"/>
      </w:divBdr>
    </w:div>
    <w:div w:id="1299454519">
      <w:bodyDiv w:val="1"/>
      <w:marLeft w:val="0"/>
      <w:marRight w:val="0"/>
      <w:marTop w:val="0"/>
      <w:marBottom w:val="0"/>
      <w:divBdr>
        <w:top w:val="none" w:sz="0" w:space="0" w:color="auto"/>
        <w:left w:val="none" w:sz="0" w:space="0" w:color="auto"/>
        <w:bottom w:val="none" w:sz="0" w:space="0" w:color="auto"/>
        <w:right w:val="none" w:sz="0" w:space="0" w:color="auto"/>
      </w:divBdr>
    </w:div>
    <w:div w:id="1304892824">
      <w:bodyDiv w:val="1"/>
      <w:marLeft w:val="0"/>
      <w:marRight w:val="0"/>
      <w:marTop w:val="0"/>
      <w:marBottom w:val="0"/>
      <w:divBdr>
        <w:top w:val="none" w:sz="0" w:space="0" w:color="auto"/>
        <w:left w:val="none" w:sz="0" w:space="0" w:color="auto"/>
        <w:bottom w:val="none" w:sz="0" w:space="0" w:color="auto"/>
        <w:right w:val="none" w:sz="0" w:space="0" w:color="auto"/>
      </w:divBdr>
    </w:div>
    <w:div w:id="1305888942">
      <w:bodyDiv w:val="1"/>
      <w:marLeft w:val="0"/>
      <w:marRight w:val="0"/>
      <w:marTop w:val="0"/>
      <w:marBottom w:val="0"/>
      <w:divBdr>
        <w:top w:val="none" w:sz="0" w:space="0" w:color="auto"/>
        <w:left w:val="none" w:sz="0" w:space="0" w:color="auto"/>
        <w:bottom w:val="none" w:sz="0" w:space="0" w:color="auto"/>
        <w:right w:val="none" w:sz="0" w:space="0" w:color="auto"/>
      </w:divBdr>
    </w:div>
    <w:div w:id="1305894704">
      <w:bodyDiv w:val="1"/>
      <w:marLeft w:val="0"/>
      <w:marRight w:val="0"/>
      <w:marTop w:val="0"/>
      <w:marBottom w:val="0"/>
      <w:divBdr>
        <w:top w:val="none" w:sz="0" w:space="0" w:color="auto"/>
        <w:left w:val="none" w:sz="0" w:space="0" w:color="auto"/>
        <w:bottom w:val="none" w:sz="0" w:space="0" w:color="auto"/>
        <w:right w:val="none" w:sz="0" w:space="0" w:color="auto"/>
      </w:divBdr>
    </w:div>
    <w:div w:id="1312254572">
      <w:bodyDiv w:val="1"/>
      <w:marLeft w:val="0"/>
      <w:marRight w:val="0"/>
      <w:marTop w:val="0"/>
      <w:marBottom w:val="0"/>
      <w:divBdr>
        <w:top w:val="none" w:sz="0" w:space="0" w:color="auto"/>
        <w:left w:val="none" w:sz="0" w:space="0" w:color="auto"/>
        <w:bottom w:val="none" w:sz="0" w:space="0" w:color="auto"/>
        <w:right w:val="none" w:sz="0" w:space="0" w:color="auto"/>
      </w:divBdr>
    </w:div>
    <w:div w:id="1316912216">
      <w:bodyDiv w:val="1"/>
      <w:marLeft w:val="0"/>
      <w:marRight w:val="0"/>
      <w:marTop w:val="0"/>
      <w:marBottom w:val="0"/>
      <w:divBdr>
        <w:top w:val="none" w:sz="0" w:space="0" w:color="auto"/>
        <w:left w:val="none" w:sz="0" w:space="0" w:color="auto"/>
        <w:bottom w:val="none" w:sz="0" w:space="0" w:color="auto"/>
        <w:right w:val="none" w:sz="0" w:space="0" w:color="auto"/>
      </w:divBdr>
    </w:div>
    <w:div w:id="1317953147">
      <w:bodyDiv w:val="1"/>
      <w:marLeft w:val="0"/>
      <w:marRight w:val="0"/>
      <w:marTop w:val="0"/>
      <w:marBottom w:val="0"/>
      <w:divBdr>
        <w:top w:val="none" w:sz="0" w:space="0" w:color="auto"/>
        <w:left w:val="none" w:sz="0" w:space="0" w:color="auto"/>
        <w:bottom w:val="none" w:sz="0" w:space="0" w:color="auto"/>
        <w:right w:val="none" w:sz="0" w:space="0" w:color="auto"/>
      </w:divBdr>
    </w:div>
    <w:div w:id="1318531351">
      <w:bodyDiv w:val="1"/>
      <w:marLeft w:val="0"/>
      <w:marRight w:val="0"/>
      <w:marTop w:val="0"/>
      <w:marBottom w:val="0"/>
      <w:divBdr>
        <w:top w:val="none" w:sz="0" w:space="0" w:color="auto"/>
        <w:left w:val="none" w:sz="0" w:space="0" w:color="auto"/>
        <w:bottom w:val="none" w:sz="0" w:space="0" w:color="auto"/>
        <w:right w:val="none" w:sz="0" w:space="0" w:color="auto"/>
      </w:divBdr>
    </w:div>
    <w:div w:id="1321545724">
      <w:bodyDiv w:val="1"/>
      <w:marLeft w:val="0"/>
      <w:marRight w:val="0"/>
      <w:marTop w:val="0"/>
      <w:marBottom w:val="0"/>
      <w:divBdr>
        <w:top w:val="none" w:sz="0" w:space="0" w:color="auto"/>
        <w:left w:val="none" w:sz="0" w:space="0" w:color="auto"/>
        <w:bottom w:val="none" w:sz="0" w:space="0" w:color="auto"/>
        <w:right w:val="none" w:sz="0" w:space="0" w:color="auto"/>
      </w:divBdr>
    </w:div>
    <w:div w:id="1323773862">
      <w:bodyDiv w:val="1"/>
      <w:marLeft w:val="0"/>
      <w:marRight w:val="0"/>
      <w:marTop w:val="0"/>
      <w:marBottom w:val="0"/>
      <w:divBdr>
        <w:top w:val="none" w:sz="0" w:space="0" w:color="auto"/>
        <w:left w:val="none" w:sz="0" w:space="0" w:color="auto"/>
        <w:bottom w:val="none" w:sz="0" w:space="0" w:color="auto"/>
        <w:right w:val="none" w:sz="0" w:space="0" w:color="auto"/>
      </w:divBdr>
    </w:div>
    <w:div w:id="1327442651">
      <w:bodyDiv w:val="1"/>
      <w:marLeft w:val="0"/>
      <w:marRight w:val="0"/>
      <w:marTop w:val="0"/>
      <w:marBottom w:val="0"/>
      <w:divBdr>
        <w:top w:val="none" w:sz="0" w:space="0" w:color="auto"/>
        <w:left w:val="none" w:sz="0" w:space="0" w:color="auto"/>
        <w:bottom w:val="none" w:sz="0" w:space="0" w:color="auto"/>
        <w:right w:val="none" w:sz="0" w:space="0" w:color="auto"/>
      </w:divBdr>
    </w:div>
    <w:div w:id="1327633373">
      <w:bodyDiv w:val="1"/>
      <w:marLeft w:val="0"/>
      <w:marRight w:val="0"/>
      <w:marTop w:val="0"/>
      <w:marBottom w:val="0"/>
      <w:divBdr>
        <w:top w:val="none" w:sz="0" w:space="0" w:color="auto"/>
        <w:left w:val="none" w:sz="0" w:space="0" w:color="auto"/>
        <w:bottom w:val="none" w:sz="0" w:space="0" w:color="auto"/>
        <w:right w:val="none" w:sz="0" w:space="0" w:color="auto"/>
      </w:divBdr>
    </w:div>
    <w:div w:id="1333026393">
      <w:bodyDiv w:val="1"/>
      <w:marLeft w:val="0"/>
      <w:marRight w:val="0"/>
      <w:marTop w:val="0"/>
      <w:marBottom w:val="0"/>
      <w:divBdr>
        <w:top w:val="none" w:sz="0" w:space="0" w:color="auto"/>
        <w:left w:val="none" w:sz="0" w:space="0" w:color="auto"/>
        <w:bottom w:val="none" w:sz="0" w:space="0" w:color="auto"/>
        <w:right w:val="none" w:sz="0" w:space="0" w:color="auto"/>
      </w:divBdr>
    </w:div>
    <w:div w:id="1337730173">
      <w:bodyDiv w:val="1"/>
      <w:marLeft w:val="0"/>
      <w:marRight w:val="0"/>
      <w:marTop w:val="0"/>
      <w:marBottom w:val="0"/>
      <w:divBdr>
        <w:top w:val="none" w:sz="0" w:space="0" w:color="auto"/>
        <w:left w:val="none" w:sz="0" w:space="0" w:color="auto"/>
        <w:bottom w:val="none" w:sz="0" w:space="0" w:color="auto"/>
        <w:right w:val="none" w:sz="0" w:space="0" w:color="auto"/>
      </w:divBdr>
    </w:div>
    <w:div w:id="1339191653">
      <w:bodyDiv w:val="1"/>
      <w:marLeft w:val="0"/>
      <w:marRight w:val="0"/>
      <w:marTop w:val="0"/>
      <w:marBottom w:val="0"/>
      <w:divBdr>
        <w:top w:val="none" w:sz="0" w:space="0" w:color="auto"/>
        <w:left w:val="none" w:sz="0" w:space="0" w:color="auto"/>
        <w:bottom w:val="none" w:sz="0" w:space="0" w:color="auto"/>
        <w:right w:val="none" w:sz="0" w:space="0" w:color="auto"/>
      </w:divBdr>
    </w:div>
    <w:div w:id="1342008761">
      <w:bodyDiv w:val="1"/>
      <w:marLeft w:val="0"/>
      <w:marRight w:val="0"/>
      <w:marTop w:val="0"/>
      <w:marBottom w:val="0"/>
      <w:divBdr>
        <w:top w:val="none" w:sz="0" w:space="0" w:color="auto"/>
        <w:left w:val="none" w:sz="0" w:space="0" w:color="auto"/>
        <w:bottom w:val="none" w:sz="0" w:space="0" w:color="auto"/>
        <w:right w:val="none" w:sz="0" w:space="0" w:color="auto"/>
      </w:divBdr>
    </w:div>
    <w:div w:id="1345522999">
      <w:bodyDiv w:val="1"/>
      <w:marLeft w:val="0"/>
      <w:marRight w:val="0"/>
      <w:marTop w:val="0"/>
      <w:marBottom w:val="0"/>
      <w:divBdr>
        <w:top w:val="none" w:sz="0" w:space="0" w:color="auto"/>
        <w:left w:val="none" w:sz="0" w:space="0" w:color="auto"/>
        <w:bottom w:val="none" w:sz="0" w:space="0" w:color="auto"/>
        <w:right w:val="none" w:sz="0" w:space="0" w:color="auto"/>
      </w:divBdr>
    </w:div>
    <w:div w:id="1346396310">
      <w:bodyDiv w:val="1"/>
      <w:marLeft w:val="0"/>
      <w:marRight w:val="0"/>
      <w:marTop w:val="0"/>
      <w:marBottom w:val="0"/>
      <w:divBdr>
        <w:top w:val="none" w:sz="0" w:space="0" w:color="auto"/>
        <w:left w:val="none" w:sz="0" w:space="0" w:color="auto"/>
        <w:bottom w:val="none" w:sz="0" w:space="0" w:color="auto"/>
        <w:right w:val="none" w:sz="0" w:space="0" w:color="auto"/>
      </w:divBdr>
    </w:div>
    <w:div w:id="1348828709">
      <w:bodyDiv w:val="1"/>
      <w:marLeft w:val="0"/>
      <w:marRight w:val="0"/>
      <w:marTop w:val="0"/>
      <w:marBottom w:val="0"/>
      <w:divBdr>
        <w:top w:val="none" w:sz="0" w:space="0" w:color="auto"/>
        <w:left w:val="none" w:sz="0" w:space="0" w:color="auto"/>
        <w:bottom w:val="none" w:sz="0" w:space="0" w:color="auto"/>
        <w:right w:val="none" w:sz="0" w:space="0" w:color="auto"/>
      </w:divBdr>
    </w:div>
    <w:div w:id="1351104912">
      <w:bodyDiv w:val="1"/>
      <w:marLeft w:val="0"/>
      <w:marRight w:val="0"/>
      <w:marTop w:val="0"/>
      <w:marBottom w:val="0"/>
      <w:divBdr>
        <w:top w:val="none" w:sz="0" w:space="0" w:color="auto"/>
        <w:left w:val="none" w:sz="0" w:space="0" w:color="auto"/>
        <w:bottom w:val="none" w:sz="0" w:space="0" w:color="auto"/>
        <w:right w:val="none" w:sz="0" w:space="0" w:color="auto"/>
      </w:divBdr>
    </w:div>
    <w:div w:id="1355887507">
      <w:bodyDiv w:val="1"/>
      <w:marLeft w:val="0"/>
      <w:marRight w:val="0"/>
      <w:marTop w:val="0"/>
      <w:marBottom w:val="0"/>
      <w:divBdr>
        <w:top w:val="none" w:sz="0" w:space="0" w:color="auto"/>
        <w:left w:val="none" w:sz="0" w:space="0" w:color="auto"/>
        <w:bottom w:val="none" w:sz="0" w:space="0" w:color="auto"/>
        <w:right w:val="none" w:sz="0" w:space="0" w:color="auto"/>
      </w:divBdr>
    </w:div>
    <w:div w:id="1357121929">
      <w:bodyDiv w:val="1"/>
      <w:marLeft w:val="0"/>
      <w:marRight w:val="0"/>
      <w:marTop w:val="0"/>
      <w:marBottom w:val="0"/>
      <w:divBdr>
        <w:top w:val="none" w:sz="0" w:space="0" w:color="auto"/>
        <w:left w:val="none" w:sz="0" w:space="0" w:color="auto"/>
        <w:bottom w:val="none" w:sz="0" w:space="0" w:color="auto"/>
        <w:right w:val="none" w:sz="0" w:space="0" w:color="auto"/>
      </w:divBdr>
    </w:div>
    <w:div w:id="1358234386">
      <w:bodyDiv w:val="1"/>
      <w:marLeft w:val="0"/>
      <w:marRight w:val="0"/>
      <w:marTop w:val="0"/>
      <w:marBottom w:val="0"/>
      <w:divBdr>
        <w:top w:val="none" w:sz="0" w:space="0" w:color="auto"/>
        <w:left w:val="none" w:sz="0" w:space="0" w:color="auto"/>
        <w:bottom w:val="none" w:sz="0" w:space="0" w:color="auto"/>
        <w:right w:val="none" w:sz="0" w:space="0" w:color="auto"/>
      </w:divBdr>
    </w:div>
    <w:div w:id="1360205891">
      <w:bodyDiv w:val="1"/>
      <w:marLeft w:val="0"/>
      <w:marRight w:val="0"/>
      <w:marTop w:val="0"/>
      <w:marBottom w:val="0"/>
      <w:divBdr>
        <w:top w:val="none" w:sz="0" w:space="0" w:color="auto"/>
        <w:left w:val="none" w:sz="0" w:space="0" w:color="auto"/>
        <w:bottom w:val="none" w:sz="0" w:space="0" w:color="auto"/>
        <w:right w:val="none" w:sz="0" w:space="0" w:color="auto"/>
      </w:divBdr>
    </w:div>
    <w:div w:id="1360932188">
      <w:bodyDiv w:val="1"/>
      <w:marLeft w:val="0"/>
      <w:marRight w:val="0"/>
      <w:marTop w:val="0"/>
      <w:marBottom w:val="0"/>
      <w:divBdr>
        <w:top w:val="none" w:sz="0" w:space="0" w:color="auto"/>
        <w:left w:val="none" w:sz="0" w:space="0" w:color="auto"/>
        <w:bottom w:val="none" w:sz="0" w:space="0" w:color="auto"/>
        <w:right w:val="none" w:sz="0" w:space="0" w:color="auto"/>
      </w:divBdr>
    </w:div>
    <w:div w:id="1362591008">
      <w:bodyDiv w:val="1"/>
      <w:marLeft w:val="0"/>
      <w:marRight w:val="0"/>
      <w:marTop w:val="0"/>
      <w:marBottom w:val="0"/>
      <w:divBdr>
        <w:top w:val="none" w:sz="0" w:space="0" w:color="auto"/>
        <w:left w:val="none" w:sz="0" w:space="0" w:color="auto"/>
        <w:bottom w:val="none" w:sz="0" w:space="0" w:color="auto"/>
        <w:right w:val="none" w:sz="0" w:space="0" w:color="auto"/>
      </w:divBdr>
    </w:div>
    <w:div w:id="1363901100">
      <w:bodyDiv w:val="1"/>
      <w:marLeft w:val="0"/>
      <w:marRight w:val="0"/>
      <w:marTop w:val="0"/>
      <w:marBottom w:val="0"/>
      <w:divBdr>
        <w:top w:val="none" w:sz="0" w:space="0" w:color="auto"/>
        <w:left w:val="none" w:sz="0" w:space="0" w:color="auto"/>
        <w:bottom w:val="none" w:sz="0" w:space="0" w:color="auto"/>
        <w:right w:val="none" w:sz="0" w:space="0" w:color="auto"/>
      </w:divBdr>
    </w:div>
    <w:div w:id="1367484870">
      <w:bodyDiv w:val="1"/>
      <w:marLeft w:val="0"/>
      <w:marRight w:val="0"/>
      <w:marTop w:val="0"/>
      <w:marBottom w:val="0"/>
      <w:divBdr>
        <w:top w:val="none" w:sz="0" w:space="0" w:color="auto"/>
        <w:left w:val="none" w:sz="0" w:space="0" w:color="auto"/>
        <w:bottom w:val="none" w:sz="0" w:space="0" w:color="auto"/>
        <w:right w:val="none" w:sz="0" w:space="0" w:color="auto"/>
      </w:divBdr>
    </w:div>
    <w:div w:id="1369909857">
      <w:bodyDiv w:val="1"/>
      <w:marLeft w:val="0"/>
      <w:marRight w:val="0"/>
      <w:marTop w:val="0"/>
      <w:marBottom w:val="0"/>
      <w:divBdr>
        <w:top w:val="none" w:sz="0" w:space="0" w:color="auto"/>
        <w:left w:val="none" w:sz="0" w:space="0" w:color="auto"/>
        <w:bottom w:val="none" w:sz="0" w:space="0" w:color="auto"/>
        <w:right w:val="none" w:sz="0" w:space="0" w:color="auto"/>
      </w:divBdr>
    </w:div>
    <w:div w:id="1370296247">
      <w:bodyDiv w:val="1"/>
      <w:marLeft w:val="0"/>
      <w:marRight w:val="0"/>
      <w:marTop w:val="0"/>
      <w:marBottom w:val="0"/>
      <w:divBdr>
        <w:top w:val="none" w:sz="0" w:space="0" w:color="auto"/>
        <w:left w:val="none" w:sz="0" w:space="0" w:color="auto"/>
        <w:bottom w:val="none" w:sz="0" w:space="0" w:color="auto"/>
        <w:right w:val="none" w:sz="0" w:space="0" w:color="auto"/>
      </w:divBdr>
    </w:div>
    <w:div w:id="1374502165">
      <w:bodyDiv w:val="1"/>
      <w:marLeft w:val="0"/>
      <w:marRight w:val="0"/>
      <w:marTop w:val="0"/>
      <w:marBottom w:val="0"/>
      <w:divBdr>
        <w:top w:val="none" w:sz="0" w:space="0" w:color="auto"/>
        <w:left w:val="none" w:sz="0" w:space="0" w:color="auto"/>
        <w:bottom w:val="none" w:sz="0" w:space="0" w:color="auto"/>
        <w:right w:val="none" w:sz="0" w:space="0" w:color="auto"/>
      </w:divBdr>
    </w:div>
    <w:div w:id="1379934885">
      <w:bodyDiv w:val="1"/>
      <w:marLeft w:val="0"/>
      <w:marRight w:val="0"/>
      <w:marTop w:val="0"/>
      <w:marBottom w:val="0"/>
      <w:divBdr>
        <w:top w:val="none" w:sz="0" w:space="0" w:color="auto"/>
        <w:left w:val="none" w:sz="0" w:space="0" w:color="auto"/>
        <w:bottom w:val="none" w:sz="0" w:space="0" w:color="auto"/>
        <w:right w:val="none" w:sz="0" w:space="0" w:color="auto"/>
      </w:divBdr>
    </w:div>
    <w:div w:id="1380788786">
      <w:bodyDiv w:val="1"/>
      <w:marLeft w:val="0"/>
      <w:marRight w:val="0"/>
      <w:marTop w:val="0"/>
      <w:marBottom w:val="0"/>
      <w:divBdr>
        <w:top w:val="none" w:sz="0" w:space="0" w:color="auto"/>
        <w:left w:val="none" w:sz="0" w:space="0" w:color="auto"/>
        <w:bottom w:val="none" w:sz="0" w:space="0" w:color="auto"/>
        <w:right w:val="none" w:sz="0" w:space="0" w:color="auto"/>
      </w:divBdr>
    </w:div>
    <w:div w:id="1382751674">
      <w:bodyDiv w:val="1"/>
      <w:marLeft w:val="0"/>
      <w:marRight w:val="0"/>
      <w:marTop w:val="0"/>
      <w:marBottom w:val="0"/>
      <w:divBdr>
        <w:top w:val="none" w:sz="0" w:space="0" w:color="auto"/>
        <w:left w:val="none" w:sz="0" w:space="0" w:color="auto"/>
        <w:bottom w:val="none" w:sz="0" w:space="0" w:color="auto"/>
        <w:right w:val="none" w:sz="0" w:space="0" w:color="auto"/>
      </w:divBdr>
    </w:div>
    <w:div w:id="1384676369">
      <w:bodyDiv w:val="1"/>
      <w:marLeft w:val="0"/>
      <w:marRight w:val="0"/>
      <w:marTop w:val="0"/>
      <w:marBottom w:val="0"/>
      <w:divBdr>
        <w:top w:val="none" w:sz="0" w:space="0" w:color="auto"/>
        <w:left w:val="none" w:sz="0" w:space="0" w:color="auto"/>
        <w:bottom w:val="none" w:sz="0" w:space="0" w:color="auto"/>
        <w:right w:val="none" w:sz="0" w:space="0" w:color="auto"/>
      </w:divBdr>
    </w:div>
    <w:div w:id="1391882089">
      <w:bodyDiv w:val="1"/>
      <w:marLeft w:val="0"/>
      <w:marRight w:val="0"/>
      <w:marTop w:val="0"/>
      <w:marBottom w:val="0"/>
      <w:divBdr>
        <w:top w:val="none" w:sz="0" w:space="0" w:color="auto"/>
        <w:left w:val="none" w:sz="0" w:space="0" w:color="auto"/>
        <w:bottom w:val="none" w:sz="0" w:space="0" w:color="auto"/>
        <w:right w:val="none" w:sz="0" w:space="0" w:color="auto"/>
      </w:divBdr>
    </w:div>
    <w:div w:id="1392848823">
      <w:bodyDiv w:val="1"/>
      <w:marLeft w:val="0"/>
      <w:marRight w:val="0"/>
      <w:marTop w:val="0"/>
      <w:marBottom w:val="0"/>
      <w:divBdr>
        <w:top w:val="none" w:sz="0" w:space="0" w:color="auto"/>
        <w:left w:val="none" w:sz="0" w:space="0" w:color="auto"/>
        <w:bottom w:val="none" w:sz="0" w:space="0" w:color="auto"/>
        <w:right w:val="none" w:sz="0" w:space="0" w:color="auto"/>
      </w:divBdr>
    </w:div>
    <w:div w:id="1393314554">
      <w:bodyDiv w:val="1"/>
      <w:marLeft w:val="0"/>
      <w:marRight w:val="0"/>
      <w:marTop w:val="0"/>
      <w:marBottom w:val="0"/>
      <w:divBdr>
        <w:top w:val="none" w:sz="0" w:space="0" w:color="auto"/>
        <w:left w:val="none" w:sz="0" w:space="0" w:color="auto"/>
        <w:bottom w:val="none" w:sz="0" w:space="0" w:color="auto"/>
        <w:right w:val="none" w:sz="0" w:space="0" w:color="auto"/>
      </w:divBdr>
    </w:div>
    <w:div w:id="1394155427">
      <w:bodyDiv w:val="1"/>
      <w:marLeft w:val="0"/>
      <w:marRight w:val="0"/>
      <w:marTop w:val="0"/>
      <w:marBottom w:val="0"/>
      <w:divBdr>
        <w:top w:val="none" w:sz="0" w:space="0" w:color="auto"/>
        <w:left w:val="none" w:sz="0" w:space="0" w:color="auto"/>
        <w:bottom w:val="none" w:sz="0" w:space="0" w:color="auto"/>
        <w:right w:val="none" w:sz="0" w:space="0" w:color="auto"/>
      </w:divBdr>
    </w:div>
    <w:div w:id="1395002907">
      <w:bodyDiv w:val="1"/>
      <w:marLeft w:val="0"/>
      <w:marRight w:val="0"/>
      <w:marTop w:val="0"/>
      <w:marBottom w:val="0"/>
      <w:divBdr>
        <w:top w:val="none" w:sz="0" w:space="0" w:color="auto"/>
        <w:left w:val="none" w:sz="0" w:space="0" w:color="auto"/>
        <w:bottom w:val="none" w:sz="0" w:space="0" w:color="auto"/>
        <w:right w:val="none" w:sz="0" w:space="0" w:color="auto"/>
      </w:divBdr>
    </w:div>
    <w:div w:id="1396859076">
      <w:bodyDiv w:val="1"/>
      <w:marLeft w:val="0"/>
      <w:marRight w:val="0"/>
      <w:marTop w:val="0"/>
      <w:marBottom w:val="0"/>
      <w:divBdr>
        <w:top w:val="none" w:sz="0" w:space="0" w:color="auto"/>
        <w:left w:val="none" w:sz="0" w:space="0" w:color="auto"/>
        <w:bottom w:val="none" w:sz="0" w:space="0" w:color="auto"/>
        <w:right w:val="none" w:sz="0" w:space="0" w:color="auto"/>
      </w:divBdr>
    </w:div>
    <w:div w:id="1396968982">
      <w:bodyDiv w:val="1"/>
      <w:marLeft w:val="0"/>
      <w:marRight w:val="0"/>
      <w:marTop w:val="0"/>
      <w:marBottom w:val="0"/>
      <w:divBdr>
        <w:top w:val="none" w:sz="0" w:space="0" w:color="auto"/>
        <w:left w:val="none" w:sz="0" w:space="0" w:color="auto"/>
        <w:bottom w:val="none" w:sz="0" w:space="0" w:color="auto"/>
        <w:right w:val="none" w:sz="0" w:space="0" w:color="auto"/>
      </w:divBdr>
    </w:div>
    <w:div w:id="1397703593">
      <w:bodyDiv w:val="1"/>
      <w:marLeft w:val="0"/>
      <w:marRight w:val="0"/>
      <w:marTop w:val="0"/>
      <w:marBottom w:val="0"/>
      <w:divBdr>
        <w:top w:val="none" w:sz="0" w:space="0" w:color="auto"/>
        <w:left w:val="none" w:sz="0" w:space="0" w:color="auto"/>
        <w:bottom w:val="none" w:sz="0" w:space="0" w:color="auto"/>
        <w:right w:val="none" w:sz="0" w:space="0" w:color="auto"/>
      </w:divBdr>
    </w:div>
    <w:div w:id="1398671637">
      <w:bodyDiv w:val="1"/>
      <w:marLeft w:val="0"/>
      <w:marRight w:val="0"/>
      <w:marTop w:val="0"/>
      <w:marBottom w:val="0"/>
      <w:divBdr>
        <w:top w:val="none" w:sz="0" w:space="0" w:color="auto"/>
        <w:left w:val="none" w:sz="0" w:space="0" w:color="auto"/>
        <w:bottom w:val="none" w:sz="0" w:space="0" w:color="auto"/>
        <w:right w:val="none" w:sz="0" w:space="0" w:color="auto"/>
      </w:divBdr>
    </w:div>
    <w:div w:id="1403020105">
      <w:bodyDiv w:val="1"/>
      <w:marLeft w:val="0"/>
      <w:marRight w:val="0"/>
      <w:marTop w:val="0"/>
      <w:marBottom w:val="0"/>
      <w:divBdr>
        <w:top w:val="none" w:sz="0" w:space="0" w:color="auto"/>
        <w:left w:val="none" w:sz="0" w:space="0" w:color="auto"/>
        <w:bottom w:val="none" w:sz="0" w:space="0" w:color="auto"/>
        <w:right w:val="none" w:sz="0" w:space="0" w:color="auto"/>
      </w:divBdr>
    </w:div>
    <w:div w:id="1404327237">
      <w:bodyDiv w:val="1"/>
      <w:marLeft w:val="0"/>
      <w:marRight w:val="0"/>
      <w:marTop w:val="0"/>
      <w:marBottom w:val="0"/>
      <w:divBdr>
        <w:top w:val="none" w:sz="0" w:space="0" w:color="auto"/>
        <w:left w:val="none" w:sz="0" w:space="0" w:color="auto"/>
        <w:bottom w:val="none" w:sz="0" w:space="0" w:color="auto"/>
        <w:right w:val="none" w:sz="0" w:space="0" w:color="auto"/>
      </w:divBdr>
    </w:div>
    <w:div w:id="1404600286">
      <w:bodyDiv w:val="1"/>
      <w:marLeft w:val="0"/>
      <w:marRight w:val="0"/>
      <w:marTop w:val="0"/>
      <w:marBottom w:val="0"/>
      <w:divBdr>
        <w:top w:val="none" w:sz="0" w:space="0" w:color="auto"/>
        <w:left w:val="none" w:sz="0" w:space="0" w:color="auto"/>
        <w:bottom w:val="none" w:sz="0" w:space="0" w:color="auto"/>
        <w:right w:val="none" w:sz="0" w:space="0" w:color="auto"/>
      </w:divBdr>
    </w:div>
    <w:div w:id="1404643148">
      <w:bodyDiv w:val="1"/>
      <w:marLeft w:val="0"/>
      <w:marRight w:val="0"/>
      <w:marTop w:val="0"/>
      <w:marBottom w:val="0"/>
      <w:divBdr>
        <w:top w:val="none" w:sz="0" w:space="0" w:color="auto"/>
        <w:left w:val="none" w:sz="0" w:space="0" w:color="auto"/>
        <w:bottom w:val="none" w:sz="0" w:space="0" w:color="auto"/>
        <w:right w:val="none" w:sz="0" w:space="0" w:color="auto"/>
      </w:divBdr>
    </w:div>
    <w:div w:id="1405377953">
      <w:bodyDiv w:val="1"/>
      <w:marLeft w:val="0"/>
      <w:marRight w:val="0"/>
      <w:marTop w:val="0"/>
      <w:marBottom w:val="0"/>
      <w:divBdr>
        <w:top w:val="none" w:sz="0" w:space="0" w:color="auto"/>
        <w:left w:val="none" w:sz="0" w:space="0" w:color="auto"/>
        <w:bottom w:val="none" w:sz="0" w:space="0" w:color="auto"/>
        <w:right w:val="none" w:sz="0" w:space="0" w:color="auto"/>
      </w:divBdr>
    </w:div>
    <w:div w:id="1405638069">
      <w:bodyDiv w:val="1"/>
      <w:marLeft w:val="0"/>
      <w:marRight w:val="0"/>
      <w:marTop w:val="0"/>
      <w:marBottom w:val="0"/>
      <w:divBdr>
        <w:top w:val="none" w:sz="0" w:space="0" w:color="auto"/>
        <w:left w:val="none" w:sz="0" w:space="0" w:color="auto"/>
        <w:bottom w:val="none" w:sz="0" w:space="0" w:color="auto"/>
        <w:right w:val="none" w:sz="0" w:space="0" w:color="auto"/>
      </w:divBdr>
    </w:div>
    <w:div w:id="1406492124">
      <w:bodyDiv w:val="1"/>
      <w:marLeft w:val="0"/>
      <w:marRight w:val="0"/>
      <w:marTop w:val="0"/>
      <w:marBottom w:val="0"/>
      <w:divBdr>
        <w:top w:val="none" w:sz="0" w:space="0" w:color="auto"/>
        <w:left w:val="none" w:sz="0" w:space="0" w:color="auto"/>
        <w:bottom w:val="none" w:sz="0" w:space="0" w:color="auto"/>
        <w:right w:val="none" w:sz="0" w:space="0" w:color="auto"/>
      </w:divBdr>
    </w:div>
    <w:div w:id="1409693309">
      <w:bodyDiv w:val="1"/>
      <w:marLeft w:val="0"/>
      <w:marRight w:val="0"/>
      <w:marTop w:val="0"/>
      <w:marBottom w:val="0"/>
      <w:divBdr>
        <w:top w:val="none" w:sz="0" w:space="0" w:color="auto"/>
        <w:left w:val="none" w:sz="0" w:space="0" w:color="auto"/>
        <w:bottom w:val="none" w:sz="0" w:space="0" w:color="auto"/>
        <w:right w:val="none" w:sz="0" w:space="0" w:color="auto"/>
      </w:divBdr>
    </w:div>
    <w:div w:id="1409768346">
      <w:bodyDiv w:val="1"/>
      <w:marLeft w:val="0"/>
      <w:marRight w:val="0"/>
      <w:marTop w:val="0"/>
      <w:marBottom w:val="0"/>
      <w:divBdr>
        <w:top w:val="none" w:sz="0" w:space="0" w:color="auto"/>
        <w:left w:val="none" w:sz="0" w:space="0" w:color="auto"/>
        <w:bottom w:val="none" w:sz="0" w:space="0" w:color="auto"/>
        <w:right w:val="none" w:sz="0" w:space="0" w:color="auto"/>
      </w:divBdr>
    </w:div>
    <w:div w:id="1410271000">
      <w:bodyDiv w:val="1"/>
      <w:marLeft w:val="0"/>
      <w:marRight w:val="0"/>
      <w:marTop w:val="0"/>
      <w:marBottom w:val="0"/>
      <w:divBdr>
        <w:top w:val="none" w:sz="0" w:space="0" w:color="auto"/>
        <w:left w:val="none" w:sz="0" w:space="0" w:color="auto"/>
        <w:bottom w:val="none" w:sz="0" w:space="0" w:color="auto"/>
        <w:right w:val="none" w:sz="0" w:space="0" w:color="auto"/>
      </w:divBdr>
    </w:div>
    <w:div w:id="1414081180">
      <w:bodyDiv w:val="1"/>
      <w:marLeft w:val="0"/>
      <w:marRight w:val="0"/>
      <w:marTop w:val="0"/>
      <w:marBottom w:val="0"/>
      <w:divBdr>
        <w:top w:val="none" w:sz="0" w:space="0" w:color="auto"/>
        <w:left w:val="none" w:sz="0" w:space="0" w:color="auto"/>
        <w:bottom w:val="none" w:sz="0" w:space="0" w:color="auto"/>
        <w:right w:val="none" w:sz="0" w:space="0" w:color="auto"/>
      </w:divBdr>
    </w:div>
    <w:div w:id="1414936420">
      <w:bodyDiv w:val="1"/>
      <w:marLeft w:val="0"/>
      <w:marRight w:val="0"/>
      <w:marTop w:val="0"/>
      <w:marBottom w:val="0"/>
      <w:divBdr>
        <w:top w:val="none" w:sz="0" w:space="0" w:color="auto"/>
        <w:left w:val="none" w:sz="0" w:space="0" w:color="auto"/>
        <w:bottom w:val="none" w:sz="0" w:space="0" w:color="auto"/>
        <w:right w:val="none" w:sz="0" w:space="0" w:color="auto"/>
      </w:divBdr>
    </w:div>
    <w:div w:id="1415007935">
      <w:bodyDiv w:val="1"/>
      <w:marLeft w:val="0"/>
      <w:marRight w:val="0"/>
      <w:marTop w:val="0"/>
      <w:marBottom w:val="0"/>
      <w:divBdr>
        <w:top w:val="none" w:sz="0" w:space="0" w:color="auto"/>
        <w:left w:val="none" w:sz="0" w:space="0" w:color="auto"/>
        <w:bottom w:val="none" w:sz="0" w:space="0" w:color="auto"/>
        <w:right w:val="none" w:sz="0" w:space="0" w:color="auto"/>
      </w:divBdr>
    </w:div>
    <w:div w:id="1416899584">
      <w:bodyDiv w:val="1"/>
      <w:marLeft w:val="0"/>
      <w:marRight w:val="0"/>
      <w:marTop w:val="0"/>
      <w:marBottom w:val="0"/>
      <w:divBdr>
        <w:top w:val="none" w:sz="0" w:space="0" w:color="auto"/>
        <w:left w:val="none" w:sz="0" w:space="0" w:color="auto"/>
        <w:bottom w:val="none" w:sz="0" w:space="0" w:color="auto"/>
        <w:right w:val="none" w:sz="0" w:space="0" w:color="auto"/>
      </w:divBdr>
    </w:div>
    <w:div w:id="1417432465">
      <w:bodyDiv w:val="1"/>
      <w:marLeft w:val="0"/>
      <w:marRight w:val="0"/>
      <w:marTop w:val="0"/>
      <w:marBottom w:val="0"/>
      <w:divBdr>
        <w:top w:val="none" w:sz="0" w:space="0" w:color="auto"/>
        <w:left w:val="none" w:sz="0" w:space="0" w:color="auto"/>
        <w:bottom w:val="none" w:sz="0" w:space="0" w:color="auto"/>
        <w:right w:val="none" w:sz="0" w:space="0" w:color="auto"/>
      </w:divBdr>
    </w:div>
    <w:div w:id="1419205189">
      <w:bodyDiv w:val="1"/>
      <w:marLeft w:val="0"/>
      <w:marRight w:val="0"/>
      <w:marTop w:val="0"/>
      <w:marBottom w:val="0"/>
      <w:divBdr>
        <w:top w:val="none" w:sz="0" w:space="0" w:color="auto"/>
        <w:left w:val="none" w:sz="0" w:space="0" w:color="auto"/>
        <w:bottom w:val="none" w:sz="0" w:space="0" w:color="auto"/>
        <w:right w:val="none" w:sz="0" w:space="0" w:color="auto"/>
      </w:divBdr>
    </w:div>
    <w:div w:id="1423377525">
      <w:bodyDiv w:val="1"/>
      <w:marLeft w:val="0"/>
      <w:marRight w:val="0"/>
      <w:marTop w:val="0"/>
      <w:marBottom w:val="0"/>
      <w:divBdr>
        <w:top w:val="none" w:sz="0" w:space="0" w:color="auto"/>
        <w:left w:val="none" w:sz="0" w:space="0" w:color="auto"/>
        <w:bottom w:val="none" w:sz="0" w:space="0" w:color="auto"/>
        <w:right w:val="none" w:sz="0" w:space="0" w:color="auto"/>
      </w:divBdr>
    </w:div>
    <w:div w:id="1425761860">
      <w:bodyDiv w:val="1"/>
      <w:marLeft w:val="0"/>
      <w:marRight w:val="0"/>
      <w:marTop w:val="0"/>
      <w:marBottom w:val="0"/>
      <w:divBdr>
        <w:top w:val="none" w:sz="0" w:space="0" w:color="auto"/>
        <w:left w:val="none" w:sz="0" w:space="0" w:color="auto"/>
        <w:bottom w:val="none" w:sz="0" w:space="0" w:color="auto"/>
        <w:right w:val="none" w:sz="0" w:space="0" w:color="auto"/>
      </w:divBdr>
    </w:div>
    <w:div w:id="1426345908">
      <w:bodyDiv w:val="1"/>
      <w:marLeft w:val="0"/>
      <w:marRight w:val="0"/>
      <w:marTop w:val="0"/>
      <w:marBottom w:val="0"/>
      <w:divBdr>
        <w:top w:val="none" w:sz="0" w:space="0" w:color="auto"/>
        <w:left w:val="none" w:sz="0" w:space="0" w:color="auto"/>
        <w:bottom w:val="none" w:sz="0" w:space="0" w:color="auto"/>
        <w:right w:val="none" w:sz="0" w:space="0" w:color="auto"/>
      </w:divBdr>
    </w:div>
    <w:div w:id="1426683159">
      <w:bodyDiv w:val="1"/>
      <w:marLeft w:val="0"/>
      <w:marRight w:val="0"/>
      <w:marTop w:val="0"/>
      <w:marBottom w:val="0"/>
      <w:divBdr>
        <w:top w:val="none" w:sz="0" w:space="0" w:color="auto"/>
        <w:left w:val="none" w:sz="0" w:space="0" w:color="auto"/>
        <w:bottom w:val="none" w:sz="0" w:space="0" w:color="auto"/>
        <w:right w:val="none" w:sz="0" w:space="0" w:color="auto"/>
      </w:divBdr>
    </w:div>
    <w:div w:id="1433167866">
      <w:bodyDiv w:val="1"/>
      <w:marLeft w:val="0"/>
      <w:marRight w:val="0"/>
      <w:marTop w:val="0"/>
      <w:marBottom w:val="0"/>
      <w:divBdr>
        <w:top w:val="none" w:sz="0" w:space="0" w:color="auto"/>
        <w:left w:val="none" w:sz="0" w:space="0" w:color="auto"/>
        <w:bottom w:val="none" w:sz="0" w:space="0" w:color="auto"/>
        <w:right w:val="none" w:sz="0" w:space="0" w:color="auto"/>
      </w:divBdr>
    </w:div>
    <w:div w:id="1434588152">
      <w:bodyDiv w:val="1"/>
      <w:marLeft w:val="0"/>
      <w:marRight w:val="0"/>
      <w:marTop w:val="0"/>
      <w:marBottom w:val="0"/>
      <w:divBdr>
        <w:top w:val="none" w:sz="0" w:space="0" w:color="auto"/>
        <w:left w:val="none" w:sz="0" w:space="0" w:color="auto"/>
        <w:bottom w:val="none" w:sz="0" w:space="0" w:color="auto"/>
        <w:right w:val="none" w:sz="0" w:space="0" w:color="auto"/>
      </w:divBdr>
    </w:div>
    <w:div w:id="1435519274">
      <w:bodyDiv w:val="1"/>
      <w:marLeft w:val="0"/>
      <w:marRight w:val="0"/>
      <w:marTop w:val="0"/>
      <w:marBottom w:val="0"/>
      <w:divBdr>
        <w:top w:val="none" w:sz="0" w:space="0" w:color="auto"/>
        <w:left w:val="none" w:sz="0" w:space="0" w:color="auto"/>
        <w:bottom w:val="none" w:sz="0" w:space="0" w:color="auto"/>
        <w:right w:val="none" w:sz="0" w:space="0" w:color="auto"/>
      </w:divBdr>
    </w:div>
    <w:div w:id="1438714698">
      <w:bodyDiv w:val="1"/>
      <w:marLeft w:val="0"/>
      <w:marRight w:val="0"/>
      <w:marTop w:val="0"/>
      <w:marBottom w:val="0"/>
      <w:divBdr>
        <w:top w:val="none" w:sz="0" w:space="0" w:color="auto"/>
        <w:left w:val="none" w:sz="0" w:space="0" w:color="auto"/>
        <w:bottom w:val="none" w:sz="0" w:space="0" w:color="auto"/>
        <w:right w:val="none" w:sz="0" w:space="0" w:color="auto"/>
      </w:divBdr>
    </w:div>
    <w:div w:id="1439179056">
      <w:bodyDiv w:val="1"/>
      <w:marLeft w:val="0"/>
      <w:marRight w:val="0"/>
      <w:marTop w:val="0"/>
      <w:marBottom w:val="0"/>
      <w:divBdr>
        <w:top w:val="none" w:sz="0" w:space="0" w:color="auto"/>
        <w:left w:val="none" w:sz="0" w:space="0" w:color="auto"/>
        <w:bottom w:val="none" w:sz="0" w:space="0" w:color="auto"/>
        <w:right w:val="none" w:sz="0" w:space="0" w:color="auto"/>
      </w:divBdr>
    </w:div>
    <w:div w:id="1439527604">
      <w:bodyDiv w:val="1"/>
      <w:marLeft w:val="0"/>
      <w:marRight w:val="0"/>
      <w:marTop w:val="0"/>
      <w:marBottom w:val="0"/>
      <w:divBdr>
        <w:top w:val="none" w:sz="0" w:space="0" w:color="auto"/>
        <w:left w:val="none" w:sz="0" w:space="0" w:color="auto"/>
        <w:bottom w:val="none" w:sz="0" w:space="0" w:color="auto"/>
        <w:right w:val="none" w:sz="0" w:space="0" w:color="auto"/>
      </w:divBdr>
    </w:div>
    <w:div w:id="1443262958">
      <w:bodyDiv w:val="1"/>
      <w:marLeft w:val="0"/>
      <w:marRight w:val="0"/>
      <w:marTop w:val="0"/>
      <w:marBottom w:val="0"/>
      <w:divBdr>
        <w:top w:val="none" w:sz="0" w:space="0" w:color="auto"/>
        <w:left w:val="none" w:sz="0" w:space="0" w:color="auto"/>
        <w:bottom w:val="none" w:sz="0" w:space="0" w:color="auto"/>
        <w:right w:val="none" w:sz="0" w:space="0" w:color="auto"/>
      </w:divBdr>
    </w:div>
    <w:div w:id="1443695353">
      <w:bodyDiv w:val="1"/>
      <w:marLeft w:val="0"/>
      <w:marRight w:val="0"/>
      <w:marTop w:val="0"/>
      <w:marBottom w:val="0"/>
      <w:divBdr>
        <w:top w:val="none" w:sz="0" w:space="0" w:color="auto"/>
        <w:left w:val="none" w:sz="0" w:space="0" w:color="auto"/>
        <w:bottom w:val="none" w:sz="0" w:space="0" w:color="auto"/>
        <w:right w:val="none" w:sz="0" w:space="0" w:color="auto"/>
      </w:divBdr>
    </w:div>
    <w:div w:id="1445926534">
      <w:bodyDiv w:val="1"/>
      <w:marLeft w:val="0"/>
      <w:marRight w:val="0"/>
      <w:marTop w:val="0"/>
      <w:marBottom w:val="0"/>
      <w:divBdr>
        <w:top w:val="none" w:sz="0" w:space="0" w:color="auto"/>
        <w:left w:val="none" w:sz="0" w:space="0" w:color="auto"/>
        <w:bottom w:val="none" w:sz="0" w:space="0" w:color="auto"/>
        <w:right w:val="none" w:sz="0" w:space="0" w:color="auto"/>
      </w:divBdr>
    </w:div>
    <w:div w:id="1446074736">
      <w:bodyDiv w:val="1"/>
      <w:marLeft w:val="0"/>
      <w:marRight w:val="0"/>
      <w:marTop w:val="0"/>
      <w:marBottom w:val="0"/>
      <w:divBdr>
        <w:top w:val="none" w:sz="0" w:space="0" w:color="auto"/>
        <w:left w:val="none" w:sz="0" w:space="0" w:color="auto"/>
        <w:bottom w:val="none" w:sz="0" w:space="0" w:color="auto"/>
        <w:right w:val="none" w:sz="0" w:space="0" w:color="auto"/>
      </w:divBdr>
    </w:div>
    <w:div w:id="1446919619">
      <w:bodyDiv w:val="1"/>
      <w:marLeft w:val="0"/>
      <w:marRight w:val="0"/>
      <w:marTop w:val="0"/>
      <w:marBottom w:val="0"/>
      <w:divBdr>
        <w:top w:val="none" w:sz="0" w:space="0" w:color="auto"/>
        <w:left w:val="none" w:sz="0" w:space="0" w:color="auto"/>
        <w:bottom w:val="none" w:sz="0" w:space="0" w:color="auto"/>
        <w:right w:val="none" w:sz="0" w:space="0" w:color="auto"/>
      </w:divBdr>
    </w:div>
    <w:div w:id="1447459864">
      <w:bodyDiv w:val="1"/>
      <w:marLeft w:val="0"/>
      <w:marRight w:val="0"/>
      <w:marTop w:val="0"/>
      <w:marBottom w:val="0"/>
      <w:divBdr>
        <w:top w:val="none" w:sz="0" w:space="0" w:color="auto"/>
        <w:left w:val="none" w:sz="0" w:space="0" w:color="auto"/>
        <w:bottom w:val="none" w:sz="0" w:space="0" w:color="auto"/>
        <w:right w:val="none" w:sz="0" w:space="0" w:color="auto"/>
      </w:divBdr>
    </w:div>
    <w:div w:id="1448967138">
      <w:bodyDiv w:val="1"/>
      <w:marLeft w:val="0"/>
      <w:marRight w:val="0"/>
      <w:marTop w:val="0"/>
      <w:marBottom w:val="0"/>
      <w:divBdr>
        <w:top w:val="none" w:sz="0" w:space="0" w:color="auto"/>
        <w:left w:val="none" w:sz="0" w:space="0" w:color="auto"/>
        <w:bottom w:val="none" w:sz="0" w:space="0" w:color="auto"/>
        <w:right w:val="none" w:sz="0" w:space="0" w:color="auto"/>
      </w:divBdr>
    </w:div>
    <w:div w:id="1450971128">
      <w:bodyDiv w:val="1"/>
      <w:marLeft w:val="0"/>
      <w:marRight w:val="0"/>
      <w:marTop w:val="0"/>
      <w:marBottom w:val="0"/>
      <w:divBdr>
        <w:top w:val="none" w:sz="0" w:space="0" w:color="auto"/>
        <w:left w:val="none" w:sz="0" w:space="0" w:color="auto"/>
        <w:bottom w:val="none" w:sz="0" w:space="0" w:color="auto"/>
        <w:right w:val="none" w:sz="0" w:space="0" w:color="auto"/>
      </w:divBdr>
    </w:div>
    <w:div w:id="1454784982">
      <w:bodyDiv w:val="1"/>
      <w:marLeft w:val="0"/>
      <w:marRight w:val="0"/>
      <w:marTop w:val="0"/>
      <w:marBottom w:val="0"/>
      <w:divBdr>
        <w:top w:val="none" w:sz="0" w:space="0" w:color="auto"/>
        <w:left w:val="none" w:sz="0" w:space="0" w:color="auto"/>
        <w:bottom w:val="none" w:sz="0" w:space="0" w:color="auto"/>
        <w:right w:val="none" w:sz="0" w:space="0" w:color="auto"/>
      </w:divBdr>
    </w:div>
    <w:div w:id="1459032307">
      <w:bodyDiv w:val="1"/>
      <w:marLeft w:val="0"/>
      <w:marRight w:val="0"/>
      <w:marTop w:val="0"/>
      <w:marBottom w:val="0"/>
      <w:divBdr>
        <w:top w:val="none" w:sz="0" w:space="0" w:color="auto"/>
        <w:left w:val="none" w:sz="0" w:space="0" w:color="auto"/>
        <w:bottom w:val="none" w:sz="0" w:space="0" w:color="auto"/>
        <w:right w:val="none" w:sz="0" w:space="0" w:color="auto"/>
      </w:divBdr>
    </w:div>
    <w:div w:id="1467356642">
      <w:bodyDiv w:val="1"/>
      <w:marLeft w:val="0"/>
      <w:marRight w:val="0"/>
      <w:marTop w:val="0"/>
      <w:marBottom w:val="0"/>
      <w:divBdr>
        <w:top w:val="none" w:sz="0" w:space="0" w:color="auto"/>
        <w:left w:val="none" w:sz="0" w:space="0" w:color="auto"/>
        <w:bottom w:val="none" w:sz="0" w:space="0" w:color="auto"/>
        <w:right w:val="none" w:sz="0" w:space="0" w:color="auto"/>
      </w:divBdr>
    </w:div>
    <w:div w:id="1470319577">
      <w:bodyDiv w:val="1"/>
      <w:marLeft w:val="0"/>
      <w:marRight w:val="0"/>
      <w:marTop w:val="0"/>
      <w:marBottom w:val="0"/>
      <w:divBdr>
        <w:top w:val="none" w:sz="0" w:space="0" w:color="auto"/>
        <w:left w:val="none" w:sz="0" w:space="0" w:color="auto"/>
        <w:bottom w:val="none" w:sz="0" w:space="0" w:color="auto"/>
        <w:right w:val="none" w:sz="0" w:space="0" w:color="auto"/>
      </w:divBdr>
    </w:div>
    <w:div w:id="1473592891">
      <w:bodyDiv w:val="1"/>
      <w:marLeft w:val="0"/>
      <w:marRight w:val="0"/>
      <w:marTop w:val="0"/>
      <w:marBottom w:val="0"/>
      <w:divBdr>
        <w:top w:val="none" w:sz="0" w:space="0" w:color="auto"/>
        <w:left w:val="none" w:sz="0" w:space="0" w:color="auto"/>
        <w:bottom w:val="none" w:sz="0" w:space="0" w:color="auto"/>
        <w:right w:val="none" w:sz="0" w:space="0" w:color="auto"/>
      </w:divBdr>
    </w:div>
    <w:div w:id="1473787172">
      <w:bodyDiv w:val="1"/>
      <w:marLeft w:val="0"/>
      <w:marRight w:val="0"/>
      <w:marTop w:val="0"/>
      <w:marBottom w:val="0"/>
      <w:divBdr>
        <w:top w:val="none" w:sz="0" w:space="0" w:color="auto"/>
        <w:left w:val="none" w:sz="0" w:space="0" w:color="auto"/>
        <w:bottom w:val="none" w:sz="0" w:space="0" w:color="auto"/>
        <w:right w:val="none" w:sz="0" w:space="0" w:color="auto"/>
      </w:divBdr>
    </w:div>
    <w:div w:id="1474102166">
      <w:bodyDiv w:val="1"/>
      <w:marLeft w:val="0"/>
      <w:marRight w:val="0"/>
      <w:marTop w:val="0"/>
      <w:marBottom w:val="0"/>
      <w:divBdr>
        <w:top w:val="none" w:sz="0" w:space="0" w:color="auto"/>
        <w:left w:val="none" w:sz="0" w:space="0" w:color="auto"/>
        <w:bottom w:val="none" w:sz="0" w:space="0" w:color="auto"/>
        <w:right w:val="none" w:sz="0" w:space="0" w:color="auto"/>
      </w:divBdr>
    </w:div>
    <w:div w:id="1474516355">
      <w:bodyDiv w:val="1"/>
      <w:marLeft w:val="0"/>
      <w:marRight w:val="0"/>
      <w:marTop w:val="0"/>
      <w:marBottom w:val="0"/>
      <w:divBdr>
        <w:top w:val="none" w:sz="0" w:space="0" w:color="auto"/>
        <w:left w:val="none" w:sz="0" w:space="0" w:color="auto"/>
        <w:bottom w:val="none" w:sz="0" w:space="0" w:color="auto"/>
        <w:right w:val="none" w:sz="0" w:space="0" w:color="auto"/>
      </w:divBdr>
    </w:div>
    <w:div w:id="1475180143">
      <w:bodyDiv w:val="1"/>
      <w:marLeft w:val="0"/>
      <w:marRight w:val="0"/>
      <w:marTop w:val="0"/>
      <w:marBottom w:val="0"/>
      <w:divBdr>
        <w:top w:val="none" w:sz="0" w:space="0" w:color="auto"/>
        <w:left w:val="none" w:sz="0" w:space="0" w:color="auto"/>
        <w:bottom w:val="none" w:sz="0" w:space="0" w:color="auto"/>
        <w:right w:val="none" w:sz="0" w:space="0" w:color="auto"/>
      </w:divBdr>
    </w:div>
    <w:div w:id="1476337323">
      <w:bodyDiv w:val="1"/>
      <w:marLeft w:val="0"/>
      <w:marRight w:val="0"/>
      <w:marTop w:val="0"/>
      <w:marBottom w:val="0"/>
      <w:divBdr>
        <w:top w:val="none" w:sz="0" w:space="0" w:color="auto"/>
        <w:left w:val="none" w:sz="0" w:space="0" w:color="auto"/>
        <w:bottom w:val="none" w:sz="0" w:space="0" w:color="auto"/>
        <w:right w:val="none" w:sz="0" w:space="0" w:color="auto"/>
      </w:divBdr>
    </w:div>
    <w:div w:id="1477186336">
      <w:bodyDiv w:val="1"/>
      <w:marLeft w:val="0"/>
      <w:marRight w:val="0"/>
      <w:marTop w:val="0"/>
      <w:marBottom w:val="0"/>
      <w:divBdr>
        <w:top w:val="none" w:sz="0" w:space="0" w:color="auto"/>
        <w:left w:val="none" w:sz="0" w:space="0" w:color="auto"/>
        <w:bottom w:val="none" w:sz="0" w:space="0" w:color="auto"/>
        <w:right w:val="none" w:sz="0" w:space="0" w:color="auto"/>
      </w:divBdr>
    </w:div>
    <w:div w:id="1478299583">
      <w:bodyDiv w:val="1"/>
      <w:marLeft w:val="0"/>
      <w:marRight w:val="0"/>
      <w:marTop w:val="0"/>
      <w:marBottom w:val="0"/>
      <w:divBdr>
        <w:top w:val="none" w:sz="0" w:space="0" w:color="auto"/>
        <w:left w:val="none" w:sz="0" w:space="0" w:color="auto"/>
        <w:bottom w:val="none" w:sz="0" w:space="0" w:color="auto"/>
        <w:right w:val="none" w:sz="0" w:space="0" w:color="auto"/>
      </w:divBdr>
    </w:div>
    <w:div w:id="1479419564">
      <w:bodyDiv w:val="1"/>
      <w:marLeft w:val="0"/>
      <w:marRight w:val="0"/>
      <w:marTop w:val="0"/>
      <w:marBottom w:val="0"/>
      <w:divBdr>
        <w:top w:val="none" w:sz="0" w:space="0" w:color="auto"/>
        <w:left w:val="none" w:sz="0" w:space="0" w:color="auto"/>
        <w:bottom w:val="none" w:sz="0" w:space="0" w:color="auto"/>
        <w:right w:val="none" w:sz="0" w:space="0" w:color="auto"/>
      </w:divBdr>
    </w:div>
    <w:div w:id="1479422260">
      <w:bodyDiv w:val="1"/>
      <w:marLeft w:val="0"/>
      <w:marRight w:val="0"/>
      <w:marTop w:val="0"/>
      <w:marBottom w:val="0"/>
      <w:divBdr>
        <w:top w:val="none" w:sz="0" w:space="0" w:color="auto"/>
        <w:left w:val="none" w:sz="0" w:space="0" w:color="auto"/>
        <w:bottom w:val="none" w:sz="0" w:space="0" w:color="auto"/>
        <w:right w:val="none" w:sz="0" w:space="0" w:color="auto"/>
      </w:divBdr>
    </w:div>
    <w:div w:id="1481651382">
      <w:bodyDiv w:val="1"/>
      <w:marLeft w:val="0"/>
      <w:marRight w:val="0"/>
      <w:marTop w:val="0"/>
      <w:marBottom w:val="0"/>
      <w:divBdr>
        <w:top w:val="none" w:sz="0" w:space="0" w:color="auto"/>
        <w:left w:val="none" w:sz="0" w:space="0" w:color="auto"/>
        <w:bottom w:val="none" w:sz="0" w:space="0" w:color="auto"/>
        <w:right w:val="none" w:sz="0" w:space="0" w:color="auto"/>
      </w:divBdr>
    </w:div>
    <w:div w:id="1482236682">
      <w:bodyDiv w:val="1"/>
      <w:marLeft w:val="0"/>
      <w:marRight w:val="0"/>
      <w:marTop w:val="0"/>
      <w:marBottom w:val="0"/>
      <w:divBdr>
        <w:top w:val="none" w:sz="0" w:space="0" w:color="auto"/>
        <w:left w:val="none" w:sz="0" w:space="0" w:color="auto"/>
        <w:bottom w:val="none" w:sz="0" w:space="0" w:color="auto"/>
        <w:right w:val="none" w:sz="0" w:space="0" w:color="auto"/>
      </w:divBdr>
    </w:div>
    <w:div w:id="1487630144">
      <w:bodyDiv w:val="1"/>
      <w:marLeft w:val="0"/>
      <w:marRight w:val="0"/>
      <w:marTop w:val="0"/>
      <w:marBottom w:val="0"/>
      <w:divBdr>
        <w:top w:val="none" w:sz="0" w:space="0" w:color="auto"/>
        <w:left w:val="none" w:sz="0" w:space="0" w:color="auto"/>
        <w:bottom w:val="none" w:sz="0" w:space="0" w:color="auto"/>
        <w:right w:val="none" w:sz="0" w:space="0" w:color="auto"/>
      </w:divBdr>
    </w:div>
    <w:div w:id="1487746062">
      <w:bodyDiv w:val="1"/>
      <w:marLeft w:val="0"/>
      <w:marRight w:val="0"/>
      <w:marTop w:val="0"/>
      <w:marBottom w:val="0"/>
      <w:divBdr>
        <w:top w:val="none" w:sz="0" w:space="0" w:color="auto"/>
        <w:left w:val="none" w:sz="0" w:space="0" w:color="auto"/>
        <w:bottom w:val="none" w:sz="0" w:space="0" w:color="auto"/>
        <w:right w:val="none" w:sz="0" w:space="0" w:color="auto"/>
      </w:divBdr>
    </w:div>
    <w:div w:id="1487941558">
      <w:bodyDiv w:val="1"/>
      <w:marLeft w:val="0"/>
      <w:marRight w:val="0"/>
      <w:marTop w:val="0"/>
      <w:marBottom w:val="0"/>
      <w:divBdr>
        <w:top w:val="none" w:sz="0" w:space="0" w:color="auto"/>
        <w:left w:val="none" w:sz="0" w:space="0" w:color="auto"/>
        <w:bottom w:val="none" w:sz="0" w:space="0" w:color="auto"/>
        <w:right w:val="none" w:sz="0" w:space="0" w:color="auto"/>
      </w:divBdr>
    </w:div>
    <w:div w:id="1488738980">
      <w:bodyDiv w:val="1"/>
      <w:marLeft w:val="0"/>
      <w:marRight w:val="0"/>
      <w:marTop w:val="0"/>
      <w:marBottom w:val="0"/>
      <w:divBdr>
        <w:top w:val="none" w:sz="0" w:space="0" w:color="auto"/>
        <w:left w:val="none" w:sz="0" w:space="0" w:color="auto"/>
        <w:bottom w:val="none" w:sz="0" w:space="0" w:color="auto"/>
        <w:right w:val="none" w:sz="0" w:space="0" w:color="auto"/>
      </w:divBdr>
    </w:div>
    <w:div w:id="1492526880">
      <w:bodyDiv w:val="1"/>
      <w:marLeft w:val="0"/>
      <w:marRight w:val="0"/>
      <w:marTop w:val="0"/>
      <w:marBottom w:val="0"/>
      <w:divBdr>
        <w:top w:val="none" w:sz="0" w:space="0" w:color="auto"/>
        <w:left w:val="none" w:sz="0" w:space="0" w:color="auto"/>
        <w:bottom w:val="none" w:sz="0" w:space="0" w:color="auto"/>
        <w:right w:val="none" w:sz="0" w:space="0" w:color="auto"/>
      </w:divBdr>
    </w:div>
    <w:div w:id="1495729132">
      <w:bodyDiv w:val="1"/>
      <w:marLeft w:val="0"/>
      <w:marRight w:val="0"/>
      <w:marTop w:val="0"/>
      <w:marBottom w:val="0"/>
      <w:divBdr>
        <w:top w:val="none" w:sz="0" w:space="0" w:color="auto"/>
        <w:left w:val="none" w:sz="0" w:space="0" w:color="auto"/>
        <w:bottom w:val="none" w:sz="0" w:space="0" w:color="auto"/>
        <w:right w:val="none" w:sz="0" w:space="0" w:color="auto"/>
      </w:divBdr>
    </w:div>
    <w:div w:id="1497457092">
      <w:bodyDiv w:val="1"/>
      <w:marLeft w:val="0"/>
      <w:marRight w:val="0"/>
      <w:marTop w:val="0"/>
      <w:marBottom w:val="0"/>
      <w:divBdr>
        <w:top w:val="none" w:sz="0" w:space="0" w:color="auto"/>
        <w:left w:val="none" w:sz="0" w:space="0" w:color="auto"/>
        <w:bottom w:val="none" w:sz="0" w:space="0" w:color="auto"/>
        <w:right w:val="none" w:sz="0" w:space="0" w:color="auto"/>
      </w:divBdr>
    </w:div>
    <w:div w:id="1500578958">
      <w:bodyDiv w:val="1"/>
      <w:marLeft w:val="0"/>
      <w:marRight w:val="0"/>
      <w:marTop w:val="0"/>
      <w:marBottom w:val="0"/>
      <w:divBdr>
        <w:top w:val="none" w:sz="0" w:space="0" w:color="auto"/>
        <w:left w:val="none" w:sz="0" w:space="0" w:color="auto"/>
        <w:bottom w:val="none" w:sz="0" w:space="0" w:color="auto"/>
        <w:right w:val="none" w:sz="0" w:space="0" w:color="auto"/>
      </w:divBdr>
    </w:div>
    <w:div w:id="1504197704">
      <w:bodyDiv w:val="1"/>
      <w:marLeft w:val="0"/>
      <w:marRight w:val="0"/>
      <w:marTop w:val="0"/>
      <w:marBottom w:val="0"/>
      <w:divBdr>
        <w:top w:val="none" w:sz="0" w:space="0" w:color="auto"/>
        <w:left w:val="none" w:sz="0" w:space="0" w:color="auto"/>
        <w:bottom w:val="none" w:sz="0" w:space="0" w:color="auto"/>
        <w:right w:val="none" w:sz="0" w:space="0" w:color="auto"/>
      </w:divBdr>
    </w:div>
    <w:div w:id="1504510719">
      <w:bodyDiv w:val="1"/>
      <w:marLeft w:val="0"/>
      <w:marRight w:val="0"/>
      <w:marTop w:val="0"/>
      <w:marBottom w:val="0"/>
      <w:divBdr>
        <w:top w:val="none" w:sz="0" w:space="0" w:color="auto"/>
        <w:left w:val="none" w:sz="0" w:space="0" w:color="auto"/>
        <w:bottom w:val="none" w:sz="0" w:space="0" w:color="auto"/>
        <w:right w:val="none" w:sz="0" w:space="0" w:color="auto"/>
      </w:divBdr>
    </w:div>
    <w:div w:id="1505780740">
      <w:bodyDiv w:val="1"/>
      <w:marLeft w:val="0"/>
      <w:marRight w:val="0"/>
      <w:marTop w:val="0"/>
      <w:marBottom w:val="0"/>
      <w:divBdr>
        <w:top w:val="none" w:sz="0" w:space="0" w:color="auto"/>
        <w:left w:val="none" w:sz="0" w:space="0" w:color="auto"/>
        <w:bottom w:val="none" w:sz="0" w:space="0" w:color="auto"/>
        <w:right w:val="none" w:sz="0" w:space="0" w:color="auto"/>
      </w:divBdr>
    </w:div>
    <w:div w:id="1506289902">
      <w:bodyDiv w:val="1"/>
      <w:marLeft w:val="0"/>
      <w:marRight w:val="0"/>
      <w:marTop w:val="0"/>
      <w:marBottom w:val="0"/>
      <w:divBdr>
        <w:top w:val="none" w:sz="0" w:space="0" w:color="auto"/>
        <w:left w:val="none" w:sz="0" w:space="0" w:color="auto"/>
        <w:bottom w:val="none" w:sz="0" w:space="0" w:color="auto"/>
        <w:right w:val="none" w:sz="0" w:space="0" w:color="auto"/>
      </w:divBdr>
    </w:div>
    <w:div w:id="1506634182">
      <w:bodyDiv w:val="1"/>
      <w:marLeft w:val="0"/>
      <w:marRight w:val="0"/>
      <w:marTop w:val="0"/>
      <w:marBottom w:val="0"/>
      <w:divBdr>
        <w:top w:val="none" w:sz="0" w:space="0" w:color="auto"/>
        <w:left w:val="none" w:sz="0" w:space="0" w:color="auto"/>
        <w:bottom w:val="none" w:sz="0" w:space="0" w:color="auto"/>
        <w:right w:val="none" w:sz="0" w:space="0" w:color="auto"/>
      </w:divBdr>
    </w:div>
    <w:div w:id="1507555528">
      <w:bodyDiv w:val="1"/>
      <w:marLeft w:val="0"/>
      <w:marRight w:val="0"/>
      <w:marTop w:val="0"/>
      <w:marBottom w:val="0"/>
      <w:divBdr>
        <w:top w:val="none" w:sz="0" w:space="0" w:color="auto"/>
        <w:left w:val="none" w:sz="0" w:space="0" w:color="auto"/>
        <w:bottom w:val="none" w:sz="0" w:space="0" w:color="auto"/>
        <w:right w:val="none" w:sz="0" w:space="0" w:color="auto"/>
      </w:divBdr>
    </w:div>
    <w:div w:id="1508865124">
      <w:bodyDiv w:val="1"/>
      <w:marLeft w:val="0"/>
      <w:marRight w:val="0"/>
      <w:marTop w:val="0"/>
      <w:marBottom w:val="0"/>
      <w:divBdr>
        <w:top w:val="none" w:sz="0" w:space="0" w:color="auto"/>
        <w:left w:val="none" w:sz="0" w:space="0" w:color="auto"/>
        <w:bottom w:val="none" w:sz="0" w:space="0" w:color="auto"/>
        <w:right w:val="none" w:sz="0" w:space="0" w:color="auto"/>
      </w:divBdr>
    </w:div>
    <w:div w:id="1510867387">
      <w:bodyDiv w:val="1"/>
      <w:marLeft w:val="0"/>
      <w:marRight w:val="0"/>
      <w:marTop w:val="0"/>
      <w:marBottom w:val="0"/>
      <w:divBdr>
        <w:top w:val="none" w:sz="0" w:space="0" w:color="auto"/>
        <w:left w:val="none" w:sz="0" w:space="0" w:color="auto"/>
        <w:bottom w:val="none" w:sz="0" w:space="0" w:color="auto"/>
        <w:right w:val="none" w:sz="0" w:space="0" w:color="auto"/>
      </w:divBdr>
    </w:div>
    <w:div w:id="1512600049">
      <w:bodyDiv w:val="1"/>
      <w:marLeft w:val="0"/>
      <w:marRight w:val="0"/>
      <w:marTop w:val="0"/>
      <w:marBottom w:val="0"/>
      <w:divBdr>
        <w:top w:val="none" w:sz="0" w:space="0" w:color="auto"/>
        <w:left w:val="none" w:sz="0" w:space="0" w:color="auto"/>
        <w:bottom w:val="none" w:sz="0" w:space="0" w:color="auto"/>
        <w:right w:val="none" w:sz="0" w:space="0" w:color="auto"/>
      </w:divBdr>
    </w:div>
    <w:div w:id="1516264513">
      <w:bodyDiv w:val="1"/>
      <w:marLeft w:val="0"/>
      <w:marRight w:val="0"/>
      <w:marTop w:val="0"/>
      <w:marBottom w:val="0"/>
      <w:divBdr>
        <w:top w:val="none" w:sz="0" w:space="0" w:color="auto"/>
        <w:left w:val="none" w:sz="0" w:space="0" w:color="auto"/>
        <w:bottom w:val="none" w:sz="0" w:space="0" w:color="auto"/>
        <w:right w:val="none" w:sz="0" w:space="0" w:color="auto"/>
      </w:divBdr>
    </w:div>
    <w:div w:id="1519930892">
      <w:bodyDiv w:val="1"/>
      <w:marLeft w:val="0"/>
      <w:marRight w:val="0"/>
      <w:marTop w:val="0"/>
      <w:marBottom w:val="0"/>
      <w:divBdr>
        <w:top w:val="none" w:sz="0" w:space="0" w:color="auto"/>
        <w:left w:val="none" w:sz="0" w:space="0" w:color="auto"/>
        <w:bottom w:val="none" w:sz="0" w:space="0" w:color="auto"/>
        <w:right w:val="none" w:sz="0" w:space="0" w:color="auto"/>
      </w:divBdr>
    </w:div>
    <w:div w:id="1520780524">
      <w:bodyDiv w:val="1"/>
      <w:marLeft w:val="0"/>
      <w:marRight w:val="0"/>
      <w:marTop w:val="0"/>
      <w:marBottom w:val="0"/>
      <w:divBdr>
        <w:top w:val="none" w:sz="0" w:space="0" w:color="auto"/>
        <w:left w:val="none" w:sz="0" w:space="0" w:color="auto"/>
        <w:bottom w:val="none" w:sz="0" w:space="0" w:color="auto"/>
        <w:right w:val="none" w:sz="0" w:space="0" w:color="auto"/>
      </w:divBdr>
    </w:div>
    <w:div w:id="1524903218">
      <w:bodyDiv w:val="1"/>
      <w:marLeft w:val="0"/>
      <w:marRight w:val="0"/>
      <w:marTop w:val="0"/>
      <w:marBottom w:val="0"/>
      <w:divBdr>
        <w:top w:val="none" w:sz="0" w:space="0" w:color="auto"/>
        <w:left w:val="none" w:sz="0" w:space="0" w:color="auto"/>
        <w:bottom w:val="none" w:sz="0" w:space="0" w:color="auto"/>
        <w:right w:val="none" w:sz="0" w:space="0" w:color="auto"/>
      </w:divBdr>
    </w:div>
    <w:div w:id="1527329428">
      <w:bodyDiv w:val="1"/>
      <w:marLeft w:val="0"/>
      <w:marRight w:val="0"/>
      <w:marTop w:val="0"/>
      <w:marBottom w:val="0"/>
      <w:divBdr>
        <w:top w:val="none" w:sz="0" w:space="0" w:color="auto"/>
        <w:left w:val="none" w:sz="0" w:space="0" w:color="auto"/>
        <w:bottom w:val="none" w:sz="0" w:space="0" w:color="auto"/>
        <w:right w:val="none" w:sz="0" w:space="0" w:color="auto"/>
      </w:divBdr>
    </w:div>
    <w:div w:id="1528713755">
      <w:bodyDiv w:val="1"/>
      <w:marLeft w:val="0"/>
      <w:marRight w:val="0"/>
      <w:marTop w:val="0"/>
      <w:marBottom w:val="0"/>
      <w:divBdr>
        <w:top w:val="none" w:sz="0" w:space="0" w:color="auto"/>
        <w:left w:val="none" w:sz="0" w:space="0" w:color="auto"/>
        <w:bottom w:val="none" w:sz="0" w:space="0" w:color="auto"/>
        <w:right w:val="none" w:sz="0" w:space="0" w:color="auto"/>
      </w:divBdr>
    </w:div>
    <w:div w:id="1528787923">
      <w:bodyDiv w:val="1"/>
      <w:marLeft w:val="0"/>
      <w:marRight w:val="0"/>
      <w:marTop w:val="0"/>
      <w:marBottom w:val="0"/>
      <w:divBdr>
        <w:top w:val="none" w:sz="0" w:space="0" w:color="auto"/>
        <w:left w:val="none" w:sz="0" w:space="0" w:color="auto"/>
        <w:bottom w:val="none" w:sz="0" w:space="0" w:color="auto"/>
        <w:right w:val="none" w:sz="0" w:space="0" w:color="auto"/>
      </w:divBdr>
    </w:div>
    <w:div w:id="1532373676">
      <w:bodyDiv w:val="1"/>
      <w:marLeft w:val="0"/>
      <w:marRight w:val="0"/>
      <w:marTop w:val="0"/>
      <w:marBottom w:val="0"/>
      <w:divBdr>
        <w:top w:val="none" w:sz="0" w:space="0" w:color="auto"/>
        <w:left w:val="none" w:sz="0" w:space="0" w:color="auto"/>
        <w:bottom w:val="none" w:sz="0" w:space="0" w:color="auto"/>
        <w:right w:val="none" w:sz="0" w:space="0" w:color="auto"/>
      </w:divBdr>
    </w:div>
    <w:div w:id="1535069803">
      <w:bodyDiv w:val="1"/>
      <w:marLeft w:val="0"/>
      <w:marRight w:val="0"/>
      <w:marTop w:val="0"/>
      <w:marBottom w:val="0"/>
      <w:divBdr>
        <w:top w:val="none" w:sz="0" w:space="0" w:color="auto"/>
        <w:left w:val="none" w:sz="0" w:space="0" w:color="auto"/>
        <w:bottom w:val="none" w:sz="0" w:space="0" w:color="auto"/>
        <w:right w:val="none" w:sz="0" w:space="0" w:color="auto"/>
      </w:divBdr>
    </w:div>
    <w:div w:id="1538812106">
      <w:bodyDiv w:val="1"/>
      <w:marLeft w:val="0"/>
      <w:marRight w:val="0"/>
      <w:marTop w:val="0"/>
      <w:marBottom w:val="0"/>
      <w:divBdr>
        <w:top w:val="none" w:sz="0" w:space="0" w:color="auto"/>
        <w:left w:val="none" w:sz="0" w:space="0" w:color="auto"/>
        <w:bottom w:val="none" w:sz="0" w:space="0" w:color="auto"/>
        <w:right w:val="none" w:sz="0" w:space="0" w:color="auto"/>
      </w:divBdr>
    </w:div>
    <w:div w:id="1539006535">
      <w:bodyDiv w:val="1"/>
      <w:marLeft w:val="0"/>
      <w:marRight w:val="0"/>
      <w:marTop w:val="0"/>
      <w:marBottom w:val="0"/>
      <w:divBdr>
        <w:top w:val="none" w:sz="0" w:space="0" w:color="auto"/>
        <w:left w:val="none" w:sz="0" w:space="0" w:color="auto"/>
        <w:bottom w:val="none" w:sz="0" w:space="0" w:color="auto"/>
        <w:right w:val="none" w:sz="0" w:space="0" w:color="auto"/>
      </w:divBdr>
    </w:div>
    <w:div w:id="1539464268">
      <w:bodyDiv w:val="1"/>
      <w:marLeft w:val="0"/>
      <w:marRight w:val="0"/>
      <w:marTop w:val="0"/>
      <w:marBottom w:val="0"/>
      <w:divBdr>
        <w:top w:val="none" w:sz="0" w:space="0" w:color="auto"/>
        <w:left w:val="none" w:sz="0" w:space="0" w:color="auto"/>
        <w:bottom w:val="none" w:sz="0" w:space="0" w:color="auto"/>
        <w:right w:val="none" w:sz="0" w:space="0" w:color="auto"/>
      </w:divBdr>
    </w:div>
    <w:div w:id="1539931539">
      <w:bodyDiv w:val="1"/>
      <w:marLeft w:val="0"/>
      <w:marRight w:val="0"/>
      <w:marTop w:val="0"/>
      <w:marBottom w:val="0"/>
      <w:divBdr>
        <w:top w:val="none" w:sz="0" w:space="0" w:color="auto"/>
        <w:left w:val="none" w:sz="0" w:space="0" w:color="auto"/>
        <w:bottom w:val="none" w:sz="0" w:space="0" w:color="auto"/>
        <w:right w:val="none" w:sz="0" w:space="0" w:color="auto"/>
      </w:divBdr>
    </w:div>
    <w:div w:id="1541434137">
      <w:bodyDiv w:val="1"/>
      <w:marLeft w:val="0"/>
      <w:marRight w:val="0"/>
      <w:marTop w:val="0"/>
      <w:marBottom w:val="0"/>
      <w:divBdr>
        <w:top w:val="none" w:sz="0" w:space="0" w:color="auto"/>
        <w:left w:val="none" w:sz="0" w:space="0" w:color="auto"/>
        <w:bottom w:val="none" w:sz="0" w:space="0" w:color="auto"/>
        <w:right w:val="none" w:sz="0" w:space="0" w:color="auto"/>
      </w:divBdr>
    </w:div>
    <w:div w:id="1542211248">
      <w:bodyDiv w:val="1"/>
      <w:marLeft w:val="0"/>
      <w:marRight w:val="0"/>
      <w:marTop w:val="0"/>
      <w:marBottom w:val="0"/>
      <w:divBdr>
        <w:top w:val="none" w:sz="0" w:space="0" w:color="auto"/>
        <w:left w:val="none" w:sz="0" w:space="0" w:color="auto"/>
        <w:bottom w:val="none" w:sz="0" w:space="0" w:color="auto"/>
        <w:right w:val="none" w:sz="0" w:space="0" w:color="auto"/>
      </w:divBdr>
    </w:div>
    <w:div w:id="1545171940">
      <w:bodyDiv w:val="1"/>
      <w:marLeft w:val="0"/>
      <w:marRight w:val="0"/>
      <w:marTop w:val="0"/>
      <w:marBottom w:val="0"/>
      <w:divBdr>
        <w:top w:val="none" w:sz="0" w:space="0" w:color="auto"/>
        <w:left w:val="none" w:sz="0" w:space="0" w:color="auto"/>
        <w:bottom w:val="none" w:sz="0" w:space="0" w:color="auto"/>
        <w:right w:val="none" w:sz="0" w:space="0" w:color="auto"/>
      </w:divBdr>
    </w:div>
    <w:div w:id="1546091723">
      <w:bodyDiv w:val="1"/>
      <w:marLeft w:val="0"/>
      <w:marRight w:val="0"/>
      <w:marTop w:val="0"/>
      <w:marBottom w:val="0"/>
      <w:divBdr>
        <w:top w:val="none" w:sz="0" w:space="0" w:color="auto"/>
        <w:left w:val="none" w:sz="0" w:space="0" w:color="auto"/>
        <w:bottom w:val="none" w:sz="0" w:space="0" w:color="auto"/>
        <w:right w:val="none" w:sz="0" w:space="0" w:color="auto"/>
      </w:divBdr>
    </w:div>
    <w:div w:id="1548493580">
      <w:bodyDiv w:val="1"/>
      <w:marLeft w:val="0"/>
      <w:marRight w:val="0"/>
      <w:marTop w:val="0"/>
      <w:marBottom w:val="0"/>
      <w:divBdr>
        <w:top w:val="none" w:sz="0" w:space="0" w:color="auto"/>
        <w:left w:val="none" w:sz="0" w:space="0" w:color="auto"/>
        <w:bottom w:val="none" w:sz="0" w:space="0" w:color="auto"/>
        <w:right w:val="none" w:sz="0" w:space="0" w:color="auto"/>
      </w:divBdr>
    </w:div>
    <w:div w:id="1550343652">
      <w:bodyDiv w:val="1"/>
      <w:marLeft w:val="0"/>
      <w:marRight w:val="0"/>
      <w:marTop w:val="0"/>
      <w:marBottom w:val="0"/>
      <w:divBdr>
        <w:top w:val="none" w:sz="0" w:space="0" w:color="auto"/>
        <w:left w:val="none" w:sz="0" w:space="0" w:color="auto"/>
        <w:bottom w:val="none" w:sz="0" w:space="0" w:color="auto"/>
        <w:right w:val="none" w:sz="0" w:space="0" w:color="auto"/>
      </w:divBdr>
    </w:div>
    <w:div w:id="1550604695">
      <w:bodyDiv w:val="1"/>
      <w:marLeft w:val="0"/>
      <w:marRight w:val="0"/>
      <w:marTop w:val="0"/>
      <w:marBottom w:val="0"/>
      <w:divBdr>
        <w:top w:val="none" w:sz="0" w:space="0" w:color="auto"/>
        <w:left w:val="none" w:sz="0" w:space="0" w:color="auto"/>
        <w:bottom w:val="none" w:sz="0" w:space="0" w:color="auto"/>
        <w:right w:val="none" w:sz="0" w:space="0" w:color="auto"/>
      </w:divBdr>
    </w:div>
    <w:div w:id="1553300448">
      <w:bodyDiv w:val="1"/>
      <w:marLeft w:val="0"/>
      <w:marRight w:val="0"/>
      <w:marTop w:val="0"/>
      <w:marBottom w:val="0"/>
      <w:divBdr>
        <w:top w:val="none" w:sz="0" w:space="0" w:color="auto"/>
        <w:left w:val="none" w:sz="0" w:space="0" w:color="auto"/>
        <w:bottom w:val="none" w:sz="0" w:space="0" w:color="auto"/>
        <w:right w:val="none" w:sz="0" w:space="0" w:color="auto"/>
      </w:divBdr>
    </w:div>
    <w:div w:id="1554001645">
      <w:bodyDiv w:val="1"/>
      <w:marLeft w:val="0"/>
      <w:marRight w:val="0"/>
      <w:marTop w:val="0"/>
      <w:marBottom w:val="0"/>
      <w:divBdr>
        <w:top w:val="none" w:sz="0" w:space="0" w:color="auto"/>
        <w:left w:val="none" w:sz="0" w:space="0" w:color="auto"/>
        <w:bottom w:val="none" w:sz="0" w:space="0" w:color="auto"/>
        <w:right w:val="none" w:sz="0" w:space="0" w:color="auto"/>
      </w:divBdr>
    </w:div>
    <w:div w:id="1559393035">
      <w:bodyDiv w:val="1"/>
      <w:marLeft w:val="0"/>
      <w:marRight w:val="0"/>
      <w:marTop w:val="0"/>
      <w:marBottom w:val="0"/>
      <w:divBdr>
        <w:top w:val="none" w:sz="0" w:space="0" w:color="auto"/>
        <w:left w:val="none" w:sz="0" w:space="0" w:color="auto"/>
        <w:bottom w:val="none" w:sz="0" w:space="0" w:color="auto"/>
        <w:right w:val="none" w:sz="0" w:space="0" w:color="auto"/>
      </w:divBdr>
    </w:div>
    <w:div w:id="1562868938">
      <w:bodyDiv w:val="1"/>
      <w:marLeft w:val="0"/>
      <w:marRight w:val="0"/>
      <w:marTop w:val="0"/>
      <w:marBottom w:val="0"/>
      <w:divBdr>
        <w:top w:val="none" w:sz="0" w:space="0" w:color="auto"/>
        <w:left w:val="none" w:sz="0" w:space="0" w:color="auto"/>
        <w:bottom w:val="none" w:sz="0" w:space="0" w:color="auto"/>
        <w:right w:val="none" w:sz="0" w:space="0" w:color="auto"/>
      </w:divBdr>
    </w:div>
    <w:div w:id="1564291174">
      <w:bodyDiv w:val="1"/>
      <w:marLeft w:val="0"/>
      <w:marRight w:val="0"/>
      <w:marTop w:val="0"/>
      <w:marBottom w:val="0"/>
      <w:divBdr>
        <w:top w:val="none" w:sz="0" w:space="0" w:color="auto"/>
        <w:left w:val="none" w:sz="0" w:space="0" w:color="auto"/>
        <w:bottom w:val="none" w:sz="0" w:space="0" w:color="auto"/>
        <w:right w:val="none" w:sz="0" w:space="0" w:color="auto"/>
      </w:divBdr>
    </w:div>
    <w:div w:id="1565725689">
      <w:bodyDiv w:val="1"/>
      <w:marLeft w:val="0"/>
      <w:marRight w:val="0"/>
      <w:marTop w:val="0"/>
      <w:marBottom w:val="0"/>
      <w:divBdr>
        <w:top w:val="none" w:sz="0" w:space="0" w:color="auto"/>
        <w:left w:val="none" w:sz="0" w:space="0" w:color="auto"/>
        <w:bottom w:val="none" w:sz="0" w:space="0" w:color="auto"/>
        <w:right w:val="none" w:sz="0" w:space="0" w:color="auto"/>
      </w:divBdr>
    </w:div>
    <w:div w:id="1566141717">
      <w:bodyDiv w:val="1"/>
      <w:marLeft w:val="0"/>
      <w:marRight w:val="0"/>
      <w:marTop w:val="0"/>
      <w:marBottom w:val="0"/>
      <w:divBdr>
        <w:top w:val="none" w:sz="0" w:space="0" w:color="auto"/>
        <w:left w:val="none" w:sz="0" w:space="0" w:color="auto"/>
        <w:bottom w:val="none" w:sz="0" w:space="0" w:color="auto"/>
        <w:right w:val="none" w:sz="0" w:space="0" w:color="auto"/>
      </w:divBdr>
    </w:div>
    <w:div w:id="1566449407">
      <w:bodyDiv w:val="1"/>
      <w:marLeft w:val="0"/>
      <w:marRight w:val="0"/>
      <w:marTop w:val="0"/>
      <w:marBottom w:val="0"/>
      <w:divBdr>
        <w:top w:val="none" w:sz="0" w:space="0" w:color="auto"/>
        <w:left w:val="none" w:sz="0" w:space="0" w:color="auto"/>
        <w:bottom w:val="none" w:sz="0" w:space="0" w:color="auto"/>
        <w:right w:val="none" w:sz="0" w:space="0" w:color="auto"/>
      </w:divBdr>
    </w:div>
    <w:div w:id="1567838225">
      <w:bodyDiv w:val="1"/>
      <w:marLeft w:val="0"/>
      <w:marRight w:val="0"/>
      <w:marTop w:val="0"/>
      <w:marBottom w:val="0"/>
      <w:divBdr>
        <w:top w:val="none" w:sz="0" w:space="0" w:color="auto"/>
        <w:left w:val="none" w:sz="0" w:space="0" w:color="auto"/>
        <w:bottom w:val="none" w:sz="0" w:space="0" w:color="auto"/>
        <w:right w:val="none" w:sz="0" w:space="0" w:color="auto"/>
      </w:divBdr>
    </w:div>
    <w:div w:id="1571161327">
      <w:bodyDiv w:val="1"/>
      <w:marLeft w:val="0"/>
      <w:marRight w:val="0"/>
      <w:marTop w:val="0"/>
      <w:marBottom w:val="0"/>
      <w:divBdr>
        <w:top w:val="none" w:sz="0" w:space="0" w:color="auto"/>
        <w:left w:val="none" w:sz="0" w:space="0" w:color="auto"/>
        <w:bottom w:val="none" w:sz="0" w:space="0" w:color="auto"/>
        <w:right w:val="none" w:sz="0" w:space="0" w:color="auto"/>
      </w:divBdr>
    </w:div>
    <w:div w:id="1572034123">
      <w:bodyDiv w:val="1"/>
      <w:marLeft w:val="0"/>
      <w:marRight w:val="0"/>
      <w:marTop w:val="0"/>
      <w:marBottom w:val="0"/>
      <w:divBdr>
        <w:top w:val="none" w:sz="0" w:space="0" w:color="auto"/>
        <w:left w:val="none" w:sz="0" w:space="0" w:color="auto"/>
        <w:bottom w:val="none" w:sz="0" w:space="0" w:color="auto"/>
        <w:right w:val="none" w:sz="0" w:space="0" w:color="auto"/>
      </w:divBdr>
    </w:div>
    <w:div w:id="1576628059">
      <w:bodyDiv w:val="1"/>
      <w:marLeft w:val="0"/>
      <w:marRight w:val="0"/>
      <w:marTop w:val="0"/>
      <w:marBottom w:val="0"/>
      <w:divBdr>
        <w:top w:val="none" w:sz="0" w:space="0" w:color="auto"/>
        <w:left w:val="none" w:sz="0" w:space="0" w:color="auto"/>
        <w:bottom w:val="none" w:sz="0" w:space="0" w:color="auto"/>
        <w:right w:val="none" w:sz="0" w:space="0" w:color="auto"/>
      </w:divBdr>
    </w:div>
    <w:div w:id="1577007429">
      <w:bodyDiv w:val="1"/>
      <w:marLeft w:val="0"/>
      <w:marRight w:val="0"/>
      <w:marTop w:val="0"/>
      <w:marBottom w:val="0"/>
      <w:divBdr>
        <w:top w:val="none" w:sz="0" w:space="0" w:color="auto"/>
        <w:left w:val="none" w:sz="0" w:space="0" w:color="auto"/>
        <w:bottom w:val="none" w:sz="0" w:space="0" w:color="auto"/>
        <w:right w:val="none" w:sz="0" w:space="0" w:color="auto"/>
      </w:divBdr>
    </w:div>
    <w:div w:id="1578243809">
      <w:bodyDiv w:val="1"/>
      <w:marLeft w:val="0"/>
      <w:marRight w:val="0"/>
      <w:marTop w:val="0"/>
      <w:marBottom w:val="0"/>
      <w:divBdr>
        <w:top w:val="none" w:sz="0" w:space="0" w:color="auto"/>
        <w:left w:val="none" w:sz="0" w:space="0" w:color="auto"/>
        <w:bottom w:val="none" w:sz="0" w:space="0" w:color="auto"/>
        <w:right w:val="none" w:sz="0" w:space="0" w:color="auto"/>
      </w:divBdr>
    </w:div>
    <w:div w:id="1580290005">
      <w:bodyDiv w:val="1"/>
      <w:marLeft w:val="0"/>
      <w:marRight w:val="0"/>
      <w:marTop w:val="0"/>
      <w:marBottom w:val="0"/>
      <w:divBdr>
        <w:top w:val="none" w:sz="0" w:space="0" w:color="auto"/>
        <w:left w:val="none" w:sz="0" w:space="0" w:color="auto"/>
        <w:bottom w:val="none" w:sz="0" w:space="0" w:color="auto"/>
        <w:right w:val="none" w:sz="0" w:space="0" w:color="auto"/>
      </w:divBdr>
    </w:div>
    <w:div w:id="1580364992">
      <w:bodyDiv w:val="1"/>
      <w:marLeft w:val="0"/>
      <w:marRight w:val="0"/>
      <w:marTop w:val="0"/>
      <w:marBottom w:val="0"/>
      <w:divBdr>
        <w:top w:val="none" w:sz="0" w:space="0" w:color="auto"/>
        <w:left w:val="none" w:sz="0" w:space="0" w:color="auto"/>
        <w:bottom w:val="none" w:sz="0" w:space="0" w:color="auto"/>
        <w:right w:val="none" w:sz="0" w:space="0" w:color="auto"/>
      </w:divBdr>
    </w:div>
    <w:div w:id="1582372290">
      <w:bodyDiv w:val="1"/>
      <w:marLeft w:val="0"/>
      <w:marRight w:val="0"/>
      <w:marTop w:val="0"/>
      <w:marBottom w:val="0"/>
      <w:divBdr>
        <w:top w:val="none" w:sz="0" w:space="0" w:color="auto"/>
        <w:left w:val="none" w:sz="0" w:space="0" w:color="auto"/>
        <w:bottom w:val="none" w:sz="0" w:space="0" w:color="auto"/>
        <w:right w:val="none" w:sz="0" w:space="0" w:color="auto"/>
      </w:divBdr>
    </w:div>
    <w:div w:id="1584139937">
      <w:bodyDiv w:val="1"/>
      <w:marLeft w:val="0"/>
      <w:marRight w:val="0"/>
      <w:marTop w:val="0"/>
      <w:marBottom w:val="0"/>
      <w:divBdr>
        <w:top w:val="none" w:sz="0" w:space="0" w:color="auto"/>
        <w:left w:val="none" w:sz="0" w:space="0" w:color="auto"/>
        <w:bottom w:val="none" w:sz="0" w:space="0" w:color="auto"/>
        <w:right w:val="none" w:sz="0" w:space="0" w:color="auto"/>
      </w:divBdr>
    </w:div>
    <w:div w:id="1586718178">
      <w:bodyDiv w:val="1"/>
      <w:marLeft w:val="0"/>
      <w:marRight w:val="0"/>
      <w:marTop w:val="0"/>
      <w:marBottom w:val="0"/>
      <w:divBdr>
        <w:top w:val="none" w:sz="0" w:space="0" w:color="auto"/>
        <w:left w:val="none" w:sz="0" w:space="0" w:color="auto"/>
        <w:bottom w:val="none" w:sz="0" w:space="0" w:color="auto"/>
        <w:right w:val="none" w:sz="0" w:space="0" w:color="auto"/>
      </w:divBdr>
    </w:div>
    <w:div w:id="1588418047">
      <w:bodyDiv w:val="1"/>
      <w:marLeft w:val="0"/>
      <w:marRight w:val="0"/>
      <w:marTop w:val="0"/>
      <w:marBottom w:val="0"/>
      <w:divBdr>
        <w:top w:val="none" w:sz="0" w:space="0" w:color="auto"/>
        <w:left w:val="none" w:sz="0" w:space="0" w:color="auto"/>
        <w:bottom w:val="none" w:sz="0" w:space="0" w:color="auto"/>
        <w:right w:val="none" w:sz="0" w:space="0" w:color="auto"/>
      </w:divBdr>
    </w:div>
    <w:div w:id="1590382301">
      <w:bodyDiv w:val="1"/>
      <w:marLeft w:val="0"/>
      <w:marRight w:val="0"/>
      <w:marTop w:val="0"/>
      <w:marBottom w:val="0"/>
      <w:divBdr>
        <w:top w:val="none" w:sz="0" w:space="0" w:color="auto"/>
        <w:left w:val="none" w:sz="0" w:space="0" w:color="auto"/>
        <w:bottom w:val="none" w:sz="0" w:space="0" w:color="auto"/>
        <w:right w:val="none" w:sz="0" w:space="0" w:color="auto"/>
      </w:divBdr>
    </w:div>
    <w:div w:id="1590649851">
      <w:bodyDiv w:val="1"/>
      <w:marLeft w:val="0"/>
      <w:marRight w:val="0"/>
      <w:marTop w:val="0"/>
      <w:marBottom w:val="0"/>
      <w:divBdr>
        <w:top w:val="none" w:sz="0" w:space="0" w:color="auto"/>
        <w:left w:val="none" w:sz="0" w:space="0" w:color="auto"/>
        <w:bottom w:val="none" w:sz="0" w:space="0" w:color="auto"/>
        <w:right w:val="none" w:sz="0" w:space="0" w:color="auto"/>
      </w:divBdr>
    </w:div>
    <w:div w:id="1591349852">
      <w:bodyDiv w:val="1"/>
      <w:marLeft w:val="0"/>
      <w:marRight w:val="0"/>
      <w:marTop w:val="0"/>
      <w:marBottom w:val="0"/>
      <w:divBdr>
        <w:top w:val="none" w:sz="0" w:space="0" w:color="auto"/>
        <w:left w:val="none" w:sz="0" w:space="0" w:color="auto"/>
        <w:bottom w:val="none" w:sz="0" w:space="0" w:color="auto"/>
        <w:right w:val="none" w:sz="0" w:space="0" w:color="auto"/>
      </w:divBdr>
    </w:div>
    <w:div w:id="1595826023">
      <w:bodyDiv w:val="1"/>
      <w:marLeft w:val="0"/>
      <w:marRight w:val="0"/>
      <w:marTop w:val="0"/>
      <w:marBottom w:val="0"/>
      <w:divBdr>
        <w:top w:val="none" w:sz="0" w:space="0" w:color="auto"/>
        <w:left w:val="none" w:sz="0" w:space="0" w:color="auto"/>
        <w:bottom w:val="none" w:sz="0" w:space="0" w:color="auto"/>
        <w:right w:val="none" w:sz="0" w:space="0" w:color="auto"/>
      </w:divBdr>
    </w:div>
    <w:div w:id="1596984274">
      <w:bodyDiv w:val="1"/>
      <w:marLeft w:val="0"/>
      <w:marRight w:val="0"/>
      <w:marTop w:val="0"/>
      <w:marBottom w:val="0"/>
      <w:divBdr>
        <w:top w:val="none" w:sz="0" w:space="0" w:color="auto"/>
        <w:left w:val="none" w:sz="0" w:space="0" w:color="auto"/>
        <w:bottom w:val="none" w:sz="0" w:space="0" w:color="auto"/>
        <w:right w:val="none" w:sz="0" w:space="0" w:color="auto"/>
      </w:divBdr>
    </w:div>
    <w:div w:id="1598519207">
      <w:bodyDiv w:val="1"/>
      <w:marLeft w:val="0"/>
      <w:marRight w:val="0"/>
      <w:marTop w:val="0"/>
      <w:marBottom w:val="0"/>
      <w:divBdr>
        <w:top w:val="none" w:sz="0" w:space="0" w:color="auto"/>
        <w:left w:val="none" w:sz="0" w:space="0" w:color="auto"/>
        <w:bottom w:val="none" w:sz="0" w:space="0" w:color="auto"/>
        <w:right w:val="none" w:sz="0" w:space="0" w:color="auto"/>
      </w:divBdr>
    </w:div>
    <w:div w:id="1598753396">
      <w:bodyDiv w:val="1"/>
      <w:marLeft w:val="0"/>
      <w:marRight w:val="0"/>
      <w:marTop w:val="0"/>
      <w:marBottom w:val="0"/>
      <w:divBdr>
        <w:top w:val="none" w:sz="0" w:space="0" w:color="auto"/>
        <w:left w:val="none" w:sz="0" w:space="0" w:color="auto"/>
        <w:bottom w:val="none" w:sz="0" w:space="0" w:color="auto"/>
        <w:right w:val="none" w:sz="0" w:space="0" w:color="auto"/>
      </w:divBdr>
    </w:div>
    <w:div w:id="1598902504">
      <w:bodyDiv w:val="1"/>
      <w:marLeft w:val="0"/>
      <w:marRight w:val="0"/>
      <w:marTop w:val="0"/>
      <w:marBottom w:val="0"/>
      <w:divBdr>
        <w:top w:val="none" w:sz="0" w:space="0" w:color="auto"/>
        <w:left w:val="none" w:sz="0" w:space="0" w:color="auto"/>
        <w:bottom w:val="none" w:sz="0" w:space="0" w:color="auto"/>
        <w:right w:val="none" w:sz="0" w:space="0" w:color="auto"/>
      </w:divBdr>
    </w:div>
    <w:div w:id="1598978602">
      <w:bodyDiv w:val="1"/>
      <w:marLeft w:val="0"/>
      <w:marRight w:val="0"/>
      <w:marTop w:val="0"/>
      <w:marBottom w:val="0"/>
      <w:divBdr>
        <w:top w:val="none" w:sz="0" w:space="0" w:color="auto"/>
        <w:left w:val="none" w:sz="0" w:space="0" w:color="auto"/>
        <w:bottom w:val="none" w:sz="0" w:space="0" w:color="auto"/>
        <w:right w:val="none" w:sz="0" w:space="0" w:color="auto"/>
      </w:divBdr>
    </w:div>
    <w:div w:id="1600678174">
      <w:bodyDiv w:val="1"/>
      <w:marLeft w:val="0"/>
      <w:marRight w:val="0"/>
      <w:marTop w:val="0"/>
      <w:marBottom w:val="0"/>
      <w:divBdr>
        <w:top w:val="none" w:sz="0" w:space="0" w:color="auto"/>
        <w:left w:val="none" w:sz="0" w:space="0" w:color="auto"/>
        <w:bottom w:val="none" w:sz="0" w:space="0" w:color="auto"/>
        <w:right w:val="none" w:sz="0" w:space="0" w:color="auto"/>
      </w:divBdr>
    </w:div>
    <w:div w:id="1602179852">
      <w:bodyDiv w:val="1"/>
      <w:marLeft w:val="0"/>
      <w:marRight w:val="0"/>
      <w:marTop w:val="0"/>
      <w:marBottom w:val="0"/>
      <w:divBdr>
        <w:top w:val="none" w:sz="0" w:space="0" w:color="auto"/>
        <w:left w:val="none" w:sz="0" w:space="0" w:color="auto"/>
        <w:bottom w:val="none" w:sz="0" w:space="0" w:color="auto"/>
        <w:right w:val="none" w:sz="0" w:space="0" w:color="auto"/>
      </w:divBdr>
    </w:div>
    <w:div w:id="1610579824">
      <w:bodyDiv w:val="1"/>
      <w:marLeft w:val="0"/>
      <w:marRight w:val="0"/>
      <w:marTop w:val="0"/>
      <w:marBottom w:val="0"/>
      <w:divBdr>
        <w:top w:val="none" w:sz="0" w:space="0" w:color="auto"/>
        <w:left w:val="none" w:sz="0" w:space="0" w:color="auto"/>
        <w:bottom w:val="none" w:sz="0" w:space="0" w:color="auto"/>
        <w:right w:val="none" w:sz="0" w:space="0" w:color="auto"/>
      </w:divBdr>
    </w:div>
    <w:div w:id="1611472062">
      <w:bodyDiv w:val="1"/>
      <w:marLeft w:val="0"/>
      <w:marRight w:val="0"/>
      <w:marTop w:val="0"/>
      <w:marBottom w:val="0"/>
      <w:divBdr>
        <w:top w:val="none" w:sz="0" w:space="0" w:color="auto"/>
        <w:left w:val="none" w:sz="0" w:space="0" w:color="auto"/>
        <w:bottom w:val="none" w:sz="0" w:space="0" w:color="auto"/>
        <w:right w:val="none" w:sz="0" w:space="0" w:color="auto"/>
      </w:divBdr>
    </w:div>
    <w:div w:id="1616983515">
      <w:bodyDiv w:val="1"/>
      <w:marLeft w:val="0"/>
      <w:marRight w:val="0"/>
      <w:marTop w:val="0"/>
      <w:marBottom w:val="0"/>
      <w:divBdr>
        <w:top w:val="none" w:sz="0" w:space="0" w:color="auto"/>
        <w:left w:val="none" w:sz="0" w:space="0" w:color="auto"/>
        <w:bottom w:val="none" w:sz="0" w:space="0" w:color="auto"/>
        <w:right w:val="none" w:sz="0" w:space="0" w:color="auto"/>
      </w:divBdr>
    </w:div>
    <w:div w:id="1619533636">
      <w:bodyDiv w:val="1"/>
      <w:marLeft w:val="0"/>
      <w:marRight w:val="0"/>
      <w:marTop w:val="0"/>
      <w:marBottom w:val="0"/>
      <w:divBdr>
        <w:top w:val="none" w:sz="0" w:space="0" w:color="auto"/>
        <w:left w:val="none" w:sz="0" w:space="0" w:color="auto"/>
        <w:bottom w:val="none" w:sz="0" w:space="0" w:color="auto"/>
        <w:right w:val="none" w:sz="0" w:space="0" w:color="auto"/>
      </w:divBdr>
    </w:div>
    <w:div w:id="1620062194">
      <w:bodyDiv w:val="1"/>
      <w:marLeft w:val="0"/>
      <w:marRight w:val="0"/>
      <w:marTop w:val="0"/>
      <w:marBottom w:val="0"/>
      <w:divBdr>
        <w:top w:val="none" w:sz="0" w:space="0" w:color="auto"/>
        <w:left w:val="none" w:sz="0" w:space="0" w:color="auto"/>
        <w:bottom w:val="none" w:sz="0" w:space="0" w:color="auto"/>
        <w:right w:val="none" w:sz="0" w:space="0" w:color="auto"/>
      </w:divBdr>
    </w:div>
    <w:div w:id="1623222797">
      <w:bodyDiv w:val="1"/>
      <w:marLeft w:val="0"/>
      <w:marRight w:val="0"/>
      <w:marTop w:val="0"/>
      <w:marBottom w:val="0"/>
      <w:divBdr>
        <w:top w:val="none" w:sz="0" w:space="0" w:color="auto"/>
        <w:left w:val="none" w:sz="0" w:space="0" w:color="auto"/>
        <w:bottom w:val="none" w:sz="0" w:space="0" w:color="auto"/>
        <w:right w:val="none" w:sz="0" w:space="0" w:color="auto"/>
      </w:divBdr>
    </w:div>
    <w:div w:id="1624725746">
      <w:bodyDiv w:val="1"/>
      <w:marLeft w:val="0"/>
      <w:marRight w:val="0"/>
      <w:marTop w:val="0"/>
      <w:marBottom w:val="0"/>
      <w:divBdr>
        <w:top w:val="none" w:sz="0" w:space="0" w:color="auto"/>
        <w:left w:val="none" w:sz="0" w:space="0" w:color="auto"/>
        <w:bottom w:val="none" w:sz="0" w:space="0" w:color="auto"/>
        <w:right w:val="none" w:sz="0" w:space="0" w:color="auto"/>
      </w:divBdr>
    </w:div>
    <w:div w:id="1629241271">
      <w:bodyDiv w:val="1"/>
      <w:marLeft w:val="0"/>
      <w:marRight w:val="0"/>
      <w:marTop w:val="0"/>
      <w:marBottom w:val="0"/>
      <w:divBdr>
        <w:top w:val="none" w:sz="0" w:space="0" w:color="auto"/>
        <w:left w:val="none" w:sz="0" w:space="0" w:color="auto"/>
        <w:bottom w:val="none" w:sz="0" w:space="0" w:color="auto"/>
        <w:right w:val="none" w:sz="0" w:space="0" w:color="auto"/>
      </w:divBdr>
    </w:div>
    <w:div w:id="1631398063">
      <w:bodyDiv w:val="1"/>
      <w:marLeft w:val="0"/>
      <w:marRight w:val="0"/>
      <w:marTop w:val="0"/>
      <w:marBottom w:val="0"/>
      <w:divBdr>
        <w:top w:val="none" w:sz="0" w:space="0" w:color="auto"/>
        <w:left w:val="none" w:sz="0" w:space="0" w:color="auto"/>
        <w:bottom w:val="none" w:sz="0" w:space="0" w:color="auto"/>
        <w:right w:val="none" w:sz="0" w:space="0" w:color="auto"/>
      </w:divBdr>
    </w:div>
    <w:div w:id="1631982069">
      <w:bodyDiv w:val="1"/>
      <w:marLeft w:val="0"/>
      <w:marRight w:val="0"/>
      <w:marTop w:val="0"/>
      <w:marBottom w:val="0"/>
      <w:divBdr>
        <w:top w:val="none" w:sz="0" w:space="0" w:color="auto"/>
        <w:left w:val="none" w:sz="0" w:space="0" w:color="auto"/>
        <w:bottom w:val="none" w:sz="0" w:space="0" w:color="auto"/>
        <w:right w:val="none" w:sz="0" w:space="0" w:color="auto"/>
      </w:divBdr>
    </w:div>
    <w:div w:id="1635796690">
      <w:bodyDiv w:val="1"/>
      <w:marLeft w:val="0"/>
      <w:marRight w:val="0"/>
      <w:marTop w:val="0"/>
      <w:marBottom w:val="0"/>
      <w:divBdr>
        <w:top w:val="none" w:sz="0" w:space="0" w:color="auto"/>
        <w:left w:val="none" w:sz="0" w:space="0" w:color="auto"/>
        <w:bottom w:val="none" w:sz="0" w:space="0" w:color="auto"/>
        <w:right w:val="none" w:sz="0" w:space="0" w:color="auto"/>
      </w:divBdr>
    </w:div>
    <w:div w:id="1636377423">
      <w:bodyDiv w:val="1"/>
      <w:marLeft w:val="0"/>
      <w:marRight w:val="0"/>
      <w:marTop w:val="0"/>
      <w:marBottom w:val="0"/>
      <w:divBdr>
        <w:top w:val="none" w:sz="0" w:space="0" w:color="auto"/>
        <w:left w:val="none" w:sz="0" w:space="0" w:color="auto"/>
        <w:bottom w:val="none" w:sz="0" w:space="0" w:color="auto"/>
        <w:right w:val="none" w:sz="0" w:space="0" w:color="auto"/>
      </w:divBdr>
    </w:div>
    <w:div w:id="1638295942">
      <w:bodyDiv w:val="1"/>
      <w:marLeft w:val="0"/>
      <w:marRight w:val="0"/>
      <w:marTop w:val="0"/>
      <w:marBottom w:val="0"/>
      <w:divBdr>
        <w:top w:val="none" w:sz="0" w:space="0" w:color="auto"/>
        <w:left w:val="none" w:sz="0" w:space="0" w:color="auto"/>
        <w:bottom w:val="none" w:sz="0" w:space="0" w:color="auto"/>
        <w:right w:val="none" w:sz="0" w:space="0" w:color="auto"/>
      </w:divBdr>
    </w:div>
    <w:div w:id="1639454549">
      <w:bodyDiv w:val="1"/>
      <w:marLeft w:val="0"/>
      <w:marRight w:val="0"/>
      <w:marTop w:val="0"/>
      <w:marBottom w:val="0"/>
      <w:divBdr>
        <w:top w:val="none" w:sz="0" w:space="0" w:color="auto"/>
        <w:left w:val="none" w:sz="0" w:space="0" w:color="auto"/>
        <w:bottom w:val="none" w:sz="0" w:space="0" w:color="auto"/>
        <w:right w:val="none" w:sz="0" w:space="0" w:color="auto"/>
      </w:divBdr>
    </w:div>
    <w:div w:id="1640770996">
      <w:bodyDiv w:val="1"/>
      <w:marLeft w:val="0"/>
      <w:marRight w:val="0"/>
      <w:marTop w:val="0"/>
      <w:marBottom w:val="0"/>
      <w:divBdr>
        <w:top w:val="none" w:sz="0" w:space="0" w:color="auto"/>
        <w:left w:val="none" w:sz="0" w:space="0" w:color="auto"/>
        <w:bottom w:val="none" w:sz="0" w:space="0" w:color="auto"/>
        <w:right w:val="none" w:sz="0" w:space="0" w:color="auto"/>
      </w:divBdr>
    </w:div>
    <w:div w:id="1640917848">
      <w:bodyDiv w:val="1"/>
      <w:marLeft w:val="0"/>
      <w:marRight w:val="0"/>
      <w:marTop w:val="0"/>
      <w:marBottom w:val="0"/>
      <w:divBdr>
        <w:top w:val="none" w:sz="0" w:space="0" w:color="auto"/>
        <w:left w:val="none" w:sz="0" w:space="0" w:color="auto"/>
        <w:bottom w:val="none" w:sz="0" w:space="0" w:color="auto"/>
        <w:right w:val="none" w:sz="0" w:space="0" w:color="auto"/>
      </w:divBdr>
    </w:div>
    <w:div w:id="1641298762">
      <w:bodyDiv w:val="1"/>
      <w:marLeft w:val="0"/>
      <w:marRight w:val="0"/>
      <w:marTop w:val="0"/>
      <w:marBottom w:val="0"/>
      <w:divBdr>
        <w:top w:val="none" w:sz="0" w:space="0" w:color="auto"/>
        <w:left w:val="none" w:sz="0" w:space="0" w:color="auto"/>
        <w:bottom w:val="none" w:sz="0" w:space="0" w:color="auto"/>
        <w:right w:val="none" w:sz="0" w:space="0" w:color="auto"/>
      </w:divBdr>
    </w:div>
    <w:div w:id="1642344650">
      <w:bodyDiv w:val="1"/>
      <w:marLeft w:val="0"/>
      <w:marRight w:val="0"/>
      <w:marTop w:val="0"/>
      <w:marBottom w:val="0"/>
      <w:divBdr>
        <w:top w:val="none" w:sz="0" w:space="0" w:color="auto"/>
        <w:left w:val="none" w:sz="0" w:space="0" w:color="auto"/>
        <w:bottom w:val="none" w:sz="0" w:space="0" w:color="auto"/>
        <w:right w:val="none" w:sz="0" w:space="0" w:color="auto"/>
      </w:divBdr>
    </w:div>
    <w:div w:id="1643734271">
      <w:bodyDiv w:val="1"/>
      <w:marLeft w:val="0"/>
      <w:marRight w:val="0"/>
      <w:marTop w:val="0"/>
      <w:marBottom w:val="0"/>
      <w:divBdr>
        <w:top w:val="none" w:sz="0" w:space="0" w:color="auto"/>
        <w:left w:val="none" w:sz="0" w:space="0" w:color="auto"/>
        <w:bottom w:val="none" w:sz="0" w:space="0" w:color="auto"/>
        <w:right w:val="none" w:sz="0" w:space="0" w:color="auto"/>
      </w:divBdr>
    </w:div>
    <w:div w:id="1645239076">
      <w:bodyDiv w:val="1"/>
      <w:marLeft w:val="0"/>
      <w:marRight w:val="0"/>
      <w:marTop w:val="0"/>
      <w:marBottom w:val="0"/>
      <w:divBdr>
        <w:top w:val="none" w:sz="0" w:space="0" w:color="auto"/>
        <w:left w:val="none" w:sz="0" w:space="0" w:color="auto"/>
        <w:bottom w:val="none" w:sz="0" w:space="0" w:color="auto"/>
        <w:right w:val="none" w:sz="0" w:space="0" w:color="auto"/>
      </w:divBdr>
    </w:div>
    <w:div w:id="1645426011">
      <w:bodyDiv w:val="1"/>
      <w:marLeft w:val="0"/>
      <w:marRight w:val="0"/>
      <w:marTop w:val="0"/>
      <w:marBottom w:val="0"/>
      <w:divBdr>
        <w:top w:val="none" w:sz="0" w:space="0" w:color="auto"/>
        <w:left w:val="none" w:sz="0" w:space="0" w:color="auto"/>
        <w:bottom w:val="none" w:sz="0" w:space="0" w:color="auto"/>
        <w:right w:val="none" w:sz="0" w:space="0" w:color="auto"/>
      </w:divBdr>
    </w:div>
    <w:div w:id="1646619878">
      <w:bodyDiv w:val="1"/>
      <w:marLeft w:val="0"/>
      <w:marRight w:val="0"/>
      <w:marTop w:val="0"/>
      <w:marBottom w:val="0"/>
      <w:divBdr>
        <w:top w:val="none" w:sz="0" w:space="0" w:color="auto"/>
        <w:left w:val="none" w:sz="0" w:space="0" w:color="auto"/>
        <w:bottom w:val="none" w:sz="0" w:space="0" w:color="auto"/>
        <w:right w:val="none" w:sz="0" w:space="0" w:color="auto"/>
      </w:divBdr>
    </w:div>
    <w:div w:id="1647736520">
      <w:bodyDiv w:val="1"/>
      <w:marLeft w:val="0"/>
      <w:marRight w:val="0"/>
      <w:marTop w:val="0"/>
      <w:marBottom w:val="0"/>
      <w:divBdr>
        <w:top w:val="none" w:sz="0" w:space="0" w:color="auto"/>
        <w:left w:val="none" w:sz="0" w:space="0" w:color="auto"/>
        <w:bottom w:val="none" w:sz="0" w:space="0" w:color="auto"/>
        <w:right w:val="none" w:sz="0" w:space="0" w:color="auto"/>
      </w:divBdr>
    </w:div>
    <w:div w:id="1648169225">
      <w:bodyDiv w:val="1"/>
      <w:marLeft w:val="0"/>
      <w:marRight w:val="0"/>
      <w:marTop w:val="0"/>
      <w:marBottom w:val="0"/>
      <w:divBdr>
        <w:top w:val="none" w:sz="0" w:space="0" w:color="auto"/>
        <w:left w:val="none" w:sz="0" w:space="0" w:color="auto"/>
        <w:bottom w:val="none" w:sz="0" w:space="0" w:color="auto"/>
        <w:right w:val="none" w:sz="0" w:space="0" w:color="auto"/>
      </w:divBdr>
    </w:div>
    <w:div w:id="1650092322">
      <w:bodyDiv w:val="1"/>
      <w:marLeft w:val="0"/>
      <w:marRight w:val="0"/>
      <w:marTop w:val="0"/>
      <w:marBottom w:val="0"/>
      <w:divBdr>
        <w:top w:val="none" w:sz="0" w:space="0" w:color="auto"/>
        <w:left w:val="none" w:sz="0" w:space="0" w:color="auto"/>
        <w:bottom w:val="none" w:sz="0" w:space="0" w:color="auto"/>
        <w:right w:val="none" w:sz="0" w:space="0" w:color="auto"/>
      </w:divBdr>
    </w:div>
    <w:div w:id="1651982657">
      <w:bodyDiv w:val="1"/>
      <w:marLeft w:val="0"/>
      <w:marRight w:val="0"/>
      <w:marTop w:val="0"/>
      <w:marBottom w:val="0"/>
      <w:divBdr>
        <w:top w:val="none" w:sz="0" w:space="0" w:color="auto"/>
        <w:left w:val="none" w:sz="0" w:space="0" w:color="auto"/>
        <w:bottom w:val="none" w:sz="0" w:space="0" w:color="auto"/>
        <w:right w:val="none" w:sz="0" w:space="0" w:color="auto"/>
      </w:divBdr>
    </w:div>
    <w:div w:id="1652980008">
      <w:bodyDiv w:val="1"/>
      <w:marLeft w:val="0"/>
      <w:marRight w:val="0"/>
      <w:marTop w:val="0"/>
      <w:marBottom w:val="0"/>
      <w:divBdr>
        <w:top w:val="none" w:sz="0" w:space="0" w:color="auto"/>
        <w:left w:val="none" w:sz="0" w:space="0" w:color="auto"/>
        <w:bottom w:val="none" w:sz="0" w:space="0" w:color="auto"/>
        <w:right w:val="none" w:sz="0" w:space="0" w:color="auto"/>
      </w:divBdr>
    </w:div>
    <w:div w:id="1654019939">
      <w:bodyDiv w:val="1"/>
      <w:marLeft w:val="0"/>
      <w:marRight w:val="0"/>
      <w:marTop w:val="0"/>
      <w:marBottom w:val="0"/>
      <w:divBdr>
        <w:top w:val="none" w:sz="0" w:space="0" w:color="auto"/>
        <w:left w:val="none" w:sz="0" w:space="0" w:color="auto"/>
        <w:bottom w:val="none" w:sz="0" w:space="0" w:color="auto"/>
        <w:right w:val="none" w:sz="0" w:space="0" w:color="auto"/>
      </w:divBdr>
    </w:div>
    <w:div w:id="1654868412">
      <w:bodyDiv w:val="1"/>
      <w:marLeft w:val="0"/>
      <w:marRight w:val="0"/>
      <w:marTop w:val="0"/>
      <w:marBottom w:val="0"/>
      <w:divBdr>
        <w:top w:val="none" w:sz="0" w:space="0" w:color="auto"/>
        <w:left w:val="none" w:sz="0" w:space="0" w:color="auto"/>
        <w:bottom w:val="none" w:sz="0" w:space="0" w:color="auto"/>
        <w:right w:val="none" w:sz="0" w:space="0" w:color="auto"/>
      </w:divBdr>
    </w:div>
    <w:div w:id="1661233563">
      <w:bodyDiv w:val="1"/>
      <w:marLeft w:val="0"/>
      <w:marRight w:val="0"/>
      <w:marTop w:val="0"/>
      <w:marBottom w:val="0"/>
      <w:divBdr>
        <w:top w:val="none" w:sz="0" w:space="0" w:color="auto"/>
        <w:left w:val="none" w:sz="0" w:space="0" w:color="auto"/>
        <w:bottom w:val="none" w:sz="0" w:space="0" w:color="auto"/>
        <w:right w:val="none" w:sz="0" w:space="0" w:color="auto"/>
      </w:divBdr>
    </w:div>
    <w:div w:id="1664892003">
      <w:bodyDiv w:val="1"/>
      <w:marLeft w:val="0"/>
      <w:marRight w:val="0"/>
      <w:marTop w:val="0"/>
      <w:marBottom w:val="0"/>
      <w:divBdr>
        <w:top w:val="none" w:sz="0" w:space="0" w:color="auto"/>
        <w:left w:val="none" w:sz="0" w:space="0" w:color="auto"/>
        <w:bottom w:val="none" w:sz="0" w:space="0" w:color="auto"/>
        <w:right w:val="none" w:sz="0" w:space="0" w:color="auto"/>
      </w:divBdr>
    </w:div>
    <w:div w:id="1665664232">
      <w:bodyDiv w:val="1"/>
      <w:marLeft w:val="0"/>
      <w:marRight w:val="0"/>
      <w:marTop w:val="0"/>
      <w:marBottom w:val="0"/>
      <w:divBdr>
        <w:top w:val="none" w:sz="0" w:space="0" w:color="auto"/>
        <w:left w:val="none" w:sz="0" w:space="0" w:color="auto"/>
        <w:bottom w:val="none" w:sz="0" w:space="0" w:color="auto"/>
        <w:right w:val="none" w:sz="0" w:space="0" w:color="auto"/>
      </w:divBdr>
    </w:div>
    <w:div w:id="1669551330">
      <w:bodyDiv w:val="1"/>
      <w:marLeft w:val="0"/>
      <w:marRight w:val="0"/>
      <w:marTop w:val="0"/>
      <w:marBottom w:val="0"/>
      <w:divBdr>
        <w:top w:val="none" w:sz="0" w:space="0" w:color="auto"/>
        <w:left w:val="none" w:sz="0" w:space="0" w:color="auto"/>
        <w:bottom w:val="none" w:sz="0" w:space="0" w:color="auto"/>
        <w:right w:val="none" w:sz="0" w:space="0" w:color="auto"/>
      </w:divBdr>
    </w:div>
    <w:div w:id="1672292491">
      <w:bodyDiv w:val="1"/>
      <w:marLeft w:val="0"/>
      <w:marRight w:val="0"/>
      <w:marTop w:val="0"/>
      <w:marBottom w:val="0"/>
      <w:divBdr>
        <w:top w:val="none" w:sz="0" w:space="0" w:color="auto"/>
        <w:left w:val="none" w:sz="0" w:space="0" w:color="auto"/>
        <w:bottom w:val="none" w:sz="0" w:space="0" w:color="auto"/>
        <w:right w:val="none" w:sz="0" w:space="0" w:color="auto"/>
      </w:divBdr>
    </w:div>
    <w:div w:id="1679581378">
      <w:bodyDiv w:val="1"/>
      <w:marLeft w:val="0"/>
      <w:marRight w:val="0"/>
      <w:marTop w:val="0"/>
      <w:marBottom w:val="0"/>
      <w:divBdr>
        <w:top w:val="none" w:sz="0" w:space="0" w:color="auto"/>
        <w:left w:val="none" w:sz="0" w:space="0" w:color="auto"/>
        <w:bottom w:val="none" w:sz="0" w:space="0" w:color="auto"/>
        <w:right w:val="none" w:sz="0" w:space="0" w:color="auto"/>
      </w:divBdr>
    </w:div>
    <w:div w:id="1680429051">
      <w:bodyDiv w:val="1"/>
      <w:marLeft w:val="0"/>
      <w:marRight w:val="0"/>
      <w:marTop w:val="0"/>
      <w:marBottom w:val="0"/>
      <w:divBdr>
        <w:top w:val="none" w:sz="0" w:space="0" w:color="auto"/>
        <w:left w:val="none" w:sz="0" w:space="0" w:color="auto"/>
        <w:bottom w:val="none" w:sz="0" w:space="0" w:color="auto"/>
        <w:right w:val="none" w:sz="0" w:space="0" w:color="auto"/>
      </w:divBdr>
    </w:div>
    <w:div w:id="1681351068">
      <w:bodyDiv w:val="1"/>
      <w:marLeft w:val="0"/>
      <w:marRight w:val="0"/>
      <w:marTop w:val="0"/>
      <w:marBottom w:val="0"/>
      <w:divBdr>
        <w:top w:val="none" w:sz="0" w:space="0" w:color="auto"/>
        <w:left w:val="none" w:sz="0" w:space="0" w:color="auto"/>
        <w:bottom w:val="none" w:sz="0" w:space="0" w:color="auto"/>
        <w:right w:val="none" w:sz="0" w:space="0" w:color="auto"/>
      </w:divBdr>
    </w:div>
    <w:div w:id="1682656105">
      <w:bodyDiv w:val="1"/>
      <w:marLeft w:val="0"/>
      <w:marRight w:val="0"/>
      <w:marTop w:val="0"/>
      <w:marBottom w:val="0"/>
      <w:divBdr>
        <w:top w:val="none" w:sz="0" w:space="0" w:color="auto"/>
        <w:left w:val="none" w:sz="0" w:space="0" w:color="auto"/>
        <w:bottom w:val="none" w:sz="0" w:space="0" w:color="auto"/>
        <w:right w:val="none" w:sz="0" w:space="0" w:color="auto"/>
      </w:divBdr>
    </w:div>
    <w:div w:id="1686129276">
      <w:bodyDiv w:val="1"/>
      <w:marLeft w:val="0"/>
      <w:marRight w:val="0"/>
      <w:marTop w:val="0"/>
      <w:marBottom w:val="0"/>
      <w:divBdr>
        <w:top w:val="none" w:sz="0" w:space="0" w:color="auto"/>
        <w:left w:val="none" w:sz="0" w:space="0" w:color="auto"/>
        <w:bottom w:val="none" w:sz="0" w:space="0" w:color="auto"/>
        <w:right w:val="none" w:sz="0" w:space="0" w:color="auto"/>
      </w:divBdr>
    </w:div>
    <w:div w:id="1686521350">
      <w:bodyDiv w:val="1"/>
      <w:marLeft w:val="0"/>
      <w:marRight w:val="0"/>
      <w:marTop w:val="0"/>
      <w:marBottom w:val="0"/>
      <w:divBdr>
        <w:top w:val="none" w:sz="0" w:space="0" w:color="auto"/>
        <w:left w:val="none" w:sz="0" w:space="0" w:color="auto"/>
        <w:bottom w:val="none" w:sz="0" w:space="0" w:color="auto"/>
        <w:right w:val="none" w:sz="0" w:space="0" w:color="auto"/>
      </w:divBdr>
    </w:div>
    <w:div w:id="1686785289">
      <w:bodyDiv w:val="1"/>
      <w:marLeft w:val="0"/>
      <w:marRight w:val="0"/>
      <w:marTop w:val="0"/>
      <w:marBottom w:val="0"/>
      <w:divBdr>
        <w:top w:val="none" w:sz="0" w:space="0" w:color="auto"/>
        <w:left w:val="none" w:sz="0" w:space="0" w:color="auto"/>
        <w:bottom w:val="none" w:sz="0" w:space="0" w:color="auto"/>
        <w:right w:val="none" w:sz="0" w:space="0" w:color="auto"/>
      </w:divBdr>
    </w:div>
    <w:div w:id="1689479245">
      <w:bodyDiv w:val="1"/>
      <w:marLeft w:val="0"/>
      <w:marRight w:val="0"/>
      <w:marTop w:val="0"/>
      <w:marBottom w:val="0"/>
      <w:divBdr>
        <w:top w:val="none" w:sz="0" w:space="0" w:color="auto"/>
        <w:left w:val="none" w:sz="0" w:space="0" w:color="auto"/>
        <w:bottom w:val="none" w:sz="0" w:space="0" w:color="auto"/>
        <w:right w:val="none" w:sz="0" w:space="0" w:color="auto"/>
      </w:divBdr>
    </w:div>
    <w:div w:id="1690910397">
      <w:bodyDiv w:val="1"/>
      <w:marLeft w:val="0"/>
      <w:marRight w:val="0"/>
      <w:marTop w:val="0"/>
      <w:marBottom w:val="0"/>
      <w:divBdr>
        <w:top w:val="none" w:sz="0" w:space="0" w:color="auto"/>
        <w:left w:val="none" w:sz="0" w:space="0" w:color="auto"/>
        <w:bottom w:val="none" w:sz="0" w:space="0" w:color="auto"/>
        <w:right w:val="none" w:sz="0" w:space="0" w:color="auto"/>
      </w:divBdr>
    </w:div>
    <w:div w:id="1691644443">
      <w:bodyDiv w:val="1"/>
      <w:marLeft w:val="0"/>
      <w:marRight w:val="0"/>
      <w:marTop w:val="0"/>
      <w:marBottom w:val="0"/>
      <w:divBdr>
        <w:top w:val="none" w:sz="0" w:space="0" w:color="auto"/>
        <w:left w:val="none" w:sz="0" w:space="0" w:color="auto"/>
        <w:bottom w:val="none" w:sz="0" w:space="0" w:color="auto"/>
        <w:right w:val="none" w:sz="0" w:space="0" w:color="auto"/>
      </w:divBdr>
    </w:div>
    <w:div w:id="1693140636">
      <w:bodyDiv w:val="1"/>
      <w:marLeft w:val="0"/>
      <w:marRight w:val="0"/>
      <w:marTop w:val="0"/>
      <w:marBottom w:val="0"/>
      <w:divBdr>
        <w:top w:val="none" w:sz="0" w:space="0" w:color="auto"/>
        <w:left w:val="none" w:sz="0" w:space="0" w:color="auto"/>
        <w:bottom w:val="none" w:sz="0" w:space="0" w:color="auto"/>
        <w:right w:val="none" w:sz="0" w:space="0" w:color="auto"/>
      </w:divBdr>
    </w:div>
    <w:div w:id="1693260420">
      <w:bodyDiv w:val="1"/>
      <w:marLeft w:val="0"/>
      <w:marRight w:val="0"/>
      <w:marTop w:val="0"/>
      <w:marBottom w:val="0"/>
      <w:divBdr>
        <w:top w:val="none" w:sz="0" w:space="0" w:color="auto"/>
        <w:left w:val="none" w:sz="0" w:space="0" w:color="auto"/>
        <w:bottom w:val="none" w:sz="0" w:space="0" w:color="auto"/>
        <w:right w:val="none" w:sz="0" w:space="0" w:color="auto"/>
      </w:divBdr>
    </w:div>
    <w:div w:id="1697658425">
      <w:bodyDiv w:val="1"/>
      <w:marLeft w:val="0"/>
      <w:marRight w:val="0"/>
      <w:marTop w:val="0"/>
      <w:marBottom w:val="0"/>
      <w:divBdr>
        <w:top w:val="none" w:sz="0" w:space="0" w:color="auto"/>
        <w:left w:val="none" w:sz="0" w:space="0" w:color="auto"/>
        <w:bottom w:val="none" w:sz="0" w:space="0" w:color="auto"/>
        <w:right w:val="none" w:sz="0" w:space="0" w:color="auto"/>
      </w:divBdr>
    </w:div>
    <w:div w:id="1698192449">
      <w:bodyDiv w:val="1"/>
      <w:marLeft w:val="0"/>
      <w:marRight w:val="0"/>
      <w:marTop w:val="0"/>
      <w:marBottom w:val="0"/>
      <w:divBdr>
        <w:top w:val="none" w:sz="0" w:space="0" w:color="auto"/>
        <w:left w:val="none" w:sz="0" w:space="0" w:color="auto"/>
        <w:bottom w:val="none" w:sz="0" w:space="0" w:color="auto"/>
        <w:right w:val="none" w:sz="0" w:space="0" w:color="auto"/>
      </w:divBdr>
    </w:div>
    <w:div w:id="1700277490">
      <w:bodyDiv w:val="1"/>
      <w:marLeft w:val="0"/>
      <w:marRight w:val="0"/>
      <w:marTop w:val="0"/>
      <w:marBottom w:val="0"/>
      <w:divBdr>
        <w:top w:val="none" w:sz="0" w:space="0" w:color="auto"/>
        <w:left w:val="none" w:sz="0" w:space="0" w:color="auto"/>
        <w:bottom w:val="none" w:sz="0" w:space="0" w:color="auto"/>
        <w:right w:val="none" w:sz="0" w:space="0" w:color="auto"/>
      </w:divBdr>
    </w:div>
    <w:div w:id="1701976274">
      <w:bodyDiv w:val="1"/>
      <w:marLeft w:val="0"/>
      <w:marRight w:val="0"/>
      <w:marTop w:val="0"/>
      <w:marBottom w:val="0"/>
      <w:divBdr>
        <w:top w:val="none" w:sz="0" w:space="0" w:color="auto"/>
        <w:left w:val="none" w:sz="0" w:space="0" w:color="auto"/>
        <w:bottom w:val="none" w:sz="0" w:space="0" w:color="auto"/>
        <w:right w:val="none" w:sz="0" w:space="0" w:color="auto"/>
      </w:divBdr>
    </w:div>
    <w:div w:id="1706053230">
      <w:bodyDiv w:val="1"/>
      <w:marLeft w:val="0"/>
      <w:marRight w:val="0"/>
      <w:marTop w:val="0"/>
      <w:marBottom w:val="0"/>
      <w:divBdr>
        <w:top w:val="none" w:sz="0" w:space="0" w:color="auto"/>
        <w:left w:val="none" w:sz="0" w:space="0" w:color="auto"/>
        <w:bottom w:val="none" w:sz="0" w:space="0" w:color="auto"/>
        <w:right w:val="none" w:sz="0" w:space="0" w:color="auto"/>
      </w:divBdr>
    </w:div>
    <w:div w:id="1706131048">
      <w:bodyDiv w:val="1"/>
      <w:marLeft w:val="0"/>
      <w:marRight w:val="0"/>
      <w:marTop w:val="0"/>
      <w:marBottom w:val="0"/>
      <w:divBdr>
        <w:top w:val="none" w:sz="0" w:space="0" w:color="auto"/>
        <w:left w:val="none" w:sz="0" w:space="0" w:color="auto"/>
        <w:bottom w:val="none" w:sz="0" w:space="0" w:color="auto"/>
        <w:right w:val="none" w:sz="0" w:space="0" w:color="auto"/>
      </w:divBdr>
    </w:div>
    <w:div w:id="1706785124">
      <w:bodyDiv w:val="1"/>
      <w:marLeft w:val="0"/>
      <w:marRight w:val="0"/>
      <w:marTop w:val="0"/>
      <w:marBottom w:val="0"/>
      <w:divBdr>
        <w:top w:val="none" w:sz="0" w:space="0" w:color="auto"/>
        <w:left w:val="none" w:sz="0" w:space="0" w:color="auto"/>
        <w:bottom w:val="none" w:sz="0" w:space="0" w:color="auto"/>
        <w:right w:val="none" w:sz="0" w:space="0" w:color="auto"/>
      </w:divBdr>
    </w:div>
    <w:div w:id="1707177089">
      <w:bodyDiv w:val="1"/>
      <w:marLeft w:val="0"/>
      <w:marRight w:val="0"/>
      <w:marTop w:val="0"/>
      <w:marBottom w:val="0"/>
      <w:divBdr>
        <w:top w:val="none" w:sz="0" w:space="0" w:color="auto"/>
        <w:left w:val="none" w:sz="0" w:space="0" w:color="auto"/>
        <w:bottom w:val="none" w:sz="0" w:space="0" w:color="auto"/>
        <w:right w:val="none" w:sz="0" w:space="0" w:color="auto"/>
      </w:divBdr>
    </w:div>
    <w:div w:id="1707869253">
      <w:bodyDiv w:val="1"/>
      <w:marLeft w:val="0"/>
      <w:marRight w:val="0"/>
      <w:marTop w:val="0"/>
      <w:marBottom w:val="0"/>
      <w:divBdr>
        <w:top w:val="none" w:sz="0" w:space="0" w:color="auto"/>
        <w:left w:val="none" w:sz="0" w:space="0" w:color="auto"/>
        <w:bottom w:val="none" w:sz="0" w:space="0" w:color="auto"/>
        <w:right w:val="none" w:sz="0" w:space="0" w:color="auto"/>
      </w:divBdr>
    </w:div>
    <w:div w:id="1709257311">
      <w:bodyDiv w:val="1"/>
      <w:marLeft w:val="0"/>
      <w:marRight w:val="0"/>
      <w:marTop w:val="0"/>
      <w:marBottom w:val="0"/>
      <w:divBdr>
        <w:top w:val="none" w:sz="0" w:space="0" w:color="auto"/>
        <w:left w:val="none" w:sz="0" w:space="0" w:color="auto"/>
        <w:bottom w:val="none" w:sz="0" w:space="0" w:color="auto"/>
        <w:right w:val="none" w:sz="0" w:space="0" w:color="auto"/>
      </w:divBdr>
    </w:div>
    <w:div w:id="1711804959">
      <w:bodyDiv w:val="1"/>
      <w:marLeft w:val="0"/>
      <w:marRight w:val="0"/>
      <w:marTop w:val="0"/>
      <w:marBottom w:val="0"/>
      <w:divBdr>
        <w:top w:val="none" w:sz="0" w:space="0" w:color="auto"/>
        <w:left w:val="none" w:sz="0" w:space="0" w:color="auto"/>
        <w:bottom w:val="none" w:sz="0" w:space="0" w:color="auto"/>
        <w:right w:val="none" w:sz="0" w:space="0" w:color="auto"/>
      </w:divBdr>
    </w:div>
    <w:div w:id="1712531422">
      <w:bodyDiv w:val="1"/>
      <w:marLeft w:val="0"/>
      <w:marRight w:val="0"/>
      <w:marTop w:val="0"/>
      <w:marBottom w:val="0"/>
      <w:divBdr>
        <w:top w:val="none" w:sz="0" w:space="0" w:color="auto"/>
        <w:left w:val="none" w:sz="0" w:space="0" w:color="auto"/>
        <w:bottom w:val="none" w:sz="0" w:space="0" w:color="auto"/>
        <w:right w:val="none" w:sz="0" w:space="0" w:color="auto"/>
      </w:divBdr>
    </w:div>
    <w:div w:id="1713118883">
      <w:bodyDiv w:val="1"/>
      <w:marLeft w:val="0"/>
      <w:marRight w:val="0"/>
      <w:marTop w:val="0"/>
      <w:marBottom w:val="0"/>
      <w:divBdr>
        <w:top w:val="none" w:sz="0" w:space="0" w:color="auto"/>
        <w:left w:val="none" w:sz="0" w:space="0" w:color="auto"/>
        <w:bottom w:val="none" w:sz="0" w:space="0" w:color="auto"/>
        <w:right w:val="none" w:sz="0" w:space="0" w:color="auto"/>
      </w:divBdr>
    </w:div>
    <w:div w:id="1717700304">
      <w:bodyDiv w:val="1"/>
      <w:marLeft w:val="0"/>
      <w:marRight w:val="0"/>
      <w:marTop w:val="0"/>
      <w:marBottom w:val="0"/>
      <w:divBdr>
        <w:top w:val="none" w:sz="0" w:space="0" w:color="auto"/>
        <w:left w:val="none" w:sz="0" w:space="0" w:color="auto"/>
        <w:bottom w:val="none" w:sz="0" w:space="0" w:color="auto"/>
        <w:right w:val="none" w:sz="0" w:space="0" w:color="auto"/>
      </w:divBdr>
    </w:div>
    <w:div w:id="1717780980">
      <w:bodyDiv w:val="1"/>
      <w:marLeft w:val="0"/>
      <w:marRight w:val="0"/>
      <w:marTop w:val="0"/>
      <w:marBottom w:val="0"/>
      <w:divBdr>
        <w:top w:val="none" w:sz="0" w:space="0" w:color="auto"/>
        <w:left w:val="none" w:sz="0" w:space="0" w:color="auto"/>
        <w:bottom w:val="none" w:sz="0" w:space="0" w:color="auto"/>
        <w:right w:val="none" w:sz="0" w:space="0" w:color="auto"/>
      </w:divBdr>
    </w:div>
    <w:div w:id="1721048828">
      <w:bodyDiv w:val="1"/>
      <w:marLeft w:val="0"/>
      <w:marRight w:val="0"/>
      <w:marTop w:val="0"/>
      <w:marBottom w:val="0"/>
      <w:divBdr>
        <w:top w:val="none" w:sz="0" w:space="0" w:color="auto"/>
        <w:left w:val="none" w:sz="0" w:space="0" w:color="auto"/>
        <w:bottom w:val="none" w:sz="0" w:space="0" w:color="auto"/>
        <w:right w:val="none" w:sz="0" w:space="0" w:color="auto"/>
      </w:divBdr>
    </w:div>
    <w:div w:id="1722827626">
      <w:bodyDiv w:val="1"/>
      <w:marLeft w:val="0"/>
      <w:marRight w:val="0"/>
      <w:marTop w:val="0"/>
      <w:marBottom w:val="0"/>
      <w:divBdr>
        <w:top w:val="none" w:sz="0" w:space="0" w:color="auto"/>
        <w:left w:val="none" w:sz="0" w:space="0" w:color="auto"/>
        <w:bottom w:val="none" w:sz="0" w:space="0" w:color="auto"/>
        <w:right w:val="none" w:sz="0" w:space="0" w:color="auto"/>
      </w:divBdr>
    </w:div>
    <w:div w:id="1725984979">
      <w:bodyDiv w:val="1"/>
      <w:marLeft w:val="0"/>
      <w:marRight w:val="0"/>
      <w:marTop w:val="0"/>
      <w:marBottom w:val="0"/>
      <w:divBdr>
        <w:top w:val="none" w:sz="0" w:space="0" w:color="auto"/>
        <w:left w:val="none" w:sz="0" w:space="0" w:color="auto"/>
        <w:bottom w:val="none" w:sz="0" w:space="0" w:color="auto"/>
        <w:right w:val="none" w:sz="0" w:space="0" w:color="auto"/>
      </w:divBdr>
    </w:div>
    <w:div w:id="1727488942">
      <w:bodyDiv w:val="1"/>
      <w:marLeft w:val="0"/>
      <w:marRight w:val="0"/>
      <w:marTop w:val="0"/>
      <w:marBottom w:val="0"/>
      <w:divBdr>
        <w:top w:val="none" w:sz="0" w:space="0" w:color="auto"/>
        <w:left w:val="none" w:sz="0" w:space="0" w:color="auto"/>
        <w:bottom w:val="none" w:sz="0" w:space="0" w:color="auto"/>
        <w:right w:val="none" w:sz="0" w:space="0" w:color="auto"/>
      </w:divBdr>
    </w:div>
    <w:div w:id="1727878597">
      <w:bodyDiv w:val="1"/>
      <w:marLeft w:val="0"/>
      <w:marRight w:val="0"/>
      <w:marTop w:val="0"/>
      <w:marBottom w:val="0"/>
      <w:divBdr>
        <w:top w:val="none" w:sz="0" w:space="0" w:color="auto"/>
        <w:left w:val="none" w:sz="0" w:space="0" w:color="auto"/>
        <w:bottom w:val="none" w:sz="0" w:space="0" w:color="auto"/>
        <w:right w:val="none" w:sz="0" w:space="0" w:color="auto"/>
      </w:divBdr>
    </w:div>
    <w:div w:id="1729450058">
      <w:bodyDiv w:val="1"/>
      <w:marLeft w:val="0"/>
      <w:marRight w:val="0"/>
      <w:marTop w:val="0"/>
      <w:marBottom w:val="0"/>
      <w:divBdr>
        <w:top w:val="none" w:sz="0" w:space="0" w:color="auto"/>
        <w:left w:val="none" w:sz="0" w:space="0" w:color="auto"/>
        <w:bottom w:val="none" w:sz="0" w:space="0" w:color="auto"/>
        <w:right w:val="none" w:sz="0" w:space="0" w:color="auto"/>
      </w:divBdr>
    </w:div>
    <w:div w:id="1733967226">
      <w:bodyDiv w:val="1"/>
      <w:marLeft w:val="0"/>
      <w:marRight w:val="0"/>
      <w:marTop w:val="0"/>
      <w:marBottom w:val="0"/>
      <w:divBdr>
        <w:top w:val="none" w:sz="0" w:space="0" w:color="auto"/>
        <w:left w:val="none" w:sz="0" w:space="0" w:color="auto"/>
        <w:bottom w:val="none" w:sz="0" w:space="0" w:color="auto"/>
        <w:right w:val="none" w:sz="0" w:space="0" w:color="auto"/>
      </w:divBdr>
    </w:div>
    <w:div w:id="1734232316">
      <w:bodyDiv w:val="1"/>
      <w:marLeft w:val="0"/>
      <w:marRight w:val="0"/>
      <w:marTop w:val="0"/>
      <w:marBottom w:val="0"/>
      <w:divBdr>
        <w:top w:val="none" w:sz="0" w:space="0" w:color="auto"/>
        <w:left w:val="none" w:sz="0" w:space="0" w:color="auto"/>
        <w:bottom w:val="none" w:sz="0" w:space="0" w:color="auto"/>
        <w:right w:val="none" w:sz="0" w:space="0" w:color="auto"/>
      </w:divBdr>
    </w:div>
    <w:div w:id="1734696373">
      <w:bodyDiv w:val="1"/>
      <w:marLeft w:val="0"/>
      <w:marRight w:val="0"/>
      <w:marTop w:val="0"/>
      <w:marBottom w:val="0"/>
      <w:divBdr>
        <w:top w:val="none" w:sz="0" w:space="0" w:color="auto"/>
        <w:left w:val="none" w:sz="0" w:space="0" w:color="auto"/>
        <w:bottom w:val="none" w:sz="0" w:space="0" w:color="auto"/>
        <w:right w:val="none" w:sz="0" w:space="0" w:color="auto"/>
      </w:divBdr>
    </w:div>
    <w:div w:id="1738548139">
      <w:bodyDiv w:val="1"/>
      <w:marLeft w:val="0"/>
      <w:marRight w:val="0"/>
      <w:marTop w:val="0"/>
      <w:marBottom w:val="0"/>
      <w:divBdr>
        <w:top w:val="none" w:sz="0" w:space="0" w:color="auto"/>
        <w:left w:val="none" w:sz="0" w:space="0" w:color="auto"/>
        <w:bottom w:val="none" w:sz="0" w:space="0" w:color="auto"/>
        <w:right w:val="none" w:sz="0" w:space="0" w:color="auto"/>
      </w:divBdr>
    </w:div>
    <w:div w:id="1739208460">
      <w:bodyDiv w:val="1"/>
      <w:marLeft w:val="0"/>
      <w:marRight w:val="0"/>
      <w:marTop w:val="0"/>
      <w:marBottom w:val="0"/>
      <w:divBdr>
        <w:top w:val="none" w:sz="0" w:space="0" w:color="auto"/>
        <w:left w:val="none" w:sz="0" w:space="0" w:color="auto"/>
        <w:bottom w:val="none" w:sz="0" w:space="0" w:color="auto"/>
        <w:right w:val="none" w:sz="0" w:space="0" w:color="auto"/>
      </w:divBdr>
    </w:div>
    <w:div w:id="1742101392">
      <w:bodyDiv w:val="1"/>
      <w:marLeft w:val="0"/>
      <w:marRight w:val="0"/>
      <w:marTop w:val="0"/>
      <w:marBottom w:val="0"/>
      <w:divBdr>
        <w:top w:val="none" w:sz="0" w:space="0" w:color="auto"/>
        <w:left w:val="none" w:sz="0" w:space="0" w:color="auto"/>
        <w:bottom w:val="none" w:sz="0" w:space="0" w:color="auto"/>
        <w:right w:val="none" w:sz="0" w:space="0" w:color="auto"/>
      </w:divBdr>
    </w:div>
    <w:div w:id="1745950035">
      <w:bodyDiv w:val="1"/>
      <w:marLeft w:val="0"/>
      <w:marRight w:val="0"/>
      <w:marTop w:val="0"/>
      <w:marBottom w:val="0"/>
      <w:divBdr>
        <w:top w:val="none" w:sz="0" w:space="0" w:color="auto"/>
        <w:left w:val="none" w:sz="0" w:space="0" w:color="auto"/>
        <w:bottom w:val="none" w:sz="0" w:space="0" w:color="auto"/>
        <w:right w:val="none" w:sz="0" w:space="0" w:color="auto"/>
      </w:divBdr>
    </w:div>
    <w:div w:id="1746023971">
      <w:bodyDiv w:val="1"/>
      <w:marLeft w:val="0"/>
      <w:marRight w:val="0"/>
      <w:marTop w:val="0"/>
      <w:marBottom w:val="0"/>
      <w:divBdr>
        <w:top w:val="none" w:sz="0" w:space="0" w:color="auto"/>
        <w:left w:val="none" w:sz="0" w:space="0" w:color="auto"/>
        <w:bottom w:val="none" w:sz="0" w:space="0" w:color="auto"/>
        <w:right w:val="none" w:sz="0" w:space="0" w:color="auto"/>
      </w:divBdr>
    </w:div>
    <w:div w:id="1747068193">
      <w:bodyDiv w:val="1"/>
      <w:marLeft w:val="0"/>
      <w:marRight w:val="0"/>
      <w:marTop w:val="0"/>
      <w:marBottom w:val="0"/>
      <w:divBdr>
        <w:top w:val="none" w:sz="0" w:space="0" w:color="auto"/>
        <w:left w:val="none" w:sz="0" w:space="0" w:color="auto"/>
        <w:bottom w:val="none" w:sz="0" w:space="0" w:color="auto"/>
        <w:right w:val="none" w:sz="0" w:space="0" w:color="auto"/>
      </w:divBdr>
    </w:div>
    <w:div w:id="1749108837">
      <w:bodyDiv w:val="1"/>
      <w:marLeft w:val="0"/>
      <w:marRight w:val="0"/>
      <w:marTop w:val="0"/>
      <w:marBottom w:val="0"/>
      <w:divBdr>
        <w:top w:val="none" w:sz="0" w:space="0" w:color="auto"/>
        <w:left w:val="none" w:sz="0" w:space="0" w:color="auto"/>
        <w:bottom w:val="none" w:sz="0" w:space="0" w:color="auto"/>
        <w:right w:val="none" w:sz="0" w:space="0" w:color="auto"/>
      </w:divBdr>
    </w:div>
    <w:div w:id="1751077001">
      <w:bodyDiv w:val="1"/>
      <w:marLeft w:val="0"/>
      <w:marRight w:val="0"/>
      <w:marTop w:val="0"/>
      <w:marBottom w:val="0"/>
      <w:divBdr>
        <w:top w:val="none" w:sz="0" w:space="0" w:color="auto"/>
        <w:left w:val="none" w:sz="0" w:space="0" w:color="auto"/>
        <w:bottom w:val="none" w:sz="0" w:space="0" w:color="auto"/>
        <w:right w:val="none" w:sz="0" w:space="0" w:color="auto"/>
      </w:divBdr>
    </w:div>
    <w:div w:id="1751265798">
      <w:bodyDiv w:val="1"/>
      <w:marLeft w:val="0"/>
      <w:marRight w:val="0"/>
      <w:marTop w:val="0"/>
      <w:marBottom w:val="0"/>
      <w:divBdr>
        <w:top w:val="none" w:sz="0" w:space="0" w:color="auto"/>
        <w:left w:val="none" w:sz="0" w:space="0" w:color="auto"/>
        <w:bottom w:val="none" w:sz="0" w:space="0" w:color="auto"/>
        <w:right w:val="none" w:sz="0" w:space="0" w:color="auto"/>
      </w:divBdr>
    </w:div>
    <w:div w:id="1751386028">
      <w:bodyDiv w:val="1"/>
      <w:marLeft w:val="0"/>
      <w:marRight w:val="0"/>
      <w:marTop w:val="0"/>
      <w:marBottom w:val="0"/>
      <w:divBdr>
        <w:top w:val="none" w:sz="0" w:space="0" w:color="auto"/>
        <w:left w:val="none" w:sz="0" w:space="0" w:color="auto"/>
        <w:bottom w:val="none" w:sz="0" w:space="0" w:color="auto"/>
        <w:right w:val="none" w:sz="0" w:space="0" w:color="auto"/>
      </w:divBdr>
    </w:div>
    <w:div w:id="1752071868">
      <w:bodyDiv w:val="1"/>
      <w:marLeft w:val="0"/>
      <w:marRight w:val="0"/>
      <w:marTop w:val="0"/>
      <w:marBottom w:val="0"/>
      <w:divBdr>
        <w:top w:val="none" w:sz="0" w:space="0" w:color="auto"/>
        <w:left w:val="none" w:sz="0" w:space="0" w:color="auto"/>
        <w:bottom w:val="none" w:sz="0" w:space="0" w:color="auto"/>
        <w:right w:val="none" w:sz="0" w:space="0" w:color="auto"/>
      </w:divBdr>
    </w:div>
    <w:div w:id="1752923724">
      <w:bodyDiv w:val="1"/>
      <w:marLeft w:val="0"/>
      <w:marRight w:val="0"/>
      <w:marTop w:val="0"/>
      <w:marBottom w:val="0"/>
      <w:divBdr>
        <w:top w:val="none" w:sz="0" w:space="0" w:color="auto"/>
        <w:left w:val="none" w:sz="0" w:space="0" w:color="auto"/>
        <w:bottom w:val="none" w:sz="0" w:space="0" w:color="auto"/>
        <w:right w:val="none" w:sz="0" w:space="0" w:color="auto"/>
      </w:divBdr>
    </w:div>
    <w:div w:id="1753314706">
      <w:bodyDiv w:val="1"/>
      <w:marLeft w:val="0"/>
      <w:marRight w:val="0"/>
      <w:marTop w:val="0"/>
      <w:marBottom w:val="0"/>
      <w:divBdr>
        <w:top w:val="none" w:sz="0" w:space="0" w:color="auto"/>
        <w:left w:val="none" w:sz="0" w:space="0" w:color="auto"/>
        <w:bottom w:val="none" w:sz="0" w:space="0" w:color="auto"/>
        <w:right w:val="none" w:sz="0" w:space="0" w:color="auto"/>
      </w:divBdr>
    </w:div>
    <w:div w:id="1753821204">
      <w:bodyDiv w:val="1"/>
      <w:marLeft w:val="0"/>
      <w:marRight w:val="0"/>
      <w:marTop w:val="0"/>
      <w:marBottom w:val="0"/>
      <w:divBdr>
        <w:top w:val="none" w:sz="0" w:space="0" w:color="auto"/>
        <w:left w:val="none" w:sz="0" w:space="0" w:color="auto"/>
        <w:bottom w:val="none" w:sz="0" w:space="0" w:color="auto"/>
        <w:right w:val="none" w:sz="0" w:space="0" w:color="auto"/>
      </w:divBdr>
    </w:div>
    <w:div w:id="1757510413">
      <w:bodyDiv w:val="1"/>
      <w:marLeft w:val="0"/>
      <w:marRight w:val="0"/>
      <w:marTop w:val="0"/>
      <w:marBottom w:val="0"/>
      <w:divBdr>
        <w:top w:val="none" w:sz="0" w:space="0" w:color="auto"/>
        <w:left w:val="none" w:sz="0" w:space="0" w:color="auto"/>
        <w:bottom w:val="none" w:sz="0" w:space="0" w:color="auto"/>
        <w:right w:val="none" w:sz="0" w:space="0" w:color="auto"/>
      </w:divBdr>
    </w:div>
    <w:div w:id="1757902240">
      <w:bodyDiv w:val="1"/>
      <w:marLeft w:val="0"/>
      <w:marRight w:val="0"/>
      <w:marTop w:val="0"/>
      <w:marBottom w:val="0"/>
      <w:divBdr>
        <w:top w:val="none" w:sz="0" w:space="0" w:color="auto"/>
        <w:left w:val="none" w:sz="0" w:space="0" w:color="auto"/>
        <w:bottom w:val="none" w:sz="0" w:space="0" w:color="auto"/>
        <w:right w:val="none" w:sz="0" w:space="0" w:color="auto"/>
      </w:divBdr>
    </w:div>
    <w:div w:id="1761832288">
      <w:bodyDiv w:val="1"/>
      <w:marLeft w:val="0"/>
      <w:marRight w:val="0"/>
      <w:marTop w:val="0"/>
      <w:marBottom w:val="0"/>
      <w:divBdr>
        <w:top w:val="none" w:sz="0" w:space="0" w:color="auto"/>
        <w:left w:val="none" w:sz="0" w:space="0" w:color="auto"/>
        <w:bottom w:val="none" w:sz="0" w:space="0" w:color="auto"/>
        <w:right w:val="none" w:sz="0" w:space="0" w:color="auto"/>
      </w:divBdr>
    </w:div>
    <w:div w:id="1763725444">
      <w:bodyDiv w:val="1"/>
      <w:marLeft w:val="0"/>
      <w:marRight w:val="0"/>
      <w:marTop w:val="0"/>
      <w:marBottom w:val="0"/>
      <w:divBdr>
        <w:top w:val="none" w:sz="0" w:space="0" w:color="auto"/>
        <w:left w:val="none" w:sz="0" w:space="0" w:color="auto"/>
        <w:bottom w:val="none" w:sz="0" w:space="0" w:color="auto"/>
        <w:right w:val="none" w:sz="0" w:space="0" w:color="auto"/>
      </w:divBdr>
    </w:div>
    <w:div w:id="1763796639">
      <w:bodyDiv w:val="1"/>
      <w:marLeft w:val="0"/>
      <w:marRight w:val="0"/>
      <w:marTop w:val="0"/>
      <w:marBottom w:val="0"/>
      <w:divBdr>
        <w:top w:val="none" w:sz="0" w:space="0" w:color="auto"/>
        <w:left w:val="none" w:sz="0" w:space="0" w:color="auto"/>
        <w:bottom w:val="none" w:sz="0" w:space="0" w:color="auto"/>
        <w:right w:val="none" w:sz="0" w:space="0" w:color="auto"/>
      </w:divBdr>
    </w:div>
    <w:div w:id="1764834792">
      <w:bodyDiv w:val="1"/>
      <w:marLeft w:val="0"/>
      <w:marRight w:val="0"/>
      <w:marTop w:val="0"/>
      <w:marBottom w:val="0"/>
      <w:divBdr>
        <w:top w:val="none" w:sz="0" w:space="0" w:color="auto"/>
        <w:left w:val="none" w:sz="0" w:space="0" w:color="auto"/>
        <w:bottom w:val="none" w:sz="0" w:space="0" w:color="auto"/>
        <w:right w:val="none" w:sz="0" w:space="0" w:color="auto"/>
      </w:divBdr>
    </w:div>
    <w:div w:id="1766654144">
      <w:bodyDiv w:val="1"/>
      <w:marLeft w:val="0"/>
      <w:marRight w:val="0"/>
      <w:marTop w:val="0"/>
      <w:marBottom w:val="0"/>
      <w:divBdr>
        <w:top w:val="none" w:sz="0" w:space="0" w:color="auto"/>
        <w:left w:val="none" w:sz="0" w:space="0" w:color="auto"/>
        <w:bottom w:val="none" w:sz="0" w:space="0" w:color="auto"/>
        <w:right w:val="none" w:sz="0" w:space="0" w:color="auto"/>
      </w:divBdr>
    </w:div>
    <w:div w:id="1767192483">
      <w:bodyDiv w:val="1"/>
      <w:marLeft w:val="0"/>
      <w:marRight w:val="0"/>
      <w:marTop w:val="0"/>
      <w:marBottom w:val="0"/>
      <w:divBdr>
        <w:top w:val="none" w:sz="0" w:space="0" w:color="auto"/>
        <w:left w:val="none" w:sz="0" w:space="0" w:color="auto"/>
        <w:bottom w:val="none" w:sz="0" w:space="0" w:color="auto"/>
        <w:right w:val="none" w:sz="0" w:space="0" w:color="auto"/>
      </w:divBdr>
    </w:div>
    <w:div w:id="1769811000">
      <w:bodyDiv w:val="1"/>
      <w:marLeft w:val="0"/>
      <w:marRight w:val="0"/>
      <w:marTop w:val="0"/>
      <w:marBottom w:val="0"/>
      <w:divBdr>
        <w:top w:val="none" w:sz="0" w:space="0" w:color="auto"/>
        <w:left w:val="none" w:sz="0" w:space="0" w:color="auto"/>
        <w:bottom w:val="none" w:sz="0" w:space="0" w:color="auto"/>
        <w:right w:val="none" w:sz="0" w:space="0" w:color="auto"/>
      </w:divBdr>
    </w:div>
    <w:div w:id="1770545254">
      <w:bodyDiv w:val="1"/>
      <w:marLeft w:val="0"/>
      <w:marRight w:val="0"/>
      <w:marTop w:val="0"/>
      <w:marBottom w:val="0"/>
      <w:divBdr>
        <w:top w:val="none" w:sz="0" w:space="0" w:color="auto"/>
        <w:left w:val="none" w:sz="0" w:space="0" w:color="auto"/>
        <w:bottom w:val="none" w:sz="0" w:space="0" w:color="auto"/>
        <w:right w:val="none" w:sz="0" w:space="0" w:color="auto"/>
      </w:divBdr>
    </w:div>
    <w:div w:id="1771049814">
      <w:bodyDiv w:val="1"/>
      <w:marLeft w:val="0"/>
      <w:marRight w:val="0"/>
      <w:marTop w:val="0"/>
      <w:marBottom w:val="0"/>
      <w:divBdr>
        <w:top w:val="none" w:sz="0" w:space="0" w:color="auto"/>
        <w:left w:val="none" w:sz="0" w:space="0" w:color="auto"/>
        <w:bottom w:val="none" w:sz="0" w:space="0" w:color="auto"/>
        <w:right w:val="none" w:sz="0" w:space="0" w:color="auto"/>
      </w:divBdr>
    </w:div>
    <w:div w:id="1772161251">
      <w:bodyDiv w:val="1"/>
      <w:marLeft w:val="0"/>
      <w:marRight w:val="0"/>
      <w:marTop w:val="0"/>
      <w:marBottom w:val="0"/>
      <w:divBdr>
        <w:top w:val="none" w:sz="0" w:space="0" w:color="auto"/>
        <w:left w:val="none" w:sz="0" w:space="0" w:color="auto"/>
        <w:bottom w:val="none" w:sz="0" w:space="0" w:color="auto"/>
        <w:right w:val="none" w:sz="0" w:space="0" w:color="auto"/>
      </w:divBdr>
    </w:div>
    <w:div w:id="1772432373">
      <w:bodyDiv w:val="1"/>
      <w:marLeft w:val="0"/>
      <w:marRight w:val="0"/>
      <w:marTop w:val="0"/>
      <w:marBottom w:val="0"/>
      <w:divBdr>
        <w:top w:val="none" w:sz="0" w:space="0" w:color="auto"/>
        <w:left w:val="none" w:sz="0" w:space="0" w:color="auto"/>
        <w:bottom w:val="none" w:sz="0" w:space="0" w:color="auto"/>
        <w:right w:val="none" w:sz="0" w:space="0" w:color="auto"/>
      </w:divBdr>
    </w:div>
    <w:div w:id="1774126324">
      <w:bodyDiv w:val="1"/>
      <w:marLeft w:val="0"/>
      <w:marRight w:val="0"/>
      <w:marTop w:val="0"/>
      <w:marBottom w:val="0"/>
      <w:divBdr>
        <w:top w:val="none" w:sz="0" w:space="0" w:color="auto"/>
        <w:left w:val="none" w:sz="0" w:space="0" w:color="auto"/>
        <w:bottom w:val="none" w:sz="0" w:space="0" w:color="auto"/>
        <w:right w:val="none" w:sz="0" w:space="0" w:color="auto"/>
      </w:divBdr>
    </w:div>
    <w:div w:id="1777288208">
      <w:bodyDiv w:val="1"/>
      <w:marLeft w:val="0"/>
      <w:marRight w:val="0"/>
      <w:marTop w:val="0"/>
      <w:marBottom w:val="0"/>
      <w:divBdr>
        <w:top w:val="none" w:sz="0" w:space="0" w:color="auto"/>
        <w:left w:val="none" w:sz="0" w:space="0" w:color="auto"/>
        <w:bottom w:val="none" w:sz="0" w:space="0" w:color="auto"/>
        <w:right w:val="none" w:sz="0" w:space="0" w:color="auto"/>
      </w:divBdr>
    </w:div>
    <w:div w:id="1779179361">
      <w:bodyDiv w:val="1"/>
      <w:marLeft w:val="0"/>
      <w:marRight w:val="0"/>
      <w:marTop w:val="0"/>
      <w:marBottom w:val="0"/>
      <w:divBdr>
        <w:top w:val="none" w:sz="0" w:space="0" w:color="auto"/>
        <w:left w:val="none" w:sz="0" w:space="0" w:color="auto"/>
        <w:bottom w:val="none" w:sz="0" w:space="0" w:color="auto"/>
        <w:right w:val="none" w:sz="0" w:space="0" w:color="auto"/>
      </w:divBdr>
    </w:div>
    <w:div w:id="1791392434">
      <w:bodyDiv w:val="1"/>
      <w:marLeft w:val="0"/>
      <w:marRight w:val="0"/>
      <w:marTop w:val="0"/>
      <w:marBottom w:val="0"/>
      <w:divBdr>
        <w:top w:val="none" w:sz="0" w:space="0" w:color="auto"/>
        <w:left w:val="none" w:sz="0" w:space="0" w:color="auto"/>
        <w:bottom w:val="none" w:sz="0" w:space="0" w:color="auto"/>
        <w:right w:val="none" w:sz="0" w:space="0" w:color="auto"/>
      </w:divBdr>
    </w:div>
    <w:div w:id="1798256237">
      <w:bodyDiv w:val="1"/>
      <w:marLeft w:val="0"/>
      <w:marRight w:val="0"/>
      <w:marTop w:val="0"/>
      <w:marBottom w:val="0"/>
      <w:divBdr>
        <w:top w:val="none" w:sz="0" w:space="0" w:color="auto"/>
        <w:left w:val="none" w:sz="0" w:space="0" w:color="auto"/>
        <w:bottom w:val="none" w:sz="0" w:space="0" w:color="auto"/>
        <w:right w:val="none" w:sz="0" w:space="0" w:color="auto"/>
      </w:divBdr>
    </w:div>
    <w:div w:id="1802649259">
      <w:bodyDiv w:val="1"/>
      <w:marLeft w:val="0"/>
      <w:marRight w:val="0"/>
      <w:marTop w:val="0"/>
      <w:marBottom w:val="0"/>
      <w:divBdr>
        <w:top w:val="none" w:sz="0" w:space="0" w:color="auto"/>
        <w:left w:val="none" w:sz="0" w:space="0" w:color="auto"/>
        <w:bottom w:val="none" w:sz="0" w:space="0" w:color="auto"/>
        <w:right w:val="none" w:sz="0" w:space="0" w:color="auto"/>
      </w:divBdr>
    </w:div>
    <w:div w:id="1803226854">
      <w:bodyDiv w:val="1"/>
      <w:marLeft w:val="0"/>
      <w:marRight w:val="0"/>
      <w:marTop w:val="0"/>
      <w:marBottom w:val="0"/>
      <w:divBdr>
        <w:top w:val="none" w:sz="0" w:space="0" w:color="auto"/>
        <w:left w:val="none" w:sz="0" w:space="0" w:color="auto"/>
        <w:bottom w:val="none" w:sz="0" w:space="0" w:color="auto"/>
        <w:right w:val="none" w:sz="0" w:space="0" w:color="auto"/>
      </w:divBdr>
    </w:div>
    <w:div w:id="1803233887">
      <w:bodyDiv w:val="1"/>
      <w:marLeft w:val="0"/>
      <w:marRight w:val="0"/>
      <w:marTop w:val="0"/>
      <w:marBottom w:val="0"/>
      <w:divBdr>
        <w:top w:val="none" w:sz="0" w:space="0" w:color="auto"/>
        <w:left w:val="none" w:sz="0" w:space="0" w:color="auto"/>
        <w:bottom w:val="none" w:sz="0" w:space="0" w:color="auto"/>
        <w:right w:val="none" w:sz="0" w:space="0" w:color="auto"/>
      </w:divBdr>
    </w:div>
    <w:div w:id="1803696177">
      <w:bodyDiv w:val="1"/>
      <w:marLeft w:val="0"/>
      <w:marRight w:val="0"/>
      <w:marTop w:val="0"/>
      <w:marBottom w:val="0"/>
      <w:divBdr>
        <w:top w:val="none" w:sz="0" w:space="0" w:color="auto"/>
        <w:left w:val="none" w:sz="0" w:space="0" w:color="auto"/>
        <w:bottom w:val="none" w:sz="0" w:space="0" w:color="auto"/>
        <w:right w:val="none" w:sz="0" w:space="0" w:color="auto"/>
      </w:divBdr>
    </w:div>
    <w:div w:id="1804075104">
      <w:bodyDiv w:val="1"/>
      <w:marLeft w:val="0"/>
      <w:marRight w:val="0"/>
      <w:marTop w:val="0"/>
      <w:marBottom w:val="0"/>
      <w:divBdr>
        <w:top w:val="none" w:sz="0" w:space="0" w:color="auto"/>
        <w:left w:val="none" w:sz="0" w:space="0" w:color="auto"/>
        <w:bottom w:val="none" w:sz="0" w:space="0" w:color="auto"/>
        <w:right w:val="none" w:sz="0" w:space="0" w:color="auto"/>
      </w:divBdr>
    </w:div>
    <w:div w:id="1805613804">
      <w:bodyDiv w:val="1"/>
      <w:marLeft w:val="0"/>
      <w:marRight w:val="0"/>
      <w:marTop w:val="0"/>
      <w:marBottom w:val="0"/>
      <w:divBdr>
        <w:top w:val="none" w:sz="0" w:space="0" w:color="auto"/>
        <w:left w:val="none" w:sz="0" w:space="0" w:color="auto"/>
        <w:bottom w:val="none" w:sz="0" w:space="0" w:color="auto"/>
        <w:right w:val="none" w:sz="0" w:space="0" w:color="auto"/>
      </w:divBdr>
    </w:div>
    <w:div w:id="1812092590">
      <w:bodyDiv w:val="1"/>
      <w:marLeft w:val="0"/>
      <w:marRight w:val="0"/>
      <w:marTop w:val="0"/>
      <w:marBottom w:val="0"/>
      <w:divBdr>
        <w:top w:val="none" w:sz="0" w:space="0" w:color="auto"/>
        <w:left w:val="none" w:sz="0" w:space="0" w:color="auto"/>
        <w:bottom w:val="none" w:sz="0" w:space="0" w:color="auto"/>
        <w:right w:val="none" w:sz="0" w:space="0" w:color="auto"/>
      </w:divBdr>
    </w:div>
    <w:div w:id="1822498366">
      <w:bodyDiv w:val="1"/>
      <w:marLeft w:val="0"/>
      <w:marRight w:val="0"/>
      <w:marTop w:val="0"/>
      <w:marBottom w:val="0"/>
      <w:divBdr>
        <w:top w:val="none" w:sz="0" w:space="0" w:color="auto"/>
        <w:left w:val="none" w:sz="0" w:space="0" w:color="auto"/>
        <w:bottom w:val="none" w:sz="0" w:space="0" w:color="auto"/>
        <w:right w:val="none" w:sz="0" w:space="0" w:color="auto"/>
      </w:divBdr>
    </w:div>
    <w:div w:id="1833447158">
      <w:bodyDiv w:val="1"/>
      <w:marLeft w:val="0"/>
      <w:marRight w:val="0"/>
      <w:marTop w:val="0"/>
      <w:marBottom w:val="0"/>
      <w:divBdr>
        <w:top w:val="none" w:sz="0" w:space="0" w:color="auto"/>
        <w:left w:val="none" w:sz="0" w:space="0" w:color="auto"/>
        <w:bottom w:val="none" w:sz="0" w:space="0" w:color="auto"/>
        <w:right w:val="none" w:sz="0" w:space="0" w:color="auto"/>
      </w:divBdr>
    </w:div>
    <w:div w:id="1833521265">
      <w:bodyDiv w:val="1"/>
      <w:marLeft w:val="0"/>
      <w:marRight w:val="0"/>
      <w:marTop w:val="0"/>
      <w:marBottom w:val="0"/>
      <w:divBdr>
        <w:top w:val="none" w:sz="0" w:space="0" w:color="auto"/>
        <w:left w:val="none" w:sz="0" w:space="0" w:color="auto"/>
        <w:bottom w:val="none" w:sz="0" w:space="0" w:color="auto"/>
        <w:right w:val="none" w:sz="0" w:space="0" w:color="auto"/>
      </w:divBdr>
    </w:div>
    <w:div w:id="1834296509">
      <w:bodyDiv w:val="1"/>
      <w:marLeft w:val="0"/>
      <w:marRight w:val="0"/>
      <w:marTop w:val="0"/>
      <w:marBottom w:val="0"/>
      <w:divBdr>
        <w:top w:val="none" w:sz="0" w:space="0" w:color="auto"/>
        <w:left w:val="none" w:sz="0" w:space="0" w:color="auto"/>
        <w:bottom w:val="none" w:sz="0" w:space="0" w:color="auto"/>
        <w:right w:val="none" w:sz="0" w:space="0" w:color="auto"/>
      </w:divBdr>
    </w:div>
    <w:div w:id="1840269379">
      <w:bodyDiv w:val="1"/>
      <w:marLeft w:val="0"/>
      <w:marRight w:val="0"/>
      <w:marTop w:val="0"/>
      <w:marBottom w:val="0"/>
      <w:divBdr>
        <w:top w:val="none" w:sz="0" w:space="0" w:color="auto"/>
        <w:left w:val="none" w:sz="0" w:space="0" w:color="auto"/>
        <w:bottom w:val="none" w:sz="0" w:space="0" w:color="auto"/>
        <w:right w:val="none" w:sz="0" w:space="0" w:color="auto"/>
      </w:divBdr>
    </w:div>
    <w:div w:id="1841265449">
      <w:bodyDiv w:val="1"/>
      <w:marLeft w:val="0"/>
      <w:marRight w:val="0"/>
      <w:marTop w:val="0"/>
      <w:marBottom w:val="0"/>
      <w:divBdr>
        <w:top w:val="none" w:sz="0" w:space="0" w:color="auto"/>
        <w:left w:val="none" w:sz="0" w:space="0" w:color="auto"/>
        <w:bottom w:val="none" w:sz="0" w:space="0" w:color="auto"/>
        <w:right w:val="none" w:sz="0" w:space="0" w:color="auto"/>
      </w:divBdr>
    </w:div>
    <w:div w:id="1842432496">
      <w:bodyDiv w:val="1"/>
      <w:marLeft w:val="0"/>
      <w:marRight w:val="0"/>
      <w:marTop w:val="0"/>
      <w:marBottom w:val="0"/>
      <w:divBdr>
        <w:top w:val="none" w:sz="0" w:space="0" w:color="auto"/>
        <w:left w:val="none" w:sz="0" w:space="0" w:color="auto"/>
        <w:bottom w:val="none" w:sz="0" w:space="0" w:color="auto"/>
        <w:right w:val="none" w:sz="0" w:space="0" w:color="auto"/>
      </w:divBdr>
    </w:div>
    <w:div w:id="1843624242">
      <w:bodyDiv w:val="1"/>
      <w:marLeft w:val="0"/>
      <w:marRight w:val="0"/>
      <w:marTop w:val="0"/>
      <w:marBottom w:val="0"/>
      <w:divBdr>
        <w:top w:val="none" w:sz="0" w:space="0" w:color="auto"/>
        <w:left w:val="none" w:sz="0" w:space="0" w:color="auto"/>
        <w:bottom w:val="none" w:sz="0" w:space="0" w:color="auto"/>
        <w:right w:val="none" w:sz="0" w:space="0" w:color="auto"/>
      </w:divBdr>
    </w:div>
    <w:div w:id="1844584778">
      <w:bodyDiv w:val="1"/>
      <w:marLeft w:val="0"/>
      <w:marRight w:val="0"/>
      <w:marTop w:val="0"/>
      <w:marBottom w:val="0"/>
      <w:divBdr>
        <w:top w:val="none" w:sz="0" w:space="0" w:color="auto"/>
        <w:left w:val="none" w:sz="0" w:space="0" w:color="auto"/>
        <w:bottom w:val="none" w:sz="0" w:space="0" w:color="auto"/>
        <w:right w:val="none" w:sz="0" w:space="0" w:color="auto"/>
      </w:divBdr>
    </w:div>
    <w:div w:id="1847667352">
      <w:bodyDiv w:val="1"/>
      <w:marLeft w:val="0"/>
      <w:marRight w:val="0"/>
      <w:marTop w:val="0"/>
      <w:marBottom w:val="0"/>
      <w:divBdr>
        <w:top w:val="none" w:sz="0" w:space="0" w:color="auto"/>
        <w:left w:val="none" w:sz="0" w:space="0" w:color="auto"/>
        <w:bottom w:val="none" w:sz="0" w:space="0" w:color="auto"/>
        <w:right w:val="none" w:sz="0" w:space="0" w:color="auto"/>
      </w:divBdr>
    </w:div>
    <w:div w:id="1847941722">
      <w:bodyDiv w:val="1"/>
      <w:marLeft w:val="0"/>
      <w:marRight w:val="0"/>
      <w:marTop w:val="0"/>
      <w:marBottom w:val="0"/>
      <w:divBdr>
        <w:top w:val="none" w:sz="0" w:space="0" w:color="auto"/>
        <w:left w:val="none" w:sz="0" w:space="0" w:color="auto"/>
        <w:bottom w:val="none" w:sz="0" w:space="0" w:color="auto"/>
        <w:right w:val="none" w:sz="0" w:space="0" w:color="auto"/>
      </w:divBdr>
    </w:div>
    <w:div w:id="1848640599">
      <w:bodyDiv w:val="1"/>
      <w:marLeft w:val="0"/>
      <w:marRight w:val="0"/>
      <w:marTop w:val="0"/>
      <w:marBottom w:val="0"/>
      <w:divBdr>
        <w:top w:val="none" w:sz="0" w:space="0" w:color="auto"/>
        <w:left w:val="none" w:sz="0" w:space="0" w:color="auto"/>
        <w:bottom w:val="none" w:sz="0" w:space="0" w:color="auto"/>
        <w:right w:val="none" w:sz="0" w:space="0" w:color="auto"/>
      </w:divBdr>
    </w:div>
    <w:div w:id="1849058247">
      <w:bodyDiv w:val="1"/>
      <w:marLeft w:val="0"/>
      <w:marRight w:val="0"/>
      <w:marTop w:val="0"/>
      <w:marBottom w:val="0"/>
      <w:divBdr>
        <w:top w:val="none" w:sz="0" w:space="0" w:color="auto"/>
        <w:left w:val="none" w:sz="0" w:space="0" w:color="auto"/>
        <w:bottom w:val="none" w:sz="0" w:space="0" w:color="auto"/>
        <w:right w:val="none" w:sz="0" w:space="0" w:color="auto"/>
      </w:divBdr>
    </w:div>
    <w:div w:id="1849364728">
      <w:bodyDiv w:val="1"/>
      <w:marLeft w:val="0"/>
      <w:marRight w:val="0"/>
      <w:marTop w:val="0"/>
      <w:marBottom w:val="0"/>
      <w:divBdr>
        <w:top w:val="none" w:sz="0" w:space="0" w:color="auto"/>
        <w:left w:val="none" w:sz="0" w:space="0" w:color="auto"/>
        <w:bottom w:val="none" w:sz="0" w:space="0" w:color="auto"/>
        <w:right w:val="none" w:sz="0" w:space="0" w:color="auto"/>
      </w:divBdr>
    </w:div>
    <w:div w:id="1851916693">
      <w:bodyDiv w:val="1"/>
      <w:marLeft w:val="0"/>
      <w:marRight w:val="0"/>
      <w:marTop w:val="0"/>
      <w:marBottom w:val="0"/>
      <w:divBdr>
        <w:top w:val="none" w:sz="0" w:space="0" w:color="auto"/>
        <w:left w:val="none" w:sz="0" w:space="0" w:color="auto"/>
        <w:bottom w:val="none" w:sz="0" w:space="0" w:color="auto"/>
        <w:right w:val="none" w:sz="0" w:space="0" w:color="auto"/>
      </w:divBdr>
    </w:div>
    <w:div w:id="1854027232">
      <w:bodyDiv w:val="1"/>
      <w:marLeft w:val="0"/>
      <w:marRight w:val="0"/>
      <w:marTop w:val="0"/>
      <w:marBottom w:val="0"/>
      <w:divBdr>
        <w:top w:val="none" w:sz="0" w:space="0" w:color="auto"/>
        <w:left w:val="none" w:sz="0" w:space="0" w:color="auto"/>
        <w:bottom w:val="none" w:sz="0" w:space="0" w:color="auto"/>
        <w:right w:val="none" w:sz="0" w:space="0" w:color="auto"/>
      </w:divBdr>
    </w:div>
    <w:div w:id="1858497091">
      <w:bodyDiv w:val="1"/>
      <w:marLeft w:val="0"/>
      <w:marRight w:val="0"/>
      <w:marTop w:val="0"/>
      <w:marBottom w:val="0"/>
      <w:divBdr>
        <w:top w:val="none" w:sz="0" w:space="0" w:color="auto"/>
        <w:left w:val="none" w:sz="0" w:space="0" w:color="auto"/>
        <w:bottom w:val="none" w:sz="0" w:space="0" w:color="auto"/>
        <w:right w:val="none" w:sz="0" w:space="0" w:color="auto"/>
      </w:divBdr>
    </w:div>
    <w:div w:id="1858687572">
      <w:bodyDiv w:val="1"/>
      <w:marLeft w:val="0"/>
      <w:marRight w:val="0"/>
      <w:marTop w:val="0"/>
      <w:marBottom w:val="0"/>
      <w:divBdr>
        <w:top w:val="none" w:sz="0" w:space="0" w:color="auto"/>
        <w:left w:val="none" w:sz="0" w:space="0" w:color="auto"/>
        <w:bottom w:val="none" w:sz="0" w:space="0" w:color="auto"/>
        <w:right w:val="none" w:sz="0" w:space="0" w:color="auto"/>
      </w:divBdr>
    </w:div>
    <w:div w:id="1858929139">
      <w:bodyDiv w:val="1"/>
      <w:marLeft w:val="0"/>
      <w:marRight w:val="0"/>
      <w:marTop w:val="0"/>
      <w:marBottom w:val="0"/>
      <w:divBdr>
        <w:top w:val="none" w:sz="0" w:space="0" w:color="auto"/>
        <w:left w:val="none" w:sz="0" w:space="0" w:color="auto"/>
        <w:bottom w:val="none" w:sz="0" w:space="0" w:color="auto"/>
        <w:right w:val="none" w:sz="0" w:space="0" w:color="auto"/>
      </w:divBdr>
    </w:div>
    <w:div w:id="1861048340">
      <w:bodyDiv w:val="1"/>
      <w:marLeft w:val="0"/>
      <w:marRight w:val="0"/>
      <w:marTop w:val="0"/>
      <w:marBottom w:val="0"/>
      <w:divBdr>
        <w:top w:val="none" w:sz="0" w:space="0" w:color="auto"/>
        <w:left w:val="none" w:sz="0" w:space="0" w:color="auto"/>
        <w:bottom w:val="none" w:sz="0" w:space="0" w:color="auto"/>
        <w:right w:val="none" w:sz="0" w:space="0" w:color="auto"/>
      </w:divBdr>
    </w:div>
    <w:div w:id="1861353926">
      <w:bodyDiv w:val="1"/>
      <w:marLeft w:val="0"/>
      <w:marRight w:val="0"/>
      <w:marTop w:val="0"/>
      <w:marBottom w:val="0"/>
      <w:divBdr>
        <w:top w:val="none" w:sz="0" w:space="0" w:color="auto"/>
        <w:left w:val="none" w:sz="0" w:space="0" w:color="auto"/>
        <w:bottom w:val="none" w:sz="0" w:space="0" w:color="auto"/>
        <w:right w:val="none" w:sz="0" w:space="0" w:color="auto"/>
      </w:divBdr>
    </w:div>
    <w:div w:id="1862470455">
      <w:bodyDiv w:val="1"/>
      <w:marLeft w:val="0"/>
      <w:marRight w:val="0"/>
      <w:marTop w:val="0"/>
      <w:marBottom w:val="0"/>
      <w:divBdr>
        <w:top w:val="none" w:sz="0" w:space="0" w:color="auto"/>
        <w:left w:val="none" w:sz="0" w:space="0" w:color="auto"/>
        <w:bottom w:val="none" w:sz="0" w:space="0" w:color="auto"/>
        <w:right w:val="none" w:sz="0" w:space="0" w:color="auto"/>
      </w:divBdr>
    </w:div>
    <w:div w:id="1862625426">
      <w:bodyDiv w:val="1"/>
      <w:marLeft w:val="0"/>
      <w:marRight w:val="0"/>
      <w:marTop w:val="0"/>
      <w:marBottom w:val="0"/>
      <w:divBdr>
        <w:top w:val="none" w:sz="0" w:space="0" w:color="auto"/>
        <w:left w:val="none" w:sz="0" w:space="0" w:color="auto"/>
        <w:bottom w:val="none" w:sz="0" w:space="0" w:color="auto"/>
        <w:right w:val="none" w:sz="0" w:space="0" w:color="auto"/>
      </w:divBdr>
    </w:div>
    <w:div w:id="1863350742">
      <w:bodyDiv w:val="1"/>
      <w:marLeft w:val="0"/>
      <w:marRight w:val="0"/>
      <w:marTop w:val="0"/>
      <w:marBottom w:val="0"/>
      <w:divBdr>
        <w:top w:val="none" w:sz="0" w:space="0" w:color="auto"/>
        <w:left w:val="none" w:sz="0" w:space="0" w:color="auto"/>
        <w:bottom w:val="none" w:sz="0" w:space="0" w:color="auto"/>
        <w:right w:val="none" w:sz="0" w:space="0" w:color="auto"/>
      </w:divBdr>
    </w:div>
    <w:div w:id="1863546244">
      <w:bodyDiv w:val="1"/>
      <w:marLeft w:val="0"/>
      <w:marRight w:val="0"/>
      <w:marTop w:val="0"/>
      <w:marBottom w:val="0"/>
      <w:divBdr>
        <w:top w:val="none" w:sz="0" w:space="0" w:color="auto"/>
        <w:left w:val="none" w:sz="0" w:space="0" w:color="auto"/>
        <w:bottom w:val="none" w:sz="0" w:space="0" w:color="auto"/>
        <w:right w:val="none" w:sz="0" w:space="0" w:color="auto"/>
      </w:divBdr>
    </w:div>
    <w:div w:id="1863587203">
      <w:bodyDiv w:val="1"/>
      <w:marLeft w:val="0"/>
      <w:marRight w:val="0"/>
      <w:marTop w:val="0"/>
      <w:marBottom w:val="0"/>
      <w:divBdr>
        <w:top w:val="none" w:sz="0" w:space="0" w:color="auto"/>
        <w:left w:val="none" w:sz="0" w:space="0" w:color="auto"/>
        <w:bottom w:val="none" w:sz="0" w:space="0" w:color="auto"/>
        <w:right w:val="none" w:sz="0" w:space="0" w:color="auto"/>
      </w:divBdr>
    </w:div>
    <w:div w:id="1865095947">
      <w:bodyDiv w:val="1"/>
      <w:marLeft w:val="0"/>
      <w:marRight w:val="0"/>
      <w:marTop w:val="0"/>
      <w:marBottom w:val="0"/>
      <w:divBdr>
        <w:top w:val="none" w:sz="0" w:space="0" w:color="auto"/>
        <w:left w:val="none" w:sz="0" w:space="0" w:color="auto"/>
        <w:bottom w:val="none" w:sz="0" w:space="0" w:color="auto"/>
        <w:right w:val="none" w:sz="0" w:space="0" w:color="auto"/>
      </w:divBdr>
    </w:div>
    <w:div w:id="1865172884">
      <w:bodyDiv w:val="1"/>
      <w:marLeft w:val="0"/>
      <w:marRight w:val="0"/>
      <w:marTop w:val="0"/>
      <w:marBottom w:val="0"/>
      <w:divBdr>
        <w:top w:val="none" w:sz="0" w:space="0" w:color="auto"/>
        <w:left w:val="none" w:sz="0" w:space="0" w:color="auto"/>
        <w:bottom w:val="none" w:sz="0" w:space="0" w:color="auto"/>
        <w:right w:val="none" w:sz="0" w:space="0" w:color="auto"/>
      </w:divBdr>
    </w:div>
    <w:div w:id="1869179147">
      <w:bodyDiv w:val="1"/>
      <w:marLeft w:val="0"/>
      <w:marRight w:val="0"/>
      <w:marTop w:val="0"/>
      <w:marBottom w:val="0"/>
      <w:divBdr>
        <w:top w:val="none" w:sz="0" w:space="0" w:color="auto"/>
        <w:left w:val="none" w:sz="0" w:space="0" w:color="auto"/>
        <w:bottom w:val="none" w:sz="0" w:space="0" w:color="auto"/>
        <w:right w:val="none" w:sz="0" w:space="0" w:color="auto"/>
      </w:divBdr>
    </w:div>
    <w:div w:id="1871532744">
      <w:bodyDiv w:val="1"/>
      <w:marLeft w:val="0"/>
      <w:marRight w:val="0"/>
      <w:marTop w:val="0"/>
      <w:marBottom w:val="0"/>
      <w:divBdr>
        <w:top w:val="none" w:sz="0" w:space="0" w:color="auto"/>
        <w:left w:val="none" w:sz="0" w:space="0" w:color="auto"/>
        <w:bottom w:val="none" w:sz="0" w:space="0" w:color="auto"/>
        <w:right w:val="none" w:sz="0" w:space="0" w:color="auto"/>
      </w:divBdr>
    </w:div>
    <w:div w:id="1876457991">
      <w:bodyDiv w:val="1"/>
      <w:marLeft w:val="0"/>
      <w:marRight w:val="0"/>
      <w:marTop w:val="0"/>
      <w:marBottom w:val="0"/>
      <w:divBdr>
        <w:top w:val="none" w:sz="0" w:space="0" w:color="auto"/>
        <w:left w:val="none" w:sz="0" w:space="0" w:color="auto"/>
        <w:bottom w:val="none" w:sz="0" w:space="0" w:color="auto"/>
        <w:right w:val="none" w:sz="0" w:space="0" w:color="auto"/>
      </w:divBdr>
    </w:div>
    <w:div w:id="1890412314">
      <w:bodyDiv w:val="1"/>
      <w:marLeft w:val="0"/>
      <w:marRight w:val="0"/>
      <w:marTop w:val="0"/>
      <w:marBottom w:val="0"/>
      <w:divBdr>
        <w:top w:val="none" w:sz="0" w:space="0" w:color="auto"/>
        <w:left w:val="none" w:sz="0" w:space="0" w:color="auto"/>
        <w:bottom w:val="none" w:sz="0" w:space="0" w:color="auto"/>
        <w:right w:val="none" w:sz="0" w:space="0" w:color="auto"/>
      </w:divBdr>
    </w:div>
    <w:div w:id="1890916413">
      <w:bodyDiv w:val="1"/>
      <w:marLeft w:val="0"/>
      <w:marRight w:val="0"/>
      <w:marTop w:val="0"/>
      <w:marBottom w:val="0"/>
      <w:divBdr>
        <w:top w:val="none" w:sz="0" w:space="0" w:color="auto"/>
        <w:left w:val="none" w:sz="0" w:space="0" w:color="auto"/>
        <w:bottom w:val="none" w:sz="0" w:space="0" w:color="auto"/>
        <w:right w:val="none" w:sz="0" w:space="0" w:color="auto"/>
      </w:divBdr>
    </w:div>
    <w:div w:id="1895005437">
      <w:bodyDiv w:val="1"/>
      <w:marLeft w:val="0"/>
      <w:marRight w:val="0"/>
      <w:marTop w:val="0"/>
      <w:marBottom w:val="0"/>
      <w:divBdr>
        <w:top w:val="none" w:sz="0" w:space="0" w:color="auto"/>
        <w:left w:val="none" w:sz="0" w:space="0" w:color="auto"/>
        <w:bottom w:val="none" w:sz="0" w:space="0" w:color="auto"/>
        <w:right w:val="none" w:sz="0" w:space="0" w:color="auto"/>
      </w:divBdr>
    </w:div>
    <w:div w:id="1902206746">
      <w:bodyDiv w:val="1"/>
      <w:marLeft w:val="0"/>
      <w:marRight w:val="0"/>
      <w:marTop w:val="0"/>
      <w:marBottom w:val="0"/>
      <w:divBdr>
        <w:top w:val="none" w:sz="0" w:space="0" w:color="auto"/>
        <w:left w:val="none" w:sz="0" w:space="0" w:color="auto"/>
        <w:bottom w:val="none" w:sz="0" w:space="0" w:color="auto"/>
        <w:right w:val="none" w:sz="0" w:space="0" w:color="auto"/>
      </w:divBdr>
    </w:div>
    <w:div w:id="1902444841">
      <w:bodyDiv w:val="1"/>
      <w:marLeft w:val="0"/>
      <w:marRight w:val="0"/>
      <w:marTop w:val="0"/>
      <w:marBottom w:val="0"/>
      <w:divBdr>
        <w:top w:val="none" w:sz="0" w:space="0" w:color="auto"/>
        <w:left w:val="none" w:sz="0" w:space="0" w:color="auto"/>
        <w:bottom w:val="none" w:sz="0" w:space="0" w:color="auto"/>
        <w:right w:val="none" w:sz="0" w:space="0" w:color="auto"/>
      </w:divBdr>
    </w:div>
    <w:div w:id="1902642547">
      <w:bodyDiv w:val="1"/>
      <w:marLeft w:val="0"/>
      <w:marRight w:val="0"/>
      <w:marTop w:val="0"/>
      <w:marBottom w:val="0"/>
      <w:divBdr>
        <w:top w:val="none" w:sz="0" w:space="0" w:color="auto"/>
        <w:left w:val="none" w:sz="0" w:space="0" w:color="auto"/>
        <w:bottom w:val="none" w:sz="0" w:space="0" w:color="auto"/>
        <w:right w:val="none" w:sz="0" w:space="0" w:color="auto"/>
      </w:divBdr>
    </w:div>
    <w:div w:id="1902985579">
      <w:bodyDiv w:val="1"/>
      <w:marLeft w:val="0"/>
      <w:marRight w:val="0"/>
      <w:marTop w:val="0"/>
      <w:marBottom w:val="0"/>
      <w:divBdr>
        <w:top w:val="none" w:sz="0" w:space="0" w:color="auto"/>
        <w:left w:val="none" w:sz="0" w:space="0" w:color="auto"/>
        <w:bottom w:val="none" w:sz="0" w:space="0" w:color="auto"/>
        <w:right w:val="none" w:sz="0" w:space="0" w:color="auto"/>
      </w:divBdr>
    </w:div>
    <w:div w:id="1904371574">
      <w:bodyDiv w:val="1"/>
      <w:marLeft w:val="0"/>
      <w:marRight w:val="0"/>
      <w:marTop w:val="0"/>
      <w:marBottom w:val="0"/>
      <w:divBdr>
        <w:top w:val="none" w:sz="0" w:space="0" w:color="auto"/>
        <w:left w:val="none" w:sz="0" w:space="0" w:color="auto"/>
        <w:bottom w:val="none" w:sz="0" w:space="0" w:color="auto"/>
        <w:right w:val="none" w:sz="0" w:space="0" w:color="auto"/>
      </w:divBdr>
    </w:div>
    <w:div w:id="1905211688">
      <w:bodyDiv w:val="1"/>
      <w:marLeft w:val="0"/>
      <w:marRight w:val="0"/>
      <w:marTop w:val="0"/>
      <w:marBottom w:val="0"/>
      <w:divBdr>
        <w:top w:val="none" w:sz="0" w:space="0" w:color="auto"/>
        <w:left w:val="none" w:sz="0" w:space="0" w:color="auto"/>
        <w:bottom w:val="none" w:sz="0" w:space="0" w:color="auto"/>
        <w:right w:val="none" w:sz="0" w:space="0" w:color="auto"/>
      </w:divBdr>
    </w:div>
    <w:div w:id="1906988239">
      <w:bodyDiv w:val="1"/>
      <w:marLeft w:val="0"/>
      <w:marRight w:val="0"/>
      <w:marTop w:val="0"/>
      <w:marBottom w:val="0"/>
      <w:divBdr>
        <w:top w:val="none" w:sz="0" w:space="0" w:color="auto"/>
        <w:left w:val="none" w:sz="0" w:space="0" w:color="auto"/>
        <w:bottom w:val="none" w:sz="0" w:space="0" w:color="auto"/>
        <w:right w:val="none" w:sz="0" w:space="0" w:color="auto"/>
      </w:divBdr>
    </w:div>
    <w:div w:id="1910383431">
      <w:bodyDiv w:val="1"/>
      <w:marLeft w:val="0"/>
      <w:marRight w:val="0"/>
      <w:marTop w:val="0"/>
      <w:marBottom w:val="0"/>
      <w:divBdr>
        <w:top w:val="none" w:sz="0" w:space="0" w:color="auto"/>
        <w:left w:val="none" w:sz="0" w:space="0" w:color="auto"/>
        <w:bottom w:val="none" w:sz="0" w:space="0" w:color="auto"/>
        <w:right w:val="none" w:sz="0" w:space="0" w:color="auto"/>
      </w:divBdr>
    </w:div>
    <w:div w:id="1910770109">
      <w:bodyDiv w:val="1"/>
      <w:marLeft w:val="0"/>
      <w:marRight w:val="0"/>
      <w:marTop w:val="0"/>
      <w:marBottom w:val="0"/>
      <w:divBdr>
        <w:top w:val="none" w:sz="0" w:space="0" w:color="auto"/>
        <w:left w:val="none" w:sz="0" w:space="0" w:color="auto"/>
        <w:bottom w:val="none" w:sz="0" w:space="0" w:color="auto"/>
        <w:right w:val="none" w:sz="0" w:space="0" w:color="auto"/>
      </w:divBdr>
    </w:div>
    <w:div w:id="1913420658">
      <w:bodyDiv w:val="1"/>
      <w:marLeft w:val="0"/>
      <w:marRight w:val="0"/>
      <w:marTop w:val="0"/>
      <w:marBottom w:val="0"/>
      <w:divBdr>
        <w:top w:val="none" w:sz="0" w:space="0" w:color="auto"/>
        <w:left w:val="none" w:sz="0" w:space="0" w:color="auto"/>
        <w:bottom w:val="none" w:sz="0" w:space="0" w:color="auto"/>
        <w:right w:val="none" w:sz="0" w:space="0" w:color="auto"/>
      </w:divBdr>
    </w:div>
    <w:div w:id="1913465262">
      <w:bodyDiv w:val="1"/>
      <w:marLeft w:val="0"/>
      <w:marRight w:val="0"/>
      <w:marTop w:val="0"/>
      <w:marBottom w:val="0"/>
      <w:divBdr>
        <w:top w:val="none" w:sz="0" w:space="0" w:color="auto"/>
        <w:left w:val="none" w:sz="0" w:space="0" w:color="auto"/>
        <w:bottom w:val="none" w:sz="0" w:space="0" w:color="auto"/>
        <w:right w:val="none" w:sz="0" w:space="0" w:color="auto"/>
      </w:divBdr>
    </w:div>
    <w:div w:id="1918054023">
      <w:bodyDiv w:val="1"/>
      <w:marLeft w:val="0"/>
      <w:marRight w:val="0"/>
      <w:marTop w:val="0"/>
      <w:marBottom w:val="0"/>
      <w:divBdr>
        <w:top w:val="none" w:sz="0" w:space="0" w:color="auto"/>
        <w:left w:val="none" w:sz="0" w:space="0" w:color="auto"/>
        <w:bottom w:val="none" w:sz="0" w:space="0" w:color="auto"/>
        <w:right w:val="none" w:sz="0" w:space="0" w:color="auto"/>
      </w:divBdr>
    </w:div>
    <w:div w:id="1918661842">
      <w:bodyDiv w:val="1"/>
      <w:marLeft w:val="0"/>
      <w:marRight w:val="0"/>
      <w:marTop w:val="0"/>
      <w:marBottom w:val="0"/>
      <w:divBdr>
        <w:top w:val="none" w:sz="0" w:space="0" w:color="auto"/>
        <w:left w:val="none" w:sz="0" w:space="0" w:color="auto"/>
        <w:bottom w:val="none" w:sz="0" w:space="0" w:color="auto"/>
        <w:right w:val="none" w:sz="0" w:space="0" w:color="auto"/>
      </w:divBdr>
    </w:div>
    <w:div w:id="1919437885">
      <w:bodyDiv w:val="1"/>
      <w:marLeft w:val="0"/>
      <w:marRight w:val="0"/>
      <w:marTop w:val="0"/>
      <w:marBottom w:val="0"/>
      <w:divBdr>
        <w:top w:val="none" w:sz="0" w:space="0" w:color="auto"/>
        <w:left w:val="none" w:sz="0" w:space="0" w:color="auto"/>
        <w:bottom w:val="none" w:sz="0" w:space="0" w:color="auto"/>
        <w:right w:val="none" w:sz="0" w:space="0" w:color="auto"/>
      </w:divBdr>
    </w:div>
    <w:div w:id="1919944612">
      <w:bodyDiv w:val="1"/>
      <w:marLeft w:val="0"/>
      <w:marRight w:val="0"/>
      <w:marTop w:val="0"/>
      <w:marBottom w:val="0"/>
      <w:divBdr>
        <w:top w:val="none" w:sz="0" w:space="0" w:color="auto"/>
        <w:left w:val="none" w:sz="0" w:space="0" w:color="auto"/>
        <w:bottom w:val="none" w:sz="0" w:space="0" w:color="auto"/>
        <w:right w:val="none" w:sz="0" w:space="0" w:color="auto"/>
      </w:divBdr>
    </w:div>
    <w:div w:id="1922064726">
      <w:bodyDiv w:val="1"/>
      <w:marLeft w:val="0"/>
      <w:marRight w:val="0"/>
      <w:marTop w:val="0"/>
      <w:marBottom w:val="0"/>
      <w:divBdr>
        <w:top w:val="none" w:sz="0" w:space="0" w:color="auto"/>
        <w:left w:val="none" w:sz="0" w:space="0" w:color="auto"/>
        <w:bottom w:val="none" w:sz="0" w:space="0" w:color="auto"/>
        <w:right w:val="none" w:sz="0" w:space="0" w:color="auto"/>
      </w:divBdr>
    </w:div>
    <w:div w:id="1922519068">
      <w:bodyDiv w:val="1"/>
      <w:marLeft w:val="0"/>
      <w:marRight w:val="0"/>
      <w:marTop w:val="0"/>
      <w:marBottom w:val="0"/>
      <w:divBdr>
        <w:top w:val="none" w:sz="0" w:space="0" w:color="auto"/>
        <w:left w:val="none" w:sz="0" w:space="0" w:color="auto"/>
        <w:bottom w:val="none" w:sz="0" w:space="0" w:color="auto"/>
        <w:right w:val="none" w:sz="0" w:space="0" w:color="auto"/>
      </w:divBdr>
    </w:div>
    <w:div w:id="1922793471">
      <w:bodyDiv w:val="1"/>
      <w:marLeft w:val="0"/>
      <w:marRight w:val="0"/>
      <w:marTop w:val="0"/>
      <w:marBottom w:val="0"/>
      <w:divBdr>
        <w:top w:val="none" w:sz="0" w:space="0" w:color="auto"/>
        <w:left w:val="none" w:sz="0" w:space="0" w:color="auto"/>
        <w:bottom w:val="none" w:sz="0" w:space="0" w:color="auto"/>
        <w:right w:val="none" w:sz="0" w:space="0" w:color="auto"/>
      </w:divBdr>
    </w:div>
    <w:div w:id="1929340459">
      <w:bodyDiv w:val="1"/>
      <w:marLeft w:val="0"/>
      <w:marRight w:val="0"/>
      <w:marTop w:val="0"/>
      <w:marBottom w:val="0"/>
      <w:divBdr>
        <w:top w:val="none" w:sz="0" w:space="0" w:color="auto"/>
        <w:left w:val="none" w:sz="0" w:space="0" w:color="auto"/>
        <w:bottom w:val="none" w:sz="0" w:space="0" w:color="auto"/>
        <w:right w:val="none" w:sz="0" w:space="0" w:color="auto"/>
      </w:divBdr>
    </w:div>
    <w:div w:id="1929384651">
      <w:bodyDiv w:val="1"/>
      <w:marLeft w:val="0"/>
      <w:marRight w:val="0"/>
      <w:marTop w:val="0"/>
      <w:marBottom w:val="0"/>
      <w:divBdr>
        <w:top w:val="none" w:sz="0" w:space="0" w:color="auto"/>
        <w:left w:val="none" w:sz="0" w:space="0" w:color="auto"/>
        <w:bottom w:val="none" w:sz="0" w:space="0" w:color="auto"/>
        <w:right w:val="none" w:sz="0" w:space="0" w:color="auto"/>
      </w:divBdr>
    </w:div>
    <w:div w:id="1931622271">
      <w:bodyDiv w:val="1"/>
      <w:marLeft w:val="0"/>
      <w:marRight w:val="0"/>
      <w:marTop w:val="0"/>
      <w:marBottom w:val="0"/>
      <w:divBdr>
        <w:top w:val="none" w:sz="0" w:space="0" w:color="auto"/>
        <w:left w:val="none" w:sz="0" w:space="0" w:color="auto"/>
        <w:bottom w:val="none" w:sz="0" w:space="0" w:color="auto"/>
        <w:right w:val="none" w:sz="0" w:space="0" w:color="auto"/>
      </w:divBdr>
    </w:div>
    <w:div w:id="1931814163">
      <w:bodyDiv w:val="1"/>
      <w:marLeft w:val="0"/>
      <w:marRight w:val="0"/>
      <w:marTop w:val="0"/>
      <w:marBottom w:val="0"/>
      <w:divBdr>
        <w:top w:val="none" w:sz="0" w:space="0" w:color="auto"/>
        <w:left w:val="none" w:sz="0" w:space="0" w:color="auto"/>
        <w:bottom w:val="none" w:sz="0" w:space="0" w:color="auto"/>
        <w:right w:val="none" w:sz="0" w:space="0" w:color="auto"/>
      </w:divBdr>
    </w:div>
    <w:div w:id="1936161540">
      <w:bodyDiv w:val="1"/>
      <w:marLeft w:val="0"/>
      <w:marRight w:val="0"/>
      <w:marTop w:val="0"/>
      <w:marBottom w:val="0"/>
      <w:divBdr>
        <w:top w:val="none" w:sz="0" w:space="0" w:color="auto"/>
        <w:left w:val="none" w:sz="0" w:space="0" w:color="auto"/>
        <w:bottom w:val="none" w:sz="0" w:space="0" w:color="auto"/>
        <w:right w:val="none" w:sz="0" w:space="0" w:color="auto"/>
      </w:divBdr>
    </w:div>
    <w:div w:id="1936740022">
      <w:bodyDiv w:val="1"/>
      <w:marLeft w:val="0"/>
      <w:marRight w:val="0"/>
      <w:marTop w:val="0"/>
      <w:marBottom w:val="0"/>
      <w:divBdr>
        <w:top w:val="none" w:sz="0" w:space="0" w:color="auto"/>
        <w:left w:val="none" w:sz="0" w:space="0" w:color="auto"/>
        <w:bottom w:val="none" w:sz="0" w:space="0" w:color="auto"/>
        <w:right w:val="none" w:sz="0" w:space="0" w:color="auto"/>
      </w:divBdr>
    </w:div>
    <w:div w:id="1937711777">
      <w:bodyDiv w:val="1"/>
      <w:marLeft w:val="0"/>
      <w:marRight w:val="0"/>
      <w:marTop w:val="0"/>
      <w:marBottom w:val="0"/>
      <w:divBdr>
        <w:top w:val="none" w:sz="0" w:space="0" w:color="auto"/>
        <w:left w:val="none" w:sz="0" w:space="0" w:color="auto"/>
        <w:bottom w:val="none" w:sz="0" w:space="0" w:color="auto"/>
        <w:right w:val="none" w:sz="0" w:space="0" w:color="auto"/>
      </w:divBdr>
    </w:div>
    <w:div w:id="1937983687">
      <w:bodyDiv w:val="1"/>
      <w:marLeft w:val="0"/>
      <w:marRight w:val="0"/>
      <w:marTop w:val="0"/>
      <w:marBottom w:val="0"/>
      <w:divBdr>
        <w:top w:val="none" w:sz="0" w:space="0" w:color="auto"/>
        <w:left w:val="none" w:sz="0" w:space="0" w:color="auto"/>
        <w:bottom w:val="none" w:sz="0" w:space="0" w:color="auto"/>
        <w:right w:val="none" w:sz="0" w:space="0" w:color="auto"/>
      </w:divBdr>
    </w:div>
    <w:div w:id="1938515530">
      <w:bodyDiv w:val="1"/>
      <w:marLeft w:val="0"/>
      <w:marRight w:val="0"/>
      <w:marTop w:val="0"/>
      <w:marBottom w:val="0"/>
      <w:divBdr>
        <w:top w:val="none" w:sz="0" w:space="0" w:color="auto"/>
        <w:left w:val="none" w:sz="0" w:space="0" w:color="auto"/>
        <w:bottom w:val="none" w:sz="0" w:space="0" w:color="auto"/>
        <w:right w:val="none" w:sz="0" w:space="0" w:color="auto"/>
      </w:divBdr>
    </w:div>
    <w:div w:id="1940528142">
      <w:bodyDiv w:val="1"/>
      <w:marLeft w:val="0"/>
      <w:marRight w:val="0"/>
      <w:marTop w:val="0"/>
      <w:marBottom w:val="0"/>
      <w:divBdr>
        <w:top w:val="none" w:sz="0" w:space="0" w:color="auto"/>
        <w:left w:val="none" w:sz="0" w:space="0" w:color="auto"/>
        <w:bottom w:val="none" w:sz="0" w:space="0" w:color="auto"/>
        <w:right w:val="none" w:sz="0" w:space="0" w:color="auto"/>
      </w:divBdr>
    </w:div>
    <w:div w:id="1941445995">
      <w:bodyDiv w:val="1"/>
      <w:marLeft w:val="0"/>
      <w:marRight w:val="0"/>
      <w:marTop w:val="0"/>
      <w:marBottom w:val="0"/>
      <w:divBdr>
        <w:top w:val="none" w:sz="0" w:space="0" w:color="auto"/>
        <w:left w:val="none" w:sz="0" w:space="0" w:color="auto"/>
        <w:bottom w:val="none" w:sz="0" w:space="0" w:color="auto"/>
        <w:right w:val="none" w:sz="0" w:space="0" w:color="auto"/>
      </w:divBdr>
    </w:div>
    <w:div w:id="1942255146">
      <w:bodyDiv w:val="1"/>
      <w:marLeft w:val="0"/>
      <w:marRight w:val="0"/>
      <w:marTop w:val="0"/>
      <w:marBottom w:val="0"/>
      <w:divBdr>
        <w:top w:val="none" w:sz="0" w:space="0" w:color="auto"/>
        <w:left w:val="none" w:sz="0" w:space="0" w:color="auto"/>
        <w:bottom w:val="none" w:sz="0" w:space="0" w:color="auto"/>
        <w:right w:val="none" w:sz="0" w:space="0" w:color="auto"/>
      </w:divBdr>
    </w:div>
    <w:div w:id="1946646593">
      <w:bodyDiv w:val="1"/>
      <w:marLeft w:val="0"/>
      <w:marRight w:val="0"/>
      <w:marTop w:val="0"/>
      <w:marBottom w:val="0"/>
      <w:divBdr>
        <w:top w:val="none" w:sz="0" w:space="0" w:color="auto"/>
        <w:left w:val="none" w:sz="0" w:space="0" w:color="auto"/>
        <w:bottom w:val="none" w:sz="0" w:space="0" w:color="auto"/>
        <w:right w:val="none" w:sz="0" w:space="0" w:color="auto"/>
      </w:divBdr>
    </w:div>
    <w:div w:id="1946813194">
      <w:bodyDiv w:val="1"/>
      <w:marLeft w:val="0"/>
      <w:marRight w:val="0"/>
      <w:marTop w:val="0"/>
      <w:marBottom w:val="0"/>
      <w:divBdr>
        <w:top w:val="none" w:sz="0" w:space="0" w:color="auto"/>
        <w:left w:val="none" w:sz="0" w:space="0" w:color="auto"/>
        <w:bottom w:val="none" w:sz="0" w:space="0" w:color="auto"/>
        <w:right w:val="none" w:sz="0" w:space="0" w:color="auto"/>
      </w:divBdr>
    </w:div>
    <w:div w:id="1947274776">
      <w:bodyDiv w:val="1"/>
      <w:marLeft w:val="0"/>
      <w:marRight w:val="0"/>
      <w:marTop w:val="0"/>
      <w:marBottom w:val="0"/>
      <w:divBdr>
        <w:top w:val="none" w:sz="0" w:space="0" w:color="auto"/>
        <w:left w:val="none" w:sz="0" w:space="0" w:color="auto"/>
        <w:bottom w:val="none" w:sz="0" w:space="0" w:color="auto"/>
        <w:right w:val="none" w:sz="0" w:space="0" w:color="auto"/>
      </w:divBdr>
    </w:div>
    <w:div w:id="1949308524">
      <w:bodyDiv w:val="1"/>
      <w:marLeft w:val="0"/>
      <w:marRight w:val="0"/>
      <w:marTop w:val="0"/>
      <w:marBottom w:val="0"/>
      <w:divBdr>
        <w:top w:val="none" w:sz="0" w:space="0" w:color="auto"/>
        <w:left w:val="none" w:sz="0" w:space="0" w:color="auto"/>
        <w:bottom w:val="none" w:sz="0" w:space="0" w:color="auto"/>
        <w:right w:val="none" w:sz="0" w:space="0" w:color="auto"/>
      </w:divBdr>
    </w:div>
    <w:div w:id="1949585039">
      <w:bodyDiv w:val="1"/>
      <w:marLeft w:val="0"/>
      <w:marRight w:val="0"/>
      <w:marTop w:val="0"/>
      <w:marBottom w:val="0"/>
      <w:divBdr>
        <w:top w:val="none" w:sz="0" w:space="0" w:color="auto"/>
        <w:left w:val="none" w:sz="0" w:space="0" w:color="auto"/>
        <w:bottom w:val="none" w:sz="0" w:space="0" w:color="auto"/>
        <w:right w:val="none" w:sz="0" w:space="0" w:color="auto"/>
      </w:divBdr>
    </w:div>
    <w:div w:id="1951277085">
      <w:bodyDiv w:val="1"/>
      <w:marLeft w:val="0"/>
      <w:marRight w:val="0"/>
      <w:marTop w:val="0"/>
      <w:marBottom w:val="0"/>
      <w:divBdr>
        <w:top w:val="none" w:sz="0" w:space="0" w:color="auto"/>
        <w:left w:val="none" w:sz="0" w:space="0" w:color="auto"/>
        <w:bottom w:val="none" w:sz="0" w:space="0" w:color="auto"/>
        <w:right w:val="none" w:sz="0" w:space="0" w:color="auto"/>
      </w:divBdr>
    </w:div>
    <w:div w:id="1953779337">
      <w:bodyDiv w:val="1"/>
      <w:marLeft w:val="0"/>
      <w:marRight w:val="0"/>
      <w:marTop w:val="0"/>
      <w:marBottom w:val="0"/>
      <w:divBdr>
        <w:top w:val="none" w:sz="0" w:space="0" w:color="auto"/>
        <w:left w:val="none" w:sz="0" w:space="0" w:color="auto"/>
        <w:bottom w:val="none" w:sz="0" w:space="0" w:color="auto"/>
        <w:right w:val="none" w:sz="0" w:space="0" w:color="auto"/>
      </w:divBdr>
    </w:div>
    <w:div w:id="1953894942">
      <w:bodyDiv w:val="1"/>
      <w:marLeft w:val="0"/>
      <w:marRight w:val="0"/>
      <w:marTop w:val="0"/>
      <w:marBottom w:val="0"/>
      <w:divBdr>
        <w:top w:val="none" w:sz="0" w:space="0" w:color="auto"/>
        <w:left w:val="none" w:sz="0" w:space="0" w:color="auto"/>
        <w:bottom w:val="none" w:sz="0" w:space="0" w:color="auto"/>
        <w:right w:val="none" w:sz="0" w:space="0" w:color="auto"/>
      </w:divBdr>
    </w:div>
    <w:div w:id="1954702330">
      <w:bodyDiv w:val="1"/>
      <w:marLeft w:val="0"/>
      <w:marRight w:val="0"/>
      <w:marTop w:val="0"/>
      <w:marBottom w:val="0"/>
      <w:divBdr>
        <w:top w:val="none" w:sz="0" w:space="0" w:color="auto"/>
        <w:left w:val="none" w:sz="0" w:space="0" w:color="auto"/>
        <w:bottom w:val="none" w:sz="0" w:space="0" w:color="auto"/>
        <w:right w:val="none" w:sz="0" w:space="0" w:color="auto"/>
      </w:divBdr>
    </w:div>
    <w:div w:id="1959405754">
      <w:bodyDiv w:val="1"/>
      <w:marLeft w:val="0"/>
      <w:marRight w:val="0"/>
      <w:marTop w:val="0"/>
      <w:marBottom w:val="0"/>
      <w:divBdr>
        <w:top w:val="none" w:sz="0" w:space="0" w:color="auto"/>
        <w:left w:val="none" w:sz="0" w:space="0" w:color="auto"/>
        <w:bottom w:val="none" w:sz="0" w:space="0" w:color="auto"/>
        <w:right w:val="none" w:sz="0" w:space="0" w:color="auto"/>
      </w:divBdr>
    </w:div>
    <w:div w:id="1959682842">
      <w:bodyDiv w:val="1"/>
      <w:marLeft w:val="0"/>
      <w:marRight w:val="0"/>
      <w:marTop w:val="0"/>
      <w:marBottom w:val="0"/>
      <w:divBdr>
        <w:top w:val="none" w:sz="0" w:space="0" w:color="auto"/>
        <w:left w:val="none" w:sz="0" w:space="0" w:color="auto"/>
        <w:bottom w:val="none" w:sz="0" w:space="0" w:color="auto"/>
        <w:right w:val="none" w:sz="0" w:space="0" w:color="auto"/>
      </w:divBdr>
    </w:div>
    <w:div w:id="1960523760">
      <w:bodyDiv w:val="1"/>
      <w:marLeft w:val="0"/>
      <w:marRight w:val="0"/>
      <w:marTop w:val="0"/>
      <w:marBottom w:val="0"/>
      <w:divBdr>
        <w:top w:val="none" w:sz="0" w:space="0" w:color="auto"/>
        <w:left w:val="none" w:sz="0" w:space="0" w:color="auto"/>
        <w:bottom w:val="none" w:sz="0" w:space="0" w:color="auto"/>
        <w:right w:val="none" w:sz="0" w:space="0" w:color="auto"/>
      </w:divBdr>
    </w:div>
    <w:div w:id="1960916441">
      <w:bodyDiv w:val="1"/>
      <w:marLeft w:val="0"/>
      <w:marRight w:val="0"/>
      <w:marTop w:val="0"/>
      <w:marBottom w:val="0"/>
      <w:divBdr>
        <w:top w:val="none" w:sz="0" w:space="0" w:color="auto"/>
        <w:left w:val="none" w:sz="0" w:space="0" w:color="auto"/>
        <w:bottom w:val="none" w:sz="0" w:space="0" w:color="auto"/>
        <w:right w:val="none" w:sz="0" w:space="0" w:color="auto"/>
      </w:divBdr>
    </w:div>
    <w:div w:id="1960987517">
      <w:bodyDiv w:val="1"/>
      <w:marLeft w:val="0"/>
      <w:marRight w:val="0"/>
      <w:marTop w:val="0"/>
      <w:marBottom w:val="0"/>
      <w:divBdr>
        <w:top w:val="none" w:sz="0" w:space="0" w:color="auto"/>
        <w:left w:val="none" w:sz="0" w:space="0" w:color="auto"/>
        <w:bottom w:val="none" w:sz="0" w:space="0" w:color="auto"/>
        <w:right w:val="none" w:sz="0" w:space="0" w:color="auto"/>
      </w:divBdr>
    </w:div>
    <w:div w:id="1962759573">
      <w:bodyDiv w:val="1"/>
      <w:marLeft w:val="0"/>
      <w:marRight w:val="0"/>
      <w:marTop w:val="0"/>
      <w:marBottom w:val="0"/>
      <w:divBdr>
        <w:top w:val="none" w:sz="0" w:space="0" w:color="auto"/>
        <w:left w:val="none" w:sz="0" w:space="0" w:color="auto"/>
        <w:bottom w:val="none" w:sz="0" w:space="0" w:color="auto"/>
        <w:right w:val="none" w:sz="0" w:space="0" w:color="auto"/>
      </w:divBdr>
    </w:div>
    <w:div w:id="1964146515">
      <w:bodyDiv w:val="1"/>
      <w:marLeft w:val="0"/>
      <w:marRight w:val="0"/>
      <w:marTop w:val="0"/>
      <w:marBottom w:val="0"/>
      <w:divBdr>
        <w:top w:val="none" w:sz="0" w:space="0" w:color="auto"/>
        <w:left w:val="none" w:sz="0" w:space="0" w:color="auto"/>
        <w:bottom w:val="none" w:sz="0" w:space="0" w:color="auto"/>
        <w:right w:val="none" w:sz="0" w:space="0" w:color="auto"/>
      </w:divBdr>
    </w:div>
    <w:div w:id="1966110052">
      <w:bodyDiv w:val="1"/>
      <w:marLeft w:val="0"/>
      <w:marRight w:val="0"/>
      <w:marTop w:val="0"/>
      <w:marBottom w:val="0"/>
      <w:divBdr>
        <w:top w:val="none" w:sz="0" w:space="0" w:color="auto"/>
        <w:left w:val="none" w:sz="0" w:space="0" w:color="auto"/>
        <w:bottom w:val="none" w:sz="0" w:space="0" w:color="auto"/>
        <w:right w:val="none" w:sz="0" w:space="0" w:color="auto"/>
      </w:divBdr>
    </w:div>
    <w:div w:id="1969511154">
      <w:bodyDiv w:val="1"/>
      <w:marLeft w:val="0"/>
      <w:marRight w:val="0"/>
      <w:marTop w:val="0"/>
      <w:marBottom w:val="0"/>
      <w:divBdr>
        <w:top w:val="none" w:sz="0" w:space="0" w:color="auto"/>
        <w:left w:val="none" w:sz="0" w:space="0" w:color="auto"/>
        <w:bottom w:val="none" w:sz="0" w:space="0" w:color="auto"/>
        <w:right w:val="none" w:sz="0" w:space="0" w:color="auto"/>
      </w:divBdr>
    </w:div>
    <w:div w:id="1972203342">
      <w:bodyDiv w:val="1"/>
      <w:marLeft w:val="0"/>
      <w:marRight w:val="0"/>
      <w:marTop w:val="0"/>
      <w:marBottom w:val="0"/>
      <w:divBdr>
        <w:top w:val="none" w:sz="0" w:space="0" w:color="auto"/>
        <w:left w:val="none" w:sz="0" w:space="0" w:color="auto"/>
        <w:bottom w:val="none" w:sz="0" w:space="0" w:color="auto"/>
        <w:right w:val="none" w:sz="0" w:space="0" w:color="auto"/>
      </w:divBdr>
    </w:div>
    <w:div w:id="1973754954">
      <w:bodyDiv w:val="1"/>
      <w:marLeft w:val="0"/>
      <w:marRight w:val="0"/>
      <w:marTop w:val="0"/>
      <w:marBottom w:val="0"/>
      <w:divBdr>
        <w:top w:val="none" w:sz="0" w:space="0" w:color="auto"/>
        <w:left w:val="none" w:sz="0" w:space="0" w:color="auto"/>
        <w:bottom w:val="none" w:sz="0" w:space="0" w:color="auto"/>
        <w:right w:val="none" w:sz="0" w:space="0" w:color="auto"/>
      </w:divBdr>
    </w:div>
    <w:div w:id="1975216199">
      <w:bodyDiv w:val="1"/>
      <w:marLeft w:val="0"/>
      <w:marRight w:val="0"/>
      <w:marTop w:val="0"/>
      <w:marBottom w:val="0"/>
      <w:divBdr>
        <w:top w:val="none" w:sz="0" w:space="0" w:color="auto"/>
        <w:left w:val="none" w:sz="0" w:space="0" w:color="auto"/>
        <w:bottom w:val="none" w:sz="0" w:space="0" w:color="auto"/>
        <w:right w:val="none" w:sz="0" w:space="0" w:color="auto"/>
      </w:divBdr>
    </w:div>
    <w:div w:id="1977828659">
      <w:bodyDiv w:val="1"/>
      <w:marLeft w:val="0"/>
      <w:marRight w:val="0"/>
      <w:marTop w:val="0"/>
      <w:marBottom w:val="0"/>
      <w:divBdr>
        <w:top w:val="none" w:sz="0" w:space="0" w:color="auto"/>
        <w:left w:val="none" w:sz="0" w:space="0" w:color="auto"/>
        <w:bottom w:val="none" w:sz="0" w:space="0" w:color="auto"/>
        <w:right w:val="none" w:sz="0" w:space="0" w:color="auto"/>
      </w:divBdr>
    </w:div>
    <w:div w:id="1978292278">
      <w:bodyDiv w:val="1"/>
      <w:marLeft w:val="0"/>
      <w:marRight w:val="0"/>
      <w:marTop w:val="0"/>
      <w:marBottom w:val="0"/>
      <w:divBdr>
        <w:top w:val="none" w:sz="0" w:space="0" w:color="auto"/>
        <w:left w:val="none" w:sz="0" w:space="0" w:color="auto"/>
        <w:bottom w:val="none" w:sz="0" w:space="0" w:color="auto"/>
        <w:right w:val="none" w:sz="0" w:space="0" w:color="auto"/>
      </w:divBdr>
    </w:div>
    <w:div w:id="1978948052">
      <w:bodyDiv w:val="1"/>
      <w:marLeft w:val="0"/>
      <w:marRight w:val="0"/>
      <w:marTop w:val="0"/>
      <w:marBottom w:val="0"/>
      <w:divBdr>
        <w:top w:val="none" w:sz="0" w:space="0" w:color="auto"/>
        <w:left w:val="none" w:sz="0" w:space="0" w:color="auto"/>
        <w:bottom w:val="none" w:sz="0" w:space="0" w:color="auto"/>
        <w:right w:val="none" w:sz="0" w:space="0" w:color="auto"/>
      </w:divBdr>
    </w:div>
    <w:div w:id="1982612669">
      <w:bodyDiv w:val="1"/>
      <w:marLeft w:val="0"/>
      <w:marRight w:val="0"/>
      <w:marTop w:val="0"/>
      <w:marBottom w:val="0"/>
      <w:divBdr>
        <w:top w:val="none" w:sz="0" w:space="0" w:color="auto"/>
        <w:left w:val="none" w:sz="0" w:space="0" w:color="auto"/>
        <w:bottom w:val="none" w:sz="0" w:space="0" w:color="auto"/>
        <w:right w:val="none" w:sz="0" w:space="0" w:color="auto"/>
      </w:divBdr>
    </w:div>
    <w:div w:id="1986162778">
      <w:bodyDiv w:val="1"/>
      <w:marLeft w:val="0"/>
      <w:marRight w:val="0"/>
      <w:marTop w:val="0"/>
      <w:marBottom w:val="0"/>
      <w:divBdr>
        <w:top w:val="none" w:sz="0" w:space="0" w:color="auto"/>
        <w:left w:val="none" w:sz="0" w:space="0" w:color="auto"/>
        <w:bottom w:val="none" w:sz="0" w:space="0" w:color="auto"/>
        <w:right w:val="none" w:sz="0" w:space="0" w:color="auto"/>
      </w:divBdr>
    </w:div>
    <w:div w:id="1986933522">
      <w:bodyDiv w:val="1"/>
      <w:marLeft w:val="0"/>
      <w:marRight w:val="0"/>
      <w:marTop w:val="0"/>
      <w:marBottom w:val="0"/>
      <w:divBdr>
        <w:top w:val="none" w:sz="0" w:space="0" w:color="auto"/>
        <w:left w:val="none" w:sz="0" w:space="0" w:color="auto"/>
        <w:bottom w:val="none" w:sz="0" w:space="0" w:color="auto"/>
        <w:right w:val="none" w:sz="0" w:space="0" w:color="auto"/>
      </w:divBdr>
    </w:div>
    <w:div w:id="1987204221">
      <w:bodyDiv w:val="1"/>
      <w:marLeft w:val="0"/>
      <w:marRight w:val="0"/>
      <w:marTop w:val="0"/>
      <w:marBottom w:val="0"/>
      <w:divBdr>
        <w:top w:val="none" w:sz="0" w:space="0" w:color="auto"/>
        <w:left w:val="none" w:sz="0" w:space="0" w:color="auto"/>
        <w:bottom w:val="none" w:sz="0" w:space="0" w:color="auto"/>
        <w:right w:val="none" w:sz="0" w:space="0" w:color="auto"/>
      </w:divBdr>
    </w:div>
    <w:div w:id="1989436987">
      <w:bodyDiv w:val="1"/>
      <w:marLeft w:val="0"/>
      <w:marRight w:val="0"/>
      <w:marTop w:val="0"/>
      <w:marBottom w:val="0"/>
      <w:divBdr>
        <w:top w:val="none" w:sz="0" w:space="0" w:color="auto"/>
        <w:left w:val="none" w:sz="0" w:space="0" w:color="auto"/>
        <w:bottom w:val="none" w:sz="0" w:space="0" w:color="auto"/>
        <w:right w:val="none" w:sz="0" w:space="0" w:color="auto"/>
      </w:divBdr>
    </w:div>
    <w:div w:id="1992977146">
      <w:bodyDiv w:val="1"/>
      <w:marLeft w:val="0"/>
      <w:marRight w:val="0"/>
      <w:marTop w:val="0"/>
      <w:marBottom w:val="0"/>
      <w:divBdr>
        <w:top w:val="none" w:sz="0" w:space="0" w:color="auto"/>
        <w:left w:val="none" w:sz="0" w:space="0" w:color="auto"/>
        <w:bottom w:val="none" w:sz="0" w:space="0" w:color="auto"/>
        <w:right w:val="none" w:sz="0" w:space="0" w:color="auto"/>
      </w:divBdr>
    </w:div>
    <w:div w:id="1994285427">
      <w:bodyDiv w:val="1"/>
      <w:marLeft w:val="0"/>
      <w:marRight w:val="0"/>
      <w:marTop w:val="0"/>
      <w:marBottom w:val="0"/>
      <w:divBdr>
        <w:top w:val="none" w:sz="0" w:space="0" w:color="auto"/>
        <w:left w:val="none" w:sz="0" w:space="0" w:color="auto"/>
        <w:bottom w:val="none" w:sz="0" w:space="0" w:color="auto"/>
        <w:right w:val="none" w:sz="0" w:space="0" w:color="auto"/>
      </w:divBdr>
    </w:div>
    <w:div w:id="1995529550">
      <w:bodyDiv w:val="1"/>
      <w:marLeft w:val="0"/>
      <w:marRight w:val="0"/>
      <w:marTop w:val="0"/>
      <w:marBottom w:val="0"/>
      <w:divBdr>
        <w:top w:val="none" w:sz="0" w:space="0" w:color="auto"/>
        <w:left w:val="none" w:sz="0" w:space="0" w:color="auto"/>
        <w:bottom w:val="none" w:sz="0" w:space="0" w:color="auto"/>
        <w:right w:val="none" w:sz="0" w:space="0" w:color="auto"/>
      </w:divBdr>
    </w:div>
    <w:div w:id="2001957038">
      <w:bodyDiv w:val="1"/>
      <w:marLeft w:val="0"/>
      <w:marRight w:val="0"/>
      <w:marTop w:val="0"/>
      <w:marBottom w:val="0"/>
      <w:divBdr>
        <w:top w:val="none" w:sz="0" w:space="0" w:color="auto"/>
        <w:left w:val="none" w:sz="0" w:space="0" w:color="auto"/>
        <w:bottom w:val="none" w:sz="0" w:space="0" w:color="auto"/>
        <w:right w:val="none" w:sz="0" w:space="0" w:color="auto"/>
      </w:divBdr>
    </w:div>
    <w:div w:id="2011251344">
      <w:bodyDiv w:val="1"/>
      <w:marLeft w:val="0"/>
      <w:marRight w:val="0"/>
      <w:marTop w:val="0"/>
      <w:marBottom w:val="0"/>
      <w:divBdr>
        <w:top w:val="none" w:sz="0" w:space="0" w:color="auto"/>
        <w:left w:val="none" w:sz="0" w:space="0" w:color="auto"/>
        <w:bottom w:val="none" w:sz="0" w:space="0" w:color="auto"/>
        <w:right w:val="none" w:sz="0" w:space="0" w:color="auto"/>
      </w:divBdr>
    </w:div>
    <w:div w:id="2013101468">
      <w:bodyDiv w:val="1"/>
      <w:marLeft w:val="0"/>
      <w:marRight w:val="0"/>
      <w:marTop w:val="0"/>
      <w:marBottom w:val="0"/>
      <w:divBdr>
        <w:top w:val="none" w:sz="0" w:space="0" w:color="auto"/>
        <w:left w:val="none" w:sz="0" w:space="0" w:color="auto"/>
        <w:bottom w:val="none" w:sz="0" w:space="0" w:color="auto"/>
        <w:right w:val="none" w:sz="0" w:space="0" w:color="auto"/>
      </w:divBdr>
    </w:div>
    <w:div w:id="2013291349">
      <w:bodyDiv w:val="1"/>
      <w:marLeft w:val="0"/>
      <w:marRight w:val="0"/>
      <w:marTop w:val="0"/>
      <w:marBottom w:val="0"/>
      <w:divBdr>
        <w:top w:val="none" w:sz="0" w:space="0" w:color="auto"/>
        <w:left w:val="none" w:sz="0" w:space="0" w:color="auto"/>
        <w:bottom w:val="none" w:sz="0" w:space="0" w:color="auto"/>
        <w:right w:val="none" w:sz="0" w:space="0" w:color="auto"/>
      </w:divBdr>
    </w:div>
    <w:div w:id="2014141436">
      <w:bodyDiv w:val="1"/>
      <w:marLeft w:val="0"/>
      <w:marRight w:val="0"/>
      <w:marTop w:val="0"/>
      <w:marBottom w:val="0"/>
      <w:divBdr>
        <w:top w:val="none" w:sz="0" w:space="0" w:color="auto"/>
        <w:left w:val="none" w:sz="0" w:space="0" w:color="auto"/>
        <w:bottom w:val="none" w:sz="0" w:space="0" w:color="auto"/>
        <w:right w:val="none" w:sz="0" w:space="0" w:color="auto"/>
      </w:divBdr>
    </w:div>
    <w:div w:id="2018538405">
      <w:bodyDiv w:val="1"/>
      <w:marLeft w:val="0"/>
      <w:marRight w:val="0"/>
      <w:marTop w:val="0"/>
      <w:marBottom w:val="0"/>
      <w:divBdr>
        <w:top w:val="none" w:sz="0" w:space="0" w:color="auto"/>
        <w:left w:val="none" w:sz="0" w:space="0" w:color="auto"/>
        <w:bottom w:val="none" w:sz="0" w:space="0" w:color="auto"/>
        <w:right w:val="none" w:sz="0" w:space="0" w:color="auto"/>
      </w:divBdr>
    </w:div>
    <w:div w:id="2020346933">
      <w:bodyDiv w:val="1"/>
      <w:marLeft w:val="0"/>
      <w:marRight w:val="0"/>
      <w:marTop w:val="0"/>
      <w:marBottom w:val="0"/>
      <w:divBdr>
        <w:top w:val="none" w:sz="0" w:space="0" w:color="auto"/>
        <w:left w:val="none" w:sz="0" w:space="0" w:color="auto"/>
        <w:bottom w:val="none" w:sz="0" w:space="0" w:color="auto"/>
        <w:right w:val="none" w:sz="0" w:space="0" w:color="auto"/>
      </w:divBdr>
    </w:div>
    <w:div w:id="2021734220">
      <w:bodyDiv w:val="1"/>
      <w:marLeft w:val="0"/>
      <w:marRight w:val="0"/>
      <w:marTop w:val="0"/>
      <w:marBottom w:val="0"/>
      <w:divBdr>
        <w:top w:val="none" w:sz="0" w:space="0" w:color="auto"/>
        <w:left w:val="none" w:sz="0" w:space="0" w:color="auto"/>
        <w:bottom w:val="none" w:sz="0" w:space="0" w:color="auto"/>
        <w:right w:val="none" w:sz="0" w:space="0" w:color="auto"/>
      </w:divBdr>
    </w:div>
    <w:div w:id="2026443104">
      <w:bodyDiv w:val="1"/>
      <w:marLeft w:val="0"/>
      <w:marRight w:val="0"/>
      <w:marTop w:val="0"/>
      <w:marBottom w:val="0"/>
      <w:divBdr>
        <w:top w:val="none" w:sz="0" w:space="0" w:color="auto"/>
        <w:left w:val="none" w:sz="0" w:space="0" w:color="auto"/>
        <w:bottom w:val="none" w:sz="0" w:space="0" w:color="auto"/>
        <w:right w:val="none" w:sz="0" w:space="0" w:color="auto"/>
      </w:divBdr>
    </w:div>
    <w:div w:id="2028944408">
      <w:bodyDiv w:val="1"/>
      <w:marLeft w:val="0"/>
      <w:marRight w:val="0"/>
      <w:marTop w:val="0"/>
      <w:marBottom w:val="0"/>
      <w:divBdr>
        <w:top w:val="none" w:sz="0" w:space="0" w:color="auto"/>
        <w:left w:val="none" w:sz="0" w:space="0" w:color="auto"/>
        <w:bottom w:val="none" w:sz="0" w:space="0" w:color="auto"/>
        <w:right w:val="none" w:sz="0" w:space="0" w:color="auto"/>
      </w:divBdr>
    </w:div>
    <w:div w:id="2032300224">
      <w:bodyDiv w:val="1"/>
      <w:marLeft w:val="0"/>
      <w:marRight w:val="0"/>
      <w:marTop w:val="0"/>
      <w:marBottom w:val="0"/>
      <w:divBdr>
        <w:top w:val="none" w:sz="0" w:space="0" w:color="auto"/>
        <w:left w:val="none" w:sz="0" w:space="0" w:color="auto"/>
        <w:bottom w:val="none" w:sz="0" w:space="0" w:color="auto"/>
        <w:right w:val="none" w:sz="0" w:space="0" w:color="auto"/>
      </w:divBdr>
    </w:div>
    <w:div w:id="2032341665">
      <w:bodyDiv w:val="1"/>
      <w:marLeft w:val="0"/>
      <w:marRight w:val="0"/>
      <w:marTop w:val="0"/>
      <w:marBottom w:val="0"/>
      <w:divBdr>
        <w:top w:val="none" w:sz="0" w:space="0" w:color="auto"/>
        <w:left w:val="none" w:sz="0" w:space="0" w:color="auto"/>
        <w:bottom w:val="none" w:sz="0" w:space="0" w:color="auto"/>
        <w:right w:val="none" w:sz="0" w:space="0" w:color="auto"/>
      </w:divBdr>
    </w:div>
    <w:div w:id="2033342398">
      <w:bodyDiv w:val="1"/>
      <w:marLeft w:val="0"/>
      <w:marRight w:val="0"/>
      <w:marTop w:val="0"/>
      <w:marBottom w:val="0"/>
      <w:divBdr>
        <w:top w:val="none" w:sz="0" w:space="0" w:color="auto"/>
        <w:left w:val="none" w:sz="0" w:space="0" w:color="auto"/>
        <w:bottom w:val="none" w:sz="0" w:space="0" w:color="auto"/>
        <w:right w:val="none" w:sz="0" w:space="0" w:color="auto"/>
      </w:divBdr>
    </w:div>
    <w:div w:id="2033414649">
      <w:bodyDiv w:val="1"/>
      <w:marLeft w:val="0"/>
      <w:marRight w:val="0"/>
      <w:marTop w:val="0"/>
      <w:marBottom w:val="0"/>
      <w:divBdr>
        <w:top w:val="none" w:sz="0" w:space="0" w:color="auto"/>
        <w:left w:val="none" w:sz="0" w:space="0" w:color="auto"/>
        <w:bottom w:val="none" w:sz="0" w:space="0" w:color="auto"/>
        <w:right w:val="none" w:sz="0" w:space="0" w:color="auto"/>
      </w:divBdr>
    </w:div>
    <w:div w:id="2034725573">
      <w:bodyDiv w:val="1"/>
      <w:marLeft w:val="0"/>
      <w:marRight w:val="0"/>
      <w:marTop w:val="0"/>
      <w:marBottom w:val="0"/>
      <w:divBdr>
        <w:top w:val="none" w:sz="0" w:space="0" w:color="auto"/>
        <w:left w:val="none" w:sz="0" w:space="0" w:color="auto"/>
        <w:bottom w:val="none" w:sz="0" w:space="0" w:color="auto"/>
        <w:right w:val="none" w:sz="0" w:space="0" w:color="auto"/>
      </w:divBdr>
    </w:div>
    <w:div w:id="2036687749">
      <w:bodyDiv w:val="1"/>
      <w:marLeft w:val="0"/>
      <w:marRight w:val="0"/>
      <w:marTop w:val="0"/>
      <w:marBottom w:val="0"/>
      <w:divBdr>
        <w:top w:val="none" w:sz="0" w:space="0" w:color="auto"/>
        <w:left w:val="none" w:sz="0" w:space="0" w:color="auto"/>
        <w:bottom w:val="none" w:sz="0" w:space="0" w:color="auto"/>
        <w:right w:val="none" w:sz="0" w:space="0" w:color="auto"/>
      </w:divBdr>
    </w:div>
    <w:div w:id="2037538158">
      <w:bodyDiv w:val="1"/>
      <w:marLeft w:val="0"/>
      <w:marRight w:val="0"/>
      <w:marTop w:val="0"/>
      <w:marBottom w:val="0"/>
      <w:divBdr>
        <w:top w:val="none" w:sz="0" w:space="0" w:color="auto"/>
        <w:left w:val="none" w:sz="0" w:space="0" w:color="auto"/>
        <w:bottom w:val="none" w:sz="0" w:space="0" w:color="auto"/>
        <w:right w:val="none" w:sz="0" w:space="0" w:color="auto"/>
      </w:divBdr>
    </w:div>
    <w:div w:id="2037922276">
      <w:bodyDiv w:val="1"/>
      <w:marLeft w:val="0"/>
      <w:marRight w:val="0"/>
      <w:marTop w:val="0"/>
      <w:marBottom w:val="0"/>
      <w:divBdr>
        <w:top w:val="none" w:sz="0" w:space="0" w:color="auto"/>
        <w:left w:val="none" w:sz="0" w:space="0" w:color="auto"/>
        <w:bottom w:val="none" w:sz="0" w:space="0" w:color="auto"/>
        <w:right w:val="none" w:sz="0" w:space="0" w:color="auto"/>
      </w:divBdr>
    </w:div>
    <w:div w:id="2038770436">
      <w:bodyDiv w:val="1"/>
      <w:marLeft w:val="0"/>
      <w:marRight w:val="0"/>
      <w:marTop w:val="0"/>
      <w:marBottom w:val="0"/>
      <w:divBdr>
        <w:top w:val="none" w:sz="0" w:space="0" w:color="auto"/>
        <w:left w:val="none" w:sz="0" w:space="0" w:color="auto"/>
        <w:bottom w:val="none" w:sz="0" w:space="0" w:color="auto"/>
        <w:right w:val="none" w:sz="0" w:space="0" w:color="auto"/>
      </w:divBdr>
    </w:div>
    <w:div w:id="2039356730">
      <w:bodyDiv w:val="1"/>
      <w:marLeft w:val="0"/>
      <w:marRight w:val="0"/>
      <w:marTop w:val="0"/>
      <w:marBottom w:val="0"/>
      <w:divBdr>
        <w:top w:val="none" w:sz="0" w:space="0" w:color="auto"/>
        <w:left w:val="none" w:sz="0" w:space="0" w:color="auto"/>
        <w:bottom w:val="none" w:sz="0" w:space="0" w:color="auto"/>
        <w:right w:val="none" w:sz="0" w:space="0" w:color="auto"/>
      </w:divBdr>
    </w:div>
    <w:div w:id="2043822225">
      <w:bodyDiv w:val="1"/>
      <w:marLeft w:val="0"/>
      <w:marRight w:val="0"/>
      <w:marTop w:val="0"/>
      <w:marBottom w:val="0"/>
      <w:divBdr>
        <w:top w:val="none" w:sz="0" w:space="0" w:color="auto"/>
        <w:left w:val="none" w:sz="0" w:space="0" w:color="auto"/>
        <w:bottom w:val="none" w:sz="0" w:space="0" w:color="auto"/>
        <w:right w:val="none" w:sz="0" w:space="0" w:color="auto"/>
      </w:divBdr>
    </w:div>
    <w:div w:id="2043896519">
      <w:bodyDiv w:val="1"/>
      <w:marLeft w:val="0"/>
      <w:marRight w:val="0"/>
      <w:marTop w:val="0"/>
      <w:marBottom w:val="0"/>
      <w:divBdr>
        <w:top w:val="none" w:sz="0" w:space="0" w:color="auto"/>
        <w:left w:val="none" w:sz="0" w:space="0" w:color="auto"/>
        <w:bottom w:val="none" w:sz="0" w:space="0" w:color="auto"/>
        <w:right w:val="none" w:sz="0" w:space="0" w:color="auto"/>
      </w:divBdr>
    </w:div>
    <w:div w:id="2044406890">
      <w:bodyDiv w:val="1"/>
      <w:marLeft w:val="0"/>
      <w:marRight w:val="0"/>
      <w:marTop w:val="0"/>
      <w:marBottom w:val="0"/>
      <w:divBdr>
        <w:top w:val="none" w:sz="0" w:space="0" w:color="auto"/>
        <w:left w:val="none" w:sz="0" w:space="0" w:color="auto"/>
        <w:bottom w:val="none" w:sz="0" w:space="0" w:color="auto"/>
        <w:right w:val="none" w:sz="0" w:space="0" w:color="auto"/>
      </w:divBdr>
    </w:div>
    <w:div w:id="2045670547">
      <w:bodyDiv w:val="1"/>
      <w:marLeft w:val="0"/>
      <w:marRight w:val="0"/>
      <w:marTop w:val="0"/>
      <w:marBottom w:val="0"/>
      <w:divBdr>
        <w:top w:val="none" w:sz="0" w:space="0" w:color="auto"/>
        <w:left w:val="none" w:sz="0" w:space="0" w:color="auto"/>
        <w:bottom w:val="none" w:sz="0" w:space="0" w:color="auto"/>
        <w:right w:val="none" w:sz="0" w:space="0" w:color="auto"/>
      </w:divBdr>
    </w:div>
    <w:div w:id="2045712795">
      <w:bodyDiv w:val="1"/>
      <w:marLeft w:val="0"/>
      <w:marRight w:val="0"/>
      <w:marTop w:val="0"/>
      <w:marBottom w:val="0"/>
      <w:divBdr>
        <w:top w:val="none" w:sz="0" w:space="0" w:color="auto"/>
        <w:left w:val="none" w:sz="0" w:space="0" w:color="auto"/>
        <w:bottom w:val="none" w:sz="0" w:space="0" w:color="auto"/>
        <w:right w:val="none" w:sz="0" w:space="0" w:color="auto"/>
      </w:divBdr>
    </w:div>
    <w:div w:id="2046561226">
      <w:bodyDiv w:val="1"/>
      <w:marLeft w:val="0"/>
      <w:marRight w:val="0"/>
      <w:marTop w:val="0"/>
      <w:marBottom w:val="0"/>
      <w:divBdr>
        <w:top w:val="none" w:sz="0" w:space="0" w:color="auto"/>
        <w:left w:val="none" w:sz="0" w:space="0" w:color="auto"/>
        <w:bottom w:val="none" w:sz="0" w:space="0" w:color="auto"/>
        <w:right w:val="none" w:sz="0" w:space="0" w:color="auto"/>
      </w:divBdr>
    </w:div>
    <w:div w:id="2048601496">
      <w:bodyDiv w:val="1"/>
      <w:marLeft w:val="0"/>
      <w:marRight w:val="0"/>
      <w:marTop w:val="0"/>
      <w:marBottom w:val="0"/>
      <w:divBdr>
        <w:top w:val="none" w:sz="0" w:space="0" w:color="auto"/>
        <w:left w:val="none" w:sz="0" w:space="0" w:color="auto"/>
        <w:bottom w:val="none" w:sz="0" w:space="0" w:color="auto"/>
        <w:right w:val="none" w:sz="0" w:space="0" w:color="auto"/>
      </w:divBdr>
    </w:div>
    <w:div w:id="2049451081">
      <w:bodyDiv w:val="1"/>
      <w:marLeft w:val="0"/>
      <w:marRight w:val="0"/>
      <w:marTop w:val="0"/>
      <w:marBottom w:val="0"/>
      <w:divBdr>
        <w:top w:val="none" w:sz="0" w:space="0" w:color="auto"/>
        <w:left w:val="none" w:sz="0" w:space="0" w:color="auto"/>
        <w:bottom w:val="none" w:sz="0" w:space="0" w:color="auto"/>
        <w:right w:val="none" w:sz="0" w:space="0" w:color="auto"/>
      </w:divBdr>
    </w:div>
    <w:div w:id="2052345249">
      <w:bodyDiv w:val="1"/>
      <w:marLeft w:val="0"/>
      <w:marRight w:val="0"/>
      <w:marTop w:val="0"/>
      <w:marBottom w:val="0"/>
      <w:divBdr>
        <w:top w:val="none" w:sz="0" w:space="0" w:color="auto"/>
        <w:left w:val="none" w:sz="0" w:space="0" w:color="auto"/>
        <w:bottom w:val="none" w:sz="0" w:space="0" w:color="auto"/>
        <w:right w:val="none" w:sz="0" w:space="0" w:color="auto"/>
      </w:divBdr>
    </w:div>
    <w:div w:id="2061201668">
      <w:bodyDiv w:val="1"/>
      <w:marLeft w:val="0"/>
      <w:marRight w:val="0"/>
      <w:marTop w:val="0"/>
      <w:marBottom w:val="0"/>
      <w:divBdr>
        <w:top w:val="none" w:sz="0" w:space="0" w:color="auto"/>
        <w:left w:val="none" w:sz="0" w:space="0" w:color="auto"/>
        <w:bottom w:val="none" w:sz="0" w:space="0" w:color="auto"/>
        <w:right w:val="none" w:sz="0" w:space="0" w:color="auto"/>
      </w:divBdr>
    </w:div>
    <w:div w:id="2062703825">
      <w:bodyDiv w:val="1"/>
      <w:marLeft w:val="0"/>
      <w:marRight w:val="0"/>
      <w:marTop w:val="0"/>
      <w:marBottom w:val="0"/>
      <w:divBdr>
        <w:top w:val="none" w:sz="0" w:space="0" w:color="auto"/>
        <w:left w:val="none" w:sz="0" w:space="0" w:color="auto"/>
        <w:bottom w:val="none" w:sz="0" w:space="0" w:color="auto"/>
        <w:right w:val="none" w:sz="0" w:space="0" w:color="auto"/>
      </w:divBdr>
    </w:div>
    <w:div w:id="2062749800">
      <w:bodyDiv w:val="1"/>
      <w:marLeft w:val="0"/>
      <w:marRight w:val="0"/>
      <w:marTop w:val="0"/>
      <w:marBottom w:val="0"/>
      <w:divBdr>
        <w:top w:val="none" w:sz="0" w:space="0" w:color="auto"/>
        <w:left w:val="none" w:sz="0" w:space="0" w:color="auto"/>
        <w:bottom w:val="none" w:sz="0" w:space="0" w:color="auto"/>
        <w:right w:val="none" w:sz="0" w:space="0" w:color="auto"/>
      </w:divBdr>
    </w:div>
    <w:div w:id="2067757935">
      <w:bodyDiv w:val="1"/>
      <w:marLeft w:val="0"/>
      <w:marRight w:val="0"/>
      <w:marTop w:val="0"/>
      <w:marBottom w:val="0"/>
      <w:divBdr>
        <w:top w:val="none" w:sz="0" w:space="0" w:color="auto"/>
        <w:left w:val="none" w:sz="0" w:space="0" w:color="auto"/>
        <w:bottom w:val="none" w:sz="0" w:space="0" w:color="auto"/>
        <w:right w:val="none" w:sz="0" w:space="0" w:color="auto"/>
      </w:divBdr>
    </w:div>
    <w:div w:id="2068062579">
      <w:bodyDiv w:val="1"/>
      <w:marLeft w:val="0"/>
      <w:marRight w:val="0"/>
      <w:marTop w:val="0"/>
      <w:marBottom w:val="0"/>
      <w:divBdr>
        <w:top w:val="none" w:sz="0" w:space="0" w:color="auto"/>
        <w:left w:val="none" w:sz="0" w:space="0" w:color="auto"/>
        <w:bottom w:val="none" w:sz="0" w:space="0" w:color="auto"/>
        <w:right w:val="none" w:sz="0" w:space="0" w:color="auto"/>
      </w:divBdr>
    </w:div>
    <w:div w:id="2068453054">
      <w:bodyDiv w:val="1"/>
      <w:marLeft w:val="0"/>
      <w:marRight w:val="0"/>
      <w:marTop w:val="0"/>
      <w:marBottom w:val="0"/>
      <w:divBdr>
        <w:top w:val="none" w:sz="0" w:space="0" w:color="auto"/>
        <w:left w:val="none" w:sz="0" w:space="0" w:color="auto"/>
        <w:bottom w:val="none" w:sz="0" w:space="0" w:color="auto"/>
        <w:right w:val="none" w:sz="0" w:space="0" w:color="auto"/>
      </w:divBdr>
    </w:div>
    <w:div w:id="2070765798">
      <w:bodyDiv w:val="1"/>
      <w:marLeft w:val="0"/>
      <w:marRight w:val="0"/>
      <w:marTop w:val="0"/>
      <w:marBottom w:val="0"/>
      <w:divBdr>
        <w:top w:val="none" w:sz="0" w:space="0" w:color="auto"/>
        <w:left w:val="none" w:sz="0" w:space="0" w:color="auto"/>
        <w:bottom w:val="none" w:sz="0" w:space="0" w:color="auto"/>
        <w:right w:val="none" w:sz="0" w:space="0" w:color="auto"/>
      </w:divBdr>
    </w:div>
    <w:div w:id="2075539847">
      <w:bodyDiv w:val="1"/>
      <w:marLeft w:val="0"/>
      <w:marRight w:val="0"/>
      <w:marTop w:val="0"/>
      <w:marBottom w:val="0"/>
      <w:divBdr>
        <w:top w:val="none" w:sz="0" w:space="0" w:color="auto"/>
        <w:left w:val="none" w:sz="0" w:space="0" w:color="auto"/>
        <w:bottom w:val="none" w:sz="0" w:space="0" w:color="auto"/>
        <w:right w:val="none" w:sz="0" w:space="0" w:color="auto"/>
      </w:divBdr>
    </w:div>
    <w:div w:id="2080053122">
      <w:bodyDiv w:val="1"/>
      <w:marLeft w:val="0"/>
      <w:marRight w:val="0"/>
      <w:marTop w:val="0"/>
      <w:marBottom w:val="0"/>
      <w:divBdr>
        <w:top w:val="none" w:sz="0" w:space="0" w:color="auto"/>
        <w:left w:val="none" w:sz="0" w:space="0" w:color="auto"/>
        <w:bottom w:val="none" w:sz="0" w:space="0" w:color="auto"/>
        <w:right w:val="none" w:sz="0" w:space="0" w:color="auto"/>
      </w:divBdr>
    </w:div>
    <w:div w:id="2081709521">
      <w:bodyDiv w:val="1"/>
      <w:marLeft w:val="0"/>
      <w:marRight w:val="0"/>
      <w:marTop w:val="0"/>
      <w:marBottom w:val="0"/>
      <w:divBdr>
        <w:top w:val="none" w:sz="0" w:space="0" w:color="auto"/>
        <w:left w:val="none" w:sz="0" w:space="0" w:color="auto"/>
        <w:bottom w:val="none" w:sz="0" w:space="0" w:color="auto"/>
        <w:right w:val="none" w:sz="0" w:space="0" w:color="auto"/>
      </w:divBdr>
    </w:div>
    <w:div w:id="2090342088">
      <w:bodyDiv w:val="1"/>
      <w:marLeft w:val="0"/>
      <w:marRight w:val="0"/>
      <w:marTop w:val="0"/>
      <w:marBottom w:val="0"/>
      <w:divBdr>
        <w:top w:val="none" w:sz="0" w:space="0" w:color="auto"/>
        <w:left w:val="none" w:sz="0" w:space="0" w:color="auto"/>
        <w:bottom w:val="none" w:sz="0" w:space="0" w:color="auto"/>
        <w:right w:val="none" w:sz="0" w:space="0" w:color="auto"/>
      </w:divBdr>
    </w:div>
    <w:div w:id="2094888725">
      <w:bodyDiv w:val="1"/>
      <w:marLeft w:val="0"/>
      <w:marRight w:val="0"/>
      <w:marTop w:val="0"/>
      <w:marBottom w:val="0"/>
      <w:divBdr>
        <w:top w:val="none" w:sz="0" w:space="0" w:color="auto"/>
        <w:left w:val="none" w:sz="0" w:space="0" w:color="auto"/>
        <w:bottom w:val="none" w:sz="0" w:space="0" w:color="auto"/>
        <w:right w:val="none" w:sz="0" w:space="0" w:color="auto"/>
      </w:divBdr>
    </w:div>
    <w:div w:id="2095854331">
      <w:bodyDiv w:val="1"/>
      <w:marLeft w:val="0"/>
      <w:marRight w:val="0"/>
      <w:marTop w:val="0"/>
      <w:marBottom w:val="0"/>
      <w:divBdr>
        <w:top w:val="none" w:sz="0" w:space="0" w:color="auto"/>
        <w:left w:val="none" w:sz="0" w:space="0" w:color="auto"/>
        <w:bottom w:val="none" w:sz="0" w:space="0" w:color="auto"/>
        <w:right w:val="none" w:sz="0" w:space="0" w:color="auto"/>
      </w:divBdr>
    </w:div>
    <w:div w:id="2096170639">
      <w:bodyDiv w:val="1"/>
      <w:marLeft w:val="0"/>
      <w:marRight w:val="0"/>
      <w:marTop w:val="0"/>
      <w:marBottom w:val="0"/>
      <w:divBdr>
        <w:top w:val="none" w:sz="0" w:space="0" w:color="auto"/>
        <w:left w:val="none" w:sz="0" w:space="0" w:color="auto"/>
        <w:bottom w:val="none" w:sz="0" w:space="0" w:color="auto"/>
        <w:right w:val="none" w:sz="0" w:space="0" w:color="auto"/>
      </w:divBdr>
    </w:div>
    <w:div w:id="2098940623">
      <w:bodyDiv w:val="1"/>
      <w:marLeft w:val="0"/>
      <w:marRight w:val="0"/>
      <w:marTop w:val="0"/>
      <w:marBottom w:val="0"/>
      <w:divBdr>
        <w:top w:val="none" w:sz="0" w:space="0" w:color="auto"/>
        <w:left w:val="none" w:sz="0" w:space="0" w:color="auto"/>
        <w:bottom w:val="none" w:sz="0" w:space="0" w:color="auto"/>
        <w:right w:val="none" w:sz="0" w:space="0" w:color="auto"/>
      </w:divBdr>
    </w:div>
    <w:div w:id="2099473972">
      <w:bodyDiv w:val="1"/>
      <w:marLeft w:val="0"/>
      <w:marRight w:val="0"/>
      <w:marTop w:val="0"/>
      <w:marBottom w:val="0"/>
      <w:divBdr>
        <w:top w:val="none" w:sz="0" w:space="0" w:color="auto"/>
        <w:left w:val="none" w:sz="0" w:space="0" w:color="auto"/>
        <w:bottom w:val="none" w:sz="0" w:space="0" w:color="auto"/>
        <w:right w:val="none" w:sz="0" w:space="0" w:color="auto"/>
      </w:divBdr>
    </w:div>
    <w:div w:id="2099519053">
      <w:bodyDiv w:val="1"/>
      <w:marLeft w:val="0"/>
      <w:marRight w:val="0"/>
      <w:marTop w:val="0"/>
      <w:marBottom w:val="0"/>
      <w:divBdr>
        <w:top w:val="none" w:sz="0" w:space="0" w:color="auto"/>
        <w:left w:val="none" w:sz="0" w:space="0" w:color="auto"/>
        <w:bottom w:val="none" w:sz="0" w:space="0" w:color="auto"/>
        <w:right w:val="none" w:sz="0" w:space="0" w:color="auto"/>
      </w:divBdr>
    </w:div>
    <w:div w:id="2100053042">
      <w:bodyDiv w:val="1"/>
      <w:marLeft w:val="0"/>
      <w:marRight w:val="0"/>
      <w:marTop w:val="0"/>
      <w:marBottom w:val="0"/>
      <w:divBdr>
        <w:top w:val="none" w:sz="0" w:space="0" w:color="auto"/>
        <w:left w:val="none" w:sz="0" w:space="0" w:color="auto"/>
        <w:bottom w:val="none" w:sz="0" w:space="0" w:color="auto"/>
        <w:right w:val="none" w:sz="0" w:space="0" w:color="auto"/>
      </w:divBdr>
    </w:div>
    <w:div w:id="2100714692">
      <w:bodyDiv w:val="1"/>
      <w:marLeft w:val="0"/>
      <w:marRight w:val="0"/>
      <w:marTop w:val="0"/>
      <w:marBottom w:val="0"/>
      <w:divBdr>
        <w:top w:val="none" w:sz="0" w:space="0" w:color="auto"/>
        <w:left w:val="none" w:sz="0" w:space="0" w:color="auto"/>
        <w:bottom w:val="none" w:sz="0" w:space="0" w:color="auto"/>
        <w:right w:val="none" w:sz="0" w:space="0" w:color="auto"/>
      </w:divBdr>
    </w:div>
    <w:div w:id="2102139665">
      <w:bodyDiv w:val="1"/>
      <w:marLeft w:val="0"/>
      <w:marRight w:val="0"/>
      <w:marTop w:val="0"/>
      <w:marBottom w:val="0"/>
      <w:divBdr>
        <w:top w:val="none" w:sz="0" w:space="0" w:color="auto"/>
        <w:left w:val="none" w:sz="0" w:space="0" w:color="auto"/>
        <w:bottom w:val="none" w:sz="0" w:space="0" w:color="auto"/>
        <w:right w:val="none" w:sz="0" w:space="0" w:color="auto"/>
      </w:divBdr>
    </w:div>
    <w:div w:id="2104689430">
      <w:bodyDiv w:val="1"/>
      <w:marLeft w:val="0"/>
      <w:marRight w:val="0"/>
      <w:marTop w:val="0"/>
      <w:marBottom w:val="0"/>
      <w:divBdr>
        <w:top w:val="none" w:sz="0" w:space="0" w:color="auto"/>
        <w:left w:val="none" w:sz="0" w:space="0" w:color="auto"/>
        <w:bottom w:val="none" w:sz="0" w:space="0" w:color="auto"/>
        <w:right w:val="none" w:sz="0" w:space="0" w:color="auto"/>
      </w:divBdr>
    </w:div>
    <w:div w:id="2104835977">
      <w:bodyDiv w:val="1"/>
      <w:marLeft w:val="0"/>
      <w:marRight w:val="0"/>
      <w:marTop w:val="0"/>
      <w:marBottom w:val="0"/>
      <w:divBdr>
        <w:top w:val="none" w:sz="0" w:space="0" w:color="auto"/>
        <w:left w:val="none" w:sz="0" w:space="0" w:color="auto"/>
        <w:bottom w:val="none" w:sz="0" w:space="0" w:color="auto"/>
        <w:right w:val="none" w:sz="0" w:space="0" w:color="auto"/>
      </w:divBdr>
    </w:div>
    <w:div w:id="2112161273">
      <w:bodyDiv w:val="1"/>
      <w:marLeft w:val="0"/>
      <w:marRight w:val="0"/>
      <w:marTop w:val="0"/>
      <w:marBottom w:val="0"/>
      <w:divBdr>
        <w:top w:val="none" w:sz="0" w:space="0" w:color="auto"/>
        <w:left w:val="none" w:sz="0" w:space="0" w:color="auto"/>
        <w:bottom w:val="none" w:sz="0" w:space="0" w:color="auto"/>
        <w:right w:val="none" w:sz="0" w:space="0" w:color="auto"/>
      </w:divBdr>
    </w:div>
    <w:div w:id="2112819800">
      <w:bodyDiv w:val="1"/>
      <w:marLeft w:val="0"/>
      <w:marRight w:val="0"/>
      <w:marTop w:val="0"/>
      <w:marBottom w:val="0"/>
      <w:divBdr>
        <w:top w:val="none" w:sz="0" w:space="0" w:color="auto"/>
        <w:left w:val="none" w:sz="0" w:space="0" w:color="auto"/>
        <w:bottom w:val="none" w:sz="0" w:space="0" w:color="auto"/>
        <w:right w:val="none" w:sz="0" w:space="0" w:color="auto"/>
      </w:divBdr>
    </w:div>
    <w:div w:id="2112964534">
      <w:bodyDiv w:val="1"/>
      <w:marLeft w:val="0"/>
      <w:marRight w:val="0"/>
      <w:marTop w:val="0"/>
      <w:marBottom w:val="0"/>
      <w:divBdr>
        <w:top w:val="none" w:sz="0" w:space="0" w:color="auto"/>
        <w:left w:val="none" w:sz="0" w:space="0" w:color="auto"/>
        <w:bottom w:val="none" w:sz="0" w:space="0" w:color="auto"/>
        <w:right w:val="none" w:sz="0" w:space="0" w:color="auto"/>
      </w:divBdr>
    </w:div>
    <w:div w:id="2115316879">
      <w:bodyDiv w:val="1"/>
      <w:marLeft w:val="0"/>
      <w:marRight w:val="0"/>
      <w:marTop w:val="0"/>
      <w:marBottom w:val="0"/>
      <w:divBdr>
        <w:top w:val="none" w:sz="0" w:space="0" w:color="auto"/>
        <w:left w:val="none" w:sz="0" w:space="0" w:color="auto"/>
        <w:bottom w:val="none" w:sz="0" w:space="0" w:color="auto"/>
        <w:right w:val="none" w:sz="0" w:space="0" w:color="auto"/>
      </w:divBdr>
    </w:div>
    <w:div w:id="2116512393">
      <w:bodyDiv w:val="1"/>
      <w:marLeft w:val="0"/>
      <w:marRight w:val="0"/>
      <w:marTop w:val="0"/>
      <w:marBottom w:val="0"/>
      <w:divBdr>
        <w:top w:val="none" w:sz="0" w:space="0" w:color="auto"/>
        <w:left w:val="none" w:sz="0" w:space="0" w:color="auto"/>
        <w:bottom w:val="none" w:sz="0" w:space="0" w:color="auto"/>
        <w:right w:val="none" w:sz="0" w:space="0" w:color="auto"/>
      </w:divBdr>
    </w:div>
    <w:div w:id="2121681628">
      <w:bodyDiv w:val="1"/>
      <w:marLeft w:val="0"/>
      <w:marRight w:val="0"/>
      <w:marTop w:val="0"/>
      <w:marBottom w:val="0"/>
      <w:divBdr>
        <w:top w:val="none" w:sz="0" w:space="0" w:color="auto"/>
        <w:left w:val="none" w:sz="0" w:space="0" w:color="auto"/>
        <w:bottom w:val="none" w:sz="0" w:space="0" w:color="auto"/>
        <w:right w:val="none" w:sz="0" w:space="0" w:color="auto"/>
      </w:divBdr>
    </w:div>
    <w:div w:id="2124423081">
      <w:bodyDiv w:val="1"/>
      <w:marLeft w:val="0"/>
      <w:marRight w:val="0"/>
      <w:marTop w:val="0"/>
      <w:marBottom w:val="0"/>
      <w:divBdr>
        <w:top w:val="none" w:sz="0" w:space="0" w:color="auto"/>
        <w:left w:val="none" w:sz="0" w:space="0" w:color="auto"/>
        <w:bottom w:val="none" w:sz="0" w:space="0" w:color="auto"/>
        <w:right w:val="none" w:sz="0" w:space="0" w:color="auto"/>
      </w:divBdr>
    </w:div>
    <w:div w:id="2124761698">
      <w:bodyDiv w:val="1"/>
      <w:marLeft w:val="0"/>
      <w:marRight w:val="0"/>
      <w:marTop w:val="0"/>
      <w:marBottom w:val="0"/>
      <w:divBdr>
        <w:top w:val="none" w:sz="0" w:space="0" w:color="auto"/>
        <w:left w:val="none" w:sz="0" w:space="0" w:color="auto"/>
        <w:bottom w:val="none" w:sz="0" w:space="0" w:color="auto"/>
        <w:right w:val="none" w:sz="0" w:space="0" w:color="auto"/>
      </w:divBdr>
    </w:div>
    <w:div w:id="2124881827">
      <w:bodyDiv w:val="1"/>
      <w:marLeft w:val="0"/>
      <w:marRight w:val="0"/>
      <w:marTop w:val="0"/>
      <w:marBottom w:val="0"/>
      <w:divBdr>
        <w:top w:val="none" w:sz="0" w:space="0" w:color="auto"/>
        <w:left w:val="none" w:sz="0" w:space="0" w:color="auto"/>
        <w:bottom w:val="none" w:sz="0" w:space="0" w:color="auto"/>
        <w:right w:val="none" w:sz="0" w:space="0" w:color="auto"/>
      </w:divBdr>
    </w:div>
    <w:div w:id="2129666787">
      <w:bodyDiv w:val="1"/>
      <w:marLeft w:val="0"/>
      <w:marRight w:val="0"/>
      <w:marTop w:val="0"/>
      <w:marBottom w:val="0"/>
      <w:divBdr>
        <w:top w:val="none" w:sz="0" w:space="0" w:color="auto"/>
        <w:left w:val="none" w:sz="0" w:space="0" w:color="auto"/>
        <w:bottom w:val="none" w:sz="0" w:space="0" w:color="auto"/>
        <w:right w:val="none" w:sz="0" w:space="0" w:color="auto"/>
      </w:divBdr>
    </w:div>
    <w:div w:id="2131438347">
      <w:bodyDiv w:val="1"/>
      <w:marLeft w:val="0"/>
      <w:marRight w:val="0"/>
      <w:marTop w:val="0"/>
      <w:marBottom w:val="0"/>
      <w:divBdr>
        <w:top w:val="none" w:sz="0" w:space="0" w:color="auto"/>
        <w:left w:val="none" w:sz="0" w:space="0" w:color="auto"/>
        <w:bottom w:val="none" w:sz="0" w:space="0" w:color="auto"/>
        <w:right w:val="none" w:sz="0" w:space="0" w:color="auto"/>
      </w:divBdr>
    </w:div>
    <w:div w:id="2132743852">
      <w:bodyDiv w:val="1"/>
      <w:marLeft w:val="0"/>
      <w:marRight w:val="0"/>
      <w:marTop w:val="0"/>
      <w:marBottom w:val="0"/>
      <w:divBdr>
        <w:top w:val="none" w:sz="0" w:space="0" w:color="auto"/>
        <w:left w:val="none" w:sz="0" w:space="0" w:color="auto"/>
        <w:bottom w:val="none" w:sz="0" w:space="0" w:color="auto"/>
        <w:right w:val="none" w:sz="0" w:space="0" w:color="auto"/>
      </w:divBdr>
    </w:div>
    <w:div w:id="2133086494">
      <w:bodyDiv w:val="1"/>
      <w:marLeft w:val="0"/>
      <w:marRight w:val="0"/>
      <w:marTop w:val="0"/>
      <w:marBottom w:val="0"/>
      <w:divBdr>
        <w:top w:val="none" w:sz="0" w:space="0" w:color="auto"/>
        <w:left w:val="none" w:sz="0" w:space="0" w:color="auto"/>
        <w:bottom w:val="none" w:sz="0" w:space="0" w:color="auto"/>
        <w:right w:val="none" w:sz="0" w:space="0" w:color="auto"/>
      </w:divBdr>
    </w:div>
    <w:div w:id="2133284077">
      <w:bodyDiv w:val="1"/>
      <w:marLeft w:val="0"/>
      <w:marRight w:val="0"/>
      <w:marTop w:val="0"/>
      <w:marBottom w:val="0"/>
      <w:divBdr>
        <w:top w:val="none" w:sz="0" w:space="0" w:color="auto"/>
        <w:left w:val="none" w:sz="0" w:space="0" w:color="auto"/>
        <w:bottom w:val="none" w:sz="0" w:space="0" w:color="auto"/>
        <w:right w:val="none" w:sz="0" w:space="0" w:color="auto"/>
      </w:divBdr>
    </w:div>
    <w:div w:id="2134716020">
      <w:bodyDiv w:val="1"/>
      <w:marLeft w:val="0"/>
      <w:marRight w:val="0"/>
      <w:marTop w:val="0"/>
      <w:marBottom w:val="0"/>
      <w:divBdr>
        <w:top w:val="none" w:sz="0" w:space="0" w:color="auto"/>
        <w:left w:val="none" w:sz="0" w:space="0" w:color="auto"/>
        <w:bottom w:val="none" w:sz="0" w:space="0" w:color="auto"/>
        <w:right w:val="none" w:sz="0" w:space="0" w:color="auto"/>
      </w:divBdr>
    </w:div>
    <w:div w:id="2139183709">
      <w:bodyDiv w:val="1"/>
      <w:marLeft w:val="0"/>
      <w:marRight w:val="0"/>
      <w:marTop w:val="0"/>
      <w:marBottom w:val="0"/>
      <w:divBdr>
        <w:top w:val="none" w:sz="0" w:space="0" w:color="auto"/>
        <w:left w:val="none" w:sz="0" w:space="0" w:color="auto"/>
        <w:bottom w:val="none" w:sz="0" w:space="0" w:color="auto"/>
        <w:right w:val="none" w:sz="0" w:space="0" w:color="auto"/>
      </w:divBdr>
    </w:div>
    <w:div w:id="2139495790">
      <w:bodyDiv w:val="1"/>
      <w:marLeft w:val="0"/>
      <w:marRight w:val="0"/>
      <w:marTop w:val="0"/>
      <w:marBottom w:val="0"/>
      <w:divBdr>
        <w:top w:val="none" w:sz="0" w:space="0" w:color="auto"/>
        <w:left w:val="none" w:sz="0" w:space="0" w:color="auto"/>
        <w:bottom w:val="none" w:sz="0" w:space="0" w:color="auto"/>
        <w:right w:val="none" w:sz="0" w:space="0" w:color="auto"/>
      </w:divBdr>
    </w:div>
    <w:div w:id="2140611373">
      <w:bodyDiv w:val="1"/>
      <w:marLeft w:val="0"/>
      <w:marRight w:val="0"/>
      <w:marTop w:val="0"/>
      <w:marBottom w:val="0"/>
      <w:divBdr>
        <w:top w:val="none" w:sz="0" w:space="0" w:color="auto"/>
        <w:left w:val="none" w:sz="0" w:space="0" w:color="auto"/>
        <w:bottom w:val="none" w:sz="0" w:space="0" w:color="auto"/>
        <w:right w:val="none" w:sz="0" w:space="0" w:color="auto"/>
      </w:divBdr>
    </w:div>
    <w:div w:id="2141723112">
      <w:bodyDiv w:val="1"/>
      <w:marLeft w:val="0"/>
      <w:marRight w:val="0"/>
      <w:marTop w:val="0"/>
      <w:marBottom w:val="0"/>
      <w:divBdr>
        <w:top w:val="none" w:sz="0" w:space="0" w:color="auto"/>
        <w:left w:val="none" w:sz="0" w:space="0" w:color="auto"/>
        <w:bottom w:val="none" w:sz="0" w:space="0" w:color="auto"/>
        <w:right w:val="none" w:sz="0" w:space="0" w:color="auto"/>
      </w:divBdr>
    </w:div>
    <w:div w:id="2146387179">
      <w:bodyDiv w:val="1"/>
      <w:marLeft w:val="0"/>
      <w:marRight w:val="0"/>
      <w:marTop w:val="0"/>
      <w:marBottom w:val="0"/>
      <w:divBdr>
        <w:top w:val="none" w:sz="0" w:space="0" w:color="auto"/>
        <w:left w:val="none" w:sz="0" w:space="0" w:color="auto"/>
        <w:bottom w:val="none" w:sz="0" w:space="0" w:color="auto"/>
        <w:right w:val="none" w:sz="0" w:space="0" w:color="auto"/>
      </w:divBdr>
    </w:div>
    <w:div w:id="21467766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_rels/footnotes.xml.rels><?xml version="1.0" encoding="UTF-8" standalone="yes"?>
<Relationships xmlns="http://schemas.openxmlformats.org/package/2006/relationships"><Relationship Id="rId2" Type="http://schemas.openxmlformats.org/officeDocument/2006/relationships/hyperlink" Target="http://marmotta.apache.org/platform/sparql-module.html" TargetMode="External"/><Relationship Id="rId1" Type="http://schemas.openxmlformats.org/officeDocument/2006/relationships/hyperlink" Target="https://www.apache.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Ber01</b:Tag>
    <b:SourceType>JournalArticle</b:SourceType>
    <b:Guid>{FADE9114-2A4A-4E93-98CA-4FC4ABDEB8EF}</b:Guid>
    <b:Title>The Semantic Web</b:Title>
    <b:JournalName>Scientific American</b:JournalName>
    <b:Year>2001</b:Year>
    <b:Pages>34-43</b:Pages>
    <b:Volume>284</b:Volume>
    <b:Issue>5</b:Issue>
    <b:Author>
      <b:Author>
        <b:NameList>
          <b:Person>
            <b:Last>Berners Lee</b:Last>
            <b:First>Timothy</b:First>
          </b:Person>
          <b:Person>
            <b:Last>Hendler</b:Last>
            <b:First>James</b:First>
          </b:Person>
          <b:Person>
            <b:Last>Lassila</b:Last>
            <b:First>Ola</b:First>
          </b:Person>
        </b:NameList>
      </b:Author>
    </b:Author>
    <b:RefOrder>1</b:RefOrder>
  </b:Source>
  <b:Source>
    <b:Tag>Biz09</b:Tag>
    <b:SourceType>BookSection</b:SourceType>
    <b:Guid>{7E77EDE5-8106-406D-AA52-0BB23FC77C19}</b:Guid>
    <b:Title>Linked Data - The Story So Far</b:Title>
    <b:Year>2009</b:Year>
    <b:Author>
      <b:Author>
        <b:NameList>
          <b:Person>
            <b:Last>Bizer</b:Last>
            <b:First>Christian</b:First>
          </b:Person>
          <b:Person>
            <b:Last>Heath</b:Last>
            <b:First>Tom</b:First>
          </b:Person>
          <b:Person>
            <b:Last>Berners-Lee</b:Last>
            <b:First>Timothy</b:First>
          </b:Person>
        </b:NameList>
      </b:Author>
    </b:Author>
    <b:City>USA</b:City>
    <b:Publisher>Information Science Reference</b:Publisher>
    <b:BookTitle>Semantic services, interoperability and web applications: emerging concepts</b:BookTitle>
    <b:Pages>205-227</b:Pages>
    <b:RefOrder>2</b:RefOrder>
  </b:Source>
  <b:Source>
    <b:Tag>W3C13</b:Tag>
    <b:SourceType>InternetSite</b:SourceType>
    <b:Guid>{46393264-3F5E-400B-B377-2CF53CF7BF8B}</b:Guid>
    <b:Author>
      <b:Author>
        <b:NameList>
          <b:Person>
            <b:Last>W3C</b:Last>
          </b:Person>
        </b:NameList>
      </b:Author>
    </b:Author>
    <b:Title>SPARQL 1.1 Overview</b:Title>
    <b:Year>2013</b:Year>
    <b:Month>Marzo</b:Month>
    <b:Day>21</b:Day>
    <b:YearAccessed>2019</b:YearAccessed>
    <b:MonthAccessed>Marzo</b:MonthAccessed>
    <b:DayAccessed>18</b:DayAccessed>
    <b:URL>https://www.w3.org/TR/sparql11-overview/</b:URL>
    <b:RefOrder>3</b:RefOrder>
  </b:Source>
  <b:Source>
    <b:Tag>Ope01</b:Tag>
    <b:SourceType>InternetSite</b:SourceType>
    <b:Guid>{01B473D6-C417-4FCB-9231-81CB488A3F5C}</b:Guid>
    <b:Author>
      <b:Author>
        <b:NameList>
          <b:Person>
            <b:Last>Consortium</b:Last>
            <b:First>Open</b:First>
            <b:Middle>Geospatial</b:Middle>
          </b:Person>
        </b:NameList>
      </b:Author>
    </b:Author>
    <b:Title>GeoSPARQL - A Geographic Query Language for RDF Data</b:Title>
    <b:Year>2001</b:Year>
    <b:Month>Julio</b:Month>
    <b:Day>7</b:Day>
    <b:YearAccessed>2019</b:YearAccessed>
    <b:MonthAccessed>Marzo</b:MonthAccessed>
    <b:DayAccessed>18</b:DayAccessed>
    <b:URL>https://www.opengeospatial.org/standards/geosparql</b:URL>
    <b:RefOrder>4</b:RefOrder>
  </b:Source>
  <b:Source>
    <b:Tag>Bat11</b:Tag>
    <b:SourceType>BookSection</b:SourceType>
    <b:Guid>{4109C333-3EF8-47EF-89AF-116AE706988B}</b:Guid>
    <b:Title>Linking Geospatial Data With GeoSPARQL</b:Title>
    <b:Year>2011</b:Year>
    <b:City>Arlington</b:City>
    <b:Author>
      <b:Author>
        <b:NameList>
          <b:Person>
            <b:Last>Battle</b:Last>
            <b:First>Robert</b:First>
          </b:Person>
          <b:Person>
            <b:Last>Kolas</b:Last>
            <b:First>Dave</b:First>
          </b:Person>
        </b:NameList>
      </b:Author>
    </b:Author>
    <b:JournalName>Semant Web J Interoperability, Usability, Appl. Accessed</b:JournalName>
    <b:Volume>24</b:Volume>
    <b:BookTitle>Semant Web J Interoperability, Usability, Appl. Accessed</b:BookTitle>
    <b:RefOrder>5</b:RefOrder>
  </b:Source>
  <b:Source>
    <b:Tag>Apa14</b:Tag>
    <b:SourceType>InternetSite</b:SourceType>
    <b:Guid>{D29AEC8E-7DC7-4E3B-8178-9EC305F037A5}</b:Guid>
    <b:Author>
      <b:Author>
        <b:NameList>
          <b:Person>
            <b:Last>Marmotta</b:Last>
            <b:First>Apache</b:First>
          </b:Person>
        </b:NameList>
      </b:Author>
    </b:Author>
    <b:Title>Apache Marmotta Platform: SPARQL</b:Title>
    <b:Year>2014</b:Year>
    <b:Month>Abril</b:Month>
    <b:Day>30</b:Day>
    <b:YearAccessed>2019</b:YearAccessed>
    <b:MonthAccessed>Abril</b:MonthAccessed>
    <b:DayAccessed>24</b:DayAccessed>
    <b:URL>http://marmotta.apache.org/platform/sparql-module.html</b:URL>
    <b:RefOrder>8</b:RefOrder>
  </b:Source>
  <b:Source>
    <b:Tag>Vil18</b:Tag>
    <b:SourceType>JournalArticle</b:SourceType>
    <b:Guid>{40C6A3A9-22AF-4BC7-92DB-403FE338E037}</b:Guid>
    <b:Title>A framework for connecting two interoperability universes: OGC Web Feature Services and Linked Data</b:Title>
    <b:Year>2018</b:Year>
    <b:Publisher>Wiley</b:Publisher>
    <b:Author>
      <b:Author>
        <b:NameList>
          <b:Person>
            <b:Last>Vilches Blázquez</b:Last>
            <b:Middle>Manuel</b:Middle>
            <b:First>Luis</b:First>
          </b:Person>
          <b:Person>
            <b:Last>Saavedra</b:Last>
            <b:First>Jhonny</b:First>
          </b:Person>
        </b:NameList>
      </b:Author>
    </b:Author>
    <b:JournalName>Transactions in GIS</b:JournalName>
    <b:Pages>22-47</b:Pages>
    <b:Volume>23</b:Volume>
    <b:Issue>1</b:Issue>
    <b:RefOrder>9</b:RefOrder>
  </b:Source>
  <b:Source>
    <b:Tag>Kli03</b:Tag>
    <b:SourceType>ConferenceProceedings</b:SourceType>
    <b:Guid>{0B3784C2-2EDF-4B2F-8046-B55655A043DB}</b:Guid>
    <b:Title>Semantic Web for e-Government</b:Title>
    <b:Year>2003</b:Year>
    <b:City>Heidelberg</b:City>
    <b:Author>
      <b:Author>
        <b:NameList>
          <b:Person>
            <b:Last>Klischewski</b:Last>
            <b:First>Ralf</b:First>
          </b:Person>
        </b:NameList>
      </b:Author>
    </b:Author>
    <b:ConferenceName>International Conference on Electronic Government</b:ConferenceName>
    <b:RefOrder>10</b:RefOrder>
  </b:Source>
  <b:Source>
    <b:Tag>Apa19</b:Tag>
    <b:SourceType>InternetSite</b:SourceType>
    <b:Guid>{64D23DDE-1037-4668-BD3A-92B786E89717}</b:Guid>
    <b:Author>
      <b:Author>
        <b:NameList>
          <b:Person>
            <b:Last>Apache</b:Last>
          </b:Person>
        </b:NameList>
      </b:Author>
    </b:Author>
    <b:Title>Apache Marmotta</b:Title>
    <b:Year>2019</b:Year>
    <b:Month>Febrero</b:Month>
    <b:Day>15</b:Day>
    <b:YearAccessed>2019</b:YearAccessed>
    <b:MonthAccessed>Febrero</b:MonthAccessed>
    <b:DayAccessed>20</b:DayAccessed>
    <b:URL>http://marmotta.apache.org/</b:URL>
    <b:RefOrder>11</b:RefOrder>
  </b:Source>
  <b:Source>
    <b:Tag>Ont15</b:Tag>
    <b:SourceType>InternetSite</b:SourceType>
    <b:Guid>{260CF9B8-ABE2-446B-A4EB-4A02AFF9F815}</b:Guid>
    <b:Title>MAP4RDF</b:Title>
    <b:Year>2015</b:Year>
    <b:Author>
      <b:Author>
        <b:NameList>
          <b:Person>
            <b:Last>ingGroup</b:Last>
            <b:First>Ontology</b:First>
            <b:Middle>Engineer</b:Middle>
          </b:Person>
        </b:NameList>
      </b:Author>
    </b:Author>
    <b:YearAccessed>2019</b:YearAccessed>
    <b:MonthAccessed>Abril</b:MonthAccessed>
    <b:DayAccessed>24</b:DayAccessed>
    <b:URL>http://mayor2.dia.fi.upm.es/oeg-upm/index.php/en/downloads/172-map4rdf/index.html</b:URL>
    <b:RefOrder>12</b:RefOrder>
  </b:Source>
  <b:Source>
    <b:Tag>W3C131</b:Tag>
    <b:SourceType>InternetSite</b:SourceType>
    <b:Guid>{07CF2039-D2DB-42D8-A890-5FB121CE5BED}</b:Guid>
    <b:Author>
      <b:Author>
        <b:NameList>
          <b:Person>
            <b:Last>W3C</b:Last>
          </b:Person>
        </b:NameList>
      </b:Author>
    </b:Author>
    <b:Title>Category: Triple Store</b:Title>
    <b:Year>2013</b:Year>
    <b:Month>Noviembre</b:Month>
    <b:Day>5</b:Day>
    <b:YearAccessed>2019</b:YearAccessed>
    <b:MonthAccessed>Febrero</b:MonthAccessed>
    <b:DayAccessed>20</b:DayAccessed>
    <b:URL>https://www.w3.org/2001/sw/wiki/Category:Triple_Store</b:URL>
    <b:RefOrder>13</b:RefOrder>
  </b:Source>
  <b:Source>
    <b:Tag>OGC12</b:Tag>
    <b:SourceType>InternetSite</b:SourceType>
    <b:Guid>{E844D311-5BC9-431F-9B33-864E28B69002}</b:Guid>
    <b:Author>
      <b:Author>
        <b:NameList>
          <b:Person>
            <b:Last>OGC</b:Last>
          </b:Person>
        </b:NameList>
      </b:Author>
    </b:Author>
    <b:Title>GeoSPARQL - A Geographic Query Language for RDF Data</b:Title>
    <b:Year>2012</b:Year>
    <b:Month>Septiembre</b:Month>
    <b:Day>10</b:Day>
    <b:YearAccessed>2019</b:YearAccessed>
    <b:MonthAccessed>Abril</b:MonthAccessed>
    <b:DayAccessed>24</b:DayAccessed>
    <b:URL>https://portal.opengeospatial.org/files/?artifact_id=47664</b:URL>
    <b:RefOrder>14</b:RefOrder>
  </b:Source>
  <b:Source>
    <b:Tag>Haa10</b:Tag>
    <b:SourceType>ConferenceProceedings</b:SourceType>
    <b:Guid>{D9D11F85-CAE7-406F-8447-FE245D40AD70}</b:Guid>
    <b:Title>An evaluation of approaches to federated query processing over linked data</b:Title>
    <b:Year>2010</b:Year>
    <b:Author>
      <b:Author>
        <b:NameList>
          <b:Person>
            <b:Last>Haase</b:Last>
            <b:First>Peter</b:First>
          </b:Person>
          <b:Person>
            <b:Last>Mathäß</b:Last>
            <b:First>Tobias</b:First>
          </b:Person>
          <b:Person>
            <b:Last>Ziller</b:Last>
            <b:First>Michael</b:First>
          </b:Person>
        </b:NameList>
      </b:Author>
    </b:Author>
    <b:City>Walldorf, Alemania</b:City>
    <b:ConferenceName>In Proceedings of the 6th International Conference on Semantic Systems</b:ConferenceName>
    <b:RefOrder>15</b:RefOrder>
  </b:Source>
  <b:Source>
    <b:Tag>Sch09</b:Tag>
    <b:SourceType>ConferenceProceedings</b:SourceType>
    <b:Guid>{EDC318D8-F9A6-4E9B-A758-F37EABF83BA8}</b:Guid>
    <b:Title>SP^2 Bench: a SPARQL performance benchmark</b:Title>
    <b:Year>2009</b:Year>
    <b:ConferenceName>2009 IEEE 25th International Conference on Data Engineering</b:ConferenceName>
    <b:City>Freiburg, Alemania</b:City>
    <b:Author>
      <b:Author>
        <b:NameList>
          <b:Person>
            <b:Last>Schmidt</b:Last>
            <b:First>Michael</b:First>
          </b:Person>
          <b:Person>
            <b:Last>Hornung</b:Last>
            <b:First>Thomas</b:First>
          </b:Person>
          <b:Person>
            <b:Last>Lausen</b:Last>
            <b:First>Georg</b:First>
          </b:Person>
          <b:Person>
            <b:Last>Pinkel</b:Last>
            <b:First>Christoph</b:First>
          </b:Person>
        </b:NameList>
      </b:Author>
    </b:Author>
    <b:RefOrder>16</b:RefOrder>
  </b:Source>
  <b:Source>
    <b:Tag>Biz091</b:Tag>
    <b:SourceType>JournalArticle</b:SourceType>
    <b:Guid>{B51F399F-9140-4BF3-BF8F-2832F6A3BED7}</b:Guid>
    <b:Title>The berlin sparql benchmark</b:Title>
    <b:Year>2009</b:Year>
    <b:JournalName>International Journal on Semantic Web and Information Systems</b:JournalName>
    <b:Pages>1-24</b:Pages>
    <b:Volume>5</b:Volume>
    <b:Issue>2</b:Issue>
    <b:Author>
      <b:Author>
        <b:NameList>
          <b:Person>
            <b:Last>Bizer</b:Last>
            <b:First>Christian</b:First>
          </b:Person>
          <b:Person>
            <b:Last>Schultz</b:Last>
            <b:First>Andreas</b:First>
          </b:Person>
        </b:NameList>
      </b:Author>
    </b:Author>
    <b:RefOrder>17</b:RefOrder>
  </b:Source>
  <b:Source>
    <b:Tag>Wie14</b:Tag>
    <b:SourceType>ConferenceProceedings</b:SourceType>
    <b:Guid>{C3B349A6-4434-47F7-8CFA-BEF2097288F1}</b:Guid>
    <b:Title>Querying Geospatial Data over the Web: a GeoSPARQL Interface</b:Title>
    <b:Year>2014</b:Year>
    <b:City>Virginia</b:City>
    <b:Author>
      <b:Author>
        <b:NameList>
          <b:Person>
            <b:Last>Wiegand</b:Last>
            <b:First>Nancy</b:First>
          </b:Person>
          <b:Person>
            <b:Last>Grove</b:Last>
            <b:First>Ralph</b:First>
          </b:Person>
          <b:Person>
            <b:Last>Wilson</b:Last>
            <b:First>James</b:First>
          </b:Person>
          <b:Person>
            <b:Last>Kolas</b:Last>
            <b:First>Dave</b:First>
          </b:Person>
        </b:NameList>
      </b:Author>
    </b:Author>
    <b:ConferenceName>Proceedings of Workshop on Managing and Mining Enriched Geo-Spatial Data</b:ConferenceName>
    <b:RefOrder>18</b:RefOrder>
  </b:Source>
  <b:Source>
    <b:Tag>Bat12</b:Tag>
    <b:SourceType>JournalArticle</b:SourceType>
    <b:Guid>{5550BEA3-DAD6-4561-870B-F6DEC297F97A}</b:Guid>
    <b:Title>Enabling the Geospatial Semantic Web with Parliament and GeoSPARQL</b:Title>
    <b:Year>2012</b:Year>
    <b:City>Arlington</b:City>
    <b:Author>
      <b:Author>
        <b:NameList>
          <b:Person>
            <b:Last>Battle</b:Last>
            <b:First>Robert</b:First>
          </b:Person>
          <b:Person>
            <b:Last>Kolas</b:Last>
            <b:First>Dave</b:First>
          </b:Person>
        </b:NameList>
      </b:Author>
    </b:Author>
    <b:JournalName>Semantic Web</b:JournalName>
    <b:Pages>355-370</b:Pages>
    <b:Volume>3</b:Volume>
    <b:Issue>4</b:Issue>
    <b:RefOrder>19</b:RefOrder>
  </b:Source>
  <b:Source>
    <b:Tag>Bui14</b:Tag>
    <b:SourceType>ConferenceProceedings</b:SourceType>
    <b:Guid>{935C313B-C923-4D68-8EA8-ECA593AD714B}</b:Guid>
    <b:Title>Strategies for Executing Federated Queries in SPARQL1.1</b:Title>
    <b:Year>2014</b:Year>
    <b:City>Chile</b:City>
    <b:Author>
      <b:Author>
        <b:NameList>
          <b:Person>
            <b:Last>Buil-Aranda</b:Last>
            <b:First>Carlos</b:First>
          </b:Person>
          <b:Person>
            <b:Last>Polleres</b:Last>
            <b:First>Axel</b:First>
          </b:Person>
          <b:Person>
            <b:Last>Umbrich</b:Last>
            <b:First>Jürgen</b:First>
          </b:Person>
        </b:NameList>
      </b:Author>
    </b:Author>
    <b:ConferenceName>International Semantic Web Conference</b:ConferenceName>
    <b:RefOrder>20</b:RefOrder>
  </b:Source>
  <b:Source>
    <b:Tag>She10</b:Tag>
    <b:SourceType>BookSection</b:SourceType>
    <b:Guid>{45A164E9-42B2-40E0-98A3-58D1E15E9925}</b:Guid>
    <b:Title>Linking UK Government Data</b:Title>
    <b:Year>2010</b:Year>
    <b:Author>
      <b:Author>
        <b:NameList>
          <b:Person>
            <b:Last>Sheridan</b:Last>
            <b:First>John</b:First>
          </b:Person>
          <b:Person>
            <b:Last>Tenninson</b:Last>
            <b:First>Jeni</b:First>
          </b:Person>
        </b:NameList>
      </b:Author>
    </b:Author>
    <b:City>Reino Unido</b:City>
    <b:BookTitle>Ldow</b:BookTitle>
    <b:RefOrder>21</b:RefOrder>
  </b:Source>
  <b:Source>
    <b:Tag>Zha15</b:Tag>
    <b:SourceType>JournalArticle</b:SourceType>
    <b:Guid>{D06CB5EB-92F3-41ED-8DB5-9F3E340E3B08}</b:Guid>
    <b:Title>A parallel approach for improving Geo-SPARQL query performance</b:Title>
    <b:JournalName>International Journal of Digital Earth</b:JournalName>
    <b:Year>2015</b:Year>
    <b:Pages>383 - 402</b:Pages>
    <b:Volume>8</b:Volume>
    <b:Issue>5</b:Issue>
    <b:Author>
      <b:Author>
        <b:NameList>
          <b:Person>
            <b:Last>Zhao</b:Last>
            <b:First>Tian</b:First>
          </b:Person>
          <b:Person>
            <b:Last>Zhang</b:Last>
            <b:First>Chuanrong</b:First>
          </b:Person>
          <b:Person>
            <b:Last>Anselin</b:Last>
            <b:First>Luc</b:First>
          </b:Person>
          <b:Person>
            <b:Last>Li</b:Last>
            <b:First>Weidong</b:First>
          </b:Person>
          <b:Person>
            <b:Last>Chen</b:Last>
            <b:First>Ke</b:First>
          </b:Person>
        </b:NameList>
      </b:Author>
    </b:Author>
    <b:RefOrder>22</b:RefOrder>
  </b:Source>
  <b:Source>
    <b:Tag>Mor11</b:Tag>
    <b:SourceType>ConferenceProceedings</b:SourceType>
    <b:Guid>{F48031FF-F2DB-4F12-BC3E-2504CC90C8BF}</b:Guid>
    <b:Title>DBpedia SPARQL Benchmark – Performance Assessment with Real Queries on Real Data</b:Title>
    <b:Year>2011</b:Year>
    <b:City>Berlin, Heidelberg</b:City>
    <b:Author>
      <b:Author>
        <b:NameList>
          <b:Person>
            <b:Last>Morsey</b:Last>
            <b:First>Mohamed</b:First>
          </b:Person>
          <b:Person>
            <b:Last>Lehmann</b:Last>
            <b:First>Jens</b:First>
          </b:Person>
          <b:Person>
            <b:Last>Auer</b:Last>
            <b:First>Sören</b:First>
          </b:Person>
          <b:Person>
            <b:Last>Ngonga Ngomo</b:Last>
            <b:Middle>Cyrille</b:Middle>
            <b:First>Axel</b:First>
          </b:Person>
        </b:NameList>
      </b:Author>
    </b:Author>
    <b:ConferenceName>International semantic web conference</b:ConferenceName>
    <b:RefOrder>23</b:RefOrder>
  </b:Source>
  <b:Source>
    <b:Tag>Lup15</b:Tag>
    <b:SourceType>JournalArticle</b:SourceType>
    <b:Guid>{F552A00E-6B48-48C7-9602-79B77D5C74F9}</b:Guid>
    <b:Author>
      <b:Author>
        <b:NameList>
          <b:Person>
            <b:Last>Lupercio</b:Last>
            <b:First>Lucia</b:First>
          </b:Person>
          <b:Person>
            <b:Last>Baculima</b:Last>
            <b:First>Fernando</b:First>
          </b:Person>
          <b:Person>
            <b:Last>Espinoza</b:Last>
            <b:First>Mauricio</b:First>
          </b:Person>
          <b:Person>
            <b:Last>Saquicela</b:Last>
            <b:First>Víctor</b:First>
          </b:Person>
        </b:NameList>
      </b:Author>
    </b:Author>
    <b:Title>Explotación de información en el dominio geo-hídrico ecuatoriano utilizando tecnología semántica</b:Title>
    <b:Year>2015</b:Year>
    <b:Pages>69-77</b:Pages>
    <b:JournalName>Maskana</b:JournalName>
    <b:Volume>6</b:Volume>
    <b:RefOrder>6</b:RefOrder>
  </b:Source>
  <b:Source>
    <b:Tag>Ávi</b:Tag>
    <b:SourceType>BookSection</b:SourceType>
    <b:Guid>{8A7D88BB-0DA9-4851-87D6-479E4FEAE56C}</b:Guid>
    <b:Title>Linked Open Data en la Biblioteca Digital</b:Title>
    <b:Author>
      <b:Author>
        <b:NameList>
          <b:Person>
            <b:Last>Ávila Barrientos</b:Last>
            <b:First>Eder</b:First>
          </b:Person>
        </b:NameList>
      </b:Author>
    </b:Author>
    <b:Year>2013</b:Year>
    <b:City>México</b:City>
    <b:BookTitle>Biblioteca Digital Académica en Bibliotecología y Estudios de la Información</b:BookTitle>
    <b:Pages>137-152</b:Pages>
    <b:RefOrder>24</b:RefOrder>
  </b:Source>
  <b:Source>
    <b:Tag>Bec16</b:Tag>
    <b:SourceType>JournalArticle</b:SourceType>
    <b:Guid>{3E6D9A63-965D-408F-A893-FACE47ABFB6B}</b:Guid>
    <b:Title>Enfoque semántico para el descubrimiento de recursos sensible al contexto sobre contenidos académicos estructurados con OAI-PMH</b:Title>
    <b:Year>2016</b:Year>
    <b:City>México</b:City>
    <b:Author>
      <b:Author>
        <b:NameList>
          <b:Person>
            <b:Last>Becerril García</b:Last>
            <b:First>Arianna</b:First>
          </b:Person>
          <b:Person>
            <b:Last>Lozano Espinosa</b:Last>
            <b:First>Rafael</b:First>
          </b:Person>
          <b:Person>
            <b:Last>Molina Espinosa</b:Last>
            <b:Middle>Martín</b:Middle>
            <b:First>José</b:First>
          </b:Person>
        </b:NameList>
      </b:Author>
    </b:Author>
    <b:JournalName>Computación y sistemas</b:JournalName>
    <b:Pages>127-142</b:Pages>
    <b:Volume>20</b:Volume>
    <b:Issue>1</b:Issue>
    <b:RefOrder>25</b:RefOrder>
  </b:Source>
  <b:Source>
    <b:Tag>Zár18</b:Tag>
    <b:SourceType>Book</b:SourceType>
    <b:Guid>{C7D73C65-FE0C-4DD1-BC53-DE42BF1676CC}</b:Guid>
    <b:Title>Facilitador de contenido móvil para el viajero basado en servicios de localización y web semántica</b:Title>
    <b:Year>2018</b:Year>
    <b:City>México</b:City>
    <b:Author>
      <b:Author>
        <b:NameList>
          <b:Person>
            <b:Last>Zárate Escobedo</b:Last>
            <b:First>Ricardo</b:First>
          </b:Person>
        </b:NameList>
      </b:Author>
    </b:Author>
    <b:RefOrder>26</b:RefOrder>
  </b:Source>
  <b:Source>
    <b:Tag>Cha13</b:Tag>
    <b:SourceType>ConferenceProceedings</b:SourceType>
    <b:Guid>{5BCF216E-4B5A-41F3-A3FE-5F19E37B6893}</b:Guid>
    <b:Title>Sextant: Browsing and Mapping the Ocean of Linked Geospatial Data</b:Title>
    <b:Year>2013</b:Year>
    <b:ConferenceName>Extended Semantic Web Conference</b:ConferenceName>
    <b:City>Grecia</b:City>
    <b:Author>
      <b:Author>
        <b:NameList>
          <b:Person>
            <b:Last>Charlampos</b:Last>
            <b:First>Nikolaou</b:First>
          </b:Person>
          <b:Person>
            <b:Last>Kallirroi</b:Last>
            <b:First>Dogani</b:First>
          </b:Person>
          <b:Person>
            <b:Last>Kostis</b:Last>
            <b:First>Kyzirakos</b:First>
          </b:Person>
          <b:Person>
            <b:Last>Manolis</b:Last>
            <b:First>Koubarakis</b:First>
          </b:Person>
        </b:NameList>
      </b:Author>
    </b:Author>
    <b:RefOrder>7</b:RefOrder>
  </b:Source>
  <b:Source>
    <b:Tag>Roj09</b:Tag>
    <b:SourceType>Book</b:SourceType>
    <b:Guid>{3A603D6F-B2DB-4BB9-8D42-4986E842DDC3}</b:Guid>
    <b:Title>Recuperación de información geográfica utilizando similitud semántica</b:Title>
    <b:Year>2009</b:Year>
    <b:City>México</b:City>
    <b:Author>
      <b:Author>
        <b:NameList>
          <b:Person>
            <b:Last>Rojas Carrasco</b:Last>
            <b:Middle>Feliciano</b:Middle>
            <b:First>David</b:First>
          </b:Person>
          <b:Person>
            <b:Last>Torres Covarrubias</b:Last>
            <b:First>Rafael</b:First>
          </b:Person>
        </b:NameList>
      </b:Author>
    </b:Author>
    <b:RefOrder>27</b:RefOrder>
  </b:Source>
  <b:Source>
    <b:Tag>Ora19</b:Tag>
    <b:SourceType>InternetSite</b:SourceType>
    <b:Guid>{44B1D2ED-0E16-4D95-8CE8-ED64601B9C1B}</b:Guid>
    <b:Author>
      <b:Author>
        <b:NameList>
          <b:Person>
            <b:Last>Oracle</b:Last>
          </b:Person>
        </b:NameList>
      </b:Author>
    </b:Author>
    <b:Title>Oracle Spatial and Graph</b:Title>
    <b:Year>2019</b:Year>
    <b:Month>Marzo</b:Month>
    <b:Day>14</b:Day>
    <b:YearAccessed>2019</b:YearAccessed>
    <b:MonthAccessed>Mayo</b:MonthAccessed>
    <b:DayAccessed>1</b:DayAccessed>
    <b:URL>https://www.oracle.com/technetwork/database/options/spatialandgraph/overview/index.html</b:URL>
    <b:RefOrder>28</b:RefOrder>
  </b:Source>
  <b:Source>
    <b:Tag>SWI17</b:Tag>
    <b:SourceType>InternetSite</b:SourceType>
    <b:Guid>{01BDBA41-002F-4AA1-8FBC-4F108A699CB5}</b:Guid>
    <b:Author>
      <b:Author>
        <b:NameList>
          <b:Person>
            <b:Last>SWI-Prolog</b:Last>
          </b:Person>
        </b:NameList>
      </b:Author>
    </b:Author>
    <b:Title>ClioPatria: the SWI-Prolog RDF toolkit.</b:Title>
    <b:Year>2017</b:Year>
    <b:Month>Agosto</b:Month>
    <b:Day>23</b:Day>
    <b:YearAccessed>2019</b:YearAccessed>
    <b:MonthAccessed>Abril</b:MonthAccessed>
    <b:DayAccessed>30</b:DayAccessed>
    <b:URL>https://cliopatria.swi-prolog.org/home</b:URL>
    <b:RefOrder>29</b:RefOrder>
  </b:Source>
  <b:Source>
    <b:Tag>Kow31</b:Tag>
    <b:SourceType>InternetSite</b:SourceType>
    <b:Guid>{3CEA8A51-B1D3-41DA-8B9A-2CDF45E302F3}</b:Guid>
    <b:Author>
      <b:Author>
        <b:NameList>
          <b:Person>
            <b:Last>Kowari</b:Last>
          </b:Person>
        </b:NameList>
      </b:Author>
    </b:Author>
    <b:Title>Mulgara</b:Title>
    <b:Year>31</b:Year>
    <b:Month>Agosto</b:Month>
    <b:Day>2018</b:Day>
    <b:YearAccessed>2019</b:YearAccessed>
    <b:MonthAccessed>Abril</b:MonthAccessed>
    <b:DayAccessed>30</b:DayAccessed>
    <b:URL>http://code.mulgara.org/projects/mulgara/wiki</b:URL>
    <b:RefOrder>30</b:RefOrder>
  </b:Source>
  <b:Source>
    <b:Tag>Mar19</b:Tag>
    <b:SourceType>InternetSite</b:SourceType>
    <b:Guid>{6425699B-D7F2-47DE-AD25-9A5D2E6DC4A5}</b:Guid>
    <b:Author>
      <b:Author>
        <b:NameList>
          <b:Person>
            <b:Last>MarkLogic</b:Last>
          </b:Person>
        </b:NameList>
      </b:Author>
    </b:Author>
    <b:Title>MarkLogic Data Hub Service</b:Title>
    <b:Year>2019</b:Year>
    <b:Month>Enero</b:Month>
    <b:Day>14</b:Day>
    <b:YearAccessed>2019</b:YearAccessed>
    <b:MonthAccessed>Abril</b:MonthAccessed>
    <b:DayAccessed>30</b:DayAccessed>
    <b:URL>https://www.marklogic.com/</b:URL>
    <b:RefOrder>31</b:RefOrder>
  </b:Source>
  <b:Source>
    <b:Tag>Bla19</b:Tag>
    <b:SourceType>InternetSite</b:SourceType>
    <b:Guid>{F6E7362B-7029-43D2-9527-4C80B4B17299}</b:Guid>
    <b:Author>
      <b:Author>
        <b:NameList>
          <b:Person>
            <b:Last>Blazegraph</b:Last>
          </b:Person>
        </b:NameList>
      </b:Author>
    </b:Author>
    <b:Title>Blazegraph</b:Title>
    <b:Year>2019</b:Year>
    <b:Month>Abril</b:Month>
    <b:Day>24</b:Day>
    <b:YearAccessed>2019</b:YearAccessed>
    <b:MonthAccessed>Mayo</b:MonthAccessed>
    <b:DayAccessed>1</b:DayAccessed>
    <b:URL>https://www.blazegraph.com/</b:URL>
    <b:RefOrder>32</b:RefOrder>
  </b:Source>
  <b:Source>
    <b:Tag>W3C16</b:Tag>
    <b:SourceType>InternetSite</b:SourceType>
    <b:Guid>{E90EE710-3623-4575-A846-8F71424A90DC}</b:Guid>
    <b:Title>LinkedData</b:Title>
    <b:Year>2016</b:Year>
    <b:Author>
      <b:Author>
        <b:NameList>
          <b:Person>
            <b:Last>W3C</b:Last>
          </b:Person>
        </b:NameList>
      </b:Author>
    </b:Author>
    <b:Month>Agosto</b:Month>
    <b:Day>1</b:Day>
    <b:YearAccessed>2019</b:YearAccessed>
    <b:MonthAccessed>Marzo</b:MonthAccessed>
    <b:DayAccessed>18</b:DayAccessed>
    <b:URL>https://www.w3.org/wiki/LinkedData</b:URL>
    <b:RefOrder>33</b:RefOrder>
  </b:Source>
  <b:Source>
    <b:Tag>W3C19</b:Tag>
    <b:SourceType>InternetSite</b:SourceType>
    <b:Guid>{57870751-79E5-41B4-AD68-C2172290C60D}</b:Guid>
    <b:Author>
      <b:Author>
        <b:NameList>
          <b:Person>
            <b:Last>W3C</b:Last>
          </b:Person>
        </b:NameList>
      </b:Author>
    </b:Author>
    <b:Title>Semantic Web</b:Title>
    <b:Year>2019</b:Year>
    <b:Month>Marzo</b:Month>
    <b:Day>9</b:Day>
    <b:YearAccessed>2019</b:YearAccessed>
    <b:MonthAccessed>Marzo</b:MonthAccessed>
    <b:DayAccessed>18</b:DayAccessed>
    <b:URL>https://www.w3.org/standards/semanticweb/</b:URL>
    <b:RefOrder>34</b:RefOrder>
  </b:Source>
  <b:Source>
    <b:Tag>W3C14</b:Tag>
    <b:SourceType>InternetSite</b:SourceType>
    <b:Guid>{4FD80422-52AC-48B9-A2F8-E60A4AED9FD1}</b:Guid>
    <b:Author>
      <b:Author>
        <b:NameList>
          <b:Person>
            <b:Last>W3C</b:Last>
          </b:Person>
        </b:NameList>
      </b:Author>
    </b:Author>
    <b:Title>RDF</b:Title>
    <b:Year>2014</b:Year>
    <b:Month>Marzo</b:Month>
    <b:Day>15</b:Day>
    <b:YearAccessed>2019</b:YearAccessed>
    <b:MonthAccessed>Marzo</b:MonthAccessed>
    <b:DayAccessed>18</b:DayAccessed>
    <b:URL>https://www.w3.org/RDF/</b:URL>
    <b:RefOrder>35</b:RefOrder>
  </b:Source>
  <b:Source>
    <b:Tag>W3C05</b:Tag>
    <b:SourceType>InternetSite</b:SourceType>
    <b:Guid>{8B0CE490-DC39-43AA-BA3A-7B6DDF1C0A4D}</b:Guid>
    <b:Author>
      <b:Author>
        <b:NameList>
          <b:Person>
            <b:Last>W3C</b:Last>
          </b:Person>
        </b:NameList>
      </b:Author>
    </b:Author>
    <b:Title>URI</b:Title>
    <b:Year>2005</b:Year>
    <b:Month>Febrero</b:Month>
    <b:Day>1</b:Day>
    <b:YearAccessed>2019</b:YearAccessed>
    <b:MonthAccessed>Marzo</b:MonthAccessed>
    <b:DayAccessed>18</b:DayAccessed>
    <b:URL>https://www.w3.org/wiki/URI</b:URL>
    <b:RefOrder>36</b:RefOrder>
  </b:Source>
  <b:Source>
    <b:Tag>Ont16</b:Tag>
    <b:SourceType>InternetSite</b:SourceType>
    <b:Guid>{1466B01C-5C10-4B41-806F-9747028862F7}</b:Guid>
    <b:Author>
      <b:Author>
        <b:NameList>
          <b:Person>
            <b:Last>Ontotext</b:Last>
          </b:Person>
        </b:NameList>
      </b:Author>
    </b:Author>
    <b:Title>What is RDF Triple Store?</b:Title>
    <b:Year>2016</b:Year>
    <b:Month>Noviembre</b:Month>
    <b:Day>21</b:Day>
    <b:YearAccessed>2019</b:YearAccessed>
    <b:MonthAccessed>Febrero</b:MonthAccessed>
    <b:DayAccessed>20</b:DayAccessed>
    <b:URL>https://www.ontotext.com/knowledgehub/fundamentals/what-is-rdf-triplestore/</b:URL>
    <b:RefOrder>37</b:RefOrder>
  </b:Source>
  <b:Source>
    <b:Tag>DBp18</b:Tag>
    <b:SourceType>InternetSite</b:SourceType>
    <b:Guid>{526B806B-F01C-410F-802D-9AC5BBC136F2}</b:Guid>
    <b:Author>
      <b:Author>
        <b:NameList>
          <b:Person>
            <b:Last>DBpedia</b:Last>
          </b:Person>
        </b:NameList>
      </b:Author>
    </b:Author>
    <b:Title>Virtuoso SPARQL Query Editor</b:Title>
    <b:Year>2018</b:Year>
    <b:Month>Abril</b:Month>
    <b:Day>17</b:Day>
    <b:YearAccessed>2019</b:YearAccessed>
    <b:MonthAccessed>Febrero</b:MonthAccessed>
    <b:DayAccessed>20</b:DayAccessed>
    <b:URL>https://dbpedia.org/sparql?help=intro</b:URL>
    <b:RefOrder>38</b:RefOrder>
  </b:Source>
  <b:Source>
    <b:Tag>Tas15</b:Tag>
    <b:SourceType>InternetSite</b:SourceType>
    <b:Guid>{1E6F770A-A8FC-464F-9D20-2D7DC1558598}</b:Guid>
    <b:Title>TaskForces/CommunityProjects/LinkingOpenData/DataSets</b:Title>
    <b:Year>2015</b:Year>
    <b:Author>
      <b:Author>
        <b:NameList>
          <b:Person>
            <b:Last>W3C</b:Last>
          </b:Person>
        </b:NameList>
      </b:Author>
    </b:Author>
    <b:Month>Julio</b:Month>
    <b:Day>23</b:Day>
    <b:YearAccessed>2019</b:YearAccessed>
    <b:MonthAccessed>Abril</b:MonthAccessed>
    <b:DayAccessed>24</b:DayAccessed>
    <b:URL>https://www.w3.org/wiki/TaskForces/CommunityProjects/LinkingOpenData/DataSets</b:URL>
    <b:RefOrder>39</b:RefOrder>
  </b:Source>
  <b:Source>
    <b:Tag>Cod19</b:Tag>
    <b:SourceType>InternetSite</b:SourceType>
    <b:Guid>{E1C7EB09-8FC6-4280-897C-69DEA37B9700}</b:Guid>
    <b:Title>Codecademy</b:Title>
    <b:Year>2019</b:Year>
    <b:Author>
      <b:Author>
        <b:NameList>
          <b:Person>
            <b:Last>Codecademy</b:Last>
          </b:Person>
        </b:NameList>
      </b:Author>
    </b:Author>
    <b:Month>08</b:Month>
    <b:Day>12</b:Day>
    <b:YearAccessed>2019</b:YearAccessed>
    <b:MonthAccessed>09</b:MonthAccessed>
    <b:DayAccessed>29</b:DayAccessed>
    <b:URL>https://www.codecademy.com/articles/what-is-rest</b:URL>
    <b:RefOrder>40</b:RefOrder>
  </b:Source>
</b:Sources>
</file>

<file path=customXml/itemProps1.xml><?xml version="1.0" encoding="utf-8"?>
<ds:datastoreItem xmlns:ds="http://schemas.openxmlformats.org/officeDocument/2006/customXml" ds:itemID="{241AA237-5C0E-484B-BA6A-56BCF0106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26</Pages>
  <Words>7586</Words>
  <Characters>41723</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
    </vt:vector>
  </TitlesOfParts>
  <Company>UPIITA - IPN</Company>
  <LinksUpToDate>false</LinksUpToDate>
  <CharactersWithSpaces>49211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Oswaldo Emmanuel Páez Ortega</cp:lastModifiedBy>
  <cp:revision>8</cp:revision>
  <cp:lastPrinted>2019-06-12T16:00:00Z</cp:lastPrinted>
  <dcterms:created xsi:type="dcterms:W3CDTF">2019-06-12T15:59:00Z</dcterms:created>
  <dcterms:modified xsi:type="dcterms:W3CDTF">2019-10-28T17:30:00Z</dcterms:modified>
</cp:coreProperties>
</file>