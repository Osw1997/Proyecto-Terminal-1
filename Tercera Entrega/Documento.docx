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F7E84B" w14:textId="77777777" w:rsidR="00A6787E" w:rsidRPr="005F10DC" w:rsidRDefault="00A6787E" w:rsidP="00A6787E">
      <w:pPr>
        <w:jc w:val="center"/>
        <w:rPr>
          <w:rFonts w:asciiTheme="majorHAnsi" w:hAnsiTheme="majorHAnsi"/>
          <w:b/>
          <w:sz w:val="30"/>
          <w:szCs w:val="30"/>
          <w:lang w:val="es-MX"/>
        </w:rPr>
      </w:pPr>
      <w:bookmarkStart w:id="0" w:name="_Hlk2786866"/>
      <w:bookmarkStart w:id="1" w:name="_Hlk23413677"/>
      <w:r w:rsidRPr="005F10DC">
        <w:rPr>
          <w:rFonts w:asciiTheme="majorHAnsi" w:hAnsiTheme="majorHAnsi"/>
          <w:b/>
          <w:noProof/>
          <w:sz w:val="36"/>
          <w:szCs w:val="30"/>
          <w:lang w:val="es-MX" w:eastAsia="es-MX"/>
        </w:rPr>
        <w:drawing>
          <wp:anchor distT="0" distB="0" distL="114300" distR="114300" simplePos="0" relativeHeight="251661312" behindDoc="0" locked="0" layoutInCell="1" allowOverlap="1" wp14:anchorId="647E2352" wp14:editId="561DE245">
            <wp:simplePos x="0" y="0"/>
            <wp:positionH relativeFrom="column">
              <wp:posOffset>-26035</wp:posOffset>
            </wp:positionH>
            <wp:positionV relativeFrom="paragraph">
              <wp:posOffset>-6985</wp:posOffset>
            </wp:positionV>
            <wp:extent cx="666750" cy="981075"/>
            <wp:effectExtent l="0" t="0" r="0" b="9525"/>
            <wp:wrapNone/>
            <wp:docPr id="2" name="0 Imagen" descr="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n.jpg"/>
                    <pic:cNvPicPr/>
                  </pic:nvPicPr>
                  <pic:blipFill>
                    <a:blip r:embed="rId8" cstate="print"/>
                    <a:stretch>
                      <a:fillRect/>
                    </a:stretch>
                  </pic:blipFill>
                  <pic:spPr>
                    <a:xfrm>
                      <a:off x="0" y="0"/>
                      <a:ext cx="666750" cy="981075"/>
                    </a:xfrm>
                    <a:prstGeom prst="rect">
                      <a:avLst/>
                    </a:prstGeom>
                  </pic:spPr>
                </pic:pic>
              </a:graphicData>
            </a:graphic>
          </wp:anchor>
        </w:drawing>
      </w:r>
      <w:r w:rsidRPr="005F10DC">
        <w:rPr>
          <w:rFonts w:asciiTheme="majorHAnsi" w:hAnsiTheme="majorHAnsi"/>
          <w:b/>
          <w:noProof/>
          <w:sz w:val="36"/>
          <w:szCs w:val="30"/>
          <w:lang w:val="es-MX" w:eastAsia="es-MX"/>
        </w:rPr>
        <w:drawing>
          <wp:anchor distT="0" distB="0" distL="114300" distR="114300" simplePos="0" relativeHeight="251662336" behindDoc="0" locked="0" layoutInCell="1" allowOverlap="1" wp14:anchorId="537E56F8" wp14:editId="30DB4322">
            <wp:simplePos x="0" y="0"/>
            <wp:positionH relativeFrom="column">
              <wp:posOffset>4912360</wp:posOffset>
            </wp:positionH>
            <wp:positionV relativeFrom="paragraph">
              <wp:posOffset>77470</wp:posOffset>
            </wp:positionV>
            <wp:extent cx="1238250" cy="885825"/>
            <wp:effectExtent l="0" t="0" r="0" b="9525"/>
            <wp:wrapNone/>
            <wp:docPr id="3" name="1 Imagen" descr="upiita-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iita-ipn.jpg"/>
                    <pic:cNvPicPr/>
                  </pic:nvPicPr>
                  <pic:blipFill>
                    <a:blip r:embed="rId9" cstate="print"/>
                    <a:stretch>
                      <a:fillRect/>
                    </a:stretch>
                  </pic:blipFill>
                  <pic:spPr>
                    <a:xfrm>
                      <a:off x="0" y="0"/>
                      <a:ext cx="1238250" cy="885825"/>
                    </a:xfrm>
                    <a:prstGeom prst="rect">
                      <a:avLst/>
                    </a:prstGeom>
                  </pic:spPr>
                </pic:pic>
              </a:graphicData>
            </a:graphic>
          </wp:anchor>
        </w:drawing>
      </w:r>
      <w:r w:rsidRPr="005F10DC">
        <w:rPr>
          <w:rFonts w:asciiTheme="majorHAnsi" w:hAnsiTheme="majorHAnsi"/>
          <w:b/>
          <w:sz w:val="36"/>
          <w:szCs w:val="30"/>
          <w:lang w:val="es-MX"/>
        </w:rPr>
        <w:softHyphen/>
      </w:r>
      <w:r w:rsidRPr="005F10DC">
        <w:rPr>
          <w:rFonts w:asciiTheme="majorHAnsi" w:hAnsiTheme="majorHAnsi"/>
          <w:b/>
          <w:sz w:val="36"/>
          <w:szCs w:val="30"/>
          <w:lang w:val="es-MX"/>
        </w:rPr>
        <w:softHyphen/>
      </w:r>
      <w:r w:rsidRPr="005F10DC">
        <w:rPr>
          <w:rFonts w:asciiTheme="majorHAnsi" w:hAnsiTheme="majorHAnsi"/>
          <w:b/>
          <w:sz w:val="36"/>
          <w:szCs w:val="30"/>
          <w:lang w:val="es-MX"/>
        </w:rPr>
        <w:softHyphen/>
      </w:r>
      <w:r w:rsidRPr="005F10DC">
        <w:rPr>
          <w:rFonts w:asciiTheme="majorHAnsi" w:hAnsiTheme="majorHAnsi"/>
          <w:b/>
          <w:sz w:val="36"/>
          <w:szCs w:val="30"/>
          <w:lang w:val="es-MX"/>
        </w:rPr>
        <w:softHyphen/>
      </w:r>
      <w:r w:rsidRPr="005F10DC">
        <w:rPr>
          <w:rFonts w:asciiTheme="majorHAnsi" w:hAnsiTheme="majorHAnsi"/>
          <w:b/>
          <w:sz w:val="36"/>
          <w:szCs w:val="30"/>
          <w:lang w:val="es-MX"/>
        </w:rPr>
        <w:softHyphen/>
        <w:t>Instituto Politécnico Nacional</w:t>
      </w:r>
    </w:p>
    <w:p w14:paraId="5097720B" w14:textId="77777777" w:rsidR="00A6787E" w:rsidRPr="005F10DC" w:rsidRDefault="00A6787E" w:rsidP="00A6787E">
      <w:pPr>
        <w:spacing w:after="0" w:line="240" w:lineRule="auto"/>
        <w:jc w:val="center"/>
        <w:rPr>
          <w:rFonts w:asciiTheme="majorHAnsi" w:hAnsiTheme="majorHAnsi"/>
          <w:b/>
          <w:i/>
          <w:sz w:val="30"/>
          <w:szCs w:val="30"/>
          <w:lang w:val="es-MX"/>
        </w:rPr>
      </w:pPr>
      <w:r w:rsidRPr="005F10DC">
        <w:rPr>
          <w:rFonts w:asciiTheme="majorHAnsi" w:hAnsiTheme="majorHAnsi"/>
          <w:b/>
          <w:i/>
          <w:sz w:val="30"/>
          <w:szCs w:val="30"/>
          <w:lang w:val="es-MX"/>
        </w:rPr>
        <w:t xml:space="preserve">Unidad Profesional Interdisciplinaria en </w:t>
      </w:r>
    </w:p>
    <w:p w14:paraId="5CFEDFF1" w14:textId="77777777" w:rsidR="00A6787E" w:rsidRPr="005F10DC" w:rsidRDefault="00A6787E" w:rsidP="00A6787E">
      <w:pPr>
        <w:spacing w:after="0" w:line="240" w:lineRule="auto"/>
        <w:jc w:val="center"/>
        <w:rPr>
          <w:rFonts w:asciiTheme="majorHAnsi" w:hAnsiTheme="majorHAnsi"/>
          <w:b/>
          <w:i/>
          <w:sz w:val="30"/>
          <w:szCs w:val="30"/>
          <w:lang w:val="es-MX"/>
        </w:rPr>
      </w:pPr>
      <w:r w:rsidRPr="005F10DC">
        <w:rPr>
          <w:rFonts w:asciiTheme="majorHAnsi" w:hAnsiTheme="majorHAnsi"/>
          <w:b/>
          <w:i/>
          <w:sz w:val="30"/>
          <w:szCs w:val="30"/>
          <w:lang w:val="es-MX"/>
        </w:rPr>
        <w:t>Ingeniería y Tecnologías Avanzadas</w:t>
      </w:r>
    </w:p>
    <w:p w14:paraId="38E2197C" w14:textId="77777777" w:rsidR="00A6787E" w:rsidRPr="005F10DC" w:rsidRDefault="00A6787E" w:rsidP="00A6787E">
      <w:pPr>
        <w:rPr>
          <w:sz w:val="20"/>
          <w:szCs w:val="20"/>
          <w:lang w:val="es-MX"/>
        </w:rPr>
      </w:pPr>
    </w:p>
    <w:p w14:paraId="54F88A54" w14:textId="77777777" w:rsidR="00A6787E" w:rsidRPr="005F10DC" w:rsidRDefault="00A6787E" w:rsidP="00A6787E">
      <w:pPr>
        <w:pStyle w:val="Subttulo"/>
        <w:rPr>
          <w:color w:val="auto"/>
          <w:sz w:val="20"/>
          <w:szCs w:val="20"/>
          <w:lang w:val="es-MX"/>
        </w:rPr>
      </w:pPr>
    </w:p>
    <w:p w14:paraId="5DDFA203" w14:textId="77777777" w:rsidR="00A6787E" w:rsidRPr="005F10DC" w:rsidRDefault="00A6787E" w:rsidP="00A6787E">
      <w:pPr>
        <w:pStyle w:val="Subttulo"/>
        <w:jc w:val="center"/>
        <w:rPr>
          <w:color w:val="auto"/>
          <w:sz w:val="28"/>
          <w:szCs w:val="28"/>
          <w:lang w:val="es-MX"/>
        </w:rPr>
      </w:pPr>
      <w:commentRangeStart w:id="2"/>
      <w:r w:rsidRPr="005F10DC">
        <w:rPr>
          <w:color w:val="auto"/>
          <w:sz w:val="32"/>
          <w:szCs w:val="28"/>
          <w:lang w:val="es-MX"/>
        </w:rPr>
        <w:t xml:space="preserve">Módulo de consultas federadas geoespaciales en el contexto de la Web de </w:t>
      </w:r>
      <w:proofErr w:type="spellStart"/>
      <w:r w:rsidRPr="005F10DC">
        <w:rPr>
          <w:color w:val="auto"/>
          <w:sz w:val="32"/>
          <w:szCs w:val="28"/>
          <w:lang w:val="es-MX"/>
        </w:rPr>
        <w:t>Linked</w:t>
      </w:r>
      <w:proofErr w:type="spellEnd"/>
      <w:r w:rsidRPr="005F10DC">
        <w:rPr>
          <w:color w:val="auto"/>
          <w:sz w:val="32"/>
          <w:szCs w:val="28"/>
          <w:lang w:val="es-MX"/>
        </w:rPr>
        <w:t xml:space="preserve"> Data para el triple store Apache </w:t>
      </w:r>
      <w:proofErr w:type="spellStart"/>
      <w:r w:rsidRPr="005F10DC">
        <w:rPr>
          <w:color w:val="auto"/>
          <w:sz w:val="32"/>
          <w:szCs w:val="28"/>
          <w:lang w:val="es-MX"/>
        </w:rPr>
        <w:t>Marmotta</w:t>
      </w:r>
      <w:commentRangeEnd w:id="2"/>
      <w:proofErr w:type="spellEnd"/>
      <w:r w:rsidRPr="005F10DC">
        <w:rPr>
          <w:rStyle w:val="Refdecomentario"/>
          <w:rFonts w:ascii="Times New Roman" w:eastAsiaTheme="minorHAnsi" w:hAnsi="Times New Roman" w:cstheme="minorBidi"/>
          <w:i w:val="0"/>
          <w:iCs w:val="0"/>
          <w:color w:val="auto"/>
          <w:spacing w:val="0"/>
          <w:lang w:val="es-MX"/>
        </w:rPr>
        <w:commentReference w:id="2"/>
      </w:r>
    </w:p>
    <w:p w14:paraId="675743B3" w14:textId="77777777" w:rsidR="00A6787E" w:rsidRPr="005F10DC" w:rsidRDefault="00A6787E" w:rsidP="00A6787E">
      <w:pPr>
        <w:rPr>
          <w:sz w:val="20"/>
          <w:szCs w:val="20"/>
          <w:lang w:val="es-MX"/>
        </w:rPr>
      </w:pPr>
    </w:p>
    <w:p w14:paraId="19CD1879" w14:textId="408FCF07" w:rsidR="00A6787E" w:rsidRPr="005F10DC" w:rsidRDefault="00A6787E" w:rsidP="00A6787E">
      <w:pPr>
        <w:jc w:val="center"/>
        <w:rPr>
          <w:lang w:val="es-MX"/>
        </w:rPr>
      </w:pPr>
      <w:r w:rsidRPr="005F10DC">
        <w:rPr>
          <w:b/>
          <w:i/>
          <w:lang w:val="es-MX"/>
        </w:rPr>
        <w:t xml:space="preserve">Alumno: </w:t>
      </w:r>
      <w:r w:rsidRPr="005F10DC">
        <w:rPr>
          <w:lang w:val="es-MX"/>
        </w:rPr>
        <w:t>Oswaldo Emmanuel Páez Ortega</w:t>
      </w:r>
    </w:p>
    <w:p w14:paraId="6C30A9C1" w14:textId="77777777" w:rsidR="00A6787E" w:rsidRPr="005F10DC" w:rsidRDefault="00A6787E" w:rsidP="00A6787E">
      <w:pPr>
        <w:jc w:val="center"/>
        <w:rPr>
          <w:lang w:val="es-MX"/>
        </w:rPr>
      </w:pPr>
    </w:p>
    <w:p w14:paraId="21ED3C1D" w14:textId="77777777" w:rsidR="00A6787E" w:rsidRPr="005F10DC" w:rsidRDefault="00A6787E" w:rsidP="00A6787E">
      <w:pPr>
        <w:jc w:val="center"/>
        <w:rPr>
          <w:lang w:val="es-MX"/>
        </w:rPr>
      </w:pPr>
    </w:p>
    <w:p w14:paraId="2527E6B3" w14:textId="77777777" w:rsidR="00A6787E" w:rsidRPr="005F10DC" w:rsidRDefault="00A6787E" w:rsidP="00A6787E">
      <w:pPr>
        <w:jc w:val="center"/>
        <w:rPr>
          <w:b/>
          <w:i/>
          <w:lang w:val="es-MX"/>
        </w:rPr>
      </w:pPr>
      <w:r w:rsidRPr="005F10DC">
        <w:rPr>
          <w:b/>
          <w:i/>
          <w:lang w:val="es-MX"/>
        </w:rPr>
        <w:t xml:space="preserve">Asesores: </w:t>
      </w:r>
    </w:p>
    <w:p w14:paraId="06CA236B" w14:textId="77777777" w:rsidR="00A6787E" w:rsidRPr="005F10DC" w:rsidRDefault="00A6787E" w:rsidP="00A6787E">
      <w:pPr>
        <w:pStyle w:val="Sinespaciado"/>
      </w:pPr>
      <w:r w:rsidRPr="005F10DC">
        <w:t>Nombre: Luis Manuel Vilches Blázquez</w:t>
      </w:r>
    </w:p>
    <w:p w14:paraId="13BD70CD" w14:textId="77777777" w:rsidR="00A6787E" w:rsidRPr="005F10DC" w:rsidRDefault="00A6787E" w:rsidP="00A6787E">
      <w:pPr>
        <w:rPr>
          <w:lang w:val="es-MX"/>
        </w:rPr>
      </w:pPr>
      <w:r w:rsidRPr="005F10DC">
        <w:rPr>
          <w:lang w:val="es-MX"/>
        </w:rPr>
        <w:t>Procedencia: Centro de Investigación en Computación (CIC)</w:t>
      </w:r>
    </w:p>
    <w:p w14:paraId="659D3366" w14:textId="77777777" w:rsidR="00A6787E" w:rsidRPr="005F10DC" w:rsidRDefault="00A6787E" w:rsidP="00A6787E">
      <w:pPr>
        <w:pStyle w:val="Sinespaciado"/>
      </w:pPr>
      <w:r w:rsidRPr="005F10DC">
        <w:t xml:space="preserve">Nombre: </w:t>
      </w:r>
      <w:proofErr w:type="spellStart"/>
      <w:r w:rsidRPr="005F10DC">
        <w:t>Cyntia</w:t>
      </w:r>
      <w:proofErr w:type="spellEnd"/>
      <w:r w:rsidRPr="005F10DC">
        <w:t xml:space="preserve"> Eugenia Enríquez Ortiz</w:t>
      </w:r>
    </w:p>
    <w:p w14:paraId="5AC9C278" w14:textId="77777777" w:rsidR="00A6787E" w:rsidRPr="005F10DC" w:rsidRDefault="00A6787E" w:rsidP="00A6787E">
      <w:pPr>
        <w:rPr>
          <w:b/>
          <w:i/>
          <w:lang w:val="es-MX"/>
        </w:rPr>
      </w:pPr>
      <w:r w:rsidRPr="005F10DC">
        <w:rPr>
          <w:lang w:val="es-MX"/>
        </w:rPr>
        <w:t>Procedencia: Unidad Profesional en Interdisciplinaria en Ingeniería y Tecnologías Avanzadas (UPIITA)</w:t>
      </w:r>
    </w:p>
    <w:bookmarkEnd w:id="0"/>
    <w:p w14:paraId="09365D73" w14:textId="2AE2A631" w:rsidR="00A6787E" w:rsidRPr="005F10DC" w:rsidRDefault="00F21628" w:rsidP="00A6787E">
      <w:pPr>
        <w:spacing w:line="360" w:lineRule="auto"/>
        <w:jc w:val="center"/>
        <w:rPr>
          <w:b/>
          <w:lang w:val="es-MX"/>
        </w:rPr>
      </w:pPr>
      <w:r>
        <w:rPr>
          <w:b/>
          <w:lang w:val="es-MX"/>
        </w:rPr>
        <w:t>Octubre</w:t>
      </w:r>
      <w:r w:rsidR="00A6787E" w:rsidRPr="005F10DC">
        <w:rPr>
          <w:b/>
          <w:lang w:val="es-MX"/>
        </w:rPr>
        <w:t xml:space="preserve"> </w:t>
      </w:r>
      <w:del w:id="3" w:author="Oswaldo Emmanuel Paez Ortega" w:date="2019-04-27T15:48:00Z">
        <w:r w:rsidR="00A6787E" w:rsidRPr="005F10DC" w:rsidDel="00340C9C">
          <w:rPr>
            <w:b/>
            <w:lang w:val="es-MX"/>
          </w:rPr>
          <w:delText>marzo</w:delText>
        </w:r>
      </w:del>
      <w:r w:rsidR="00A6787E" w:rsidRPr="005F10DC">
        <w:rPr>
          <w:b/>
          <w:lang w:val="es-MX"/>
        </w:rPr>
        <w:t>de 2019</w:t>
      </w:r>
    </w:p>
    <w:p w14:paraId="05ABAED1" w14:textId="77777777" w:rsidR="00A6787E" w:rsidRPr="005F10DC" w:rsidRDefault="00A6787E" w:rsidP="00A6787E">
      <w:pPr>
        <w:rPr>
          <w:b/>
          <w:i/>
          <w:lang w:val="es-MX"/>
        </w:rPr>
      </w:pPr>
      <w:r w:rsidRPr="005F10DC">
        <w:rPr>
          <w:b/>
          <w:i/>
          <w:lang w:val="es-MX"/>
        </w:rPr>
        <w:t xml:space="preserve">Resumen: </w:t>
      </w:r>
    </w:p>
    <w:p w14:paraId="265E3795" w14:textId="77777777" w:rsidR="00A6787E" w:rsidRPr="005F10DC" w:rsidRDefault="00A6787E" w:rsidP="003134CE">
      <w:pPr>
        <w:pBdr>
          <w:left w:val="double" w:sz="4" w:space="4" w:color="auto"/>
        </w:pBdr>
        <w:jc w:val="both"/>
        <w:rPr>
          <w:lang w:val="es-MX"/>
        </w:rPr>
      </w:pPr>
      <w:commentRangeStart w:id="4"/>
      <w:r w:rsidRPr="005F10DC">
        <w:rPr>
          <w:lang w:val="es-MX"/>
        </w:rPr>
        <w:t xml:space="preserve">El presente proyecto terminal propone diseñar, implementar y caracterizar un módulo de consultas federadas de datos geoespaciales para un </w:t>
      </w:r>
      <w:r w:rsidRPr="005F10DC">
        <w:rPr>
          <w:i/>
          <w:lang w:val="es-MX"/>
        </w:rPr>
        <w:t xml:space="preserve">triple store </w:t>
      </w:r>
      <w:r w:rsidRPr="005F10DC">
        <w:rPr>
          <w:lang w:val="es-MX"/>
        </w:rPr>
        <w:t xml:space="preserve">que no tenga implementado dicho módulo, en específico, a la plataforma Apache </w:t>
      </w:r>
      <w:proofErr w:type="spellStart"/>
      <w:r w:rsidRPr="005F10DC">
        <w:rPr>
          <w:lang w:val="es-MX"/>
        </w:rPr>
        <w:t>Marmotta</w:t>
      </w:r>
      <w:proofErr w:type="spellEnd"/>
      <w:r w:rsidRPr="005F10DC">
        <w:rPr>
          <w:lang w:val="es-MX"/>
        </w:rPr>
        <w:t xml:space="preserve"> cuya arquitectura y funcionamiento están basados en los estándares SPARQL y </w:t>
      </w:r>
      <w:proofErr w:type="spellStart"/>
      <w:r w:rsidRPr="005F10DC">
        <w:rPr>
          <w:lang w:val="es-MX"/>
        </w:rPr>
        <w:t>GeoSPARQL</w:t>
      </w:r>
      <w:proofErr w:type="spellEnd"/>
      <w:r w:rsidRPr="005F10DC">
        <w:rPr>
          <w:lang w:val="es-MX"/>
        </w:rPr>
        <w:t xml:space="preserve">. Además, con el propósito de que los usuarios finales visualicen e interactúen con los resultados desplegados por el módulo de consultas federadas geoespaciales, se usará una aplicación Web para que los resultados recuperados de la Web de </w:t>
      </w:r>
      <w:proofErr w:type="spellStart"/>
      <w:r w:rsidRPr="005F10DC">
        <w:rPr>
          <w:i/>
          <w:lang w:val="es-MX"/>
        </w:rPr>
        <w:t>Linked</w:t>
      </w:r>
      <w:proofErr w:type="spellEnd"/>
      <w:r w:rsidRPr="005F10DC">
        <w:rPr>
          <w:i/>
          <w:lang w:val="es-MX"/>
        </w:rPr>
        <w:t xml:space="preserve"> Data </w:t>
      </w:r>
      <w:r w:rsidRPr="005F10DC">
        <w:rPr>
          <w:lang w:val="es-MX"/>
        </w:rPr>
        <w:t>puedan ser visualizados y explorados.</w:t>
      </w:r>
      <w:commentRangeEnd w:id="4"/>
      <w:r w:rsidRPr="005F10DC">
        <w:rPr>
          <w:rStyle w:val="Refdecomentario"/>
          <w:lang w:val="es-MX"/>
        </w:rPr>
        <w:commentReference w:id="4"/>
      </w:r>
    </w:p>
    <w:p w14:paraId="078716B0" w14:textId="3574FFE2" w:rsidR="00A6787E" w:rsidRPr="005F10DC" w:rsidRDefault="00A6787E" w:rsidP="00A6787E">
      <w:pPr>
        <w:pStyle w:val="Default"/>
        <w:jc w:val="both"/>
        <w:rPr>
          <w:rFonts w:asciiTheme="minorHAnsi" w:hAnsiTheme="minorHAnsi"/>
          <w:sz w:val="22"/>
          <w:szCs w:val="22"/>
        </w:rPr>
        <w:sectPr w:rsidR="00A6787E" w:rsidRPr="005F10DC" w:rsidSect="009E35A7">
          <w:footerReference w:type="even" r:id="rId13"/>
          <w:footerReference w:type="default" r:id="rId14"/>
          <w:pgSz w:w="12240" w:h="15840"/>
          <w:pgMar w:top="1417" w:right="1701" w:bottom="1417" w:left="1701" w:header="708" w:footer="708" w:gutter="0"/>
          <w:cols w:space="708"/>
          <w:docGrid w:linePitch="360"/>
        </w:sectPr>
      </w:pPr>
      <w:r w:rsidRPr="005F10DC">
        <w:rPr>
          <w:rFonts w:asciiTheme="minorHAnsi" w:hAnsiTheme="minorHAnsi"/>
          <w:b/>
          <w:i/>
          <w:sz w:val="22"/>
          <w:szCs w:val="22"/>
        </w:rPr>
        <w:t xml:space="preserve">Palabras clave: </w:t>
      </w:r>
      <w:r w:rsidRPr="005F10DC">
        <w:rPr>
          <w:rFonts w:asciiTheme="minorHAnsi" w:hAnsiTheme="minorHAnsi"/>
          <w:sz w:val="22"/>
          <w:szCs w:val="22"/>
        </w:rPr>
        <w:t xml:space="preserve">Módulo, consultas federadas, </w:t>
      </w:r>
      <w:r w:rsidRPr="005F10DC">
        <w:rPr>
          <w:rFonts w:asciiTheme="minorHAnsi" w:hAnsiTheme="minorHAnsi"/>
          <w:i/>
          <w:sz w:val="22"/>
          <w:szCs w:val="22"/>
        </w:rPr>
        <w:t>triple store</w:t>
      </w:r>
      <w:r w:rsidRPr="005F10DC">
        <w:rPr>
          <w:rFonts w:asciiTheme="minorHAnsi" w:hAnsiTheme="minorHAnsi"/>
          <w:sz w:val="22"/>
          <w:szCs w:val="22"/>
        </w:rPr>
        <w:t xml:space="preserve">, datos geoespaciales, Apache </w:t>
      </w:r>
      <w:proofErr w:type="spellStart"/>
      <w:r w:rsidRPr="005F10DC">
        <w:rPr>
          <w:rFonts w:asciiTheme="minorHAnsi" w:hAnsiTheme="minorHAnsi"/>
          <w:sz w:val="22"/>
          <w:szCs w:val="22"/>
        </w:rPr>
        <w:t>Marmotta</w:t>
      </w:r>
      <w:proofErr w:type="spellEnd"/>
      <w:r w:rsidRPr="005F10DC">
        <w:rPr>
          <w:rFonts w:asciiTheme="minorHAnsi" w:hAnsiTheme="minorHAnsi"/>
          <w:sz w:val="22"/>
          <w:szCs w:val="22"/>
        </w:rPr>
        <w:t xml:space="preserve">, </w:t>
      </w:r>
      <w:proofErr w:type="spellStart"/>
      <w:r w:rsidRPr="005F10DC">
        <w:rPr>
          <w:rFonts w:asciiTheme="minorHAnsi" w:hAnsiTheme="minorHAnsi"/>
          <w:i/>
          <w:sz w:val="22"/>
          <w:szCs w:val="22"/>
        </w:rPr>
        <w:t>Linked</w:t>
      </w:r>
      <w:proofErr w:type="spellEnd"/>
      <w:r w:rsidRPr="005F10DC">
        <w:rPr>
          <w:rFonts w:asciiTheme="minorHAnsi" w:hAnsiTheme="minorHAnsi"/>
          <w:i/>
          <w:sz w:val="22"/>
          <w:szCs w:val="22"/>
        </w:rPr>
        <w:t xml:space="preserve"> Data</w:t>
      </w:r>
      <w:r w:rsidRPr="005F10DC">
        <w:rPr>
          <w:rFonts w:asciiTheme="minorHAnsi" w:hAnsiTheme="minorHAnsi"/>
          <w:sz w:val="22"/>
          <w:szCs w:val="22"/>
        </w:rPr>
        <w:t xml:space="preserve">, SPARQL, </w:t>
      </w:r>
      <w:proofErr w:type="spellStart"/>
      <w:r w:rsidRPr="005F10DC">
        <w:rPr>
          <w:rFonts w:asciiTheme="minorHAnsi" w:hAnsiTheme="minorHAnsi"/>
          <w:sz w:val="22"/>
          <w:szCs w:val="22"/>
        </w:rPr>
        <w:t>GeoSPARQL</w:t>
      </w:r>
      <w:proofErr w:type="spellEnd"/>
      <w:r w:rsidRPr="005F10DC">
        <w:rPr>
          <w:rFonts w:asciiTheme="minorHAnsi" w:hAnsiTheme="minorHAnsi"/>
          <w:sz w:val="22"/>
          <w:szCs w:val="22"/>
        </w:rPr>
        <w:t>, Web Semántica, aplicación we</w:t>
      </w:r>
      <w:r w:rsidR="002261F5" w:rsidRPr="005F10DC">
        <w:rPr>
          <w:rFonts w:asciiTheme="minorHAnsi" w:hAnsiTheme="minorHAnsi"/>
          <w:sz w:val="22"/>
          <w:szCs w:val="22"/>
        </w:rPr>
        <w:t>b</w:t>
      </w:r>
    </w:p>
    <w:p w14:paraId="5B56B99E" w14:textId="77777777" w:rsidR="002F0277" w:rsidRPr="005F10DC" w:rsidRDefault="002F0277" w:rsidP="002F0277">
      <w:pPr>
        <w:rPr>
          <w:lang w:val="es-MX"/>
        </w:rPr>
      </w:pPr>
    </w:p>
    <w:sdt>
      <w:sdtPr>
        <w:rPr>
          <w:rFonts w:asciiTheme="minorHAnsi" w:eastAsiaTheme="minorHAnsi" w:hAnsiTheme="minorHAnsi" w:cstheme="minorBidi"/>
          <w:b w:val="0"/>
          <w:bCs w:val="0"/>
          <w:color w:val="auto"/>
          <w:sz w:val="22"/>
          <w:szCs w:val="22"/>
          <w:lang w:val="es-ES" w:eastAsia="en-US"/>
        </w:rPr>
        <w:id w:val="1927915100"/>
        <w:docPartObj>
          <w:docPartGallery w:val="Table of Contents"/>
          <w:docPartUnique/>
        </w:docPartObj>
      </w:sdtPr>
      <w:sdtEndPr/>
      <w:sdtContent>
        <w:p w14:paraId="083CB84C" w14:textId="30BC0E14" w:rsidR="00230FC2" w:rsidRDefault="00230FC2">
          <w:pPr>
            <w:pStyle w:val="TtuloTDC"/>
          </w:pPr>
          <w:r>
            <w:rPr>
              <w:lang w:val="es-ES"/>
            </w:rPr>
            <w:t>Contenido</w:t>
          </w:r>
        </w:p>
        <w:p w14:paraId="1F983F22" w14:textId="105397AA" w:rsidR="00B748E1" w:rsidRDefault="00230FC2">
          <w:pPr>
            <w:pStyle w:val="TDC1"/>
            <w:tabs>
              <w:tab w:val="left" w:pos="480"/>
              <w:tab w:val="right" w:leader="dot" w:pos="8828"/>
            </w:tabs>
            <w:rPr>
              <w:rFonts w:eastAsiaTheme="minorEastAsia"/>
              <w:b w:val="0"/>
              <w:caps w:val="0"/>
              <w:noProof/>
              <w:lang w:eastAsia="es-MX"/>
            </w:rPr>
          </w:pPr>
          <w:r>
            <w:fldChar w:fldCharType="begin"/>
          </w:r>
          <w:r>
            <w:instrText xml:space="preserve"> TOC \o "1-3" \h \z \u </w:instrText>
          </w:r>
          <w:r>
            <w:fldChar w:fldCharType="separate"/>
          </w:r>
          <w:hyperlink w:anchor="_Toc23418449" w:history="1">
            <w:r w:rsidR="00B748E1" w:rsidRPr="009F0D2A">
              <w:rPr>
                <w:rStyle w:val="Hipervnculo"/>
                <w:noProof/>
              </w:rPr>
              <w:t>1.</w:t>
            </w:r>
            <w:r w:rsidR="00B748E1">
              <w:rPr>
                <w:rFonts w:eastAsiaTheme="minorEastAsia"/>
                <w:b w:val="0"/>
                <w:caps w:val="0"/>
                <w:noProof/>
                <w:lang w:eastAsia="es-MX"/>
              </w:rPr>
              <w:tab/>
            </w:r>
            <w:r w:rsidR="00B748E1" w:rsidRPr="009F0D2A">
              <w:rPr>
                <w:rStyle w:val="Hipervnculo"/>
                <w:noProof/>
              </w:rPr>
              <w:t>Introducción</w:t>
            </w:r>
            <w:r w:rsidR="00B748E1">
              <w:rPr>
                <w:noProof/>
                <w:webHidden/>
              </w:rPr>
              <w:tab/>
            </w:r>
            <w:r w:rsidR="00B748E1">
              <w:rPr>
                <w:noProof/>
                <w:webHidden/>
              </w:rPr>
              <w:fldChar w:fldCharType="begin"/>
            </w:r>
            <w:r w:rsidR="00B748E1">
              <w:rPr>
                <w:noProof/>
                <w:webHidden/>
              </w:rPr>
              <w:instrText xml:space="preserve"> PAGEREF _Toc23418449 \h </w:instrText>
            </w:r>
            <w:r w:rsidR="00B748E1">
              <w:rPr>
                <w:noProof/>
                <w:webHidden/>
              </w:rPr>
            </w:r>
            <w:r w:rsidR="00B748E1">
              <w:rPr>
                <w:noProof/>
                <w:webHidden/>
              </w:rPr>
              <w:fldChar w:fldCharType="separate"/>
            </w:r>
            <w:r w:rsidR="00F21628">
              <w:rPr>
                <w:noProof/>
                <w:webHidden/>
              </w:rPr>
              <w:t>4</w:t>
            </w:r>
            <w:r w:rsidR="00B748E1">
              <w:rPr>
                <w:noProof/>
                <w:webHidden/>
              </w:rPr>
              <w:fldChar w:fldCharType="end"/>
            </w:r>
          </w:hyperlink>
        </w:p>
        <w:p w14:paraId="2EBABE6A" w14:textId="260731BC" w:rsidR="00B748E1" w:rsidRDefault="009E7D13">
          <w:pPr>
            <w:pStyle w:val="TDC1"/>
            <w:tabs>
              <w:tab w:val="right" w:leader="dot" w:pos="8828"/>
            </w:tabs>
            <w:rPr>
              <w:rFonts w:eastAsiaTheme="minorEastAsia"/>
              <w:b w:val="0"/>
              <w:caps w:val="0"/>
              <w:noProof/>
              <w:lang w:eastAsia="es-MX"/>
            </w:rPr>
          </w:pPr>
          <w:hyperlink w:anchor="_Toc23418450" w:history="1">
            <w:r w:rsidR="00B748E1" w:rsidRPr="009F0D2A">
              <w:rPr>
                <w:rStyle w:val="Hipervnculo"/>
                <w:noProof/>
              </w:rPr>
              <w:t>Justificación</w:t>
            </w:r>
            <w:r w:rsidR="00B748E1">
              <w:rPr>
                <w:noProof/>
                <w:webHidden/>
              </w:rPr>
              <w:tab/>
            </w:r>
            <w:r w:rsidR="00B748E1">
              <w:rPr>
                <w:noProof/>
                <w:webHidden/>
              </w:rPr>
              <w:fldChar w:fldCharType="begin"/>
            </w:r>
            <w:r w:rsidR="00B748E1">
              <w:rPr>
                <w:noProof/>
                <w:webHidden/>
              </w:rPr>
              <w:instrText xml:space="preserve"> PAGEREF _Toc23418450 \h </w:instrText>
            </w:r>
            <w:r w:rsidR="00B748E1">
              <w:rPr>
                <w:noProof/>
                <w:webHidden/>
              </w:rPr>
            </w:r>
            <w:r w:rsidR="00B748E1">
              <w:rPr>
                <w:noProof/>
                <w:webHidden/>
              </w:rPr>
              <w:fldChar w:fldCharType="separate"/>
            </w:r>
            <w:r w:rsidR="00F21628">
              <w:rPr>
                <w:noProof/>
                <w:webHidden/>
              </w:rPr>
              <w:t>4</w:t>
            </w:r>
            <w:r w:rsidR="00B748E1">
              <w:rPr>
                <w:noProof/>
                <w:webHidden/>
              </w:rPr>
              <w:fldChar w:fldCharType="end"/>
            </w:r>
          </w:hyperlink>
        </w:p>
        <w:p w14:paraId="4D27B1CA" w14:textId="4509ACED" w:rsidR="00B748E1" w:rsidRDefault="009E7D13">
          <w:pPr>
            <w:pStyle w:val="TDC1"/>
            <w:tabs>
              <w:tab w:val="left" w:pos="480"/>
              <w:tab w:val="right" w:leader="dot" w:pos="8828"/>
            </w:tabs>
            <w:rPr>
              <w:rFonts w:eastAsiaTheme="minorEastAsia"/>
              <w:b w:val="0"/>
              <w:caps w:val="0"/>
              <w:noProof/>
              <w:lang w:eastAsia="es-MX"/>
            </w:rPr>
          </w:pPr>
          <w:hyperlink w:anchor="_Toc23418451" w:history="1">
            <w:r w:rsidR="00B748E1" w:rsidRPr="009F0D2A">
              <w:rPr>
                <w:rStyle w:val="Hipervnculo"/>
                <w:noProof/>
              </w:rPr>
              <w:t>2.</w:t>
            </w:r>
            <w:r w:rsidR="00B748E1">
              <w:rPr>
                <w:rFonts w:eastAsiaTheme="minorEastAsia"/>
                <w:b w:val="0"/>
                <w:caps w:val="0"/>
                <w:noProof/>
                <w:lang w:eastAsia="es-MX"/>
              </w:rPr>
              <w:tab/>
            </w:r>
            <w:r w:rsidR="00B748E1" w:rsidRPr="009F0D2A">
              <w:rPr>
                <w:rStyle w:val="Hipervnculo"/>
                <w:noProof/>
              </w:rPr>
              <w:t>Planteamiento del problema</w:t>
            </w:r>
            <w:r w:rsidR="00B748E1">
              <w:rPr>
                <w:noProof/>
                <w:webHidden/>
              </w:rPr>
              <w:tab/>
            </w:r>
            <w:r w:rsidR="00B748E1">
              <w:rPr>
                <w:noProof/>
                <w:webHidden/>
              </w:rPr>
              <w:fldChar w:fldCharType="begin"/>
            </w:r>
            <w:r w:rsidR="00B748E1">
              <w:rPr>
                <w:noProof/>
                <w:webHidden/>
              </w:rPr>
              <w:instrText xml:space="preserve"> PAGEREF _Toc23418451 \h </w:instrText>
            </w:r>
            <w:r w:rsidR="00B748E1">
              <w:rPr>
                <w:noProof/>
                <w:webHidden/>
              </w:rPr>
            </w:r>
            <w:r w:rsidR="00B748E1">
              <w:rPr>
                <w:noProof/>
                <w:webHidden/>
              </w:rPr>
              <w:fldChar w:fldCharType="separate"/>
            </w:r>
            <w:r w:rsidR="00F21628">
              <w:rPr>
                <w:noProof/>
                <w:webHidden/>
              </w:rPr>
              <w:t>5</w:t>
            </w:r>
            <w:r w:rsidR="00B748E1">
              <w:rPr>
                <w:noProof/>
                <w:webHidden/>
              </w:rPr>
              <w:fldChar w:fldCharType="end"/>
            </w:r>
          </w:hyperlink>
        </w:p>
        <w:p w14:paraId="06DC5E97" w14:textId="58CAFF56" w:rsidR="00B748E1" w:rsidRDefault="009E7D13">
          <w:pPr>
            <w:pStyle w:val="TDC1"/>
            <w:tabs>
              <w:tab w:val="left" w:pos="480"/>
              <w:tab w:val="right" w:leader="dot" w:pos="8828"/>
            </w:tabs>
            <w:rPr>
              <w:rFonts w:eastAsiaTheme="minorEastAsia"/>
              <w:b w:val="0"/>
              <w:caps w:val="0"/>
              <w:noProof/>
              <w:lang w:eastAsia="es-MX"/>
            </w:rPr>
          </w:pPr>
          <w:hyperlink w:anchor="_Toc23418452" w:history="1">
            <w:r w:rsidR="00B748E1" w:rsidRPr="009F0D2A">
              <w:rPr>
                <w:rStyle w:val="Hipervnculo"/>
                <w:noProof/>
              </w:rPr>
              <w:t>3.</w:t>
            </w:r>
            <w:r w:rsidR="00B748E1">
              <w:rPr>
                <w:rFonts w:eastAsiaTheme="minorEastAsia"/>
                <w:b w:val="0"/>
                <w:caps w:val="0"/>
                <w:noProof/>
                <w:lang w:eastAsia="es-MX"/>
              </w:rPr>
              <w:tab/>
            </w:r>
            <w:r w:rsidR="00B748E1" w:rsidRPr="009F0D2A">
              <w:rPr>
                <w:rStyle w:val="Hipervnculo"/>
                <w:noProof/>
              </w:rPr>
              <w:t>Propuesta de solución</w:t>
            </w:r>
            <w:r w:rsidR="00B748E1">
              <w:rPr>
                <w:noProof/>
                <w:webHidden/>
              </w:rPr>
              <w:tab/>
            </w:r>
            <w:r w:rsidR="00B748E1">
              <w:rPr>
                <w:noProof/>
                <w:webHidden/>
              </w:rPr>
              <w:fldChar w:fldCharType="begin"/>
            </w:r>
            <w:r w:rsidR="00B748E1">
              <w:rPr>
                <w:noProof/>
                <w:webHidden/>
              </w:rPr>
              <w:instrText xml:space="preserve"> PAGEREF _Toc23418452 \h </w:instrText>
            </w:r>
            <w:r w:rsidR="00B748E1">
              <w:rPr>
                <w:noProof/>
                <w:webHidden/>
              </w:rPr>
            </w:r>
            <w:r w:rsidR="00B748E1">
              <w:rPr>
                <w:noProof/>
                <w:webHidden/>
              </w:rPr>
              <w:fldChar w:fldCharType="separate"/>
            </w:r>
            <w:r w:rsidR="00F21628">
              <w:rPr>
                <w:noProof/>
                <w:webHidden/>
              </w:rPr>
              <w:t>7</w:t>
            </w:r>
            <w:r w:rsidR="00B748E1">
              <w:rPr>
                <w:noProof/>
                <w:webHidden/>
              </w:rPr>
              <w:fldChar w:fldCharType="end"/>
            </w:r>
          </w:hyperlink>
        </w:p>
        <w:p w14:paraId="4F256FEA" w14:textId="1FC5ED25" w:rsidR="00B748E1" w:rsidRDefault="009E7D13">
          <w:pPr>
            <w:pStyle w:val="TDC2"/>
            <w:tabs>
              <w:tab w:val="left" w:pos="880"/>
              <w:tab w:val="right" w:leader="dot" w:pos="8828"/>
            </w:tabs>
            <w:rPr>
              <w:rFonts w:eastAsiaTheme="minorEastAsia"/>
              <w:smallCaps w:val="0"/>
              <w:noProof/>
              <w:lang w:eastAsia="es-MX"/>
            </w:rPr>
          </w:pPr>
          <w:hyperlink w:anchor="_Toc23418453" w:history="1">
            <w:r w:rsidR="00B748E1" w:rsidRPr="009F0D2A">
              <w:rPr>
                <w:rStyle w:val="Hipervnculo"/>
                <w:noProof/>
              </w:rPr>
              <w:t>3.1.</w:t>
            </w:r>
            <w:r w:rsidR="00B748E1">
              <w:rPr>
                <w:rFonts w:eastAsiaTheme="minorEastAsia"/>
                <w:smallCaps w:val="0"/>
                <w:noProof/>
                <w:lang w:eastAsia="es-MX"/>
              </w:rPr>
              <w:tab/>
            </w:r>
            <w:r w:rsidR="00B748E1" w:rsidRPr="009F0D2A">
              <w:rPr>
                <w:rStyle w:val="Hipervnculo"/>
                <w:noProof/>
              </w:rPr>
              <w:t>Alcances (Resultados esperados)</w:t>
            </w:r>
            <w:r w:rsidR="00B748E1">
              <w:rPr>
                <w:noProof/>
                <w:webHidden/>
              </w:rPr>
              <w:tab/>
            </w:r>
            <w:r w:rsidR="00B748E1">
              <w:rPr>
                <w:noProof/>
                <w:webHidden/>
              </w:rPr>
              <w:fldChar w:fldCharType="begin"/>
            </w:r>
            <w:r w:rsidR="00B748E1">
              <w:rPr>
                <w:noProof/>
                <w:webHidden/>
              </w:rPr>
              <w:instrText xml:space="preserve"> PAGEREF _Toc23418453 \h </w:instrText>
            </w:r>
            <w:r w:rsidR="00B748E1">
              <w:rPr>
                <w:noProof/>
                <w:webHidden/>
              </w:rPr>
            </w:r>
            <w:r w:rsidR="00B748E1">
              <w:rPr>
                <w:noProof/>
                <w:webHidden/>
              </w:rPr>
              <w:fldChar w:fldCharType="separate"/>
            </w:r>
            <w:r w:rsidR="00F21628">
              <w:rPr>
                <w:noProof/>
                <w:webHidden/>
              </w:rPr>
              <w:t>10</w:t>
            </w:r>
            <w:r w:rsidR="00B748E1">
              <w:rPr>
                <w:noProof/>
                <w:webHidden/>
              </w:rPr>
              <w:fldChar w:fldCharType="end"/>
            </w:r>
          </w:hyperlink>
        </w:p>
        <w:p w14:paraId="6A435286" w14:textId="0B36A61E" w:rsidR="00B748E1" w:rsidRDefault="009E7D13">
          <w:pPr>
            <w:pStyle w:val="TDC1"/>
            <w:tabs>
              <w:tab w:val="left" w:pos="480"/>
              <w:tab w:val="right" w:leader="dot" w:pos="8828"/>
            </w:tabs>
            <w:rPr>
              <w:rFonts w:eastAsiaTheme="minorEastAsia"/>
              <w:b w:val="0"/>
              <w:caps w:val="0"/>
              <w:noProof/>
              <w:lang w:eastAsia="es-MX"/>
            </w:rPr>
          </w:pPr>
          <w:hyperlink w:anchor="_Toc23418454" w:history="1">
            <w:r w:rsidR="00B748E1" w:rsidRPr="009F0D2A">
              <w:rPr>
                <w:rStyle w:val="Hipervnculo"/>
                <w:noProof/>
              </w:rPr>
              <w:t>4.</w:t>
            </w:r>
            <w:r w:rsidR="00B748E1">
              <w:rPr>
                <w:rFonts w:eastAsiaTheme="minorEastAsia"/>
                <w:b w:val="0"/>
                <w:caps w:val="0"/>
                <w:noProof/>
                <w:lang w:eastAsia="es-MX"/>
              </w:rPr>
              <w:tab/>
            </w:r>
            <w:r w:rsidR="00B748E1" w:rsidRPr="009F0D2A">
              <w:rPr>
                <w:rStyle w:val="Hipervnculo"/>
                <w:noProof/>
              </w:rPr>
              <w:t>Objetivo general</w:t>
            </w:r>
            <w:r w:rsidR="00B748E1">
              <w:rPr>
                <w:noProof/>
                <w:webHidden/>
              </w:rPr>
              <w:tab/>
            </w:r>
            <w:r w:rsidR="00B748E1">
              <w:rPr>
                <w:noProof/>
                <w:webHidden/>
              </w:rPr>
              <w:fldChar w:fldCharType="begin"/>
            </w:r>
            <w:r w:rsidR="00B748E1">
              <w:rPr>
                <w:noProof/>
                <w:webHidden/>
              </w:rPr>
              <w:instrText xml:space="preserve"> PAGEREF _Toc23418454 \h </w:instrText>
            </w:r>
            <w:r w:rsidR="00B748E1">
              <w:rPr>
                <w:noProof/>
                <w:webHidden/>
              </w:rPr>
            </w:r>
            <w:r w:rsidR="00B748E1">
              <w:rPr>
                <w:noProof/>
                <w:webHidden/>
              </w:rPr>
              <w:fldChar w:fldCharType="separate"/>
            </w:r>
            <w:r w:rsidR="00F21628">
              <w:rPr>
                <w:noProof/>
                <w:webHidden/>
              </w:rPr>
              <w:t>10</w:t>
            </w:r>
            <w:r w:rsidR="00B748E1">
              <w:rPr>
                <w:noProof/>
                <w:webHidden/>
              </w:rPr>
              <w:fldChar w:fldCharType="end"/>
            </w:r>
          </w:hyperlink>
        </w:p>
        <w:p w14:paraId="33C1DBD0" w14:textId="7C8D87F1" w:rsidR="00B748E1" w:rsidRDefault="009E7D13">
          <w:pPr>
            <w:pStyle w:val="TDC3"/>
            <w:tabs>
              <w:tab w:val="left" w:pos="1100"/>
              <w:tab w:val="right" w:leader="dot" w:pos="8828"/>
            </w:tabs>
            <w:rPr>
              <w:rFonts w:eastAsiaTheme="minorEastAsia"/>
              <w:i w:val="0"/>
              <w:noProof/>
              <w:lang w:eastAsia="es-MX"/>
            </w:rPr>
          </w:pPr>
          <w:hyperlink w:anchor="_Toc23418455" w:history="1">
            <w:r w:rsidR="00B748E1" w:rsidRPr="009F0D2A">
              <w:rPr>
                <w:rStyle w:val="Hipervnculo"/>
                <w:noProof/>
              </w:rPr>
              <w:t>4.1.</w:t>
            </w:r>
            <w:r w:rsidR="00B748E1">
              <w:rPr>
                <w:rFonts w:eastAsiaTheme="minorEastAsia"/>
                <w:i w:val="0"/>
                <w:noProof/>
                <w:lang w:eastAsia="es-MX"/>
              </w:rPr>
              <w:tab/>
            </w:r>
            <w:r w:rsidR="00B748E1" w:rsidRPr="009F0D2A">
              <w:rPr>
                <w:rStyle w:val="Hipervnculo"/>
                <w:noProof/>
              </w:rPr>
              <w:t>Objetivos específicos</w:t>
            </w:r>
            <w:r w:rsidR="00B748E1">
              <w:rPr>
                <w:noProof/>
                <w:webHidden/>
              </w:rPr>
              <w:tab/>
            </w:r>
            <w:r w:rsidR="00B748E1">
              <w:rPr>
                <w:noProof/>
                <w:webHidden/>
              </w:rPr>
              <w:fldChar w:fldCharType="begin"/>
            </w:r>
            <w:r w:rsidR="00B748E1">
              <w:rPr>
                <w:noProof/>
                <w:webHidden/>
              </w:rPr>
              <w:instrText xml:space="preserve"> PAGEREF _Toc23418455 \h </w:instrText>
            </w:r>
            <w:r w:rsidR="00B748E1">
              <w:rPr>
                <w:noProof/>
                <w:webHidden/>
              </w:rPr>
            </w:r>
            <w:r w:rsidR="00B748E1">
              <w:rPr>
                <w:noProof/>
                <w:webHidden/>
              </w:rPr>
              <w:fldChar w:fldCharType="separate"/>
            </w:r>
            <w:r w:rsidR="00F21628">
              <w:rPr>
                <w:noProof/>
                <w:webHidden/>
              </w:rPr>
              <w:t>11</w:t>
            </w:r>
            <w:r w:rsidR="00B748E1">
              <w:rPr>
                <w:noProof/>
                <w:webHidden/>
              </w:rPr>
              <w:fldChar w:fldCharType="end"/>
            </w:r>
          </w:hyperlink>
        </w:p>
        <w:p w14:paraId="2F1A7B14" w14:textId="47AEBF23" w:rsidR="00B748E1" w:rsidRDefault="009E7D13">
          <w:pPr>
            <w:pStyle w:val="TDC1"/>
            <w:tabs>
              <w:tab w:val="left" w:pos="480"/>
              <w:tab w:val="right" w:leader="dot" w:pos="8828"/>
            </w:tabs>
            <w:rPr>
              <w:rFonts w:eastAsiaTheme="minorEastAsia"/>
              <w:b w:val="0"/>
              <w:caps w:val="0"/>
              <w:noProof/>
              <w:lang w:eastAsia="es-MX"/>
            </w:rPr>
          </w:pPr>
          <w:hyperlink w:anchor="_Toc23418456" w:history="1">
            <w:r w:rsidR="00B748E1" w:rsidRPr="009F0D2A">
              <w:rPr>
                <w:rStyle w:val="Hipervnculo"/>
                <w:noProof/>
              </w:rPr>
              <w:t>5.</w:t>
            </w:r>
            <w:r w:rsidR="00B748E1">
              <w:rPr>
                <w:rFonts w:eastAsiaTheme="minorEastAsia"/>
                <w:b w:val="0"/>
                <w:caps w:val="0"/>
                <w:noProof/>
                <w:lang w:eastAsia="es-MX"/>
              </w:rPr>
              <w:tab/>
            </w:r>
            <w:r w:rsidR="00B748E1" w:rsidRPr="009F0D2A">
              <w:rPr>
                <w:rStyle w:val="Hipervnculo"/>
                <w:noProof/>
              </w:rPr>
              <w:t>Estado del arte</w:t>
            </w:r>
            <w:r w:rsidR="00B748E1">
              <w:rPr>
                <w:noProof/>
                <w:webHidden/>
              </w:rPr>
              <w:tab/>
            </w:r>
            <w:r w:rsidR="00B748E1">
              <w:rPr>
                <w:noProof/>
                <w:webHidden/>
              </w:rPr>
              <w:fldChar w:fldCharType="begin"/>
            </w:r>
            <w:r w:rsidR="00B748E1">
              <w:rPr>
                <w:noProof/>
                <w:webHidden/>
              </w:rPr>
              <w:instrText xml:space="preserve"> PAGEREF _Toc23418456 \h </w:instrText>
            </w:r>
            <w:r w:rsidR="00B748E1">
              <w:rPr>
                <w:noProof/>
                <w:webHidden/>
              </w:rPr>
            </w:r>
            <w:r w:rsidR="00B748E1">
              <w:rPr>
                <w:noProof/>
                <w:webHidden/>
              </w:rPr>
              <w:fldChar w:fldCharType="separate"/>
            </w:r>
            <w:r w:rsidR="00F21628">
              <w:rPr>
                <w:noProof/>
                <w:webHidden/>
              </w:rPr>
              <w:t>12</w:t>
            </w:r>
            <w:r w:rsidR="00B748E1">
              <w:rPr>
                <w:noProof/>
                <w:webHidden/>
              </w:rPr>
              <w:fldChar w:fldCharType="end"/>
            </w:r>
          </w:hyperlink>
        </w:p>
        <w:p w14:paraId="25F070CE" w14:textId="6A1783CD" w:rsidR="00B748E1" w:rsidRDefault="009E7D13">
          <w:pPr>
            <w:pStyle w:val="TDC1"/>
            <w:tabs>
              <w:tab w:val="left" w:pos="480"/>
              <w:tab w:val="right" w:leader="dot" w:pos="8828"/>
            </w:tabs>
            <w:rPr>
              <w:rFonts w:eastAsiaTheme="minorEastAsia"/>
              <w:b w:val="0"/>
              <w:caps w:val="0"/>
              <w:noProof/>
              <w:lang w:eastAsia="es-MX"/>
            </w:rPr>
          </w:pPr>
          <w:hyperlink w:anchor="_Toc23418457" w:history="1">
            <w:r w:rsidR="00B748E1" w:rsidRPr="009F0D2A">
              <w:rPr>
                <w:rStyle w:val="Hipervnculo"/>
                <w:noProof/>
              </w:rPr>
              <w:t>6.</w:t>
            </w:r>
            <w:r w:rsidR="00B748E1">
              <w:rPr>
                <w:rFonts w:eastAsiaTheme="minorEastAsia"/>
                <w:b w:val="0"/>
                <w:caps w:val="0"/>
                <w:noProof/>
                <w:lang w:eastAsia="es-MX"/>
              </w:rPr>
              <w:tab/>
            </w:r>
            <w:r w:rsidR="00B748E1" w:rsidRPr="009F0D2A">
              <w:rPr>
                <w:rStyle w:val="Hipervnculo"/>
                <w:noProof/>
              </w:rPr>
              <w:t>Marco teórico</w:t>
            </w:r>
            <w:r w:rsidR="00B748E1">
              <w:rPr>
                <w:noProof/>
                <w:webHidden/>
              </w:rPr>
              <w:tab/>
            </w:r>
            <w:r w:rsidR="00B748E1">
              <w:rPr>
                <w:noProof/>
                <w:webHidden/>
              </w:rPr>
              <w:fldChar w:fldCharType="begin"/>
            </w:r>
            <w:r w:rsidR="00B748E1">
              <w:rPr>
                <w:noProof/>
                <w:webHidden/>
              </w:rPr>
              <w:instrText xml:space="preserve"> PAGEREF _Toc23418457 \h </w:instrText>
            </w:r>
            <w:r w:rsidR="00B748E1">
              <w:rPr>
                <w:noProof/>
                <w:webHidden/>
              </w:rPr>
            </w:r>
            <w:r w:rsidR="00B748E1">
              <w:rPr>
                <w:noProof/>
                <w:webHidden/>
              </w:rPr>
              <w:fldChar w:fldCharType="separate"/>
            </w:r>
            <w:r w:rsidR="00F21628">
              <w:rPr>
                <w:noProof/>
                <w:webHidden/>
              </w:rPr>
              <w:t>17</w:t>
            </w:r>
            <w:r w:rsidR="00B748E1">
              <w:rPr>
                <w:noProof/>
                <w:webHidden/>
              </w:rPr>
              <w:fldChar w:fldCharType="end"/>
            </w:r>
          </w:hyperlink>
        </w:p>
        <w:p w14:paraId="14244DB4" w14:textId="5BC4DA2F" w:rsidR="00B748E1" w:rsidRDefault="009E7D13">
          <w:pPr>
            <w:pStyle w:val="TDC2"/>
            <w:tabs>
              <w:tab w:val="left" w:pos="880"/>
              <w:tab w:val="right" w:leader="dot" w:pos="8828"/>
            </w:tabs>
            <w:rPr>
              <w:rFonts w:eastAsiaTheme="minorEastAsia"/>
              <w:smallCaps w:val="0"/>
              <w:noProof/>
              <w:lang w:eastAsia="es-MX"/>
            </w:rPr>
          </w:pPr>
          <w:hyperlink w:anchor="_Toc23418458" w:history="1">
            <w:r w:rsidR="00B748E1" w:rsidRPr="009F0D2A">
              <w:rPr>
                <w:rStyle w:val="Hipervnculo"/>
                <w:noProof/>
              </w:rPr>
              <w:t>6.1.</w:t>
            </w:r>
            <w:r w:rsidR="00B748E1">
              <w:rPr>
                <w:rFonts w:eastAsiaTheme="minorEastAsia"/>
                <w:smallCaps w:val="0"/>
                <w:noProof/>
                <w:lang w:eastAsia="es-MX"/>
              </w:rPr>
              <w:tab/>
            </w:r>
            <w:r w:rsidR="00B748E1" w:rsidRPr="009F0D2A">
              <w:rPr>
                <w:rStyle w:val="Hipervnculo"/>
                <w:noProof/>
              </w:rPr>
              <w:t>Linked Data</w:t>
            </w:r>
            <w:r w:rsidR="00B748E1">
              <w:rPr>
                <w:noProof/>
                <w:webHidden/>
              </w:rPr>
              <w:tab/>
            </w:r>
            <w:r w:rsidR="00B748E1">
              <w:rPr>
                <w:noProof/>
                <w:webHidden/>
              </w:rPr>
              <w:fldChar w:fldCharType="begin"/>
            </w:r>
            <w:r w:rsidR="00B748E1">
              <w:rPr>
                <w:noProof/>
                <w:webHidden/>
              </w:rPr>
              <w:instrText xml:space="preserve"> PAGEREF _Toc23418458 \h </w:instrText>
            </w:r>
            <w:r w:rsidR="00B748E1">
              <w:rPr>
                <w:noProof/>
                <w:webHidden/>
              </w:rPr>
            </w:r>
            <w:r w:rsidR="00B748E1">
              <w:rPr>
                <w:noProof/>
                <w:webHidden/>
              </w:rPr>
              <w:fldChar w:fldCharType="separate"/>
            </w:r>
            <w:r w:rsidR="00F21628">
              <w:rPr>
                <w:noProof/>
                <w:webHidden/>
              </w:rPr>
              <w:t>17</w:t>
            </w:r>
            <w:r w:rsidR="00B748E1">
              <w:rPr>
                <w:noProof/>
                <w:webHidden/>
              </w:rPr>
              <w:fldChar w:fldCharType="end"/>
            </w:r>
          </w:hyperlink>
        </w:p>
        <w:p w14:paraId="4FC5B513" w14:textId="6ED3F464" w:rsidR="00B748E1" w:rsidRDefault="009E7D13">
          <w:pPr>
            <w:pStyle w:val="TDC2"/>
            <w:tabs>
              <w:tab w:val="left" w:pos="880"/>
              <w:tab w:val="right" w:leader="dot" w:pos="8828"/>
            </w:tabs>
            <w:rPr>
              <w:rFonts w:eastAsiaTheme="minorEastAsia"/>
              <w:smallCaps w:val="0"/>
              <w:noProof/>
              <w:lang w:eastAsia="es-MX"/>
            </w:rPr>
          </w:pPr>
          <w:hyperlink w:anchor="_Toc23418459" w:history="1">
            <w:r w:rsidR="00B748E1" w:rsidRPr="009F0D2A">
              <w:rPr>
                <w:rStyle w:val="Hipervnculo"/>
                <w:noProof/>
              </w:rPr>
              <w:t>6.2.</w:t>
            </w:r>
            <w:r w:rsidR="00B748E1">
              <w:rPr>
                <w:rFonts w:eastAsiaTheme="minorEastAsia"/>
                <w:smallCaps w:val="0"/>
                <w:noProof/>
                <w:lang w:eastAsia="es-MX"/>
              </w:rPr>
              <w:tab/>
            </w:r>
            <w:r w:rsidR="00B748E1" w:rsidRPr="009F0D2A">
              <w:rPr>
                <w:rStyle w:val="Hipervnculo"/>
                <w:noProof/>
              </w:rPr>
              <w:t>Web semántica</w:t>
            </w:r>
            <w:r w:rsidR="00B748E1">
              <w:rPr>
                <w:noProof/>
                <w:webHidden/>
              </w:rPr>
              <w:tab/>
            </w:r>
            <w:r w:rsidR="00B748E1">
              <w:rPr>
                <w:noProof/>
                <w:webHidden/>
              </w:rPr>
              <w:fldChar w:fldCharType="begin"/>
            </w:r>
            <w:r w:rsidR="00B748E1">
              <w:rPr>
                <w:noProof/>
                <w:webHidden/>
              </w:rPr>
              <w:instrText xml:space="preserve"> PAGEREF _Toc23418459 \h </w:instrText>
            </w:r>
            <w:r w:rsidR="00B748E1">
              <w:rPr>
                <w:noProof/>
                <w:webHidden/>
              </w:rPr>
            </w:r>
            <w:r w:rsidR="00B748E1">
              <w:rPr>
                <w:noProof/>
                <w:webHidden/>
              </w:rPr>
              <w:fldChar w:fldCharType="separate"/>
            </w:r>
            <w:r w:rsidR="00F21628">
              <w:rPr>
                <w:noProof/>
                <w:webHidden/>
              </w:rPr>
              <w:t>17</w:t>
            </w:r>
            <w:r w:rsidR="00B748E1">
              <w:rPr>
                <w:noProof/>
                <w:webHidden/>
              </w:rPr>
              <w:fldChar w:fldCharType="end"/>
            </w:r>
          </w:hyperlink>
        </w:p>
        <w:p w14:paraId="6EC08D11" w14:textId="2603416F" w:rsidR="00B748E1" w:rsidRDefault="009E7D13">
          <w:pPr>
            <w:pStyle w:val="TDC2"/>
            <w:tabs>
              <w:tab w:val="left" w:pos="880"/>
              <w:tab w:val="right" w:leader="dot" w:pos="8828"/>
            </w:tabs>
            <w:rPr>
              <w:rFonts w:eastAsiaTheme="minorEastAsia"/>
              <w:smallCaps w:val="0"/>
              <w:noProof/>
              <w:lang w:eastAsia="es-MX"/>
            </w:rPr>
          </w:pPr>
          <w:hyperlink w:anchor="_Toc23418460" w:history="1">
            <w:r w:rsidR="00B748E1" w:rsidRPr="009F0D2A">
              <w:rPr>
                <w:rStyle w:val="Hipervnculo"/>
                <w:noProof/>
              </w:rPr>
              <w:t>6.3.</w:t>
            </w:r>
            <w:r w:rsidR="00B748E1">
              <w:rPr>
                <w:rFonts w:eastAsiaTheme="minorEastAsia"/>
                <w:smallCaps w:val="0"/>
                <w:noProof/>
                <w:lang w:eastAsia="es-MX"/>
              </w:rPr>
              <w:tab/>
            </w:r>
            <w:r w:rsidR="00B748E1" w:rsidRPr="009F0D2A">
              <w:rPr>
                <w:rStyle w:val="Hipervnculo"/>
                <w:noProof/>
              </w:rPr>
              <w:t>RDF (Resource Description Framework)</w:t>
            </w:r>
            <w:r w:rsidR="00B748E1">
              <w:rPr>
                <w:noProof/>
                <w:webHidden/>
              </w:rPr>
              <w:tab/>
            </w:r>
            <w:r w:rsidR="00B748E1">
              <w:rPr>
                <w:noProof/>
                <w:webHidden/>
              </w:rPr>
              <w:fldChar w:fldCharType="begin"/>
            </w:r>
            <w:r w:rsidR="00B748E1">
              <w:rPr>
                <w:noProof/>
                <w:webHidden/>
              </w:rPr>
              <w:instrText xml:space="preserve"> PAGEREF _Toc23418460 \h </w:instrText>
            </w:r>
            <w:r w:rsidR="00B748E1">
              <w:rPr>
                <w:noProof/>
                <w:webHidden/>
              </w:rPr>
            </w:r>
            <w:r w:rsidR="00B748E1">
              <w:rPr>
                <w:noProof/>
                <w:webHidden/>
              </w:rPr>
              <w:fldChar w:fldCharType="separate"/>
            </w:r>
            <w:r w:rsidR="00F21628">
              <w:rPr>
                <w:noProof/>
                <w:webHidden/>
              </w:rPr>
              <w:t>18</w:t>
            </w:r>
            <w:r w:rsidR="00B748E1">
              <w:rPr>
                <w:noProof/>
                <w:webHidden/>
              </w:rPr>
              <w:fldChar w:fldCharType="end"/>
            </w:r>
          </w:hyperlink>
        </w:p>
        <w:p w14:paraId="6BF0A5FB" w14:textId="133AD7C1" w:rsidR="00B748E1" w:rsidRDefault="009E7D13">
          <w:pPr>
            <w:pStyle w:val="TDC2"/>
            <w:tabs>
              <w:tab w:val="left" w:pos="880"/>
              <w:tab w:val="right" w:leader="dot" w:pos="8828"/>
            </w:tabs>
            <w:rPr>
              <w:rFonts w:eastAsiaTheme="minorEastAsia"/>
              <w:smallCaps w:val="0"/>
              <w:noProof/>
              <w:lang w:eastAsia="es-MX"/>
            </w:rPr>
          </w:pPr>
          <w:hyperlink w:anchor="_Toc23418461" w:history="1">
            <w:r w:rsidR="00B748E1" w:rsidRPr="009F0D2A">
              <w:rPr>
                <w:rStyle w:val="Hipervnculo"/>
                <w:noProof/>
              </w:rPr>
              <w:t>6.4.</w:t>
            </w:r>
            <w:r w:rsidR="00B748E1">
              <w:rPr>
                <w:rFonts w:eastAsiaTheme="minorEastAsia"/>
                <w:smallCaps w:val="0"/>
                <w:noProof/>
                <w:lang w:eastAsia="es-MX"/>
              </w:rPr>
              <w:tab/>
            </w:r>
            <w:r w:rsidR="00B748E1" w:rsidRPr="009F0D2A">
              <w:rPr>
                <w:rStyle w:val="Hipervnculo"/>
                <w:noProof/>
              </w:rPr>
              <w:t>URI (Uniform Resource Identifier)</w:t>
            </w:r>
            <w:r w:rsidR="00B748E1">
              <w:rPr>
                <w:noProof/>
                <w:webHidden/>
              </w:rPr>
              <w:tab/>
            </w:r>
            <w:r w:rsidR="00B748E1">
              <w:rPr>
                <w:noProof/>
                <w:webHidden/>
              </w:rPr>
              <w:fldChar w:fldCharType="begin"/>
            </w:r>
            <w:r w:rsidR="00B748E1">
              <w:rPr>
                <w:noProof/>
                <w:webHidden/>
              </w:rPr>
              <w:instrText xml:space="preserve"> PAGEREF _Toc23418461 \h </w:instrText>
            </w:r>
            <w:r w:rsidR="00B748E1">
              <w:rPr>
                <w:noProof/>
                <w:webHidden/>
              </w:rPr>
            </w:r>
            <w:r w:rsidR="00B748E1">
              <w:rPr>
                <w:noProof/>
                <w:webHidden/>
              </w:rPr>
              <w:fldChar w:fldCharType="separate"/>
            </w:r>
            <w:r w:rsidR="00F21628">
              <w:rPr>
                <w:noProof/>
                <w:webHidden/>
              </w:rPr>
              <w:t>18</w:t>
            </w:r>
            <w:r w:rsidR="00B748E1">
              <w:rPr>
                <w:noProof/>
                <w:webHidden/>
              </w:rPr>
              <w:fldChar w:fldCharType="end"/>
            </w:r>
          </w:hyperlink>
        </w:p>
        <w:p w14:paraId="0A1C821A" w14:textId="18C4704C" w:rsidR="00B748E1" w:rsidRDefault="009E7D13">
          <w:pPr>
            <w:pStyle w:val="TDC2"/>
            <w:tabs>
              <w:tab w:val="left" w:pos="880"/>
              <w:tab w:val="right" w:leader="dot" w:pos="8828"/>
            </w:tabs>
            <w:rPr>
              <w:rFonts w:eastAsiaTheme="minorEastAsia"/>
              <w:smallCaps w:val="0"/>
              <w:noProof/>
              <w:lang w:eastAsia="es-MX"/>
            </w:rPr>
          </w:pPr>
          <w:hyperlink w:anchor="_Toc23418462" w:history="1">
            <w:r w:rsidR="00B748E1" w:rsidRPr="009F0D2A">
              <w:rPr>
                <w:rStyle w:val="Hipervnculo"/>
                <w:noProof/>
              </w:rPr>
              <w:t>6.5.</w:t>
            </w:r>
            <w:r w:rsidR="00B748E1">
              <w:rPr>
                <w:rFonts w:eastAsiaTheme="minorEastAsia"/>
                <w:smallCaps w:val="0"/>
                <w:noProof/>
                <w:lang w:eastAsia="es-MX"/>
              </w:rPr>
              <w:tab/>
            </w:r>
            <w:r w:rsidR="00B748E1" w:rsidRPr="009F0D2A">
              <w:rPr>
                <w:rStyle w:val="Hipervnculo"/>
                <w:noProof/>
              </w:rPr>
              <w:t>RDF triple store</w:t>
            </w:r>
            <w:r w:rsidR="00B748E1">
              <w:rPr>
                <w:noProof/>
                <w:webHidden/>
              </w:rPr>
              <w:tab/>
            </w:r>
            <w:r w:rsidR="00B748E1">
              <w:rPr>
                <w:noProof/>
                <w:webHidden/>
              </w:rPr>
              <w:fldChar w:fldCharType="begin"/>
            </w:r>
            <w:r w:rsidR="00B748E1">
              <w:rPr>
                <w:noProof/>
                <w:webHidden/>
              </w:rPr>
              <w:instrText xml:space="preserve"> PAGEREF _Toc23418462 \h </w:instrText>
            </w:r>
            <w:r w:rsidR="00B748E1">
              <w:rPr>
                <w:noProof/>
                <w:webHidden/>
              </w:rPr>
            </w:r>
            <w:r w:rsidR="00B748E1">
              <w:rPr>
                <w:noProof/>
                <w:webHidden/>
              </w:rPr>
              <w:fldChar w:fldCharType="separate"/>
            </w:r>
            <w:r w:rsidR="00F21628">
              <w:rPr>
                <w:noProof/>
                <w:webHidden/>
              </w:rPr>
              <w:t>19</w:t>
            </w:r>
            <w:r w:rsidR="00B748E1">
              <w:rPr>
                <w:noProof/>
                <w:webHidden/>
              </w:rPr>
              <w:fldChar w:fldCharType="end"/>
            </w:r>
          </w:hyperlink>
        </w:p>
        <w:p w14:paraId="02B7D2ED" w14:textId="138A561A" w:rsidR="00B748E1" w:rsidRDefault="009E7D13">
          <w:pPr>
            <w:pStyle w:val="TDC2"/>
            <w:tabs>
              <w:tab w:val="left" w:pos="880"/>
              <w:tab w:val="right" w:leader="dot" w:pos="8828"/>
            </w:tabs>
            <w:rPr>
              <w:rFonts w:eastAsiaTheme="minorEastAsia"/>
              <w:smallCaps w:val="0"/>
              <w:noProof/>
              <w:lang w:eastAsia="es-MX"/>
            </w:rPr>
          </w:pPr>
          <w:hyperlink w:anchor="_Toc23418463" w:history="1">
            <w:r w:rsidR="00B748E1" w:rsidRPr="009F0D2A">
              <w:rPr>
                <w:rStyle w:val="Hipervnculo"/>
                <w:noProof/>
              </w:rPr>
              <w:t>6.6.</w:t>
            </w:r>
            <w:r w:rsidR="00B748E1">
              <w:rPr>
                <w:rFonts w:eastAsiaTheme="minorEastAsia"/>
                <w:smallCaps w:val="0"/>
                <w:noProof/>
                <w:lang w:eastAsia="es-MX"/>
              </w:rPr>
              <w:tab/>
            </w:r>
            <w:r w:rsidR="00B748E1" w:rsidRPr="009F0D2A">
              <w:rPr>
                <w:rStyle w:val="Hipervnculo"/>
                <w:noProof/>
              </w:rPr>
              <w:t>SPARQL</w:t>
            </w:r>
            <w:r w:rsidR="00B748E1">
              <w:rPr>
                <w:noProof/>
                <w:webHidden/>
              </w:rPr>
              <w:tab/>
            </w:r>
            <w:r w:rsidR="00B748E1">
              <w:rPr>
                <w:noProof/>
                <w:webHidden/>
              </w:rPr>
              <w:fldChar w:fldCharType="begin"/>
            </w:r>
            <w:r w:rsidR="00B748E1">
              <w:rPr>
                <w:noProof/>
                <w:webHidden/>
              </w:rPr>
              <w:instrText xml:space="preserve"> PAGEREF _Toc23418463 \h </w:instrText>
            </w:r>
            <w:r w:rsidR="00B748E1">
              <w:rPr>
                <w:noProof/>
                <w:webHidden/>
              </w:rPr>
            </w:r>
            <w:r w:rsidR="00B748E1">
              <w:rPr>
                <w:noProof/>
                <w:webHidden/>
              </w:rPr>
              <w:fldChar w:fldCharType="separate"/>
            </w:r>
            <w:r w:rsidR="00F21628">
              <w:rPr>
                <w:noProof/>
                <w:webHidden/>
              </w:rPr>
              <w:t>19</w:t>
            </w:r>
            <w:r w:rsidR="00B748E1">
              <w:rPr>
                <w:noProof/>
                <w:webHidden/>
              </w:rPr>
              <w:fldChar w:fldCharType="end"/>
            </w:r>
          </w:hyperlink>
        </w:p>
        <w:p w14:paraId="61237968" w14:textId="09CECE51" w:rsidR="00B748E1" w:rsidRDefault="009E7D13">
          <w:pPr>
            <w:pStyle w:val="TDC2"/>
            <w:tabs>
              <w:tab w:val="left" w:pos="880"/>
              <w:tab w:val="right" w:leader="dot" w:pos="8828"/>
            </w:tabs>
            <w:rPr>
              <w:rFonts w:eastAsiaTheme="minorEastAsia"/>
              <w:smallCaps w:val="0"/>
              <w:noProof/>
              <w:lang w:eastAsia="es-MX"/>
            </w:rPr>
          </w:pPr>
          <w:hyperlink w:anchor="_Toc23418464" w:history="1">
            <w:r w:rsidR="00B748E1" w:rsidRPr="009F0D2A">
              <w:rPr>
                <w:rStyle w:val="Hipervnculo"/>
                <w:i/>
                <w:iCs/>
                <w:noProof/>
              </w:rPr>
              <w:t>6.7.</w:t>
            </w:r>
            <w:r w:rsidR="00B748E1">
              <w:rPr>
                <w:rFonts w:eastAsiaTheme="minorEastAsia"/>
                <w:smallCaps w:val="0"/>
                <w:noProof/>
                <w:lang w:eastAsia="es-MX"/>
              </w:rPr>
              <w:tab/>
            </w:r>
            <w:r w:rsidR="00B748E1" w:rsidRPr="009F0D2A">
              <w:rPr>
                <w:rStyle w:val="Hipervnculo"/>
                <w:i/>
                <w:iCs/>
                <w:noProof/>
              </w:rPr>
              <w:t>SPARQL endpoint</w:t>
            </w:r>
            <w:r w:rsidR="00B748E1">
              <w:rPr>
                <w:noProof/>
                <w:webHidden/>
              </w:rPr>
              <w:tab/>
            </w:r>
            <w:r w:rsidR="00B748E1">
              <w:rPr>
                <w:noProof/>
                <w:webHidden/>
              </w:rPr>
              <w:fldChar w:fldCharType="begin"/>
            </w:r>
            <w:r w:rsidR="00B748E1">
              <w:rPr>
                <w:noProof/>
                <w:webHidden/>
              </w:rPr>
              <w:instrText xml:space="preserve"> PAGEREF _Toc23418464 \h </w:instrText>
            </w:r>
            <w:r w:rsidR="00B748E1">
              <w:rPr>
                <w:noProof/>
                <w:webHidden/>
              </w:rPr>
            </w:r>
            <w:r w:rsidR="00B748E1">
              <w:rPr>
                <w:noProof/>
                <w:webHidden/>
              </w:rPr>
              <w:fldChar w:fldCharType="separate"/>
            </w:r>
            <w:r w:rsidR="00F21628">
              <w:rPr>
                <w:noProof/>
                <w:webHidden/>
              </w:rPr>
              <w:t>20</w:t>
            </w:r>
            <w:r w:rsidR="00B748E1">
              <w:rPr>
                <w:noProof/>
                <w:webHidden/>
              </w:rPr>
              <w:fldChar w:fldCharType="end"/>
            </w:r>
          </w:hyperlink>
        </w:p>
        <w:p w14:paraId="28F5642D" w14:textId="34F09CCB" w:rsidR="00B748E1" w:rsidRDefault="009E7D13">
          <w:pPr>
            <w:pStyle w:val="TDC2"/>
            <w:tabs>
              <w:tab w:val="left" w:pos="880"/>
              <w:tab w:val="right" w:leader="dot" w:pos="8828"/>
            </w:tabs>
            <w:rPr>
              <w:rFonts w:eastAsiaTheme="minorEastAsia"/>
              <w:smallCaps w:val="0"/>
              <w:noProof/>
              <w:lang w:eastAsia="es-MX"/>
            </w:rPr>
          </w:pPr>
          <w:hyperlink w:anchor="_Toc23418465" w:history="1">
            <w:r w:rsidR="00B748E1" w:rsidRPr="009F0D2A">
              <w:rPr>
                <w:rStyle w:val="Hipervnculo"/>
                <w:noProof/>
              </w:rPr>
              <w:t>6.8.</w:t>
            </w:r>
            <w:r w:rsidR="00B748E1">
              <w:rPr>
                <w:rFonts w:eastAsiaTheme="minorEastAsia"/>
                <w:smallCaps w:val="0"/>
                <w:noProof/>
                <w:lang w:eastAsia="es-MX"/>
              </w:rPr>
              <w:tab/>
            </w:r>
            <w:r w:rsidR="00B748E1" w:rsidRPr="009F0D2A">
              <w:rPr>
                <w:rStyle w:val="Hipervnculo"/>
                <w:i/>
                <w:iCs/>
                <w:noProof/>
              </w:rPr>
              <w:t>GeoSPARQL</w:t>
            </w:r>
            <w:r w:rsidR="00B748E1">
              <w:rPr>
                <w:noProof/>
                <w:webHidden/>
              </w:rPr>
              <w:tab/>
            </w:r>
            <w:r w:rsidR="00B748E1">
              <w:rPr>
                <w:noProof/>
                <w:webHidden/>
              </w:rPr>
              <w:fldChar w:fldCharType="begin"/>
            </w:r>
            <w:r w:rsidR="00B748E1">
              <w:rPr>
                <w:noProof/>
                <w:webHidden/>
              </w:rPr>
              <w:instrText xml:space="preserve"> PAGEREF _Toc23418465 \h </w:instrText>
            </w:r>
            <w:r w:rsidR="00B748E1">
              <w:rPr>
                <w:noProof/>
                <w:webHidden/>
              </w:rPr>
            </w:r>
            <w:r w:rsidR="00B748E1">
              <w:rPr>
                <w:noProof/>
                <w:webHidden/>
              </w:rPr>
              <w:fldChar w:fldCharType="separate"/>
            </w:r>
            <w:r w:rsidR="00F21628">
              <w:rPr>
                <w:noProof/>
                <w:webHidden/>
              </w:rPr>
              <w:t>20</w:t>
            </w:r>
            <w:r w:rsidR="00B748E1">
              <w:rPr>
                <w:noProof/>
                <w:webHidden/>
              </w:rPr>
              <w:fldChar w:fldCharType="end"/>
            </w:r>
          </w:hyperlink>
        </w:p>
        <w:p w14:paraId="6910D136" w14:textId="7A056924" w:rsidR="00B748E1" w:rsidRDefault="009E7D13">
          <w:pPr>
            <w:pStyle w:val="TDC2"/>
            <w:tabs>
              <w:tab w:val="left" w:pos="880"/>
              <w:tab w:val="right" w:leader="dot" w:pos="8828"/>
            </w:tabs>
            <w:rPr>
              <w:rFonts w:eastAsiaTheme="minorEastAsia"/>
              <w:smallCaps w:val="0"/>
              <w:noProof/>
              <w:lang w:eastAsia="es-MX"/>
            </w:rPr>
          </w:pPr>
          <w:hyperlink w:anchor="_Toc23418466" w:history="1">
            <w:r w:rsidR="00B748E1" w:rsidRPr="009F0D2A">
              <w:rPr>
                <w:rStyle w:val="Hipervnculo"/>
                <w:noProof/>
              </w:rPr>
              <w:t>6.9.</w:t>
            </w:r>
            <w:r w:rsidR="00B748E1">
              <w:rPr>
                <w:rFonts w:eastAsiaTheme="minorEastAsia"/>
                <w:smallCaps w:val="0"/>
                <w:noProof/>
                <w:lang w:eastAsia="es-MX"/>
              </w:rPr>
              <w:tab/>
            </w:r>
            <w:r w:rsidR="00B748E1" w:rsidRPr="009F0D2A">
              <w:rPr>
                <w:rStyle w:val="Hipervnculo"/>
                <w:noProof/>
              </w:rPr>
              <w:t>Arquitectura SOA</w:t>
            </w:r>
            <w:r w:rsidR="00B748E1">
              <w:rPr>
                <w:noProof/>
                <w:webHidden/>
              </w:rPr>
              <w:tab/>
            </w:r>
            <w:r w:rsidR="00B748E1">
              <w:rPr>
                <w:noProof/>
                <w:webHidden/>
              </w:rPr>
              <w:fldChar w:fldCharType="begin"/>
            </w:r>
            <w:r w:rsidR="00B748E1">
              <w:rPr>
                <w:noProof/>
                <w:webHidden/>
              </w:rPr>
              <w:instrText xml:space="preserve"> PAGEREF _Toc23418466 \h </w:instrText>
            </w:r>
            <w:r w:rsidR="00B748E1">
              <w:rPr>
                <w:noProof/>
                <w:webHidden/>
              </w:rPr>
            </w:r>
            <w:r w:rsidR="00B748E1">
              <w:rPr>
                <w:noProof/>
                <w:webHidden/>
              </w:rPr>
              <w:fldChar w:fldCharType="separate"/>
            </w:r>
            <w:r w:rsidR="00F21628">
              <w:rPr>
                <w:noProof/>
                <w:webHidden/>
              </w:rPr>
              <w:t>21</w:t>
            </w:r>
            <w:r w:rsidR="00B748E1">
              <w:rPr>
                <w:noProof/>
                <w:webHidden/>
              </w:rPr>
              <w:fldChar w:fldCharType="end"/>
            </w:r>
          </w:hyperlink>
        </w:p>
        <w:p w14:paraId="4536EDAB" w14:textId="4E9FE874" w:rsidR="00B748E1" w:rsidRDefault="009E7D13">
          <w:pPr>
            <w:pStyle w:val="TDC2"/>
            <w:tabs>
              <w:tab w:val="left" w:pos="1100"/>
              <w:tab w:val="right" w:leader="dot" w:pos="8828"/>
            </w:tabs>
            <w:rPr>
              <w:rFonts w:eastAsiaTheme="minorEastAsia"/>
              <w:smallCaps w:val="0"/>
              <w:noProof/>
              <w:lang w:eastAsia="es-MX"/>
            </w:rPr>
          </w:pPr>
          <w:hyperlink w:anchor="_Toc23418467" w:history="1">
            <w:r w:rsidR="00B748E1" w:rsidRPr="009F0D2A">
              <w:rPr>
                <w:rStyle w:val="Hipervnculo"/>
                <w:noProof/>
              </w:rPr>
              <w:t>6.10.</w:t>
            </w:r>
            <w:r w:rsidR="00B748E1">
              <w:rPr>
                <w:rFonts w:eastAsiaTheme="minorEastAsia"/>
                <w:smallCaps w:val="0"/>
                <w:noProof/>
                <w:lang w:eastAsia="es-MX"/>
              </w:rPr>
              <w:tab/>
            </w:r>
            <w:r w:rsidR="00B748E1" w:rsidRPr="009F0D2A">
              <w:rPr>
                <w:rStyle w:val="Hipervnculo"/>
                <w:noProof/>
              </w:rPr>
              <w:t>Protocolo HTTP</w:t>
            </w:r>
            <w:r w:rsidR="00B748E1">
              <w:rPr>
                <w:noProof/>
                <w:webHidden/>
              </w:rPr>
              <w:tab/>
            </w:r>
            <w:r w:rsidR="00B748E1">
              <w:rPr>
                <w:noProof/>
                <w:webHidden/>
              </w:rPr>
              <w:fldChar w:fldCharType="begin"/>
            </w:r>
            <w:r w:rsidR="00B748E1">
              <w:rPr>
                <w:noProof/>
                <w:webHidden/>
              </w:rPr>
              <w:instrText xml:space="preserve"> PAGEREF _Toc23418467 \h </w:instrText>
            </w:r>
            <w:r w:rsidR="00B748E1">
              <w:rPr>
                <w:noProof/>
                <w:webHidden/>
              </w:rPr>
            </w:r>
            <w:r w:rsidR="00B748E1">
              <w:rPr>
                <w:noProof/>
                <w:webHidden/>
              </w:rPr>
              <w:fldChar w:fldCharType="separate"/>
            </w:r>
            <w:r w:rsidR="00F21628">
              <w:rPr>
                <w:noProof/>
                <w:webHidden/>
              </w:rPr>
              <w:t>22</w:t>
            </w:r>
            <w:r w:rsidR="00B748E1">
              <w:rPr>
                <w:noProof/>
                <w:webHidden/>
              </w:rPr>
              <w:fldChar w:fldCharType="end"/>
            </w:r>
          </w:hyperlink>
        </w:p>
        <w:p w14:paraId="674885EC" w14:textId="5412A25D" w:rsidR="00B748E1" w:rsidRDefault="009E7D13">
          <w:pPr>
            <w:pStyle w:val="TDC2"/>
            <w:tabs>
              <w:tab w:val="left" w:pos="1100"/>
              <w:tab w:val="right" w:leader="dot" w:pos="8828"/>
            </w:tabs>
            <w:rPr>
              <w:rFonts w:eastAsiaTheme="minorEastAsia"/>
              <w:smallCaps w:val="0"/>
              <w:noProof/>
              <w:lang w:eastAsia="es-MX"/>
            </w:rPr>
          </w:pPr>
          <w:hyperlink w:anchor="_Toc23418468" w:history="1">
            <w:r w:rsidR="00B748E1" w:rsidRPr="009F0D2A">
              <w:rPr>
                <w:rStyle w:val="Hipervnculo"/>
                <w:noProof/>
              </w:rPr>
              <w:t>6.11.</w:t>
            </w:r>
            <w:r w:rsidR="00B748E1">
              <w:rPr>
                <w:rFonts w:eastAsiaTheme="minorEastAsia"/>
                <w:smallCaps w:val="0"/>
                <w:noProof/>
                <w:lang w:eastAsia="es-MX"/>
              </w:rPr>
              <w:tab/>
            </w:r>
            <w:r w:rsidR="00B748E1" w:rsidRPr="009F0D2A">
              <w:rPr>
                <w:rStyle w:val="Hipervnculo"/>
                <w:i/>
                <w:iCs/>
                <w:noProof/>
              </w:rPr>
              <w:t>REST</w:t>
            </w:r>
            <w:r w:rsidR="00B748E1">
              <w:rPr>
                <w:noProof/>
                <w:webHidden/>
              </w:rPr>
              <w:tab/>
            </w:r>
            <w:r w:rsidR="00B748E1">
              <w:rPr>
                <w:noProof/>
                <w:webHidden/>
              </w:rPr>
              <w:fldChar w:fldCharType="begin"/>
            </w:r>
            <w:r w:rsidR="00B748E1">
              <w:rPr>
                <w:noProof/>
                <w:webHidden/>
              </w:rPr>
              <w:instrText xml:space="preserve"> PAGEREF _Toc23418468 \h </w:instrText>
            </w:r>
            <w:r w:rsidR="00B748E1">
              <w:rPr>
                <w:noProof/>
                <w:webHidden/>
              </w:rPr>
            </w:r>
            <w:r w:rsidR="00B748E1">
              <w:rPr>
                <w:noProof/>
                <w:webHidden/>
              </w:rPr>
              <w:fldChar w:fldCharType="separate"/>
            </w:r>
            <w:r w:rsidR="00F21628">
              <w:rPr>
                <w:noProof/>
                <w:webHidden/>
              </w:rPr>
              <w:t>23</w:t>
            </w:r>
            <w:r w:rsidR="00B748E1">
              <w:rPr>
                <w:noProof/>
                <w:webHidden/>
              </w:rPr>
              <w:fldChar w:fldCharType="end"/>
            </w:r>
          </w:hyperlink>
        </w:p>
        <w:p w14:paraId="64468F8A" w14:textId="10725CFB" w:rsidR="00B748E1" w:rsidRDefault="009E7D13">
          <w:pPr>
            <w:pStyle w:val="TDC2"/>
            <w:tabs>
              <w:tab w:val="left" w:pos="1100"/>
              <w:tab w:val="right" w:leader="dot" w:pos="8828"/>
            </w:tabs>
            <w:rPr>
              <w:rFonts w:eastAsiaTheme="minorEastAsia"/>
              <w:smallCaps w:val="0"/>
              <w:noProof/>
              <w:lang w:eastAsia="es-MX"/>
            </w:rPr>
          </w:pPr>
          <w:hyperlink w:anchor="_Toc23418469" w:history="1">
            <w:r w:rsidR="00B748E1" w:rsidRPr="009F0D2A">
              <w:rPr>
                <w:rStyle w:val="Hipervnculo"/>
                <w:noProof/>
              </w:rPr>
              <w:t>6.12.</w:t>
            </w:r>
            <w:r w:rsidR="00B748E1">
              <w:rPr>
                <w:rFonts w:eastAsiaTheme="minorEastAsia"/>
                <w:smallCaps w:val="0"/>
                <w:noProof/>
                <w:lang w:eastAsia="es-MX"/>
              </w:rPr>
              <w:tab/>
            </w:r>
            <w:r w:rsidR="00B748E1" w:rsidRPr="009F0D2A">
              <w:rPr>
                <w:rStyle w:val="Hipervnculo"/>
                <w:i/>
                <w:iCs/>
                <w:noProof/>
              </w:rPr>
              <w:t>JSON</w:t>
            </w:r>
            <w:r w:rsidR="00B748E1">
              <w:rPr>
                <w:noProof/>
                <w:webHidden/>
              </w:rPr>
              <w:tab/>
            </w:r>
            <w:r w:rsidR="00B748E1">
              <w:rPr>
                <w:noProof/>
                <w:webHidden/>
              </w:rPr>
              <w:fldChar w:fldCharType="begin"/>
            </w:r>
            <w:r w:rsidR="00B748E1">
              <w:rPr>
                <w:noProof/>
                <w:webHidden/>
              </w:rPr>
              <w:instrText xml:space="preserve"> PAGEREF _Toc23418469 \h </w:instrText>
            </w:r>
            <w:r w:rsidR="00B748E1">
              <w:rPr>
                <w:noProof/>
                <w:webHidden/>
              </w:rPr>
            </w:r>
            <w:r w:rsidR="00B748E1">
              <w:rPr>
                <w:noProof/>
                <w:webHidden/>
              </w:rPr>
              <w:fldChar w:fldCharType="separate"/>
            </w:r>
            <w:r w:rsidR="00F21628">
              <w:rPr>
                <w:noProof/>
                <w:webHidden/>
              </w:rPr>
              <w:t>23</w:t>
            </w:r>
            <w:r w:rsidR="00B748E1">
              <w:rPr>
                <w:noProof/>
                <w:webHidden/>
              </w:rPr>
              <w:fldChar w:fldCharType="end"/>
            </w:r>
          </w:hyperlink>
        </w:p>
        <w:p w14:paraId="01FD950D" w14:textId="70E686D9" w:rsidR="00B748E1" w:rsidRDefault="009E7D13">
          <w:pPr>
            <w:pStyle w:val="TDC1"/>
            <w:tabs>
              <w:tab w:val="left" w:pos="480"/>
              <w:tab w:val="right" w:leader="dot" w:pos="8828"/>
            </w:tabs>
            <w:rPr>
              <w:rFonts w:eastAsiaTheme="minorEastAsia"/>
              <w:b w:val="0"/>
              <w:caps w:val="0"/>
              <w:noProof/>
              <w:lang w:eastAsia="es-MX"/>
            </w:rPr>
          </w:pPr>
          <w:hyperlink w:anchor="_Toc23418470" w:history="1">
            <w:r w:rsidR="00B748E1" w:rsidRPr="009F0D2A">
              <w:rPr>
                <w:rStyle w:val="Hipervnculo"/>
                <w:noProof/>
              </w:rPr>
              <w:t>7.</w:t>
            </w:r>
            <w:r w:rsidR="00B748E1">
              <w:rPr>
                <w:rFonts w:eastAsiaTheme="minorEastAsia"/>
                <w:b w:val="0"/>
                <w:caps w:val="0"/>
                <w:noProof/>
                <w:lang w:eastAsia="es-MX"/>
              </w:rPr>
              <w:tab/>
            </w:r>
            <w:r w:rsidR="00B748E1" w:rsidRPr="009F0D2A">
              <w:rPr>
                <w:rStyle w:val="Hipervnculo"/>
                <w:noProof/>
              </w:rPr>
              <w:t>Análisis del sistema</w:t>
            </w:r>
            <w:r w:rsidR="00B748E1">
              <w:rPr>
                <w:noProof/>
                <w:webHidden/>
              </w:rPr>
              <w:tab/>
            </w:r>
            <w:r w:rsidR="00B748E1">
              <w:rPr>
                <w:noProof/>
                <w:webHidden/>
              </w:rPr>
              <w:fldChar w:fldCharType="begin"/>
            </w:r>
            <w:r w:rsidR="00B748E1">
              <w:rPr>
                <w:noProof/>
                <w:webHidden/>
              </w:rPr>
              <w:instrText xml:space="preserve"> PAGEREF _Toc23418470 \h </w:instrText>
            </w:r>
            <w:r w:rsidR="00B748E1">
              <w:rPr>
                <w:noProof/>
                <w:webHidden/>
              </w:rPr>
            </w:r>
            <w:r w:rsidR="00B748E1">
              <w:rPr>
                <w:noProof/>
                <w:webHidden/>
              </w:rPr>
              <w:fldChar w:fldCharType="separate"/>
            </w:r>
            <w:r w:rsidR="00F21628">
              <w:rPr>
                <w:noProof/>
                <w:webHidden/>
              </w:rPr>
              <w:t>25</w:t>
            </w:r>
            <w:r w:rsidR="00B748E1">
              <w:rPr>
                <w:noProof/>
                <w:webHidden/>
              </w:rPr>
              <w:fldChar w:fldCharType="end"/>
            </w:r>
          </w:hyperlink>
        </w:p>
        <w:p w14:paraId="784BC71F" w14:textId="0965B2EC" w:rsidR="00B748E1" w:rsidRDefault="009E7D13">
          <w:pPr>
            <w:pStyle w:val="TDC2"/>
            <w:tabs>
              <w:tab w:val="left" w:pos="880"/>
              <w:tab w:val="right" w:leader="dot" w:pos="8828"/>
            </w:tabs>
            <w:rPr>
              <w:rFonts w:eastAsiaTheme="minorEastAsia"/>
              <w:smallCaps w:val="0"/>
              <w:noProof/>
              <w:lang w:eastAsia="es-MX"/>
            </w:rPr>
          </w:pPr>
          <w:hyperlink w:anchor="_Toc23418471" w:history="1">
            <w:r w:rsidR="00B748E1" w:rsidRPr="009F0D2A">
              <w:rPr>
                <w:rStyle w:val="Hipervnculo"/>
                <w:noProof/>
              </w:rPr>
              <w:t>7.1.</w:t>
            </w:r>
            <w:r w:rsidR="00B748E1">
              <w:rPr>
                <w:rFonts w:eastAsiaTheme="minorEastAsia"/>
                <w:smallCaps w:val="0"/>
                <w:noProof/>
                <w:lang w:eastAsia="es-MX"/>
              </w:rPr>
              <w:tab/>
            </w:r>
            <w:r w:rsidR="00B748E1" w:rsidRPr="009F0D2A">
              <w:rPr>
                <w:rStyle w:val="Hipervnculo"/>
                <w:noProof/>
              </w:rPr>
              <w:t>Descripción general</w:t>
            </w:r>
            <w:r w:rsidR="00B748E1">
              <w:rPr>
                <w:noProof/>
                <w:webHidden/>
              </w:rPr>
              <w:tab/>
            </w:r>
            <w:r w:rsidR="00B748E1">
              <w:rPr>
                <w:noProof/>
                <w:webHidden/>
              </w:rPr>
              <w:fldChar w:fldCharType="begin"/>
            </w:r>
            <w:r w:rsidR="00B748E1">
              <w:rPr>
                <w:noProof/>
                <w:webHidden/>
              </w:rPr>
              <w:instrText xml:space="preserve"> PAGEREF _Toc23418471 \h </w:instrText>
            </w:r>
            <w:r w:rsidR="00B748E1">
              <w:rPr>
                <w:noProof/>
                <w:webHidden/>
              </w:rPr>
            </w:r>
            <w:r w:rsidR="00B748E1">
              <w:rPr>
                <w:noProof/>
                <w:webHidden/>
              </w:rPr>
              <w:fldChar w:fldCharType="separate"/>
            </w:r>
            <w:r w:rsidR="00F21628">
              <w:rPr>
                <w:noProof/>
                <w:webHidden/>
              </w:rPr>
              <w:t>25</w:t>
            </w:r>
            <w:r w:rsidR="00B748E1">
              <w:rPr>
                <w:noProof/>
                <w:webHidden/>
              </w:rPr>
              <w:fldChar w:fldCharType="end"/>
            </w:r>
          </w:hyperlink>
        </w:p>
        <w:p w14:paraId="0E22E156" w14:textId="63845F12" w:rsidR="00B748E1" w:rsidRDefault="009E7D13">
          <w:pPr>
            <w:pStyle w:val="TDC3"/>
            <w:tabs>
              <w:tab w:val="left" w:pos="1320"/>
              <w:tab w:val="right" w:leader="dot" w:pos="8828"/>
            </w:tabs>
            <w:rPr>
              <w:rFonts w:eastAsiaTheme="minorEastAsia"/>
              <w:i w:val="0"/>
              <w:noProof/>
              <w:lang w:eastAsia="es-MX"/>
            </w:rPr>
          </w:pPr>
          <w:hyperlink w:anchor="_Toc23418472" w:history="1">
            <w:r w:rsidR="00B748E1" w:rsidRPr="009F0D2A">
              <w:rPr>
                <w:rStyle w:val="Hipervnculo"/>
                <w:noProof/>
              </w:rPr>
              <w:t>7.1.1.</w:t>
            </w:r>
            <w:r w:rsidR="00B748E1">
              <w:rPr>
                <w:rFonts w:eastAsiaTheme="minorEastAsia"/>
                <w:i w:val="0"/>
                <w:noProof/>
                <w:lang w:eastAsia="es-MX"/>
              </w:rPr>
              <w:tab/>
            </w:r>
            <w:r w:rsidR="00B748E1" w:rsidRPr="009F0D2A">
              <w:rPr>
                <w:rStyle w:val="Hipervnculo"/>
                <w:noProof/>
              </w:rPr>
              <w:t>Perspectiva del producto</w:t>
            </w:r>
            <w:r w:rsidR="00B748E1">
              <w:rPr>
                <w:noProof/>
                <w:webHidden/>
              </w:rPr>
              <w:tab/>
            </w:r>
            <w:r w:rsidR="00B748E1">
              <w:rPr>
                <w:noProof/>
                <w:webHidden/>
              </w:rPr>
              <w:fldChar w:fldCharType="begin"/>
            </w:r>
            <w:r w:rsidR="00B748E1">
              <w:rPr>
                <w:noProof/>
                <w:webHidden/>
              </w:rPr>
              <w:instrText xml:space="preserve"> PAGEREF _Toc23418472 \h </w:instrText>
            </w:r>
            <w:r w:rsidR="00B748E1">
              <w:rPr>
                <w:noProof/>
                <w:webHidden/>
              </w:rPr>
            </w:r>
            <w:r w:rsidR="00B748E1">
              <w:rPr>
                <w:noProof/>
                <w:webHidden/>
              </w:rPr>
              <w:fldChar w:fldCharType="separate"/>
            </w:r>
            <w:r w:rsidR="00F21628">
              <w:rPr>
                <w:noProof/>
                <w:webHidden/>
              </w:rPr>
              <w:t>25</w:t>
            </w:r>
            <w:r w:rsidR="00B748E1">
              <w:rPr>
                <w:noProof/>
                <w:webHidden/>
              </w:rPr>
              <w:fldChar w:fldCharType="end"/>
            </w:r>
          </w:hyperlink>
        </w:p>
        <w:p w14:paraId="6B2B4807" w14:textId="7CD72B31" w:rsidR="00B748E1" w:rsidRDefault="009E7D13">
          <w:pPr>
            <w:pStyle w:val="TDC3"/>
            <w:tabs>
              <w:tab w:val="left" w:pos="1320"/>
              <w:tab w:val="right" w:leader="dot" w:pos="8828"/>
            </w:tabs>
            <w:rPr>
              <w:rFonts w:eastAsiaTheme="minorEastAsia"/>
              <w:i w:val="0"/>
              <w:noProof/>
              <w:lang w:eastAsia="es-MX"/>
            </w:rPr>
          </w:pPr>
          <w:hyperlink w:anchor="_Toc23418473" w:history="1">
            <w:r w:rsidR="00B748E1" w:rsidRPr="009F0D2A">
              <w:rPr>
                <w:rStyle w:val="Hipervnculo"/>
                <w:noProof/>
              </w:rPr>
              <w:t>7.1.2.</w:t>
            </w:r>
            <w:r w:rsidR="00B748E1">
              <w:rPr>
                <w:rFonts w:eastAsiaTheme="minorEastAsia"/>
                <w:i w:val="0"/>
                <w:noProof/>
                <w:lang w:eastAsia="es-MX"/>
              </w:rPr>
              <w:tab/>
            </w:r>
            <w:r w:rsidR="00B748E1" w:rsidRPr="009F0D2A">
              <w:rPr>
                <w:rStyle w:val="Hipervnculo"/>
                <w:noProof/>
              </w:rPr>
              <w:t>Características de los usuarios</w:t>
            </w:r>
            <w:r w:rsidR="00B748E1">
              <w:rPr>
                <w:noProof/>
                <w:webHidden/>
              </w:rPr>
              <w:tab/>
            </w:r>
            <w:r w:rsidR="00B748E1">
              <w:rPr>
                <w:noProof/>
                <w:webHidden/>
              </w:rPr>
              <w:fldChar w:fldCharType="begin"/>
            </w:r>
            <w:r w:rsidR="00B748E1">
              <w:rPr>
                <w:noProof/>
                <w:webHidden/>
              </w:rPr>
              <w:instrText xml:space="preserve"> PAGEREF _Toc23418473 \h </w:instrText>
            </w:r>
            <w:r w:rsidR="00B748E1">
              <w:rPr>
                <w:noProof/>
                <w:webHidden/>
              </w:rPr>
            </w:r>
            <w:r w:rsidR="00B748E1">
              <w:rPr>
                <w:noProof/>
                <w:webHidden/>
              </w:rPr>
              <w:fldChar w:fldCharType="separate"/>
            </w:r>
            <w:r w:rsidR="00F21628">
              <w:rPr>
                <w:noProof/>
                <w:webHidden/>
              </w:rPr>
              <w:t>25</w:t>
            </w:r>
            <w:r w:rsidR="00B748E1">
              <w:rPr>
                <w:noProof/>
                <w:webHidden/>
              </w:rPr>
              <w:fldChar w:fldCharType="end"/>
            </w:r>
          </w:hyperlink>
        </w:p>
        <w:p w14:paraId="76771FB0" w14:textId="69A6E4E7" w:rsidR="00B748E1" w:rsidRDefault="009E7D13">
          <w:pPr>
            <w:pStyle w:val="TDC3"/>
            <w:tabs>
              <w:tab w:val="left" w:pos="1320"/>
              <w:tab w:val="right" w:leader="dot" w:pos="8828"/>
            </w:tabs>
            <w:rPr>
              <w:rFonts w:eastAsiaTheme="minorEastAsia"/>
              <w:i w:val="0"/>
              <w:noProof/>
              <w:lang w:eastAsia="es-MX"/>
            </w:rPr>
          </w:pPr>
          <w:hyperlink w:anchor="_Toc23418474" w:history="1">
            <w:r w:rsidR="00B748E1" w:rsidRPr="009F0D2A">
              <w:rPr>
                <w:rStyle w:val="Hipervnculo"/>
                <w:noProof/>
              </w:rPr>
              <w:t>7.1.3.</w:t>
            </w:r>
            <w:r w:rsidR="00B748E1">
              <w:rPr>
                <w:rFonts w:eastAsiaTheme="minorEastAsia"/>
                <w:i w:val="0"/>
                <w:noProof/>
                <w:lang w:eastAsia="es-MX"/>
              </w:rPr>
              <w:tab/>
            </w:r>
            <w:r w:rsidR="00B748E1" w:rsidRPr="009F0D2A">
              <w:rPr>
                <w:rStyle w:val="Hipervnculo"/>
                <w:noProof/>
              </w:rPr>
              <w:t>Restricciones</w:t>
            </w:r>
            <w:r w:rsidR="00B748E1">
              <w:rPr>
                <w:noProof/>
                <w:webHidden/>
              </w:rPr>
              <w:tab/>
            </w:r>
            <w:r w:rsidR="00B748E1">
              <w:rPr>
                <w:noProof/>
                <w:webHidden/>
              </w:rPr>
              <w:fldChar w:fldCharType="begin"/>
            </w:r>
            <w:r w:rsidR="00B748E1">
              <w:rPr>
                <w:noProof/>
                <w:webHidden/>
              </w:rPr>
              <w:instrText xml:space="preserve"> PAGEREF _Toc23418474 \h </w:instrText>
            </w:r>
            <w:r w:rsidR="00B748E1">
              <w:rPr>
                <w:noProof/>
                <w:webHidden/>
              </w:rPr>
            </w:r>
            <w:r w:rsidR="00B748E1">
              <w:rPr>
                <w:noProof/>
                <w:webHidden/>
              </w:rPr>
              <w:fldChar w:fldCharType="separate"/>
            </w:r>
            <w:r w:rsidR="00F21628">
              <w:rPr>
                <w:noProof/>
                <w:webHidden/>
              </w:rPr>
              <w:t>25</w:t>
            </w:r>
            <w:r w:rsidR="00B748E1">
              <w:rPr>
                <w:noProof/>
                <w:webHidden/>
              </w:rPr>
              <w:fldChar w:fldCharType="end"/>
            </w:r>
          </w:hyperlink>
        </w:p>
        <w:p w14:paraId="5307998C" w14:textId="4DD3BE9F" w:rsidR="00B748E1" w:rsidRDefault="009E7D13">
          <w:pPr>
            <w:pStyle w:val="TDC3"/>
            <w:tabs>
              <w:tab w:val="left" w:pos="1320"/>
              <w:tab w:val="right" w:leader="dot" w:pos="8828"/>
            </w:tabs>
            <w:rPr>
              <w:rFonts w:eastAsiaTheme="minorEastAsia"/>
              <w:i w:val="0"/>
              <w:noProof/>
              <w:lang w:eastAsia="es-MX"/>
            </w:rPr>
          </w:pPr>
          <w:hyperlink w:anchor="_Toc23418475" w:history="1">
            <w:r w:rsidR="00B748E1" w:rsidRPr="009F0D2A">
              <w:rPr>
                <w:rStyle w:val="Hipervnculo"/>
                <w:noProof/>
              </w:rPr>
              <w:t>7.1.4.</w:t>
            </w:r>
            <w:r w:rsidR="00B748E1">
              <w:rPr>
                <w:rFonts w:eastAsiaTheme="minorEastAsia"/>
                <w:i w:val="0"/>
                <w:noProof/>
                <w:lang w:eastAsia="es-MX"/>
              </w:rPr>
              <w:tab/>
            </w:r>
            <w:r w:rsidR="00B748E1" w:rsidRPr="009F0D2A">
              <w:rPr>
                <w:rStyle w:val="Hipervnculo"/>
                <w:noProof/>
              </w:rPr>
              <w:t>Suposiciones y dependencias</w:t>
            </w:r>
            <w:r w:rsidR="00B748E1">
              <w:rPr>
                <w:noProof/>
                <w:webHidden/>
              </w:rPr>
              <w:tab/>
            </w:r>
            <w:r w:rsidR="00B748E1">
              <w:rPr>
                <w:noProof/>
                <w:webHidden/>
              </w:rPr>
              <w:fldChar w:fldCharType="begin"/>
            </w:r>
            <w:r w:rsidR="00B748E1">
              <w:rPr>
                <w:noProof/>
                <w:webHidden/>
              </w:rPr>
              <w:instrText xml:space="preserve"> PAGEREF _Toc23418475 \h </w:instrText>
            </w:r>
            <w:r w:rsidR="00B748E1">
              <w:rPr>
                <w:noProof/>
                <w:webHidden/>
              </w:rPr>
            </w:r>
            <w:r w:rsidR="00B748E1">
              <w:rPr>
                <w:noProof/>
                <w:webHidden/>
              </w:rPr>
              <w:fldChar w:fldCharType="separate"/>
            </w:r>
            <w:r w:rsidR="00F21628">
              <w:rPr>
                <w:noProof/>
                <w:webHidden/>
              </w:rPr>
              <w:t>25</w:t>
            </w:r>
            <w:r w:rsidR="00B748E1">
              <w:rPr>
                <w:noProof/>
                <w:webHidden/>
              </w:rPr>
              <w:fldChar w:fldCharType="end"/>
            </w:r>
          </w:hyperlink>
        </w:p>
        <w:p w14:paraId="659A7E60" w14:textId="1AFB3D7D" w:rsidR="00B748E1" w:rsidRDefault="009E7D13">
          <w:pPr>
            <w:pStyle w:val="TDC2"/>
            <w:tabs>
              <w:tab w:val="left" w:pos="880"/>
              <w:tab w:val="right" w:leader="dot" w:pos="8828"/>
            </w:tabs>
            <w:rPr>
              <w:rFonts w:eastAsiaTheme="minorEastAsia"/>
              <w:smallCaps w:val="0"/>
              <w:noProof/>
              <w:lang w:eastAsia="es-MX"/>
            </w:rPr>
          </w:pPr>
          <w:hyperlink w:anchor="_Toc23418476" w:history="1">
            <w:r w:rsidR="00B748E1" w:rsidRPr="009F0D2A">
              <w:rPr>
                <w:rStyle w:val="Hipervnculo"/>
                <w:noProof/>
              </w:rPr>
              <w:t>7.2.</w:t>
            </w:r>
            <w:r w:rsidR="00B748E1">
              <w:rPr>
                <w:rFonts w:eastAsiaTheme="minorEastAsia"/>
                <w:smallCaps w:val="0"/>
                <w:noProof/>
                <w:lang w:eastAsia="es-MX"/>
              </w:rPr>
              <w:tab/>
            </w:r>
            <w:r w:rsidR="00B748E1" w:rsidRPr="009F0D2A">
              <w:rPr>
                <w:rStyle w:val="Hipervnculo"/>
                <w:noProof/>
              </w:rPr>
              <w:t>Requisitos específicos</w:t>
            </w:r>
            <w:r w:rsidR="00B748E1">
              <w:rPr>
                <w:noProof/>
                <w:webHidden/>
              </w:rPr>
              <w:tab/>
            </w:r>
            <w:r w:rsidR="00B748E1">
              <w:rPr>
                <w:noProof/>
                <w:webHidden/>
              </w:rPr>
              <w:fldChar w:fldCharType="begin"/>
            </w:r>
            <w:r w:rsidR="00B748E1">
              <w:rPr>
                <w:noProof/>
                <w:webHidden/>
              </w:rPr>
              <w:instrText xml:space="preserve"> PAGEREF _Toc23418476 \h </w:instrText>
            </w:r>
            <w:r w:rsidR="00B748E1">
              <w:rPr>
                <w:noProof/>
                <w:webHidden/>
              </w:rPr>
            </w:r>
            <w:r w:rsidR="00B748E1">
              <w:rPr>
                <w:noProof/>
                <w:webHidden/>
              </w:rPr>
              <w:fldChar w:fldCharType="separate"/>
            </w:r>
            <w:r w:rsidR="00F21628">
              <w:rPr>
                <w:noProof/>
                <w:webHidden/>
              </w:rPr>
              <w:t>25</w:t>
            </w:r>
            <w:r w:rsidR="00B748E1">
              <w:rPr>
                <w:noProof/>
                <w:webHidden/>
              </w:rPr>
              <w:fldChar w:fldCharType="end"/>
            </w:r>
          </w:hyperlink>
        </w:p>
        <w:p w14:paraId="72EF2601" w14:textId="50A3B555" w:rsidR="00B748E1" w:rsidRDefault="009E7D13">
          <w:pPr>
            <w:pStyle w:val="TDC3"/>
            <w:tabs>
              <w:tab w:val="left" w:pos="1320"/>
              <w:tab w:val="right" w:leader="dot" w:pos="8828"/>
            </w:tabs>
            <w:rPr>
              <w:rFonts w:eastAsiaTheme="minorEastAsia"/>
              <w:i w:val="0"/>
              <w:noProof/>
              <w:lang w:eastAsia="es-MX"/>
            </w:rPr>
          </w:pPr>
          <w:hyperlink w:anchor="_Toc23418477" w:history="1">
            <w:r w:rsidR="00B748E1" w:rsidRPr="009F0D2A">
              <w:rPr>
                <w:rStyle w:val="Hipervnculo"/>
                <w:noProof/>
              </w:rPr>
              <w:t>7.2.1.</w:t>
            </w:r>
            <w:r w:rsidR="00B748E1">
              <w:rPr>
                <w:rFonts w:eastAsiaTheme="minorEastAsia"/>
                <w:i w:val="0"/>
                <w:noProof/>
                <w:lang w:eastAsia="es-MX"/>
              </w:rPr>
              <w:tab/>
            </w:r>
            <w:r w:rsidR="00B748E1" w:rsidRPr="009F0D2A">
              <w:rPr>
                <w:rStyle w:val="Hipervnculo"/>
                <w:noProof/>
              </w:rPr>
              <w:t>Requerimientos funcionales</w:t>
            </w:r>
            <w:r w:rsidR="00B748E1">
              <w:rPr>
                <w:noProof/>
                <w:webHidden/>
              </w:rPr>
              <w:tab/>
            </w:r>
            <w:r w:rsidR="00B748E1">
              <w:rPr>
                <w:noProof/>
                <w:webHidden/>
              </w:rPr>
              <w:fldChar w:fldCharType="begin"/>
            </w:r>
            <w:r w:rsidR="00B748E1">
              <w:rPr>
                <w:noProof/>
                <w:webHidden/>
              </w:rPr>
              <w:instrText xml:space="preserve"> PAGEREF _Toc23418477 \h </w:instrText>
            </w:r>
            <w:r w:rsidR="00B748E1">
              <w:rPr>
                <w:noProof/>
                <w:webHidden/>
              </w:rPr>
            </w:r>
            <w:r w:rsidR="00B748E1">
              <w:rPr>
                <w:noProof/>
                <w:webHidden/>
              </w:rPr>
              <w:fldChar w:fldCharType="separate"/>
            </w:r>
            <w:r w:rsidR="00F21628">
              <w:rPr>
                <w:noProof/>
                <w:webHidden/>
              </w:rPr>
              <w:t>25</w:t>
            </w:r>
            <w:r w:rsidR="00B748E1">
              <w:rPr>
                <w:noProof/>
                <w:webHidden/>
              </w:rPr>
              <w:fldChar w:fldCharType="end"/>
            </w:r>
          </w:hyperlink>
        </w:p>
        <w:p w14:paraId="5B91DB3D" w14:textId="7743E6A0" w:rsidR="00B748E1" w:rsidRDefault="009E7D13">
          <w:pPr>
            <w:pStyle w:val="TDC3"/>
            <w:tabs>
              <w:tab w:val="left" w:pos="1320"/>
              <w:tab w:val="right" w:leader="dot" w:pos="8828"/>
            </w:tabs>
            <w:rPr>
              <w:rFonts w:eastAsiaTheme="minorEastAsia"/>
              <w:i w:val="0"/>
              <w:noProof/>
              <w:lang w:eastAsia="es-MX"/>
            </w:rPr>
          </w:pPr>
          <w:hyperlink w:anchor="_Toc23418478" w:history="1">
            <w:r w:rsidR="00B748E1" w:rsidRPr="009F0D2A">
              <w:rPr>
                <w:rStyle w:val="Hipervnculo"/>
                <w:noProof/>
              </w:rPr>
              <w:t>7.2.2.</w:t>
            </w:r>
            <w:r w:rsidR="00B748E1">
              <w:rPr>
                <w:rFonts w:eastAsiaTheme="minorEastAsia"/>
                <w:i w:val="0"/>
                <w:noProof/>
                <w:lang w:eastAsia="es-MX"/>
              </w:rPr>
              <w:tab/>
            </w:r>
            <w:r w:rsidR="00B748E1" w:rsidRPr="009F0D2A">
              <w:rPr>
                <w:rStyle w:val="Hipervnculo"/>
                <w:noProof/>
              </w:rPr>
              <w:t>Requerimientos no funcionales</w:t>
            </w:r>
            <w:r w:rsidR="00B748E1">
              <w:rPr>
                <w:noProof/>
                <w:webHidden/>
              </w:rPr>
              <w:tab/>
            </w:r>
            <w:r w:rsidR="00B748E1">
              <w:rPr>
                <w:noProof/>
                <w:webHidden/>
              </w:rPr>
              <w:fldChar w:fldCharType="begin"/>
            </w:r>
            <w:r w:rsidR="00B748E1">
              <w:rPr>
                <w:noProof/>
                <w:webHidden/>
              </w:rPr>
              <w:instrText xml:space="preserve"> PAGEREF _Toc23418478 \h </w:instrText>
            </w:r>
            <w:r w:rsidR="00B748E1">
              <w:rPr>
                <w:noProof/>
                <w:webHidden/>
              </w:rPr>
            </w:r>
            <w:r w:rsidR="00B748E1">
              <w:rPr>
                <w:noProof/>
                <w:webHidden/>
              </w:rPr>
              <w:fldChar w:fldCharType="separate"/>
            </w:r>
            <w:r w:rsidR="00F21628">
              <w:rPr>
                <w:noProof/>
                <w:webHidden/>
              </w:rPr>
              <w:t>29</w:t>
            </w:r>
            <w:r w:rsidR="00B748E1">
              <w:rPr>
                <w:noProof/>
                <w:webHidden/>
              </w:rPr>
              <w:fldChar w:fldCharType="end"/>
            </w:r>
          </w:hyperlink>
        </w:p>
        <w:p w14:paraId="05949C23" w14:textId="53297731" w:rsidR="00B748E1" w:rsidRDefault="009E7D13">
          <w:pPr>
            <w:pStyle w:val="TDC2"/>
            <w:tabs>
              <w:tab w:val="left" w:pos="880"/>
              <w:tab w:val="right" w:leader="dot" w:pos="8828"/>
            </w:tabs>
            <w:rPr>
              <w:rFonts w:eastAsiaTheme="minorEastAsia"/>
              <w:smallCaps w:val="0"/>
              <w:noProof/>
              <w:lang w:eastAsia="es-MX"/>
            </w:rPr>
          </w:pPr>
          <w:hyperlink w:anchor="_Toc23418479" w:history="1">
            <w:r w:rsidR="00B748E1" w:rsidRPr="009F0D2A">
              <w:rPr>
                <w:rStyle w:val="Hipervnculo"/>
                <w:noProof/>
              </w:rPr>
              <w:t>7.3.</w:t>
            </w:r>
            <w:r w:rsidR="00B748E1">
              <w:rPr>
                <w:rFonts w:eastAsiaTheme="minorEastAsia"/>
                <w:smallCaps w:val="0"/>
                <w:noProof/>
                <w:lang w:eastAsia="es-MX"/>
              </w:rPr>
              <w:tab/>
            </w:r>
            <w:r w:rsidR="00B748E1" w:rsidRPr="009F0D2A">
              <w:rPr>
                <w:rStyle w:val="Hipervnculo"/>
                <w:noProof/>
              </w:rPr>
              <w:t>Interfaces de hardware</w:t>
            </w:r>
            <w:r w:rsidR="00B748E1">
              <w:rPr>
                <w:noProof/>
                <w:webHidden/>
              </w:rPr>
              <w:tab/>
            </w:r>
            <w:r w:rsidR="00B748E1">
              <w:rPr>
                <w:noProof/>
                <w:webHidden/>
              </w:rPr>
              <w:fldChar w:fldCharType="begin"/>
            </w:r>
            <w:r w:rsidR="00B748E1">
              <w:rPr>
                <w:noProof/>
                <w:webHidden/>
              </w:rPr>
              <w:instrText xml:space="preserve"> PAGEREF _Toc23418479 \h </w:instrText>
            </w:r>
            <w:r w:rsidR="00B748E1">
              <w:rPr>
                <w:noProof/>
                <w:webHidden/>
              </w:rPr>
            </w:r>
            <w:r w:rsidR="00B748E1">
              <w:rPr>
                <w:noProof/>
                <w:webHidden/>
              </w:rPr>
              <w:fldChar w:fldCharType="separate"/>
            </w:r>
            <w:r w:rsidR="00F21628">
              <w:rPr>
                <w:noProof/>
                <w:webHidden/>
              </w:rPr>
              <w:t>30</w:t>
            </w:r>
            <w:r w:rsidR="00B748E1">
              <w:rPr>
                <w:noProof/>
                <w:webHidden/>
              </w:rPr>
              <w:fldChar w:fldCharType="end"/>
            </w:r>
          </w:hyperlink>
        </w:p>
        <w:p w14:paraId="3136B08D" w14:textId="226CD548" w:rsidR="00B748E1" w:rsidRDefault="009E7D13">
          <w:pPr>
            <w:pStyle w:val="TDC2"/>
            <w:tabs>
              <w:tab w:val="left" w:pos="880"/>
              <w:tab w:val="right" w:leader="dot" w:pos="8828"/>
            </w:tabs>
            <w:rPr>
              <w:rFonts w:eastAsiaTheme="minorEastAsia"/>
              <w:smallCaps w:val="0"/>
              <w:noProof/>
              <w:lang w:eastAsia="es-MX"/>
            </w:rPr>
          </w:pPr>
          <w:hyperlink w:anchor="_Toc23418480" w:history="1">
            <w:r w:rsidR="00B748E1" w:rsidRPr="009F0D2A">
              <w:rPr>
                <w:rStyle w:val="Hipervnculo"/>
                <w:noProof/>
              </w:rPr>
              <w:t>7.4.</w:t>
            </w:r>
            <w:r w:rsidR="00B748E1">
              <w:rPr>
                <w:rFonts w:eastAsiaTheme="minorEastAsia"/>
                <w:smallCaps w:val="0"/>
                <w:noProof/>
                <w:lang w:eastAsia="es-MX"/>
              </w:rPr>
              <w:tab/>
            </w:r>
            <w:r w:rsidR="00B748E1" w:rsidRPr="009F0D2A">
              <w:rPr>
                <w:rStyle w:val="Hipervnculo"/>
                <w:noProof/>
              </w:rPr>
              <w:t>Interfaces de software</w:t>
            </w:r>
            <w:r w:rsidR="00B748E1">
              <w:rPr>
                <w:noProof/>
                <w:webHidden/>
              </w:rPr>
              <w:tab/>
            </w:r>
            <w:r w:rsidR="00B748E1">
              <w:rPr>
                <w:noProof/>
                <w:webHidden/>
              </w:rPr>
              <w:fldChar w:fldCharType="begin"/>
            </w:r>
            <w:r w:rsidR="00B748E1">
              <w:rPr>
                <w:noProof/>
                <w:webHidden/>
              </w:rPr>
              <w:instrText xml:space="preserve"> PAGEREF _Toc23418480 \h </w:instrText>
            </w:r>
            <w:r w:rsidR="00B748E1">
              <w:rPr>
                <w:noProof/>
                <w:webHidden/>
              </w:rPr>
            </w:r>
            <w:r w:rsidR="00B748E1">
              <w:rPr>
                <w:noProof/>
                <w:webHidden/>
              </w:rPr>
              <w:fldChar w:fldCharType="separate"/>
            </w:r>
            <w:r w:rsidR="00F21628">
              <w:rPr>
                <w:noProof/>
                <w:webHidden/>
              </w:rPr>
              <w:t>30</w:t>
            </w:r>
            <w:r w:rsidR="00B748E1">
              <w:rPr>
                <w:noProof/>
                <w:webHidden/>
              </w:rPr>
              <w:fldChar w:fldCharType="end"/>
            </w:r>
          </w:hyperlink>
        </w:p>
        <w:p w14:paraId="1A1FCFCA" w14:textId="3C8DABE7" w:rsidR="00B748E1" w:rsidRDefault="009E7D13">
          <w:pPr>
            <w:pStyle w:val="TDC2"/>
            <w:tabs>
              <w:tab w:val="left" w:pos="880"/>
              <w:tab w:val="right" w:leader="dot" w:pos="8828"/>
            </w:tabs>
            <w:rPr>
              <w:rFonts w:eastAsiaTheme="minorEastAsia"/>
              <w:smallCaps w:val="0"/>
              <w:noProof/>
              <w:lang w:eastAsia="es-MX"/>
            </w:rPr>
          </w:pPr>
          <w:hyperlink w:anchor="_Toc23418481" w:history="1">
            <w:r w:rsidR="00B748E1" w:rsidRPr="009F0D2A">
              <w:rPr>
                <w:rStyle w:val="Hipervnculo"/>
                <w:noProof/>
              </w:rPr>
              <w:t>7.5.</w:t>
            </w:r>
            <w:r w:rsidR="00B748E1">
              <w:rPr>
                <w:rFonts w:eastAsiaTheme="minorEastAsia"/>
                <w:smallCaps w:val="0"/>
                <w:noProof/>
                <w:lang w:eastAsia="es-MX"/>
              </w:rPr>
              <w:tab/>
            </w:r>
            <w:r w:rsidR="00B748E1" w:rsidRPr="009F0D2A">
              <w:rPr>
                <w:rStyle w:val="Hipervnculo"/>
                <w:noProof/>
              </w:rPr>
              <w:t>Interfaces de comunicación</w:t>
            </w:r>
            <w:r w:rsidR="00B748E1">
              <w:rPr>
                <w:noProof/>
                <w:webHidden/>
              </w:rPr>
              <w:tab/>
            </w:r>
            <w:r w:rsidR="00B748E1">
              <w:rPr>
                <w:noProof/>
                <w:webHidden/>
              </w:rPr>
              <w:fldChar w:fldCharType="begin"/>
            </w:r>
            <w:r w:rsidR="00B748E1">
              <w:rPr>
                <w:noProof/>
                <w:webHidden/>
              </w:rPr>
              <w:instrText xml:space="preserve"> PAGEREF _Toc23418481 \h </w:instrText>
            </w:r>
            <w:r w:rsidR="00B748E1">
              <w:rPr>
                <w:noProof/>
                <w:webHidden/>
              </w:rPr>
            </w:r>
            <w:r w:rsidR="00B748E1">
              <w:rPr>
                <w:noProof/>
                <w:webHidden/>
              </w:rPr>
              <w:fldChar w:fldCharType="separate"/>
            </w:r>
            <w:r w:rsidR="00F21628">
              <w:rPr>
                <w:noProof/>
                <w:webHidden/>
              </w:rPr>
              <w:t>30</w:t>
            </w:r>
            <w:r w:rsidR="00B748E1">
              <w:rPr>
                <w:noProof/>
                <w:webHidden/>
              </w:rPr>
              <w:fldChar w:fldCharType="end"/>
            </w:r>
          </w:hyperlink>
        </w:p>
        <w:p w14:paraId="5173458F" w14:textId="3BC941F7" w:rsidR="00B748E1" w:rsidRDefault="009E7D13">
          <w:pPr>
            <w:pStyle w:val="TDC2"/>
            <w:tabs>
              <w:tab w:val="left" w:pos="880"/>
              <w:tab w:val="right" w:leader="dot" w:pos="8828"/>
            </w:tabs>
            <w:rPr>
              <w:rFonts w:eastAsiaTheme="minorEastAsia"/>
              <w:smallCaps w:val="0"/>
              <w:noProof/>
              <w:lang w:eastAsia="es-MX"/>
            </w:rPr>
          </w:pPr>
          <w:hyperlink w:anchor="_Toc23418482" w:history="1">
            <w:r w:rsidR="00B748E1" w:rsidRPr="009F0D2A">
              <w:rPr>
                <w:rStyle w:val="Hipervnculo"/>
                <w:noProof/>
              </w:rPr>
              <w:t>7.6.</w:t>
            </w:r>
            <w:r w:rsidR="00B748E1">
              <w:rPr>
                <w:rFonts w:eastAsiaTheme="minorEastAsia"/>
                <w:smallCaps w:val="0"/>
                <w:noProof/>
                <w:lang w:eastAsia="es-MX"/>
              </w:rPr>
              <w:tab/>
            </w:r>
            <w:r w:rsidR="00B748E1" w:rsidRPr="009F0D2A">
              <w:rPr>
                <w:rStyle w:val="Hipervnculo"/>
                <w:noProof/>
              </w:rPr>
              <w:t>Requerimientos funcionales</w:t>
            </w:r>
            <w:r w:rsidR="00B748E1">
              <w:rPr>
                <w:noProof/>
                <w:webHidden/>
              </w:rPr>
              <w:tab/>
            </w:r>
            <w:r w:rsidR="00B748E1">
              <w:rPr>
                <w:noProof/>
                <w:webHidden/>
              </w:rPr>
              <w:fldChar w:fldCharType="begin"/>
            </w:r>
            <w:r w:rsidR="00B748E1">
              <w:rPr>
                <w:noProof/>
                <w:webHidden/>
              </w:rPr>
              <w:instrText xml:space="preserve"> PAGEREF _Toc23418482 \h </w:instrText>
            </w:r>
            <w:r w:rsidR="00B748E1">
              <w:rPr>
                <w:noProof/>
                <w:webHidden/>
              </w:rPr>
            </w:r>
            <w:r w:rsidR="00B748E1">
              <w:rPr>
                <w:noProof/>
                <w:webHidden/>
              </w:rPr>
              <w:fldChar w:fldCharType="separate"/>
            </w:r>
            <w:r w:rsidR="00F21628">
              <w:rPr>
                <w:noProof/>
                <w:webHidden/>
              </w:rPr>
              <w:t>30</w:t>
            </w:r>
            <w:r w:rsidR="00B748E1">
              <w:rPr>
                <w:noProof/>
                <w:webHidden/>
              </w:rPr>
              <w:fldChar w:fldCharType="end"/>
            </w:r>
          </w:hyperlink>
        </w:p>
        <w:p w14:paraId="4E405C3C" w14:textId="64B0AB82" w:rsidR="00B748E1" w:rsidRDefault="009E7D13">
          <w:pPr>
            <w:pStyle w:val="TDC3"/>
            <w:tabs>
              <w:tab w:val="left" w:pos="1320"/>
              <w:tab w:val="right" w:leader="dot" w:pos="8828"/>
            </w:tabs>
            <w:rPr>
              <w:rFonts w:eastAsiaTheme="minorEastAsia"/>
              <w:i w:val="0"/>
              <w:noProof/>
              <w:lang w:eastAsia="es-MX"/>
            </w:rPr>
          </w:pPr>
          <w:hyperlink w:anchor="_Toc23418483" w:history="1">
            <w:r w:rsidR="00B748E1" w:rsidRPr="009F0D2A">
              <w:rPr>
                <w:rStyle w:val="Hipervnculo"/>
                <w:noProof/>
              </w:rPr>
              <w:t>7.6.1.</w:t>
            </w:r>
            <w:r w:rsidR="00B748E1">
              <w:rPr>
                <w:rFonts w:eastAsiaTheme="minorEastAsia"/>
                <w:i w:val="0"/>
                <w:noProof/>
                <w:lang w:eastAsia="es-MX"/>
              </w:rPr>
              <w:tab/>
            </w:r>
            <w:r w:rsidR="00B748E1" w:rsidRPr="009F0D2A">
              <w:rPr>
                <w:rStyle w:val="Hipervnculo"/>
                <w:noProof/>
              </w:rPr>
              <w:t>Requerimiento funcional 1</w:t>
            </w:r>
            <w:r w:rsidR="00B748E1">
              <w:rPr>
                <w:noProof/>
                <w:webHidden/>
              </w:rPr>
              <w:tab/>
            </w:r>
            <w:r w:rsidR="00B748E1">
              <w:rPr>
                <w:noProof/>
                <w:webHidden/>
              </w:rPr>
              <w:fldChar w:fldCharType="begin"/>
            </w:r>
            <w:r w:rsidR="00B748E1">
              <w:rPr>
                <w:noProof/>
                <w:webHidden/>
              </w:rPr>
              <w:instrText xml:space="preserve"> PAGEREF _Toc23418483 \h </w:instrText>
            </w:r>
            <w:r w:rsidR="00B748E1">
              <w:rPr>
                <w:noProof/>
                <w:webHidden/>
              </w:rPr>
            </w:r>
            <w:r w:rsidR="00B748E1">
              <w:rPr>
                <w:noProof/>
                <w:webHidden/>
              </w:rPr>
              <w:fldChar w:fldCharType="separate"/>
            </w:r>
            <w:r w:rsidR="00F21628">
              <w:rPr>
                <w:noProof/>
                <w:webHidden/>
              </w:rPr>
              <w:t>30</w:t>
            </w:r>
            <w:r w:rsidR="00B748E1">
              <w:rPr>
                <w:noProof/>
                <w:webHidden/>
              </w:rPr>
              <w:fldChar w:fldCharType="end"/>
            </w:r>
          </w:hyperlink>
        </w:p>
        <w:p w14:paraId="161F491C" w14:textId="559DB39F" w:rsidR="00B748E1" w:rsidRDefault="009E7D13">
          <w:pPr>
            <w:pStyle w:val="TDC3"/>
            <w:tabs>
              <w:tab w:val="left" w:pos="1320"/>
              <w:tab w:val="right" w:leader="dot" w:pos="8828"/>
            </w:tabs>
            <w:rPr>
              <w:rFonts w:eastAsiaTheme="minorEastAsia"/>
              <w:i w:val="0"/>
              <w:noProof/>
              <w:lang w:eastAsia="es-MX"/>
            </w:rPr>
          </w:pPr>
          <w:hyperlink w:anchor="_Toc23418484" w:history="1">
            <w:r w:rsidR="00B748E1" w:rsidRPr="009F0D2A">
              <w:rPr>
                <w:rStyle w:val="Hipervnculo"/>
                <w:noProof/>
              </w:rPr>
              <w:t>7.6.2.</w:t>
            </w:r>
            <w:r w:rsidR="00B748E1">
              <w:rPr>
                <w:rFonts w:eastAsiaTheme="minorEastAsia"/>
                <w:i w:val="0"/>
                <w:noProof/>
                <w:lang w:eastAsia="es-MX"/>
              </w:rPr>
              <w:tab/>
            </w:r>
            <w:r w:rsidR="00B748E1" w:rsidRPr="009F0D2A">
              <w:rPr>
                <w:rStyle w:val="Hipervnculo"/>
                <w:noProof/>
              </w:rPr>
              <w:t>Requisito funcional 2</w:t>
            </w:r>
            <w:r w:rsidR="00B748E1">
              <w:rPr>
                <w:noProof/>
                <w:webHidden/>
              </w:rPr>
              <w:tab/>
            </w:r>
            <w:r w:rsidR="00B748E1">
              <w:rPr>
                <w:noProof/>
                <w:webHidden/>
              </w:rPr>
              <w:fldChar w:fldCharType="begin"/>
            </w:r>
            <w:r w:rsidR="00B748E1">
              <w:rPr>
                <w:noProof/>
                <w:webHidden/>
              </w:rPr>
              <w:instrText xml:space="preserve"> PAGEREF _Toc23418484 \h </w:instrText>
            </w:r>
            <w:r w:rsidR="00B748E1">
              <w:rPr>
                <w:noProof/>
                <w:webHidden/>
              </w:rPr>
            </w:r>
            <w:r w:rsidR="00B748E1">
              <w:rPr>
                <w:noProof/>
                <w:webHidden/>
              </w:rPr>
              <w:fldChar w:fldCharType="separate"/>
            </w:r>
            <w:r w:rsidR="00F21628">
              <w:rPr>
                <w:noProof/>
                <w:webHidden/>
              </w:rPr>
              <w:t>30</w:t>
            </w:r>
            <w:r w:rsidR="00B748E1">
              <w:rPr>
                <w:noProof/>
                <w:webHidden/>
              </w:rPr>
              <w:fldChar w:fldCharType="end"/>
            </w:r>
          </w:hyperlink>
        </w:p>
        <w:p w14:paraId="49446C72" w14:textId="1D1A3E3D" w:rsidR="00B748E1" w:rsidRDefault="009E7D13">
          <w:pPr>
            <w:pStyle w:val="TDC3"/>
            <w:tabs>
              <w:tab w:val="left" w:pos="1320"/>
              <w:tab w:val="right" w:leader="dot" w:pos="8828"/>
            </w:tabs>
            <w:rPr>
              <w:rFonts w:eastAsiaTheme="minorEastAsia"/>
              <w:i w:val="0"/>
              <w:noProof/>
              <w:lang w:eastAsia="es-MX"/>
            </w:rPr>
          </w:pPr>
          <w:hyperlink w:anchor="_Toc23418485" w:history="1">
            <w:r w:rsidR="00B748E1" w:rsidRPr="009F0D2A">
              <w:rPr>
                <w:rStyle w:val="Hipervnculo"/>
                <w:noProof/>
              </w:rPr>
              <w:t>7.6.3.</w:t>
            </w:r>
            <w:r w:rsidR="00B748E1">
              <w:rPr>
                <w:rFonts w:eastAsiaTheme="minorEastAsia"/>
                <w:i w:val="0"/>
                <w:noProof/>
                <w:lang w:eastAsia="es-MX"/>
              </w:rPr>
              <w:tab/>
            </w:r>
            <w:r w:rsidR="00B748E1" w:rsidRPr="009F0D2A">
              <w:rPr>
                <w:rStyle w:val="Hipervnculo"/>
                <w:noProof/>
              </w:rPr>
              <w:t>Requisito funcional 3</w:t>
            </w:r>
            <w:r w:rsidR="00B748E1">
              <w:rPr>
                <w:noProof/>
                <w:webHidden/>
              </w:rPr>
              <w:tab/>
            </w:r>
            <w:r w:rsidR="00B748E1">
              <w:rPr>
                <w:noProof/>
                <w:webHidden/>
              </w:rPr>
              <w:fldChar w:fldCharType="begin"/>
            </w:r>
            <w:r w:rsidR="00B748E1">
              <w:rPr>
                <w:noProof/>
                <w:webHidden/>
              </w:rPr>
              <w:instrText xml:space="preserve"> PAGEREF _Toc23418485 \h </w:instrText>
            </w:r>
            <w:r w:rsidR="00B748E1">
              <w:rPr>
                <w:noProof/>
                <w:webHidden/>
              </w:rPr>
            </w:r>
            <w:r w:rsidR="00B748E1">
              <w:rPr>
                <w:noProof/>
                <w:webHidden/>
              </w:rPr>
              <w:fldChar w:fldCharType="separate"/>
            </w:r>
            <w:r w:rsidR="00F21628">
              <w:rPr>
                <w:noProof/>
                <w:webHidden/>
              </w:rPr>
              <w:t>30</w:t>
            </w:r>
            <w:r w:rsidR="00B748E1">
              <w:rPr>
                <w:noProof/>
                <w:webHidden/>
              </w:rPr>
              <w:fldChar w:fldCharType="end"/>
            </w:r>
          </w:hyperlink>
        </w:p>
        <w:p w14:paraId="610130DF" w14:textId="2E72A474" w:rsidR="00B748E1" w:rsidRDefault="009E7D13">
          <w:pPr>
            <w:pStyle w:val="TDC3"/>
            <w:tabs>
              <w:tab w:val="left" w:pos="1320"/>
              <w:tab w:val="right" w:leader="dot" w:pos="8828"/>
            </w:tabs>
            <w:rPr>
              <w:rFonts w:eastAsiaTheme="minorEastAsia"/>
              <w:i w:val="0"/>
              <w:noProof/>
              <w:lang w:eastAsia="es-MX"/>
            </w:rPr>
          </w:pPr>
          <w:hyperlink w:anchor="_Toc23418486" w:history="1">
            <w:r w:rsidR="00B748E1" w:rsidRPr="009F0D2A">
              <w:rPr>
                <w:rStyle w:val="Hipervnculo"/>
                <w:noProof/>
              </w:rPr>
              <w:t>7.6.4.</w:t>
            </w:r>
            <w:r w:rsidR="00B748E1">
              <w:rPr>
                <w:rFonts w:eastAsiaTheme="minorEastAsia"/>
                <w:i w:val="0"/>
                <w:noProof/>
                <w:lang w:eastAsia="es-MX"/>
              </w:rPr>
              <w:tab/>
            </w:r>
            <w:r w:rsidR="00B748E1" w:rsidRPr="009F0D2A">
              <w:rPr>
                <w:rStyle w:val="Hipervnculo"/>
                <w:noProof/>
              </w:rPr>
              <w:t>Requisito funcional 4</w:t>
            </w:r>
            <w:r w:rsidR="00B748E1">
              <w:rPr>
                <w:noProof/>
                <w:webHidden/>
              </w:rPr>
              <w:tab/>
            </w:r>
            <w:r w:rsidR="00B748E1">
              <w:rPr>
                <w:noProof/>
                <w:webHidden/>
              </w:rPr>
              <w:fldChar w:fldCharType="begin"/>
            </w:r>
            <w:r w:rsidR="00B748E1">
              <w:rPr>
                <w:noProof/>
                <w:webHidden/>
              </w:rPr>
              <w:instrText xml:space="preserve"> PAGEREF _Toc23418486 \h </w:instrText>
            </w:r>
            <w:r w:rsidR="00B748E1">
              <w:rPr>
                <w:noProof/>
                <w:webHidden/>
              </w:rPr>
            </w:r>
            <w:r w:rsidR="00B748E1">
              <w:rPr>
                <w:noProof/>
                <w:webHidden/>
              </w:rPr>
              <w:fldChar w:fldCharType="separate"/>
            </w:r>
            <w:r w:rsidR="00F21628">
              <w:rPr>
                <w:noProof/>
                <w:webHidden/>
              </w:rPr>
              <w:t>30</w:t>
            </w:r>
            <w:r w:rsidR="00B748E1">
              <w:rPr>
                <w:noProof/>
                <w:webHidden/>
              </w:rPr>
              <w:fldChar w:fldCharType="end"/>
            </w:r>
          </w:hyperlink>
        </w:p>
        <w:p w14:paraId="05BCC497" w14:textId="66773F57" w:rsidR="00B748E1" w:rsidRDefault="009E7D13">
          <w:pPr>
            <w:pStyle w:val="TDC3"/>
            <w:tabs>
              <w:tab w:val="left" w:pos="1320"/>
              <w:tab w:val="right" w:leader="dot" w:pos="8828"/>
            </w:tabs>
            <w:rPr>
              <w:rFonts w:eastAsiaTheme="minorEastAsia"/>
              <w:i w:val="0"/>
              <w:noProof/>
              <w:lang w:eastAsia="es-MX"/>
            </w:rPr>
          </w:pPr>
          <w:hyperlink w:anchor="_Toc23418487" w:history="1">
            <w:r w:rsidR="00B748E1" w:rsidRPr="009F0D2A">
              <w:rPr>
                <w:rStyle w:val="Hipervnculo"/>
                <w:noProof/>
              </w:rPr>
              <w:t>7.6.5.</w:t>
            </w:r>
            <w:r w:rsidR="00B748E1">
              <w:rPr>
                <w:rFonts w:eastAsiaTheme="minorEastAsia"/>
                <w:i w:val="0"/>
                <w:noProof/>
                <w:lang w:eastAsia="es-MX"/>
              </w:rPr>
              <w:tab/>
            </w:r>
            <w:r w:rsidR="00B748E1" w:rsidRPr="009F0D2A">
              <w:rPr>
                <w:rStyle w:val="Hipervnculo"/>
                <w:noProof/>
              </w:rPr>
              <w:t>Requisito funcional 5</w:t>
            </w:r>
            <w:r w:rsidR="00B748E1">
              <w:rPr>
                <w:noProof/>
                <w:webHidden/>
              </w:rPr>
              <w:tab/>
            </w:r>
            <w:r w:rsidR="00B748E1">
              <w:rPr>
                <w:noProof/>
                <w:webHidden/>
              </w:rPr>
              <w:fldChar w:fldCharType="begin"/>
            </w:r>
            <w:r w:rsidR="00B748E1">
              <w:rPr>
                <w:noProof/>
                <w:webHidden/>
              </w:rPr>
              <w:instrText xml:space="preserve"> PAGEREF _Toc23418487 \h </w:instrText>
            </w:r>
            <w:r w:rsidR="00B748E1">
              <w:rPr>
                <w:noProof/>
                <w:webHidden/>
              </w:rPr>
            </w:r>
            <w:r w:rsidR="00B748E1">
              <w:rPr>
                <w:noProof/>
                <w:webHidden/>
              </w:rPr>
              <w:fldChar w:fldCharType="separate"/>
            </w:r>
            <w:r w:rsidR="00F21628">
              <w:rPr>
                <w:noProof/>
                <w:webHidden/>
              </w:rPr>
              <w:t>30</w:t>
            </w:r>
            <w:r w:rsidR="00B748E1">
              <w:rPr>
                <w:noProof/>
                <w:webHidden/>
              </w:rPr>
              <w:fldChar w:fldCharType="end"/>
            </w:r>
          </w:hyperlink>
        </w:p>
        <w:p w14:paraId="35CE85B6" w14:textId="4C23B503" w:rsidR="00B748E1" w:rsidRDefault="009E7D13">
          <w:pPr>
            <w:pStyle w:val="TDC3"/>
            <w:tabs>
              <w:tab w:val="left" w:pos="1320"/>
              <w:tab w:val="right" w:leader="dot" w:pos="8828"/>
            </w:tabs>
            <w:rPr>
              <w:rFonts w:eastAsiaTheme="minorEastAsia"/>
              <w:i w:val="0"/>
              <w:noProof/>
              <w:lang w:eastAsia="es-MX"/>
            </w:rPr>
          </w:pPr>
          <w:hyperlink w:anchor="_Toc23418488" w:history="1">
            <w:r w:rsidR="00B748E1" w:rsidRPr="009F0D2A">
              <w:rPr>
                <w:rStyle w:val="Hipervnculo"/>
                <w:noProof/>
              </w:rPr>
              <w:t>7.6.6.</w:t>
            </w:r>
            <w:r w:rsidR="00B748E1">
              <w:rPr>
                <w:rFonts w:eastAsiaTheme="minorEastAsia"/>
                <w:i w:val="0"/>
                <w:noProof/>
                <w:lang w:eastAsia="es-MX"/>
              </w:rPr>
              <w:tab/>
            </w:r>
            <w:r w:rsidR="00B748E1" w:rsidRPr="009F0D2A">
              <w:rPr>
                <w:rStyle w:val="Hipervnculo"/>
                <w:noProof/>
              </w:rPr>
              <w:t>Requisito funcional 6</w:t>
            </w:r>
            <w:r w:rsidR="00B748E1">
              <w:rPr>
                <w:noProof/>
                <w:webHidden/>
              </w:rPr>
              <w:tab/>
            </w:r>
            <w:r w:rsidR="00B748E1">
              <w:rPr>
                <w:noProof/>
                <w:webHidden/>
              </w:rPr>
              <w:fldChar w:fldCharType="begin"/>
            </w:r>
            <w:r w:rsidR="00B748E1">
              <w:rPr>
                <w:noProof/>
                <w:webHidden/>
              </w:rPr>
              <w:instrText xml:space="preserve"> PAGEREF _Toc23418488 \h </w:instrText>
            </w:r>
            <w:r w:rsidR="00B748E1">
              <w:rPr>
                <w:noProof/>
                <w:webHidden/>
              </w:rPr>
            </w:r>
            <w:r w:rsidR="00B748E1">
              <w:rPr>
                <w:noProof/>
                <w:webHidden/>
              </w:rPr>
              <w:fldChar w:fldCharType="separate"/>
            </w:r>
            <w:r w:rsidR="00F21628">
              <w:rPr>
                <w:noProof/>
                <w:webHidden/>
              </w:rPr>
              <w:t>31</w:t>
            </w:r>
            <w:r w:rsidR="00B748E1">
              <w:rPr>
                <w:noProof/>
                <w:webHidden/>
              </w:rPr>
              <w:fldChar w:fldCharType="end"/>
            </w:r>
          </w:hyperlink>
        </w:p>
        <w:p w14:paraId="4EEC5B14" w14:textId="19F6DE1E" w:rsidR="00B748E1" w:rsidRDefault="009E7D13">
          <w:pPr>
            <w:pStyle w:val="TDC3"/>
            <w:tabs>
              <w:tab w:val="left" w:pos="1320"/>
              <w:tab w:val="right" w:leader="dot" w:pos="8828"/>
            </w:tabs>
            <w:rPr>
              <w:rFonts w:eastAsiaTheme="minorEastAsia"/>
              <w:i w:val="0"/>
              <w:noProof/>
              <w:lang w:eastAsia="es-MX"/>
            </w:rPr>
          </w:pPr>
          <w:hyperlink w:anchor="_Toc23418489" w:history="1">
            <w:r w:rsidR="00B748E1" w:rsidRPr="009F0D2A">
              <w:rPr>
                <w:rStyle w:val="Hipervnculo"/>
                <w:noProof/>
              </w:rPr>
              <w:t>7.6.7.</w:t>
            </w:r>
            <w:r w:rsidR="00B748E1">
              <w:rPr>
                <w:rFonts w:eastAsiaTheme="minorEastAsia"/>
                <w:i w:val="0"/>
                <w:noProof/>
                <w:lang w:eastAsia="es-MX"/>
              </w:rPr>
              <w:tab/>
            </w:r>
            <w:r w:rsidR="00B748E1" w:rsidRPr="009F0D2A">
              <w:rPr>
                <w:rStyle w:val="Hipervnculo"/>
                <w:noProof/>
              </w:rPr>
              <w:t>Requisito funcional 7</w:t>
            </w:r>
            <w:r w:rsidR="00B748E1">
              <w:rPr>
                <w:noProof/>
                <w:webHidden/>
              </w:rPr>
              <w:tab/>
            </w:r>
            <w:r w:rsidR="00B748E1">
              <w:rPr>
                <w:noProof/>
                <w:webHidden/>
              </w:rPr>
              <w:fldChar w:fldCharType="begin"/>
            </w:r>
            <w:r w:rsidR="00B748E1">
              <w:rPr>
                <w:noProof/>
                <w:webHidden/>
              </w:rPr>
              <w:instrText xml:space="preserve"> PAGEREF _Toc23418489 \h </w:instrText>
            </w:r>
            <w:r w:rsidR="00B748E1">
              <w:rPr>
                <w:noProof/>
                <w:webHidden/>
              </w:rPr>
            </w:r>
            <w:r w:rsidR="00B748E1">
              <w:rPr>
                <w:noProof/>
                <w:webHidden/>
              </w:rPr>
              <w:fldChar w:fldCharType="separate"/>
            </w:r>
            <w:r w:rsidR="00F21628">
              <w:rPr>
                <w:noProof/>
                <w:webHidden/>
              </w:rPr>
              <w:t>31</w:t>
            </w:r>
            <w:r w:rsidR="00B748E1">
              <w:rPr>
                <w:noProof/>
                <w:webHidden/>
              </w:rPr>
              <w:fldChar w:fldCharType="end"/>
            </w:r>
          </w:hyperlink>
        </w:p>
        <w:p w14:paraId="5C6EDE70" w14:textId="43BD3557" w:rsidR="00B748E1" w:rsidRDefault="009E7D13">
          <w:pPr>
            <w:pStyle w:val="TDC3"/>
            <w:tabs>
              <w:tab w:val="left" w:pos="1320"/>
              <w:tab w:val="right" w:leader="dot" w:pos="8828"/>
            </w:tabs>
            <w:rPr>
              <w:rFonts w:eastAsiaTheme="minorEastAsia"/>
              <w:i w:val="0"/>
              <w:noProof/>
              <w:lang w:eastAsia="es-MX"/>
            </w:rPr>
          </w:pPr>
          <w:hyperlink w:anchor="_Toc23418490" w:history="1">
            <w:r w:rsidR="00B748E1" w:rsidRPr="009F0D2A">
              <w:rPr>
                <w:rStyle w:val="Hipervnculo"/>
                <w:noProof/>
              </w:rPr>
              <w:t>7.6.8.</w:t>
            </w:r>
            <w:r w:rsidR="00B748E1">
              <w:rPr>
                <w:rFonts w:eastAsiaTheme="minorEastAsia"/>
                <w:i w:val="0"/>
                <w:noProof/>
                <w:lang w:eastAsia="es-MX"/>
              </w:rPr>
              <w:tab/>
            </w:r>
            <w:r w:rsidR="00B748E1" w:rsidRPr="009F0D2A">
              <w:rPr>
                <w:rStyle w:val="Hipervnculo"/>
                <w:noProof/>
              </w:rPr>
              <w:t>Requisito funcional 8</w:t>
            </w:r>
            <w:r w:rsidR="00B748E1">
              <w:rPr>
                <w:noProof/>
                <w:webHidden/>
              </w:rPr>
              <w:tab/>
            </w:r>
            <w:r w:rsidR="00B748E1">
              <w:rPr>
                <w:noProof/>
                <w:webHidden/>
              </w:rPr>
              <w:fldChar w:fldCharType="begin"/>
            </w:r>
            <w:r w:rsidR="00B748E1">
              <w:rPr>
                <w:noProof/>
                <w:webHidden/>
              </w:rPr>
              <w:instrText xml:space="preserve"> PAGEREF _Toc23418490 \h </w:instrText>
            </w:r>
            <w:r w:rsidR="00B748E1">
              <w:rPr>
                <w:noProof/>
                <w:webHidden/>
              </w:rPr>
            </w:r>
            <w:r w:rsidR="00B748E1">
              <w:rPr>
                <w:noProof/>
                <w:webHidden/>
              </w:rPr>
              <w:fldChar w:fldCharType="separate"/>
            </w:r>
            <w:r w:rsidR="00F21628">
              <w:rPr>
                <w:noProof/>
                <w:webHidden/>
              </w:rPr>
              <w:t>31</w:t>
            </w:r>
            <w:r w:rsidR="00B748E1">
              <w:rPr>
                <w:noProof/>
                <w:webHidden/>
              </w:rPr>
              <w:fldChar w:fldCharType="end"/>
            </w:r>
          </w:hyperlink>
        </w:p>
        <w:p w14:paraId="2458562A" w14:textId="379627B0" w:rsidR="00B748E1" w:rsidRDefault="009E7D13">
          <w:pPr>
            <w:pStyle w:val="TDC3"/>
            <w:tabs>
              <w:tab w:val="left" w:pos="1320"/>
              <w:tab w:val="right" w:leader="dot" w:pos="8828"/>
            </w:tabs>
            <w:rPr>
              <w:rFonts w:eastAsiaTheme="minorEastAsia"/>
              <w:i w:val="0"/>
              <w:noProof/>
              <w:lang w:eastAsia="es-MX"/>
            </w:rPr>
          </w:pPr>
          <w:hyperlink w:anchor="_Toc23418491" w:history="1">
            <w:r w:rsidR="00B748E1" w:rsidRPr="009F0D2A">
              <w:rPr>
                <w:rStyle w:val="Hipervnculo"/>
                <w:noProof/>
              </w:rPr>
              <w:t>7.6.9.</w:t>
            </w:r>
            <w:r w:rsidR="00B748E1">
              <w:rPr>
                <w:rFonts w:eastAsiaTheme="minorEastAsia"/>
                <w:i w:val="0"/>
                <w:noProof/>
                <w:lang w:eastAsia="es-MX"/>
              </w:rPr>
              <w:tab/>
            </w:r>
            <w:r w:rsidR="00B748E1" w:rsidRPr="009F0D2A">
              <w:rPr>
                <w:rStyle w:val="Hipervnculo"/>
                <w:noProof/>
              </w:rPr>
              <w:t>Requisito funcional 9</w:t>
            </w:r>
            <w:r w:rsidR="00B748E1">
              <w:rPr>
                <w:noProof/>
                <w:webHidden/>
              </w:rPr>
              <w:tab/>
            </w:r>
            <w:r w:rsidR="00B748E1">
              <w:rPr>
                <w:noProof/>
                <w:webHidden/>
              </w:rPr>
              <w:fldChar w:fldCharType="begin"/>
            </w:r>
            <w:r w:rsidR="00B748E1">
              <w:rPr>
                <w:noProof/>
                <w:webHidden/>
              </w:rPr>
              <w:instrText xml:space="preserve"> PAGEREF _Toc23418491 \h </w:instrText>
            </w:r>
            <w:r w:rsidR="00B748E1">
              <w:rPr>
                <w:noProof/>
                <w:webHidden/>
              </w:rPr>
            </w:r>
            <w:r w:rsidR="00B748E1">
              <w:rPr>
                <w:noProof/>
                <w:webHidden/>
              </w:rPr>
              <w:fldChar w:fldCharType="separate"/>
            </w:r>
            <w:r w:rsidR="00F21628">
              <w:rPr>
                <w:noProof/>
                <w:webHidden/>
              </w:rPr>
              <w:t>31</w:t>
            </w:r>
            <w:r w:rsidR="00B748E1">
              <w:rPr>
                <w:noProof/>
                <w:webHidden/>
              </w:rPr>
              <w:fldChar w:fldCharType="end"/>
            </w:r>
          </w:hyperlink>
        </w:p>
        <w:p w14:paraId="6BEE5D2D" w14:textId="62D8003D" w:rsidR="00B748E1" w:rsidRDefault="009E7D13">
          <w:pPr>
            <w:pStyle w:val="TDC3"/>
            <w:tabs>
              <w:tab w:val="left" w:pos="1320"/>
              <w:tab w:val="right" w:leader="dot" w:pos="8828"/>
            </w:tabs>
            <w:rPr>
              <w:rFonts w:eastAsiaTheme="minorEastAsia"/>
              <w:i w:val="0"/>
              <w:noProof/>
              <w:lang w:eastAsia="es-MX"/>
            </w:rPr>
          </w:pPr>
          <w:hyperlink w:anchor="_Toc23418492" w:history="1">
            <w:r w:rsidR="00B748E1" w:rsidRPr="009F0D2A">
              <w:rPr>
                <w:rStyle w:val="Hipervnculo"/>
                <w:noProof/>
              </w:rPr>
              <w:t>7.6.10.</w:t>
            </w:r>
            <w:r w:rsidR="00B748E1">
              <w:rPr>
                <w:rFonts w:eastAsiaTheme="minorEastAsia"/>
                <w:i w:val="0"/>
                <w:noProof/>
                <w:lang w:eastAsia="es-MX"/>
              </w:rPr>
              <w:tab/>
            </w:r>
            <w:r w:rsidR="00B748E1" w:rsidRPr="009F0D2A">
              <w:rPr>
                <w:rStyle w:val="Hipervnculo"/>
                <w:noProof/>
              </w:rPr>
              <w:t>Requisito funcional 10</w:t>
            </w:r>
            <w:r w:rsidR="00B748E1">
              <w:rPr>
                <w:noProof/>
                <w:webHidden/>
              </w:rPr>
              <w:tab/>
            </w:r>
            <w:r w:rsidR="00B748E1">
              <w:rPr>
                <w:noProof/>
                <w:webHidden/>
              </w:rPr>
              <w:fldChar w:fldCharType="begin"/>
            </w:r>
            <w:r w:rsidR="00B748E1">
              <w:rPr>
                <w:noProof/>
                <w:webHidden/>
              </w:rPr>
              <w:instrText xml:space="preserve"> PAGEREF _Toc23418492 \h </w:instrText>
            </w:r>
            <w:r w:rsidR="00B748E1">
              <w:rPr>
                <w:noProof/>
                <w:webHidden/>
              </w:rPr>
            </w:r>
            <w:r w:rsidR="00B748E1">
              <w:rPr>
                <w:noProof/>
                <w:webHidden/>
              </w:rPr>
              <w:fldChar w:fldCharType="separate"/>
            </w:r>
            <w:r w:rsidR="00F21628">
              <w:rPr>
                <w:noProof/>
                <w:webHidden/>
              </w:rPr>
              <w:t>31</w:t>
            </w:r>
            <w:r w:rsidR="00B748E1">
              <w:rPr>
                <w:noProof/>
                <w:webHidden/>
              </w:rPr>
              <w:fldChar w:fldCharType="end"/>
            </w:r>
          </w:hyperlink>
        </w:p>
        <w:p w14:paraId="327971F9" w14:textId="4E4C9E82" w:rsidR="00B748E1" w:rsidRDefault="009E7D13">
          <w:pPr>
            <w:pStyle w:val="TDC3"/>
            <w:tabs>
              <w:tab w:val="left" w:pos="1320"/>
              <w:tab w:val="right" w:leader="dot" w:pos="8828"/>
            </w:tabs>
            <w:rPr>
              <w:rFonts w:eastAsiaTheme="minorEastAsia"/>
              <w:i w:val="0"/>
              <w:noProof/>
              <w:lang w:eastAsia="es-MX"/>
            </w:rPr>
          </w:pPr>
          <w:hyperlink w:anchor="_Toc23418493" w:history="1">
            <w:r w:rsidR="00B748E1" w:rsidRPr="009F0D2A">
              <w:rPr>
                <w:rStyle w:val="Hipervnculo"/>
                <w:noProof/>
              </w:rPr>
              <w:t>7.6.11.</w:t>
            </w:r>
            <w:r w:rsidR="00B748E1">
              <w:rPr>
                <w:rFonts w:eastAsiaTheme="minorEastAsia"/>
                <w:i w:val="0"/>
                <w:noProof/>
                <w:lang w:eastAsia="es-MX"/>
              </w:rPr>
              <w:tab/>
            </w:r>
            <w:r w:rsidR="00B748E1" w:rsidRPr="009F0D2A">
              <w:rPr>
                <w:rStyle w:val="Hipervnculo"/>
                <w:noProof/>
              </w:rPr>
              <w:t>Requisito funcional 11</w:t>
            </w:r>
            <w:r w:rsidR="00B748E1">
              <w:rPr>
                <w:noProof/>
                <w:webHidden/>
              </w:rPr>
              <w:tab/>
            </w:r>
            <w:r w:rsidR="00B748E1">
              <w:rPr>
                <w:noProof/>
                <w:webHidden/>
              </w:rPr>
              <w:fldChar w:fldCharType="begin"/>
            </w:r>
            <w:r w:rsidR="00B748E1">
              <w:rPr>
                <w:noProof/>
                <w:webHidden/>
              </w:rPr>
              <w:instrText xml:space="preserve"> PAGEREF _Toc23418493 \h </w:instrText>
            </w:r>
            <w:r w:rsidR="00B748E1">
              <w:rPr>
                <w:noProof/>
                <w:webHidden/>
              </w:rPr>
            </w:r>
            <w:r w:rsidR="00B748E1">
              <w:rPr>
                <w:noProof/>
                <w:webHidden/>
              </w:rPr>
              <w:fldChar w:fldCharType="separate"/>
            </w:r>
            <w:r w:rsidR="00F21628">
              <w:rPr>
                <w:noProof/>
                <w:webHidden/>
              </w:rPr>
              <w:t>31</w:t>
            </w:r>
            <w:r w:rsidR="00B748E1">
              <w:rPr>
                <w:noProof/>
                <w:webHidden/>
              </w:rPr>
              <w:fldChar w:fldCharType="end"/>
            </w:r>
          </w:hyperlink>
        </w:p>
        <w:p w14:paraId="78162336" w14:textId="3225AB39" w:rsidR="00B748E1" w:rsidRDefault="009E7D13">
          <w:pPr>
            <w:pStyle w:val="TDC3"/>
            <w:tabs>
              <w:tab w:val="left" w:pos="1320"/>
              <w:tab w:val="right" w:leader="dot" w:pos="8828"/>
            </w:tabs>
            <w:rPr>
              <w:rFonts w:eastAsiaTheme="minorEastAsia"/>
              <w:i w:val="0"/>
              <w:noProof/>
              <w:lang w:eastAsia="es-MX"/>
            </w:rPr>
          </w:pPr>
          <w:hyperlink w:anchor="_Toc23418494" w:history="1">
            <w:r w:rsidR="00B748E1" w:rsidRPr="009F0D2A">
              <w:rPr>
                <w:rStyle w:val="Hipervnculo"/>
                <w:noProof/>
              </w:rPr>
              <w:t>7.6.12.</w:t>
            </w:r>
            <w:r w:rsidR="00B748E1">
              <w:rPr>
                <w:rFonts w:eastAsiaTheme="minorEastAsia"/>
                <w:i w:val="0"/>
                <w:noProof/>
                <w:lang w:eastAsia="es-MX"/>
              </w:rPr>
              <w:tab/>
            </w:r>
            <w:r w:rsidR="00B748E1" w:rsidRPr="009F0D2A">
              <w:rPr>
                <w:rStyle w:val="Hipervnculo"/>
                <w:noProof/>
              </w:rPr>
              <w:t>Requisito funcional 12</w:t>
            </w:r>
            <w:r w:rsidR="00B748E1">
              <w:rPr>
                <w:noProof/>
                <w:webHidden/>
              </w:rPr>
              <w:tab/>
            </w:r>
            <w:r w:rsidR="00B748E1">
              <w:rPr>
                <w:noProof/>
                <w:webHidden/>
              </w:rPr>
              <w:fldChar w:fldCharType="begin"/>
            </w:r>
            <w:r w:rsidR="00B748E1">
              <w:rPr>
                <w:noProof/>
                <w:webHidden/>
              </w:rPr>
              <w:instrText xml:space="preserve"> PAGEREF _Toc23418494 \h </w:instrText>
            </w:r>
            <w:r w:rsidR="00B748E1">
              <w:rPr>
                <w:noProof/>
                <w:webHidden/>
              </w:rPr>
            </w:r>
            <w:r w:rsidR="00B748E1">
              <w:rPr>
                <w:noProof/>
                <w:webHidden/>
              </w:rPr>
              <w:fldChar w:fldCharType="separate"/>
            </w:r>
            <w:r w:rsidR="00F21628">
              <w:rPr>
                <w:noProof/>
                <w:webHidden/>
              </w:rPr>
              <w:t>31</w:t>
            </w:r>
            <w:r w:rsidR="00B748E1">
              <w:rPr>
                <w:noProof/>
                <w:webHidden/>
              </w:rPr>
              <w:fldChar w:fldCharType="end"/>
            </w:r>
          </w:hyperlink>
        </w:p>
        <w:p w14:paraId="0451D2F2" w14:textId="62ED5F64" w:rsidR="00B748E1" w:rsidRDefault="009E7D13">
          <w:pPr>
            <w:pStyle w:val="TDC2"/>
            <w:tabs>
              <w:tab w:val="left" w:pos="880"/>
              <w:tab w:val="right" w:leader="dot" w:pos="8828"/>
            </w:tabs>
            <w:rPr>
              <w:rFonts w:eastAsiaTheme="minorEastAsia"/>
              <w:smallCaps w:val="0"/>
              <w:noProof/>
              <w:lang w:eastAsia="es-MX"/>
            </w:rPr>
          </w:pPr>
          <w:hyperlink w:anchor="_Toc23418495" w:history="1">
            <w:r w:rsidR="00B748E1" w:rsidRPr="009F0D2A">
              <w:rPr>
                <w:rStyle w:val="Hipervnculo"/>
                <w:noProof/>
              </w:rPr>
              <w:t>7.7.</w:t>
            </w:r>
            <w:r w:rsidR="00B748E1">
              <w:rPr>
                <w:rFonts w:eastAsiaTheme="minorEastAsia"/>
                <w:smallCaps w:val="0"/>
                <w:noProof/>
                <w:lang w:eastAsia="es-MX"/>
              </w:rPr>
              <w:tab/>
            </w:r>
            <w:r w:rsidR="00B748E1" w:rsidRPr="009F0D2A">
              <w:rPr>
                <w:rStyle w:val="Hipervnculo"/>
                <w:noProof/>
              </w:rPr>
              <w:t>Requisitos no funcionales</w:t>
            </w:r>
            <w:r w:rsidR="00B748E1">
              <w:rPr>
                <w:noProof/>
                <w:webHidden/>
              </w:rPr>
              <w:tab/>
            </w:r>
            <w:r w:rsidR="00B748E1">
              <w:rPr>
                <w:noProof/>
                <w:webHidden/>
              </w:rPr>
              <w:fldChar w:fldCharType="begin"/>
            </w:r>
            <w:r w:rsidR="00B748E1">
              <w:rPr>
                <w:noProof/>
                <w:webHidden/>
              </w:rPr>
              <w:instrText xml:space="preserve"> PAGEREF _Toc23418495 \h </w:instrText>
            </w:r>
            <w:r w:rsidR="00B748E1">
              <w:rPr>
                <w:noProof/>
                <w:webHidden/>
              </w:rPr>
            </w:r>
            <w:r w:rsidR="00B748E1">
              <w:rPr>
                <w:noProof/>
                <w:webHidden/>
              </w:rPr>
              <w:fldChar w:fldCharType="separate"/>
            </w:r>
            <w:r w:rsidR="00F21628">
              <w:rPr>
                <w:noProof/>
                <w:webHidden/>
              </w:rPr>
              <w:t>31</w:t>
            </w:r>
            <w:r w:rsidR="00B748E1">
              <w:rPr>
                <w:noProof/>
                <w:webHidden/>
              </w:rPr>
              <w:fldChar w:fldCharType="end"/>
            </w:r>
          </w:hyperlink>
        </w:p>
        <w:p w14:paraId="521638FF" w14:textId="65A133D2" w:rsidR="00B748E1" w:rsidRDefault="009E7D13">
          <w:pPr>
            <w:pStyle w:val="TDC3"/>
            <w:tabs>
              <w:tab w:val="left" w:pos="1320"/>
              <w:tab w:val="right" w:leader="dot" w:pos="8828"/>
            </w:tabs>
            <w:rPr>
              <w:rFonts w:eastAsiaTheme="minorEastAsia"/>
              <w:i w:val="0"/>
              <w:noProof/>
              <w:lang w:eastAsia="es-MX"/>
            </w:rPr>
          </w:pPr>
          <w:hyperlink w:anchor="_Toc23418496" w:history="1">
            <w:r w:rsidR="00B748E1" w:rsidRPr="009F0D2A">
              <w:rPr>
                <w:rStyle w:val="Hipervnculo"/>
                <w:noProof/>
              </w:rPr>
              <w:t>7.7.1.</w:t>
            </w:r>
            <w:r w:rsidR="00B748E1">
              <w:rPr>
                <w:rFonts w:eastAsiaTheme="minorEastAsia"/>
                <w:i w:val="0"/>
                <w:noProof/>
                <w:lang w:eastAsia="es-MX"/>
              </w:rPr>
              <w:tab/>
            </w:r>
            <w:r w:rsidR="00B748E1" w:rsidRPr="009F0D2A">
              <w:rPr>
                <w:rStyle w:val="Hipervnculo"/>
                <w:noProof/>
              </w:rPr>
              <w:t>Disponibilidad</w:t>
            </w:r>
            <w:r w:rsidR="00B748E1">
              <w:rPr>
                <w:noProof/>
                <w:webHidden/>
              </w:rPr>
              <w:tab/>
            </w:r>
            <w:r w:rsidR="00B748E1">
              <w:rPr>
                <w:noProof/>
                <w:webHidden/>
              </w:rPr>
              <w:fldChar w:fldCharType="begin"/>
            </w:r>
            <w:r w:rsidR="00B748E1">
              <w:rPr>
                <w:noProof/>
                <w:webHidden/>
              </w:rPr>
              <w:instrText xml:space="preserve"> PAGEREF _Toc23418496 \h </w:instrText>
            </w:r>
            <w:r w:rsidR="00B748E1">
              <w:rPr>
                <w:noProof/>
                <w:webHidden/>
              </w:rPr>
            </w:r>
            <w:r w:rsidR="00B748E1">
              <w:rPr>
                <w:noProof/>
                <w:webHidden/>
              </w:rPr>
              <w:fldChar w:fldCharType="separate"/>
            </w:r>
            <w:r w:rsidR="00F21628">
              <w:rPr>
                <w:noProof/>
                <w:webHidden/>
              </w:rPr>
              <w:t>31</w:t>
            </w:r>
            <w:r w:rsidR="00B748E1">
              <w:rPr>
                <w:noProof/>
                <w:webHidden/>
              </w:rPr>
              <w:fldChar w:fldCharType="end"/>
            </w:r>
          </w:hyperlink>
        </w:p>
        <w:p w14:paraId="3995797C" w14:textId="6D8EEA9E" w:rsidR="00B748E1" w:rsidRDefault="009E7D13">
          <w:pPr>
            <w:pStyle w:val="TDC3"/>
            <w:tabs>
              <w:tab w:val="left" w:pos="1320"/>
              <w:tab w:val="right" w:leader="dot" w:pos="8828"/>
            </w:tabs>
            <w:rPr>
              <w:rFonts w:eastAsiaTheme="minorEastAsia"/>
              <w:i w:val="0"/>
              <w:noProof/>
              <w:lang w:eastAsia="es-MX"/>
            </w:rPr>
          </w:pPr>
          <w:hyperlink w:anchor="_Toc23418497" w:history="1">
            <w:r w:rsidR="00B748E1" w:rsidRPr="009F0D2A">
              <w:rPr>
                <w:rStyle w:val="Hipervnculo"/>
                <w:noProof/>
              </w:rPr>
              <w:t>7.7.2.</w:t>
            </w:r>
            <w:r w:rsidR="00B748E1">
              <w:rPr>
                <w:rFonts w:eastAsiaTheme="minorEastAsia"/>
                <w:i w:val="0"/>
                <w:noProof/>
                <w:lang w:eastAsia="es-MX"/>
              </w:rPr>
              <w:tab/>
            </w:r>
            <w:r w:rsidR="00B748E1" w:rsidRPr="009F0D2A">
              <w:rPr>
                <w:rStyle w:val="Hipervnculo"/>
                <w:noProof/>
              </w:rPr>
              <w:t>Usabilidad</w:t>
            </w:r>
            <w:r w:rsidR="00B748E1">
              <w:rPr>
                <w:noProof/>
                <w:webHidden/>
              </w:rPr>
              <w:tab/>
            </w:r>
            <w:r w:rsidR="00B748E1">
              <w:rPr>
                <w:noProof/>
                <w:webHidden/>
              </w:rPr>
              <w:fldChar w:fldCharType="begin"/>
            </w:r>
            <w:r w:rsidR="00B748E1">
              <w:rPr>
                <w:noProof/>
                <w:webHidden/>
              </w:rPr>
              <w:instrText xml:space="preserve"> PAGEREF _Toc23418497 \h </w:instrText>
            </w:r>
            <w:r w:rsidR="00B748E1">
              <w:rPr>
                <w:noProof/>
                <w:webHidden/>
              </w:rPr>
            </w:r>
            <w:r w:rsidR="00B748E1">
              <w:rPr>
                <w:noProof/>
                <w:webHidden/>
              </w:rPr>
              <w:fldChar w:fldCharType="separate"/>
            </w:r>
            <w:r w:rsidR="00F21628">
              <w:rPr>
                <w:noProof/>
                <w:webHidden/>
              </w:rPr>
              <w:t>32</w:t>
            </w:r>
            <w:r w:rsidR="00B748E1">
              <w:rPr>
                <w:noProof/>
                <w:webHidden/>
              </w:rPr>
              <w:fldChar w:fldCharType="end"/>
            </w:r>
          </w:hyperlink>
        </w:p>
        <w:p w14:paraId="366264A3" w14:textId="05AC8940" w:rsidR="00B748E1" w:rsidRDefault="009E7D13">
          <w:pPr>
            <w:pStyle w:val="TDC3"/>
            <w:tabs>
              <w:tab w:val="left" w:pos="1320"/>
              <w:tab w:val="right" w:leader="dot" w:pos="8828"/>
            </w:tabs>
            <w:rPr>
              <w:rFonts w:eastAsiaTheme="minorEastAsia"/>
              <w:i w:val="0"/>
              <w:noProof/>
              <w:lang w:eastAsia="es-MX"/>
            </w:rPr>
          </w:pPr>
          <w:hyperlink w:anchor="_Toc23418498" w:history="1">
            <w:r w:rsidR="00B748E1" w:rsidRPr="009F0D2A">
              <w:rPr>
                <w:rStyle w:val="Hipervnculo"/>
                <w:noProof/>
              </w:rPr>
              <w:t>7.7.3.</w:t>
            </w:r>
            <w:r w:rsidR="00B748E1">
              <w:rPr>
                <w:rFonts w:eastAsiaTheme="minorEastAsia"/>
                <w:i w:val="0"/>
                <w:noProof/>
                <w:lang w:eastAsia="es-MX"/>
              </w:rPr>
              <w:tab/>
            </w:r>
            <w:r w:rsidR="00B748E1" w:rsidRPr="009F0D2A">
              <w:rPr>
                <w:rStyle w:val="Hipervnculo"/>
                <w:noProof/>
              </w:rPr>
              <w:t>Interfaz de la aplicación</w:t>
            </w:r>
            <w:r w:rsidR="00B748E1">
              <w:rPr>
                <w:noProof/>
                <w:webHidden/>
              </w:rPr>
              <w:tab/>
            </w:r>
            <w:r w:rsidR="00B748E1">
              <w:rPr>
                <w:noProof/>
                <w:webHidden/>
              </w:rPr>
              <w:fldChar w:fldCharType="begin"/>
            </w:r>
            <w:r w:rsidR="00B748E1">
              <w:rPr>
                <w:noProof/>
                <w:webHidden/>
              </w:rPr>
              <w:instrText xml:space="preserve"> PAGEREF _Toc23418498 \h </w:instrText>
            </w:r>
            <w:r w:rsidR="00B748E1">
              <w:rPr>
                <w:noProof/>
                <w:webHidden/>
              </w:rPr>
            </w:r>
            <w:r w:rsidR="00B748E1">
              <w:rPr>
                <w:noProof/>
                <w:webHidden/>
              </w:rPr>
              <w:fldChar w:fldCharType="separate"/>
            </w:r>
            <w:r w:rsidR="00F21628">
              <w:rPr>
                <w:noProof/>
                <w:webHidden/>
              </w:rPr>
              <w:t>32</w:t>
            </w:r>
            <w:r w:rsidR="00B748E1">
              <w:rPr>
                <w:noProof/>
                <w:webHidden/>
              </w:rPr>
              <w:fldChar w:fldCharType="end"/>
            </w:r>
          </w:hyperlink>
        </w:p>
        <w:p w14:paraId="77BB8BD7" w14:textId="4D64498B" w:rsidR="00B748E1" w:rsidRDefault="009E7D13">
          <w:pPr>
            <w:pStyle w:val="TDC1"/>
            <w:tabs>
              <w:tab w:val="left" w:pos="480"/>
              <w:tab w:val="right" w:leader="dot" w:pos="8828"/>
            </w:tabs>
            <w:rPr>
              <w:rFonts w:eastAsiaTheme="minorEastAsia"/>
              <w:b w:val="0"/>
              <w:caps w:val="0"/>
              <w:noProof/>
              <w:lang w:eastAsia="es-MX"/>
            </w:rPr>
          </w:pPr>
          <w:hyperlink w:anchor="_Toc23418499" w:history="1">
            <w:r w:rsidR="00B748E1" w:rsidRPr="009F0D2A">
              <w:rPr>
                <w:rStyle w:val="Hipervnculo"/>
                <w:noProof/>
              </w:rPr>
              <w:t>8.</w:t>
            </w:r>
            <w:r w:rsidR="00B748E1">
              <w:rPr>
                <w:rFonts w:eastAsiaTheme="minorEastAsia"/>
                <w:b w:val="0"/>
                <w:caps w:val="0"/>
                <w:noProof/>
                <w:lang w:eastAsia="es-MX"/>
              </w:rPr>
              <w:tab/>
            </w:r>
            <w:r w:rsidR="00B748E1" w:rsidRPr="009F0D2A">
              <w:rPr>
                <w:rStyle w:val="Hipervnculo"/>
                <w:noProof/>
              </w:rPr>
              <w:t>Diseño del sistema</w:t>
            </w:r>
            <w:r w:rsidR="00B748E1">
              <w:rPr>
                <w:noProof/>
                <w:webHidden/>
              </w:rPr>
              <w:tab/>
            </w:r>
            <w:r w:rsidR="00B748E1">
              <w:rPr>
                <w:noProof/>
                <w:webHidden/>
              </w:rPr>
              <w:fldChar w:fldCharType="begin"/>
            </w:r>
            <w:r w:rsidR="00B748E1">
              <w:rPr>
                <w:noProof/>
                <w:webHidden/>
              </w:rPr>
              <w:instrText xml:space="preserve"> PAGEREF _Toc23418499 \h </w:instrText>
            </w:r>
            <w:r w:rsidR="00B748E1">
              <w:rPr>
                <w:noProof/>
                <w:webHidden/>
              </w:rPr>
            </w:r>
            <w:r w:rsidR="00B748E1">
              <w:rPr>
                <w:noProof/>
                <w:webHidden/>
              </w:rPr>
              <w:fldChar w:fldCharType="separate"/>
            </w:r>
            <w:r w:rsidR="00F21628">
              <w:rPr>
                <w:noProof/>
                <w:webHidden/>
              </w:rPr>
              <w:t>33</w:t>
            </w:r>
            <w:r w:rsidR="00B748E1">
              <w:rPr>
                <w:noProof/>
                <w:webHidden/>
              </w:rPr>
              <w:fldChar w:fldCharType="end"/>
            </w:r>
          </w:hyperlink>
        </w:p>
        <w:p w14:paraId="70F0B402" w14:textId="3D0E01EC" w:rsidR="00B748E1" w:rsidRDefault="009E7D13">
          <w:pPr>
            <w:pStyle w:val="TDC2"/>
            <w:tabs>
              <w:tab w:val="left" w:pos="880"/>
              <w:tab w:val="right" w:leader="dot" w:pos="8828"/>
            </w:tabs>
            <w:rPr>
              <w:rFonts w:eastAsiaTheme="minorEastAsia"/>
              <w:smallCaps w:val="0"/>
              <w:noProof/>
              <w:lang w:eastAsia="es-MX"/>
            </w:rPr>
          </w:pPr>
          <w:hyperlink w:anchor="_Toc23418500" w:history="1">
            <w:r w:rsidR="00B748E1" w:rsidRPr="009F0D2A">
              <w:rPr>
                <w:rStyle w:val="Hipervnculo"/>
                <w:noProof/>
              </w:rPr>
              <w:t>8.1.</w:t>
            </w:r>
            <w:r w:rsidR="00B748E1">
              <w:rPr>
                <w:rFonts w:eastAsiaTheme="minorEastAsia"/>
                <w:smallCaps w:val="0"/>
                <w:noProof/>
                <w:lang w:eastAsia="es-MX"/>
              </w:rPr>
              <w:tab/>
            </w:r>
            <w:r w:rsidR="00B748E1" w:rsidRPr="009F0D2A">
              <w:rPr>
                <w:rStyle w:val="Hipervnculo"/>
                <w:noProof/>
              </w:rPr>
              <w:t>Caso de uso</w:t>
            </w:r>
            <w:r w:rsidR="00B748E1">
              <w:rPr>
                <w:noProof/>
                <w:webHidden/>
              </w:rPr>
              <w:tab/>
            </w:r>
            <w:r w:rsidR="00B748E1">
              <w:rPr>
                <w:noProof/>
                <w:webHidden/>
              </w:rPr>
              <w:fldChar w:fldCharType="begin"/>
            </w:r>
            <w:r w:rsidR="00B748E1">
              <w:rPr>
                <w:noProof/>
                <w:webHidden/>
              </w:rPr>
              <w:instrText xml:space="preserve"> PAGEREF _Toc23418500 \h </w:instrText>
            </w:r>
            <w:r w:rsidR="00B748E1">
              <w:rPr>
                <w:noProof/>
                <w:webHidden/>
              </w:rPr>
            </w:r>
            <w:r w:rsidR="00B748E1">
              <w:rPr>
                <w:noProof/>
                <w:webHidden/>
              </w:rPr>
              <w:fldChar w:fldCharType="separate"/>
            </w:r>
            <w:r w:rsidR="00F21628">
              <w:rPr>
                <w:noProof/>
                <w:webHidden/>
              </w:rPr>
              <w:t>33</w:t>
            </w:r>
            <w:r w:rsidR="00B748E1">
              <w:rPr>
                <w:noProof/>
                <w:webHidden/>
              </w:rPr>
              <w:fldChar w:fldCharType="end"/>
            </w:r>
          </w:hyperlink>
        </w:p>
        <w:p w14:paraId="5D36A923" w14:textId="2614650A" w:rsidR="00B748E1" w:rsidRDefault="009E7D13">
          <w:pPr>
            <w:pStyle w:val="TDC2"/>
            <w:tabs>
              <w:tab w:val="left" w:pos="880"/>
              <w:tab w:val="right" w:leader="dot" w:pos="8828"/>
            </w:tabs>
            <w:rPr>
              <w:rFonts w:eastAsiaTheme="minorEastAsia"/>
              <w:smallCaps w:val="0"/>
              <w:noProof/>
              <w:lang w:eastAsia="es-MX"/>
            </w:rPr>
          </w:pPr>
          <w:hyperlink w:anchor="_Toc23418501" w:history="1">
            <w:r w:rsidR="00B748E1" w:rsidRPr="009F0D2A">
              <w:rPr>
                <w:rStyle w:val="Hipervnculo"/>
                <w:noProof/>
              </w:rPr>
              <w:t>8.2.</w:t>
            </w:r>
            <w:r w:rsidR="00B748E1">
              <w:rPr>
                <w:rFonts w:eastAsiaTheme="minorEastAsia"/>
                <w:smallCaps w:val="0"/>
                <w:noProof/>
                <w:lang w:eastAsia="es-MX"/>
              </w:rPr>
              <w:tab/>
            </w:r>
            <w:r w:rsidR="00B748E1" w:rsidRPr="009F0D2A">
              <w:rPr>
                <w:rStyle w:val="Hipervnculo"/>
                <w:noProof/>
              </w:rPr>
              <w:t>Diagramas de estado</w:t>
            </w:r>
            <w:r w:rsidR="00B748E1">
              <w:rPr>
                <w:noProof/>
                <w:webHidden/>
              </w:rPr>
              <w:tab/>
            </w:r>
            <w:r w:rsidR="00B748E1">
              <w:rPr>
                <w:noProof/>
                <w:webHidden/>
              </w:rPr>
              <w:fldChar w:fldCharType="begin"/>
            </w:r>
            <w:r w:rsidR="00B748E1">
              <w:rPr>
                <w:noProof/>
                <w:webHidden/>
              </w:rPr>
              <w:instrText xml:space="preserve"> PAGEREF _Toc23418501 \h </w:instrText>
            </w:r>
            <w:r w:rsidR="00B748E1">
              <w:rPr>
                <w:noProof/>
                <w:webHidden/>
              </w:rPr>
            </w:r>
            <w:r w:rsidR="00B748E1">
              <w:rPr>
                <w:noProof/>
                <w:webHidden/>
              </w:rPr>
              <w:fldChar w:fldCharType="separate"/>
            </w:r>
            <w:r w:rsidR="00F21628">
              <w:rPr>
                <w:noProof/>
                <w:webHidden/>
              </w:rPr>
              <w:t>33</w:t>
            </w:r>
            <w:r w:rsidR="00B748E1">
              <w:rPr>
                <w:noProof/>
                <w:webHidden/>
              </w:rPr>
              <w:fldChar w:fldCharType="end"/>
            </w:r>
          </w:hyperlink>
        </w:p>
        <w:p w14:paraId="150379A9" w14:textId="5B6B2BD1" w:rsidR="00B748E1" w:rsidRDefault="009E7D13">
          <w:pPr>
            <w:pStyle w:val="TDC3"/>
            <w:tabs>
              <w:tab w:val="left" w:pos="1320"/>
              <w:tab w:val="right" w:leader="dot" w:pos="8828"/>
            </w:tabs>
            <w:rPr>
              <w:rFonts w:eastAsiaTheme="minorEastAsia"/>
              <w:i w:val="0"/>
              <w:noProof/>
              <w:lang w:eastAsia="es-MX"/>
            </w:rPr>
          </w:pPr>
          <w:hyperlink w:anchor="_Toc23418502" w:history="1">
            <w:r w:rsidR="00B748E1" w:rsidRPr="009F0D2A">
              <w:rPr>
                <w:rStyle w:val="Hipervnculo"/>
                <w:noProof/>
              </w:rPr>
              <w:t>8.2.1.</w:t>
            </w:r>
            <w:r w:rsidR="00B748E1">
              <w:rPr>
                <w:rFonts w:eastAsiaTheme="minorEastAsia"/>
                <w:i w:val="0"/>
                <w:noProof/>
                <w:lang w:eastAsia="es-MX"/>
              </w:rPr>
              <w:tab/>
            </w:r>
            <w:r w:rsidR="00B748E1" w:rsidRPr="009F0D2A">
              <w:rPr>
                <w:rStyle w:val="Hipervnculo"/>
                <w:noProof/>
              </w:rPr>
              <w:t>Diagrama de estado para la aplicación web</w:t>
            </w:r>
            <w:r w:rsidR="00B748E1">
              <w:rPr>
                <w:noProof/>
                <w:webHidden/>
              </w:rPr>
              <w:tab/>
            </w:r>
            <w:r w:rsidR="00B748E1">
              <w:rPr>
                <w:noProof/>
                <w:webHidden/>
              </w:rPr>
              <w:fldChar w:fldCharType="begin"/>
            </w:r>
            <w:r w:rsidR="00B748E1">
              <w:rPr>
                <w:noProof/>
                <w:webHidden/>
              </w:rPr>
              <w:instrText xml:space="preserve"> PAGEREF _Toc23418502 \h </w:instrText>
            </w:r>
            <w:r w:rsidR="00B748E1">
              <w:rPr>
                <w:noProof/>
                <w:webHidden/>
              </w:rPr>
            </w:r>
            <w:r w:rsidR="00B748E1">
              <w:rPr>
                <w:noProof/>
                <w:webHidden/>
              </w:rPr>
              <w:fldChar w:fldCharType="separate"/>
            </w:r>
            <w:r w:rsidR="00F21628">
              <w:rPr>
                <w:noProof/>
                <w:webHidden/>
              </w:rPr>
              <w:t>33</w:t>
            </w:r>
            <w:r w:rsidR="00B748E1">
              <w:rPr>
                <w:noProof/>
                <w:webHidden/>
              </w:rPr>
              <w:fldChar w:fldCharType="end"/>
            </w:r>
          </w:hyperlink>
        </w:p>
        <w:p w14:paraId="415F08FC" w14:textId="037B92E1" w:rsidR="00B748E1" w:rsidRDefault="009E7D13">
          <w:pPr>
            <w:pStyle w:val="TDC3"/>
            <w:tabs>
              <w:tab w:val="left" w:pos="1320"/>
              <w:tab w:val="right" w:leader="dot" w:pos="8828"/>
            </w:tabs>
            <w:rPr>
              <w:rFonts w:eastAsiaTheme="minorEastAsia"/>
              <w:i w:val="0"/>
              <w:noProof/>
              <w:lang w:eastAsia="es-MX"/>
            </w:rPr>
          </w:pPr>
          <w:hyperlink w:anchor="_Toc23418503" w:history="1">
            <w:r w:rsidR="00B748E1" w:rsidRPr="009F0D2A">
              <w:rPr>
                <w:rStyle w:val="Hipervnculo"/>
                <w:noProof/>
              </w:rPr>
              <w:t>8.2.2.</w:t>
            </w:r>
            <w:r w:rsidR="00B748E1">
              <w:rPr>
                <w:rFonts w:eastAsiaTheme="minorEastAsia"/>
                <w:i w:val="0"/>
                <w:noProof/>
                <w:lang w:eastAsia="es-MX"/>
              </w:rPr>
              <w:tab/>
            </w:r>
            <w:r w:rsidR="00B748E1" w:rsidRPr="009F0D2A">
              <w:rPr>
                <w:rStyle w:val="Hipervnculo"/>
                <w:noProof/>
              </w:rPr>
              <w:t>Diagrama de estado para módulo de consultas en Apache Marmotta</w:t>
            </w:r>
            <w:r w:rsidR="00B748E1">
              <w:rPr>
                <w:noProof/>
                <w:webHidden/>
              </w:rPr>
              <w:tab/>
            </w:r>
            <w:r w:rsidR="00B748E1">
              <w:rPr>
                <w:noProof/>
                <w:webHidden/>
              </w:rPr>
              <w:fldChar w:fldCharType="begin"/>
            </w:r>
            <w:r w:rsidR="00B748E1">
              <w:rPr>
                <w:noProof/>
                <w:webHidden/>
              </w:rPr>
              <w:instrText xml:space="preserve"> PAGEREF _Toc23418503 \h </w:instrText>
            </w:r>
            <w:r w:rsidR="00B748E1">
              <w:rPr>
                <w:noProof/>
                <w:webHidden/>
              </w:rPr>
            </w:r>
            <w:r w:rsidR="00B748E1">
              <w:rPr>
                <w:noProof/>
                <w:webHidden/>
              </w:rPr>
              <w:fldChar w:fldCharType="separate"/>
            </w:r>
            <w:r w:rsidR="00F21628">
              <w:rPr>
                <w:noProof/>
                <w:webHidden/>
              </w:rPr>
              <w:t>34</w:t>
            </w:r>
            <w:r w:rsidR="00B748E1">
              <w:rPr>
                <w:noProof/>
                <w:webHidden/>
              </w:rPr>
              <w:fldChar w:fldCharType="end"/>
            </w:r>
          </w:hyperlink>
        </w:p>
        <w:p w14:paraId="75E8750C" w14:textId="4392516E" w:rsidR="00B748E1" w:rsidRDefault="009E7D13">
          <w:pPr>
            <w:pStyle w:val="TDC2"/>
            <w:tabs>
              <w:tab w:val="left" w:pos="880"/>
              <w:tab w:val="right" w:leader="dot" w:pos="8828"/>
            </w:tabs>
            <w:rPr>
              <w:rFonts w:eastAsiaTheme="minorEastAsia"/>
              <w:smallCaps w:val="0"/>
              <w:noProof/>
              <w:lang w:eastAsia="es-MX"/>
            </w:rPr>
          </w:pPr>
          <w:hyperlink w:anchor="_Toc23418504" w:history="1">
            <w:r w:rsidR="00B748E1" w:rsidRPr="009F0D2A">
              <w:rPr>
                <w:rStyle w:val="Hipervnculo"/>
                <w:noProof/>
              </w:rPr>
              <w:t>8.3.</w:t>
            </w:r>
            <w:r w:rsidR="00B748E1">
              <w:rPr>
                <w:rFonts w:eastAsiaTheme="minorEastAsia"/>
                <w:smallCaps w:val="0"/>
                <w:noProof/>
                <w:lang w:eastAsia="es-MX"/>
              </w:rPr>
              <w:tab/>
            </w:r>
            <w:r w:rsidR="00B748E1" w:rsidRPr="009F0D2A">
              <w:rPr>
                <w:rStyle w:val="Hipervnculo"/>
                <w:noProof/>
              </w:rPr>
              <w:t>Diagramas de secuencia</w:t>
            </w:r>
            <w:r w:rsidR="00B748E1">
              <w:rPr>
                <w:noProof/>
                <w:webHidden/>
              </w:rPr>
              <w:tab/>
            </w:r>
            <w:r w:rsidR="00B748E1">
              <w:rPr>
                <w:noProof/>
                <w:webHidden/>
              </w:rPr>
              <w:fldChar w:fldCharType="begin"/>
            </w:r>
            <w:r w:rsidR="00B748E1">
              <w:rPr>
                <w:noProof/>
                <w:webHidden/>
              </w:rPr>
              <w:instrText xml:space="preserve"> PAGEREF _Toc23418504 \h </w:instrText>
            </w:r>
            <w:r w:rsidR="00B748E1">
              <w:rPr>
                <w:noProof/>
                <w:webHidden/>
              </w:rPr>
            </w:r>
            <w:r w:rsidR="00B748E1">
              <w:rPr>
                <w:noProof/>
                <w:webHidden/>
              </w:rPr>
              <w:fldChar w:fldCharType="separate"/>
            </w:r>
            <w:r w:rsidR="00F21628">
              <w:rPr>
                <w:noProof/>
                <w:webHidden/>
              </w:rPr>
              <w:t>35</w:t>
            </w:r>
            <w:r w:rsidR="00B748E1">
              <w:rPr>
                <w:noProof/>
                <w:webHidden/>
              </w:rPr>
              <w:fldChar w:fldCharType="end"/>
            </w:r>
          </w:hyperlink>
        </w:p>
        <w:p w14:paraId="71DF54D4" w14:textId="50039C75" w:rsidR="00B748E1" w:rsidRDefault="009E7D13">
          <w:pPr>
            <w:pStyle w:val="TDC3"/>
            <w:tabs>
              <w:tab w:val="left" w:pos="1320"/>
              <w:tab w:val="right" w:leader="dot" w:pos="8828"/>
            </w:tabs>
            <w:rPr>
              <w:rFonts w:eastAsiaTheme="minorEastAsia"/>
              <w:i w:val="0"/>
              <w:noProof/>
              <w:lang w:eastAsia="es-MX"/>
            </w:rPr>
          </w:pPr>
          <w:hyperlink w:anchor="_Toc23418505" w:history="1">
            <w:r w:rsidR="00B748E1" w:rsidRPr="009F0D2A">
              <w:rPr>
                <w:rStyle w:val="Hipervnculo"/>
                <w:noProof/>
              </w:rPr>
              <w:t>8.3.1.</w:t>
            </w:r>
            <w:r w:rsidR="00B748E1">
              <w:rPr>
                <w:rFonts w:eastAsiaTheme="minorEastAsia"/>
                <w:i w:val="0"/>
                <w:noProof/>
                <w:lang w:eastAsia="es-MX"/>
              </w:rPr>
              <w:tab/>
            </w:r>
            <w:r w:rsidR="00B748E1" w:rsidRPr="009F0D2A">
              <w:rPr>
                <w:rStyle w:val="Hipervnculo"/>
                <w:noProof/>
              </w:rPr>
              <w:t>Diagrama de secuencia para aplicación web.</w:t>
            </w:r>
            <w:r w:rsidR="00B748E1">
              <w:rPr>
                <w:noProof/>
                <w:webHidden/>
              </w:rPr>
              <w:tab/>
            </w:r>
            <w:r w:rsidR="00B748E1">
              <w:rPr>
                <w:noProof/>
                <w:webHidden/>
              </w:rPr>
              <w:fldChar w:fldCharType="begin"/>
            </w:r>
            <w:r w:rsidR="00B748E1">
              <w:rPr>
                <w:noProof/>
                <w:webHidden/>
              </w:rPr>
              <w:instrText xml:space="preserve"> PAGEREF _Toc23418505 \h </w:instrText>
            </w:r>
            <w:r w:rsidR="00B748E1">
              <w:rPr>
                <w:noProof/>
                <w:webHidden/>
              </w:rPr>
            </w:r>
            <w:r w:rsidR="00B748E1">
              <w:rPr>
                <w:noProof/>
                <w:webHidden/>
              </w:rPr>
              <w:fldChar w:fldCharType="separate"/>
            </w:r>
            <w:r w:rsidR="00F21628">
              <w:rPr>
                <w:noProof/>
                <w:webHidden/>
              </w:rPr>
              <w:t>35</w:t>
            </w:r>
            <w:r w:rsidR="00B748E1">
              <w:rPr>
                <w:noProof/>
                <w:webHidden/>
              </w:rPr>
              <w:fldChar w:fldCharType="end"/>
            </w:r>
          </w:hyperlink>
        </w:p>
        <w:p w14:paraId="1FC63271" w14:textId="59BF4B7C" w:rsidR="00B748E1" w:rsidRDefault="009E7D13">
          <w:pPr>
            <w:pStyle w:val="TDC3"/>
            <w:tabs>
              <w:tab w:val="left" w:pos="1320"/>
              <w:tab w:val="right" w:leader="dot" w:pos="8828"/>
            </w:tabs>
            <w:rPr>
              <w:rFonts w:eastAsiaTheme="minorEastAsia"/>
              <w:i w:val="0"/>
              <w:noProof/>
              <w:lang w:eastAsia="es-MX"/>
            </w:rPr>
          </w:pPr>
          <w:hyperlink w:anchor="_Toc23418506" w:history="1">
            <w:r w:rsidR="00B748E1" w:rsidRPr="009F0D2A">
              <w:rPr>
                <w:rStyle w:val="Hipervnculo"/>
                <w:noProof/>
              </w:rPr>
              <w:t>8.3.2.</w:t>
            </w:r>
            <w:r w:rsidR="00B748E1">
              <w:rPr>
                <w:rFonts w:eastAsiaTheme="minorEastAsia"/>
                <w:i w:val="0"/>
                <w:noProof/>
                <w:lang w:eastAsia="es-MX"/>
              </w:rPr>
              <w:tab/>
            </w:r>
            <w:r w:rsidR="00B748E1" w:rsidRPr="009F0D2A">
              <w:rPr>
                <w:rStyle w:val="Hipervnculo"/>
                <w:noProof/>
              </w:rPr>
              <w:t>Diagrama de secuencia para módulo de consultas federadas geoespaciales.</w:t>
            </w:r>
            <w:r w:rsidR="00B748E1">
              <w:rPr>
                <w:noProof/>
                <w:webHidden/>
              </w:rPr>
              <w:tab/>
            </w:r>
            <w:r w:rsidR="00B748E1">
              <w:rPr>
                <w:noProof/>
                <w:webHidden/>
              </w:rPr>
              <w:fldChar w:fldCharType="begin"/>
            </w:r>
            <w:r w:rsidR="00B748E1">
              <w:rPr>
                <w:noProof/>
                <w:webHidden/>
              </w:rPr>
              <w:instrText xml:space="preserve"> PAGEREF _Toc23418506 \h </w:instrText>
            </w:r>
            <w:r w:rsidR="00B748E1">
              <w:rPr>
                <w:noProof/>
                <w:webHidden/>
              </w:rPr>
            </w:r>
            <w:r w:rsidR="00B748E1">
              <w:rPr>
                <w:noProof/>
                <w:webHidden/>
              </w:rPr>
              <w:fldChar w:fldCharType="separate"/>
            </w:r>
            <w:r w:rsidR="00F21628">
              <w:rPr>
                <w:noProof/>
                <w:webHidden/>
              </w:rPr>
              <w:t>36</w:t>
            </w:r>
            <w:r w:rsidR="00B748E1">
              <w:rPr>
                <w:noProof/>
                <w:webHidden/>
              </w:rPr>
              <w:fldChar w:fldCharType="end"/>
            </w:r>
          </w:hyperlink>
        </w:p>
        <w:p w14:paraId="1189E269" w14:textId="45DDB661" w:rsidR="00B748E1" w:rsidRDefault="009E7D13">
          <w:pPr>
            <w:pStyle w:val="TDC2"/>
            <w:tabs>
              <w:tab w:val="left" w:pos="880"/>
              <w:tab w:val="right" w:leader="dot" w:pos="8828"/>
            </w:tabs>
            <w:rPr>
              <w:rFonts w:eastAsiaTheme="minorEastAsia"/>
              <w:smallCaps w:val="0"/>
              <w:noProof/>
              <w:lang w:eastAsia="es-MX"/>
            </w:rPr>
          </w:pPr>
          <w:hyperlink w:anchor="_Toc23418507" w:history="1">
            <w:r w:rsidR="00B748E1" w:rsidRPr="009F0D2A">
              <w:rPr>
                <w:rStyle w:val="Hipervnculo"/>
                <w:noProof/>
              </w:rPr>
              <w:t>8.4.</w:t>
            </w:r>
            <w:r w:rsidR="00B748E1">
              <w:rPr>
                <w:rFonts w:eastAsiaTheme="minorEastAsia"/>
                <w:smallCaps w:val="0"/>
                <w:noProof/>
                <w:lang w:eastAsia="es-MX"/>
              </w:rPr>
              <w:tab/>
            </w:r>
            <w:r w:rsidR="00B748E1" w:rsidRPr="009F0D2A">
              <w:rPr>
                <w:rStyle w:val="Hipervnculo"/>
                <w:noProof/>
              </w:rPr>
              <w:t>Secuencia de interfaces</w:t>
            </w:r>
            <w:r w:rsidR="00B748E1">
              <w:rPr>
                <w:noProof/>
                <w:webHidden/>
              </w:rPr>
              <w:tab/>
            </w:r>
            <w:r w:rsidR="00B748E1">
              <w:rPr>
                <w:noProof/>
                <w:webHidden/>
              </w:rPr>
              <w:fldChar w:fldCharType="begin"/>
            </w:r>
            <w:r w:rsidR="00B748E1">
              <w:rPr>
                <w:noProof/>
                <w:webHidden/>
              </w:rPr>
              <w:instrText xml:space="preserve"> PAGEREF _Toc23418507 \h </w:instrText>
            </w:r>
            <w:r w:rsidR="00B748E1">
              <w:rPr>
                <w:noProof/>
                <w:webHidden/>
              </w:rPr>
            </w:r>
            <w:r w:rsidR="00B748E1">
              <w:rPr>
                <w:noProof/>
                <w:webHidden/>
              </w:rPr>
              <w:fldChar w:fldCharType="separate"/>
            </w:r>
            <w:r w:rsidR="00F21628">
              <w:rPr>
                <w:noProof/>
                <w:webHidden/>
              </w:rPr>
              <w:t>37</w:t>
            </w:r>
            <w:r w:rsidR="00B748E1">
              <w:rPr>
                <w:noProof/>
                <w:webHidden/>
              </w:rPr>
              <w:fldChar w:fldCharType="end"/>
            </w:r>
          </w:hyperlink>
        </w:p>
        <w:p w14:paraId="71BF82F3" w14:textId="592C6DAD" w:rsidR="00B748E1" w:rsidRDefault="009E7D13">
          <w:pPr>
            <w:pStyle w:val="TDC1"/>
            <w:tabs>
              <w:tab w:val="right" w:leader="dot" w:pos="8828"/>
            </w:tabs>
            <w:rPr>
              <w:rFonts w:eastAsiaTheme="minorEastAsia"/>
              <w:b w:val="0"/>
              <w:caps w:val="0"/>
              <w:noProof/>
              <w:lang w:eastAsia="es-MX"/>
            </w:rPr>
          </w:pPr>
          <w:hyperlink w:anchor="_Toc23418508" w:history="1">
            <w:r w:rsidR="00B748E1" w:rsidRPr="009F0D2A">
              <w:rPr>
                <w:rStyle w:val="Hipervnculo"/>
                <w:noProof/>
              </w:rPr>
              <w:t>Referencias</w:t>
            </w:r>
            <w:r w:rsidR="00B748E1">
              <w:rPr>
                <w:noProof/>
                <w:webHidden/>
              </w:rPr>
              <w:tab/>
            </w:r>
            <w:r w:rsidR="00B748E1">
              <w:rPr>
                <w:noProof/>
                <w:webHidden/>
              </w:rPr>
              <w:fldChar w:fldCharType="begin"/>
            </w:r>
            <w:r w:rsidR="00B748E1">
              <w:rPr>
                <w:noProof/>
                <w:webHidden/>
              </w:rPr>
              <w:instrText xml:space="preserve"> PAGEREF _Toc23418508 \h </w:instrText>
            </w:r>
            <w:r w:rsidR="00B748E1">
              <w:rPr>
                <w:noProof/>
                <w:webHidden/>
              </w:rPr>
            </w:r>
            <w:r w:rsidR="00B748E1">
              <w:rPr>
                <w:noProof/>
                <w:webHidden/>
              </w:rPr>
              <w:fldChar w:fldCharType="separate"/>
            </w:r>
            <w:r w:rsidR="00F21628">
              <w:rPr>
                <w:noProof/>
                <w:webHidden/>
              </w:rPr>
              <w:t>38</w:t>
            </w:r>
            <w:r w:rsidR="00B748E1">
              <w:rPr>
                <w:noProof/>
                <w:webHidden/>
              </w:rPr>
              <w:fldChar w:fldCharType="end"/>
            </w:r>
          </w:hyperlink>
        </w:p>
        <w:p w14:paraId="1C76F083" w14:textId="787E47DF" w:rsidR="00230FC2" w:rsidRDefault="00230FC2">
          <w:r>
            <w:rPr>
              <w:b/>
              <w:bCs/>
              <w:lang w:val="es-ES"/>
            </w:rPr>
            <w:fldChar w:fldCharType="end"/>
          </w:r>
        </w:p>
      </w:sdtContent>
    </w:sdt>
    <w:p w14:paraId="783E05EC" w14:textId="77777777" w:rsidR="002F0277" w:rsidRPr="005F10DC" w:rsidRDefault="002F0277" w:rsidP="002F0277">
      <w:pPr>
        <w:rPr>
          <w:lang w:val="es-MX"/>
        </w:rPr>
      </w:pPr>
    </w:p>
    <w:p w14:paraId="7E7638AD" w14:textId="77777777" w:rsidR="002F0277" w:rsidRPr="005F10DC" w:rsidRDefault="002F0277" w:rsidP="002F0277">
      <w:pPr>
        <w:rPr>
          <w:lang w:val="es-MX"/>
        </w:rPr>
      </w:pPr>
    </w:p>
    <w:p w14:paraId="18692E20" w14:textId="77777777" w:rsidR="002F0277" w:rsidRPr="005F10DC" w:rsidRDefault="002F0277" w:rsidP="002F0277">
      <w:pPr>
        <w:rPr>
          <w:lang w:val="es-MX"/>
        </w:rPr>
      </w:pPr>
    </w:p>
    <w:p w14:paraId="161B3D0C" w14:textId="77777777" w:rsidR="002F0277" w:rsidRPr="005F10DC" w:rsidRDefault="002F0277" w:rsidP="002F0277">
      <w:pPr>
        <w:rPr>
          <w:lang w:val="es-MX"/>
        </w:rPr>
      </w:pPr>
    </w:p>
    <w:p w14:paraId="2E01AA69" w14:textId="77777777" w:rsidR="002F0277" w:rsidRPr="005F10DC" w:rsidRDefault="002F0277" w:rsidP="002F0277">
      <w:pPr>
        <w:rPr>
          <w:lang w:val="es-MX"/>
        </w:rPr>
      </w:pPr>
    </w:p>
    <w:p w14:paraId="10F348B4" w14:textId="77777777" w:rsidR="002F0277" w:rsidRPr="005F10DC" w:rsidRDefault="002F0277" w:rsidP="002F0277">
      <w:pPr>
        <w:rPr>
          <w:lang w:val="es-MX"/>
        </w:rPr>
      </w:pPr>
    </w:p>
    <w:p w14:paraId="6038CA99" w14:textId="77777777" w:rsidR="002F0277" w:rsidRPr="005F10DC" w:rsidRDefault="002F0277" w:rsidP="002F0277">
      <w:pPr>
        <w:rPr>
          <w:lang w:val="es-MX"/>
        </w:rPr>
      </w:pPr>
    </w:p>
    <w:p w14:paraId="7DC14C09" w14:textId="77777777" w:rsidR="002F0277" w:rsidRPr="005F10DC" w:rsidRDefault="002F0277" w:rsidP="002F0277">
      <w:pPr>
        <w:rPr>
          <w:lang w:val="es-MX"/>
        </w:rPr>
      </w:pPr>
    </w:p>
    <w:p w14:paraId="7B8EEA28" w14:textId="77777777" w:rsidR="002F0277" w:rsidRPr="005F10DC" w:rsidRDefault="002F0277" w:rsidP="002F0277">
      <w:pPr>
        <w:rPr>
          <w:lang w:val="es-MX"/>
        </w:rPr>
      </w:pPr>
    </w:p>
    <w:p w14:paraId="096212D0" w14:textId="38D17FDA" w:rsidR="00230FC2" w:rsidRDefault="00230FC2" w:rsidP="002F0277">
      <w:pPr>
        <w:rPr>
          <w:lang w:val="es-MX"/>
        </w:rPr>
      </w:pPr>
    </w:p>
    <w:p w14:paraId="27A9F144" w14:textId="5853458A" w:rsidR="002F0277" w:rsidRPr="005F10DC" w:rsidRDefault="002F0277" w:rsidP="00230FC2">
      <w:pPr>
        <w:pStyle w:val="1Estilo1"/>
        <w:numPr>
          <w:ilvl w:val="0"/>
          <w:numId w:val="7"/>
        </w:numPr>
      </w:pPr>
      <w:bookmarkStart w:id="5" w:name="_Toc18501831"/>
      <w:bookmarkStart w:id="6" w:name="_Toc23418449"/>
      <w:r w:rsidRPr="005F10DC">
        <w:lastRenderedPageBreak/>
        <w:t>Introducción</w:t>
      </w:r>
      <w:bookmarkEnd w:id="5"/>
      <w:bookmarkEnd w:id="6"/>
    </w:p>
    <w:p w14:paraId="44668E90" w14:textId="1F9EC3C6" w:rsidR="002F0277" w:rsidRPr="005F10DC" w:rsidRDefault="002F0277" w:rsidP="002F0277">
      <w:pPr>
        <w:jc w:val="both"/>
        <w:rPr>
          <w:lang w:val="es-MX"/>
        </w:rPr>
      </w:pPr>
      <w:r w:rsidRPr="005F10DC">
        <w:rPr>
          <w:lang w:val="es-MX"/>
        </w:rPr>
        <w:t>La creación de la Web, llevada a cabo por Tim Berners Lee, y la popularidad que alcanzó provocó que los usuarios se interesaran en aportar contenido de toda índole en poco tiempo sin prestar atención a desarrollar un conjunto de buenas prácticas la cuales sirvieran como referencia para los usuarios al momento de crear y subir contenido a la Web.  Debido a esta omisión, la posibilidad de tener una web inteligente se volvería difícil de lograr, esto a consecuencia de que las computadoras no son capaces de interpretar ni de hacer inferencias en el contenido de la Web</w:t>
      </w:r>
      <w:sdt>
        <w:sdtPr>
          <w:rPr>
            <w:lang w:val="es-MX"/>
          </w:rPr>
          <w:id w:val="1230577755"/>
          <w:citation/>
        </w:sdtPr>
        <w:sdtEndPr/>
        <w:sdtContent>
          <w:r w:rsidR="00E27D35" w:rsidRPr="005F10DC">
            <w:rPr>
              <w:lang w:val="es-MX"/>
            </w:rPr>
            <w:fldChar w:fldCharType="begin"/>
          </w:r>
          <w:r w:rsidR="00E27D35" w:rsidRPr="005F10DC">
            <w:rPr>
              <w:lang w:val="es-MX"/>
            </w:rPr>
            <w:instrText xml:space="preserve"> CITATION Ber01 \l 2058 </w:instrText>
          </w:r>
          <w:r w:rsidR="00E27D35" w:rsidRPr="005F10DC">
            <w:rPr>
              <w:lang w:val="es-MX"/>
            </w:rPr>
            <w:fldChar w:fldCharType="separate"/>
          </w:r>
          <w:r w:rsidR="00595C94" w:rsidRPr="005F10DC">
            <w:rPr>
              <w:noProof/>
              <w:lang w:val="es-MX"/>
            </w:rPr>
            <w:t xml:space="preserve"> [1]</w:t>
          </w:r>
          <w:r w:rsidR="00E27D35" w:rsidRPr="005F10DC">
            <w:rPr>
              <w:lang w:val="es-MX"/>
            </w:rPr>
            <w:fldChar w:fldCharType="end"/>
          </w:r>
        </w:sdtContent>
      </w:sdt>
      <w:r w:rsidRPr="005F10DC">
        <w:rPr>
          <w:lang w:val="es-MX"/>
        </w:rPr>
        <w:t>. Sin embargo, se propuso una evolución que le permitiría a la Web tener un contexto y significado en el contenido que alberga en ella; es aquí donde surge la Web Semántica. Con esta propuesta se pretende que el contenido en Web pueda ser interpretada por las computadoras a nivel semántico</w:t>
      </w:r>
      <w:sdt>
        <w:sdtPr>
          <w:rPr>
            <w:lang w:val="es-MX"/>
          </w:rPr>
          <w:id w:val="1482735576"/>
          <w:citation/>
        </w:sdtPr>
        <w:sdtEndPr/>
        <w:sdtContent>
          <w:r w:rsidR="00E27D35" w:rsidRPr="005F10DC">
            <w:rPr>
              <w:lang w:val="es-MX"/>
            </w:rPr>
            <w:fldChar w:fldCharType="begin"/>
          </w:r>
          <w:r w:rsidR="00E27D35" w:rsidRPr="005F10DC">
            <w:rPr>
              <w:lang w:val="es-MX"/>
            </w:rPr>
            <w:instrText xml:space="preserve"> CITATION Biz09 \l 2058 </w:instrText>
          </w:r>
          <w:r w:rsidR="00E27D35" w:rsidRPr="005F10DC">
            <w:rPr>
              <w:lang w:val="es-MX"/>
            </w:rPr>
            <w:fldChar w:fldCharType="separate"/>
          </w:r>
          <w:r w:rsidR="00595C94" w:rsidRPr="005F10DC">
            <w:rPr>
              <w:noProof/>
              <w:lang w:val="es-MX"/>
            </w:rPr>
            <w:t xml:space="preserve"> [2]</w:t>
          </w:r>
          <w:r w:rsidR="00E27D35" w:rsidRPr="005F10DC">
            <w:rPr>
              <w:lang w:val="es-MX"/>
            </w:rPr>
            <w:fldChar w:fldCharType="end"/>
          </w:r>
        </w:sdtContent>
      </w:sdt>
      <w:r w:rsidRPr="005F10DC">
        <w:rPr>
          <w:lang w:val="es-MX"/>
        </w:rPr>
        <w:t xml:space="preserve">. A partir de este acontecimiento surgen servidores de triple store cuya información que almacenan son tripletas en documentos del tipo Marco de Descripción de Recursos (RDF, por sus siglas en inglés) que describen entidades y relaciones en la Web Semántica a través de grafos y a su vez, surgen las plataformas de </w:t>
      </w:r>
      <w:proofErr w:type="spellStart"/>
      <w:r w:rsidRPr="005F10DC">
        <w:rPr>
          <w:i/>
          <w:iCs/>
          <w:lang w:val="es-MX"/>
        </w:rPr>
        <w:t>Linked</w:t>
      </w:r>
      <w:proofErr w:type="spellEnd"/>
      <w:r w:rsidRPr="005F10DC">
        <w:rPr>
          <w:i/>
          <w:iCs/>
          <w:lang w:val="es-MX"/>
        </w:rPr>
        <w:t xml:space="preserve"> Data</w:t>
      </w:r>
      <w:r w:rsidRPr="005F10DC">
        <w:rPr>
          <w:lang w:val="es-MX"/>
        </w:rPr>
        <w:t xml:space="preserve"> (LDP, por sus siglas en inglés) las cuales son herramientas que son capaces de manipular dichas entidades y las relaciones existentes entre ellas. </w:t>
      </w:r>
      <w:proofErr w:type="gramStart"/>
      <w:r w:rsidRPr="005F10DC">
        <w:rPr>
          <w:lang w:val="es-MX"/>
        </w:rPr>
        <w:t xml:space="preserve">Las </w:t>
      </w:r>
      <w:r w:rsidRPr="005F10DC">
        <w:rPr>
          <w:i/>
          <w:iCs/>
          <w:lang w:val="es-MX"/>
        </w:rPr>
        <w:t>triple</w:t>
      </w:r>
      <w:proofErr w:type="gramEnd"/>
      <w:r w:rsidRPr="005F10DC">
        <w:rPr>
          <w:i/>
          <w:iCs/>
          <w:lang w:val="es-MX"/>
        </w:rPr>
        <w:t xml:space="preserve"> </w:t>
      </w:r>
      <w:proofErr w:type="spellStart"/>
      <w:r w:rsidRPr="005F10DC">
        <w:rPr>
          <w:i/>
          <w:iCs/>
          <w:lang w:val="es-MX"/>
        </w:rPr>
        <w:t>stores</w:t>
      </w:r>
      <w:proofErr w:type="spellEnd"/>
      <w:r w:rsidRPr="005F10DC">
        <w:rPr>
          <w:lang w:val="es-MX"/>
        </w:rPr>
        <w:t xml:space="preserve"> se basan en SPARQL</w:t>
      </w:r>
      <w:sdt>
        <w:sdtPr>
          <w:rPr>
            <w:lang w:val="es-MX"/>
          </w:rPr>
          <w:id w:val="781855077"/>
          <w:citation/>
        </w:sdtPr>
        <w:sdtEndPr/>
        <w:sdtContent>
          <w:r w:rsidR="00E27D35" w:rsidRPr="005F10DC">
            <w:rPr>
              <w:lang w:val="es-MX"/>
            </w:rPr>
            <w:fldChar w:fldCharType="begin"/>
          </w:r>
          <w:r w:rsidR="00E27D35" w:rsidRPr="005F10DC">
            <w:rPr>
              <w:lang w:val="es-MX"/>
            </w:rPr>
            <w:instrText xml:space="preserve"> CITATION W3C13 \l 2058 </w:instrText>
          </w:r>
          <w:r w:rsidR="00E27D35" w:rsidRPr="005F10DC">
            <w:rPr>
              <w:lang w:val="es-MX"/>
            </w:rPr>
            <w:fldChar w:fldCharType="separate"/>
          </w:r>
          <w:r w:rsidR="00595C94" w:rsidRPr="005F10DC">
            <w:rPr>
              <w:noProof/>
              <w:lang w:val="es-MX"/>
            </w:rPr>
            <w:t xml:space="preserve"> [3]</w:t>
          </w:r>
          <w:r w:rsidR="00E27D35" w:rsidRPr="005F10DC">
            <w:rPr>
              <w:lang w:val="es-MX"/>
            </w:rPr>
            <w:fldChar w:fldCharType="end"/>
          </w:r>
        </w:sdtContent>
      </w:sdt>
      <w:r w:rsidR="00E27D35" w:rsidRPr="005F10DC">
        <w:rPr>
          <w:lang w:val="es-MX"/>
        </w:rPr>
        <w:t xml:space="preserve"> </w:t>
      </w:r>
      <w:r w:rsidRPr="005F10DC">
        <w:rPr>
          <w:lang w:val="es-MX"/>
        </w:rPr>
        <w:t xml:space="preserve">que es el lenguaje estandarizado de consultas para bases de datos de tipo RDF. Este concepto también es utilizado en el dominio de la Web Semántica para datos geoespaciales donde para la realización de consultas se utiliza el estándar </w:t>
      </w:r>
      <w:proofErr w:type="spellStart"/>
      <w:r w:rsidRPr="005F10DC">
        <w:rPr>
          <w:lang w:val="es-MX"/>
        </w:rPr>
        <w:t>GeoSPARQL</w:t>
      </w:r>
      <w:proofErr w:type="spellEnd"/>
      <w:sdt>
        <w:sdtPr>
          <w:rPr>
            <w:lang w:val="es-MX"/>
          </w:rPr>
          <w:id w:val="-782727102"/>
          <w:citation/>
        </w:sdtPr>
        <w:sdtEndPr/>
        <w:sdtContent>
          <w:r w:rsidR="00882133" w:rsidRPr="005F10DC">
            <w:rPr>
              <w:lang w:val="es-MX"/>
            </w:rPr>
            <w:fldChar w:fldCharType="begin"/>
          </w:r>
          <w:r w:rsidR="00882133" w:rsidRPr="005F10DC">
            <w:rPr>
              <w:lang w:val="es-MX"/>
            </w:rPr>
            <w:instrText xml:space="preserve"> CITATION OGC12 \l 2058 </w:instrText>
          </w:r>
          <w:r w:rsidR="00882133" w:rsidRPr="005F10DC">
            <w:rPr>
              <w:lang w:val="es-MX"/>
            </w:rPr>
            <w:fldChar w:fldCharType="separate"/>
          </w:r>
          <w:r w:rsidR="00595C94" w:rsidRPr="005F10DC">
            <w:rPr>
              <w:noProof/>
              <w:lang w:val="es-MX"/>
            </w:rPr>
            <w:t xml:space="preserve"> [4]</w:t>
          </w:r>
          <w:r w:rsidR="00882133" w:rsidRPr="005F10DC">
            <w:rPr>
              <w:lang w:val="es-MX"/>
            </w:rPr>
            <w:fldChar w:fldCharType="end"/>
          </w:r>
        </w:sdtContent>
      </w:sdt>
      <w:r w:rsidRPr="005F10DC">
        <w:rPr>
          <w:lang w:val="es-MX"/>
        </w:rPr>
        <w:t>. Este estándar, en conjunto con tecnologías propias de la Web Semántica, ha sido aplicado en problemas de logística, hidrología, turismo, entre otros</w:t>
      </w:r>
      <w:sdt>
        <w:sdtPr>
          <w:rPr>
            <w:lang w:val="es-MX"/>
          </w:rPr>
          <w:id w:val="-382639080"/>
          <w:citation/>
        </w:sdtPr>
        <w:sdtEndPr/>
        <w:sdtContent>
          <w:r w:rsidR="0034280D" w:rsidRPr="005F10DC">
            <w:rPr>
              <w:lang w:val="es-MX"/>
            </w:rPr>
            <w:fldChar w:fldCharType="begin"/>
          </w:r>
          <w:r w:rsidR="0034280D" w:rsidRPr="005F10DC">
            <w:rPr>
              <w:lang w:val="es-MX"/>
            </w:rPr>
            <w:instrText xml:space="preserve"> CITATION Bat11 \l 2058 </w:instrText>
          </w:r>
          <w:r w:rsidR="0034280D" w:rsidRPr="005F10DC">
            <w:rPr>
              <w:lang w:val="es-MX"/>
            </w:rPr>
            <w:fldChar w:fldCharType="separate"/>
          </w:r>
          <w:r w:rsidR="00595C94" w:rsidRPr="005F10DC">
            <w:rPr>
              <w:noProof/>
              <w:lang w:val="es-MX"/>
            </w:rPr>
            <w:t xml:space="preserve"> [5]</w:t>
          </w:r>
          <w:r w:rsidR="0034280D" w:rsidRPr="005F10DC">
            <w:rPr>
              <w:lang w:val="es-MX"/>
            </w:rPr>
            <w:fldChar w:fldCharType="end"/>
          </w:r>
        </w:sdtContent>
      </w:sdt>
      <w:r w:rsidRPr="005F10DC">
        <w:rPr>
          <w:lang w:val="es-MX"/>
        </w:rPr>
        <w:t>. Estos ejemplos, con frecuencia, presentan propuestas donde se realizan consultas únicamente a un triple store y éste se encarga de devolver la información almacenada con características geoespaciales. No obstante, existen algunas propuestas donde se han realizado algunos ejemplos ad hoc de consultas federadas en el ámbito de los datos geoespaciales</w:t>
      </w:r>
      <w:sdt>
        <w:sdtPr>
          <w:rPr>
            <w:lang w:val="es-MX"/>
          </w:rPr>
          <w:id w:val="568929106"/>
          <w:citation/>
        </w:sdtPr>
        <w:sdtEndPr/>
        <w:sdtContent>
          <w:r w:rsidR="00FB405A" w:rsidRPr="005F10DC">
            <w:rPr>
              <w:lang w:val="es-MX"/>
            </w:rPr>
            <w:fldChar w:fldCharType="begin"/>
          </w:r>
          <w:r w:rsidR="00FB405A" w:rsidRPr="005F10DC">
            <w:rPr>
              <w:lang w:val="es-MX"/>
            </w:rPr>
            <w:instrText xml:space="preserve"> CITATION Lup15 \l 2058 </w:instrText>
          </w:r>
          <w:r w:rsidR="00FB405A" w:rsidRPr="005F10DC">
            <w:rPr>
              <w:lang w:val="es-MX"/>
            </w:rPr>
            <w:fldChar w:fldCharType="separate"/>
          </w:r>
          <w:r w:rsidR="00595C94" w:rsidRPr="005F10DC">
            <w:rPr>
              <w:noProof/>
              <w:lang w:val="es-MX"/>
            </w:rPr>
            <w:t xml:space="preserve"> [6]</w:t>
          </w:r>
          <w:r w:rsidR="00FB405A" w:rsidRPr="005F10DC">
            <w:rPr>
              <w:lang w:val="es-MX"/>
            </w:rPr>
            <w:fldChar w:fldCharType="end"/>
          </w:r>
        </w:sdtContent>
      </w:sdt>
      <w:r w:rsidRPr="005F10DC">
        <w:rPr>
          <w:lang w:val="es-MX"/>
        </w:rPr>
        <w:t xml:space="preserve">. Sin embargo, el estado del arte actual presenta una importante limitación, ya que existen </w:t>
      </w:r>
      <w:r w:rsidRPr="005F10DC">
        <w:rPr>
          <w:i/>
          <w:iCs/>
          <w:lang w:val="es-MX"/>
        </w:rPr>
        <w:t xml:space="preserve">triple </w:t>
      </w:r>
      <w:proofErr w:type="spellStart"/>
      <w:r w:rsidRPr="005F10DC">
        <w:rPr>
          <w:i/>
          <w:iCs/>
          <w:lang w:val="es-MX"/>
        </w:rPr>
        <w:t>stores</w:t>
      </w:r>
      <w:proofErr w:type="spellEnd"/>
      <w:r w:rsidRPr="005F10DC">
        <w:rPr>
          <w:lang w:val="es-MX"/>
        </w:rPr>
        <w:t xml:space="preserve"> que no permiten la realización de consultas federadas a través de </w:t>
      </w:r>
      <w:proofErr w:type="gramStart"/>
      <w:r w:rsidRPr="005F10DC">
        <w:rPr>
          <w:lang w:val="es-MX"/>
        </w:rPr>
        <w:t xml:space="preserve">múltiples </w:t>
      </w:r>
      <w:r w:rsidRPr="005F10DC">
        <w:rPr>
          <w:i/>
          <w:iCs/>
          <w:lang w:val="es-MX"/>
        </w:rPr>
        <w:t>triple</w:t>
      </w:r>
      <w:proofErr w:type="gramEnd"/>
      <w:r w:rsidRPr="005F10DC">
        <w:rPr>
          <w:i/>
          <w:iCs/>
          <w:lang w:val="es-MX"/>
        </w:rPr>
        <w:t xml:space="preserve"> </w:t>
      </w:r>
      <w:proofErr w:type="spellStart"/>
      <w:r w:rsidRPr="005F10DC">
        <w:rPr>
          <w:i/>
          <w:iCs/>
          <w:lang w:val="es-MX"/>
        </w:rPr>
        <w:t>stores</w:t>
      </w:r>
      <w:proofErr w:type="spellEnd"/>
      <w:r w:rsidRPr="005F10DC">
        <w:rPr>
          <w:lang w:val="es-MX"/>
        </w:rPr>
        <w:t xml:space="preserve"> que presenten de información geoespacial (conforme a </w:t>
      </w:r>
      <w:proofErr w:type="spellStart"/>
      <w:r w:rsidRPr="005F10DC">
        <w:rPr>
          <w:lang w:val="es-MX"/>
        </w:rPr>
        <w:t>GeoSPARQL</w:t>
      </w:r>
      <w:proofErr w:type="spellEnd"/>
      <w:r w:rsidRPr="005F10DC">
        <w:rPr>
          <w:lang w:val="es-MX"/>
        </w:rPr>
        <w:t xml:space="preserve">) en el contexto de la nube de </w:t>
      </w:r>
      <w:proofErr w:type="spellStart"/>
      <w:r w:rsidRPr="005F10DC">
        <w:rPr>
          <w:i/>
          <w:iCs/>
          <w:lang w:val="es-MX"/>
        </w:rPr>
        <w:t>Linked</w:t>
      </w:r>
      <w:proofErr w:type="spellEnd"/>
      <w:r w:rsidRPr="005F10DC">
        <w:rPr>
          <w:i/>
          <w:iCs/>
          <w:lang w:val="es-MX"/>
        </w:rPr>
        <w:t xml:space="preserve"> Data</w:t>
      </w:r>
      <w:r w:rsidRPr="005F10DC">
        <w:rPr>
          <w:lang w:val="es-MX"/>
        </w:rPr>
        <w:t xml:space="preserve">. </w:t>
      </w:r>
    </w:p>
    <w:p w14:paraId="2D77F864" w14:textId="77777777" w:rsidR="002F0277" w:rsidRPr="005F10DC" w:rsidRDefault="002F0277" w:rsidP="002F0277">
      <w:pPr>
        <w:jc w:val="both"/>
        <w:rPr>
          <w:lang w:val="es-MX"/>
        </w:rPr>
      </w:pPr>
    </w:p>
    <w:p w14:paraId="6E80D224" w14:textId="675AA4D5" w:rsidR="002F0277" w:rsidRPr="005F10DC" w:rsidRDefault="002F0277" w:rsidP="002F0277">
      <w:pPr>
        <w:pStyle w:val="Ttulo1"/>
        <w:rPr>
          <w:lang w:val="es-MX"/>
        </w:rPr>
      </w:pPr>
      <w:bookmarkStart w:id="7" w:name="_Toc18501832"/>
      <w:bookmarkStart w:id="8" w:name="_Toc23418450"/>
      <w:r w:rsidRPr="005F10DC">
        <w:rPr>
          <w:lang w:val="es-MX"/>
        </w:rPr>
        <w:t>Justificación</w:t>
      </w:r>
      <w:bookmarkEnd w:id="7"/>
      <w:bookmarkEnd w:id="8"/>
    </w:p>
    <w:p w14:paraId="5F0AA9A9" w14:textId="6342EC01" w:rsidR="002F0277" w:rsidRPr="005F10DC" w:rsidRDefault="002F0277" w:rsidP="002F0277">
      <w:pPr>
        <w:jc w:val="both"/>
        <w:rPr>
          <w:lang w:val="es-MX"/>
        </w:rPr>
      </w:pPr>
      <w:r w:rsidRPr="005F10DC">
        <w:rPr>
          <w:lang w:val="es-MX"/>
        </w:rPr>
        <w:t xml:space="preserve">Existen diversas empresas y organizaciones que se encargan de desarrollar herramientas para la Web Semántica y </w:t>
      </w:r>
      <w:proofErr w:type="spellStart"/>
      <w:r w:rsidRPr="005F10DC">
        <w:rPr>
          <w:i/>
          <w:iCs/>
          <w:lang w:val="es-MX"/>
        </w:rPr>
        <w:t>Linked</w:t>
      </w:r>
      <w:proofErr w:type="spellEnd"/>
      <w:r w:rsidRPr="005F10DC">
        <w:rPr>
          <w:i/>
          <w:iCs/>
          <w:lang w:val="es-MX"/>
        </w:rPr>
        <w:t xml:space="preserve"> Data</w:t>
      </w:r>
      <w:r w:rsidRPr="005F10DC">
        <w:rPr>
          <w:lang w:val="es-MX"/>
        </w:rPr>
        <w:t xml:space="preserve"> para la manipulación y almacenamiento de datos semánticos. Una de estas organizaciones es la organización sin fines de lucro </w:t>
      </w:r>
      <w:r w:rsidRPr="005F10DC">
        <w:rPr>
          <w:i/>
          <w:iCs/>
          <w:lang w:val="es-MX"/>
        </w:rPr>
        <w:t xml:space="preserve">Apache Software </w:t>
      </w:r>
      <w:proofErr w:type="spellStart"/>
      <w:r w:rsidRPr="005F10DC">
        <w:rPr>
          <w:i/>
          <w:iCs/>
          <w:lang w:val="es-MX"/>
        </w:rPr>
        <w:t>Foundation</w:t>
      </w:r>
      <w:proofErr w:type="spellEnd"/>
      <w:r w:rsidRPr="005F10DC">
        <w:rPr>
          <w:lang w:val="es-MX"/>
        </w:rPr>
        <w:t xml:space="preserve"> (ASF) la cual ofrece diversas herramientas para diferentes necesidades en cuanto a software se refiere. Ejemplos de estas herramienta</w:t>
      </w:r>
      <w:r w:rsidR="00FB405A" w:rsidRPr="005F10DC">
        <w:rPr>
          <w:lang w:val="es-MX"/>
        </w:rPr>
        <w:t>s</w:t>
      </w:r>
      <w:r w:rsidRPr="005F10DC">
        <w:rPr>
          <w:lang w:val="es-MX"/>
        </w:rPr>
        <w:t xml:space="preserve"> son servidores Web, </w:t>
      </w:r>
      <w:proofErr w:type="spellStart"/>
      <w:r w:rsidRPr="005F10DC">
        <w:rPr>
          <w:i/>
          <w:iCs/>
          <w:lang w:val="es-MX"/>
        </w:rPr>
        <w:t>frameworks</w:t>
      </w:r>
      <w:proofErr w:type="spellEnd"/>
      <w:r w:rsidRPr="005F10DC">
        <w:rPr>
          <w:lang w:val="es-MX"/>
        </w:rPr>
        <w:t xml:space="preserve">, bases de datos, entre otras. Para el mundo del </w:t>
      </w:r>
      <w:proofErr w:type="spellStart"/>
      <w:r w:rsidRPr="005F10DC">
        <w:rPr>
          <w:i/>
          <w:iCs/>
          <w:lang w:val="es-MX"/>
        </w:rPr>
        <w:t>Linked</w:t>
      </w:r>
      <w:proofErr w:type="spellEnd"/>
      <w:r w:rsidRPr="005F10DC">
        <w:rPr>
          <w:i/>
          <w:iCs/>
          <w:lang w:val="es-MX"/>
        </w:rPr>
        <w:t xml:space="preserve"> Data</w:t>
      </w:r>
      <w:r w:rsidRPr="005F10DC">
        <w:rPr>
          <w:lang w:val="es-MX"/>
        </w:rPr>
        <w:t xml:space="preserve"> y Web Semántica, ASF también tiene su plataforma y se le conoce como Apache </w:t>
      </w:r>
      <w:proofErr w:type="spellStart"/>
      <w:r w:rsidRPr="005F10DC">
        <w:rPr>
          <w:lang w:val="es-MX"/>
        </w:rPr>
        <w:t>Marmotta</w:t>
      </w:r>
      <w:proofErr w:type="spellEnd"/>
      <w:r w:rsidRPr="005F10DC">
        <w:rPr>
          <w:lang w:val="es-MX"/>
        </w:rPr>
        <w:t xml:space="preserve">. La plataforma Apache </w:t>
      </w:r>
      <w:proofErr w:type="spellStart"/>
      <w:r w:rsidRPr="005F10DC">
        <w:rPr>
          <w:lang w:val="es-MX"/>
        </w:rPr>
        <w:t>Marmotta</w:t>
      </w:r>
      <w:proofErr w:type="spellEnd"/>
      <w:r w:rsidRPr="005F10DC">
        <w:rPr>
          <w:lang w:val="es-MX"/>
        </w:rPr>
        <w:t xml:space="preserve"> entre las diversas características que este software tiene, las 3 relevantes para este proyecto terminal son: es una LDP, un SPARQL </w:t>
      </w:r>
      <w:proofErr w:type="spellStart"/>
      <w:r w:rsidRPr="005F10DC">
        <w:rPr>
          <w:i/>
          <w:iCs/>
          <w:lang w:val="es-MX"/>
        </w:rPr>
        <w:t>endpoint</w:t>
      </w:r>
      <w:proofErr w:type="spellEnd"/>
      <w:r w:rsidRPr="005F10DC">
        <w:rPr>
          <w:lang w:val="es-MX"/>
        </w:rPr>
        <w:t xml:space="preserve"> y también es una base de datos para tripletas RDF, triple store. Para contextualizar a Apache </w:t>
      </w:r>
      <w:proofErr w:type="spellStart"/>
      <w:r w:rsidRPr="005F10DC">
        <w:rPr>
          <w:lang w:val="es-MX"/>
        </w:rPr>
        <w:t>Marmotta</w:t>
      </w:r>
      <w:proofErr w:type="spellEnd"/>
      <w:r w:rsidRPr="005F10DC">
        <w:rPr>
          <w:lang w:val="es-MX"/>
        </w:rPr>
        <w:t>, una analogía con bases de datos SQL se muestra en la figura 1.</w:t>
      </w:r>
    </w:p>
    <w:p w14:paraId="371B9887" w14:textId="77777777" w:rsidR="002F0277" w:rsidRPr="005F10DC" w:rsidRDefault="002F0277" w:rsidP="002F0277">
      <w:pPr>
        <w:jc w:val="center"/>
        <w:rPr>
          <w:lang w:val="es-MX"/>
        </w:rPr>
      </w:pPr>
      <w:r w:rsidRPr="005F10DC">
        <w:rPr>
          <w:noProof/>
          <w:lang w:val="es-MX"/>
        </w:rPr>
        <w:lastRenderedPageBreak/>
        <w:drawing>
          <wp:inline distT="0" distB="0" distL="0" distR="0" wp14:anchorId="0C66B6F2" wp14:editId="5B85269F">
            <wp:extent cx="2633472" cy="1221638"/>
            <wp:effectExtent l="0" t="0" r="0" b="0"/>
            <wp:docPr id="200" name="Imagen 200"/>
            <wp:cNvGraphicFramePr/>
            <a:graphic xmlns:a="http://schemas.openxmlformats.org/drawingml/2006/main">
              <a:graphicData uri="http://schemas.openxmlformats.org/drawingml/2006/picture">
                <pic:pic xmlns:pic="http://schemas.openxmlformats.org/drawingml/2006/picture">
                  <pic:nvPicPr>
                    <pic:cNvPr id="200" name="Imagen 200"/>
                    <pic:cNvPicPr/>
                  </pic:nvPicPr>
                  <pic:blipFill rotWithShape="1">
                    <a:blip r:embed="rId15"/>
                    <a:srcRect t="4727" b="3853"/>
                    <a:stretch/>
                  </pic:blipFill>
                  <pic:spPr bwMode="auto">
                    <a:xfrm>
                      <a:off x="0" y="0"/>
                      <a:ext cx="2638130" cy="1223799"/>
                    </a:xfrm>
                    <a:prstGeom prst="rect">
                      <a:avLst/>
                    </a:prstGeom>
                    <a:ln>
                      <a:noFill/>
                    </a:ln>
                    <a:extLst>
                      <a:ext uri="{53640926-AAD7-44D8-BBD7-CCE9431645EC}">
                        <a14:shadowObscured xmlns:a14="http://schemas.microsoft.com/office/drawing/2010/main"/>
                      </a:ext>
                    </a:extLst>
                  </pic:spPr>
                </pic:pic>
              </a:graphicData>
            </a:graphic>
          </wp:inline>
        </w:drawing>
      </w:r>
    </w:p>
    <w:p w14:paraId="38B74E9B" w14:textId="77777777" w:rsidR="002F0277" w:rsidRPr="005F10DC" w:rsidRDefault="002F0277" w:rsidP="002F0277">
      <w:pPr>
        <w:jc w:val="center"/>
        <w:rPr>
          <w:lang w:val="es-MX"/>
        </w:rPr>
      </w:pPr>
      <w:r w:rsidRPr="005F10DC">
        <w:rPr>
          <w:lang w:val="es-MX"/>
        </w:rPr>
        <w:t xml:space="preserve">Fig. 1 Analogía entre MySQL y Apache </w:t>
      </w:r>
      <w:proofErr w:type="spellStart"/>
      <w:r w:rsidRPr="005F10DC">
        <w:rPr>
          <w:lang w:val="es-MX"/>
        </w:rPr>
        <w:t>Marmotta</w:t>
      </w:r>
      <w:proofErr w:type="spellEnd"/>
    </w:p>
    <w:p w14:paraId="6B4F68CC" w14:textId="281F2422" w:rsidR="002F0277" w:rsidRPr="005F10DC" w:rsidRDefault="002F0277" w:rsidP="002F0277">
      <w:pPr>
        <w:jc w:val="both"/>
        <w:rPr>
          <w:lang w:val="es-MX"/>
        </w:rPr>
      </w:pPr>
      <w:r w:rsidRPr="005F10DC">
        <w:rPr>
          <w:lang w:val="es-MX"/>
        </w:rPr>
        <w:t xml:space="preserve">A pesar de que es un software desarrollado por Apache, aún tiene características por incorporar al sistema. Ejemplo de estas características es que al estar basado en el estándar SPARQL 1.1, este documento estipula que hay 11 características por cumplir para que un triple store se considere completo conforme a esta versión del estándar (SPARQL 1.1). Apache </w:t>
      </w:r>
      <w:proofErr w:type="spellStart"/>
      <w:r w:rsidRPr="005F10DC">
        <w:rPr>
          <w:lang w:val="es-MX"/>
        </w:rPr>
        <w:t>Marmotta</w:t>
      </w:r>
      <w:proofErr w:type="spellEnd"/>
      <w:r w:rsidRPr="005F10DC">
        <w:rPr>
          <w:lang w:val="es-MX"/>
        </w:rPr>
        <w:t xml:space="preserve"> carece de 2 características, consultas federadas y regímenes de vinculación; las consultas federadas será la característica que será implementada en el presente proyecto terminal</w:t>
      </w:r>
      <w:r w:rsidR="00521B30" w:rsidRPr="005F10DC">
        <w:rPr>
          <w:noProof/>
          <w:lang w:val="es-MX"/>
        </w:rPr>
        <w:t xml:space="preserve"> </w:t>
      </w:r>
      <w:sdt>
        <w:sdtPr>
          <w:rPr>
            <w:noProof/>
            <w:lang w:val="es-MX"/>
          </w:rPr>
          <w:id w:val="739843141"/>
          <w:citation/>
        </w:sdtPr>
        <w:sdtEndPr/>
        <w:sdtContent>
          <w:r w:rsidR="00521B30" w:rsidRPr="005F10DC">
            <w:rPr>
              <w:noProof/>
              <w:lang w:val="es-MX"/>
            </w:rPr>
            <w:fldChar w:fldCharType="begin"/>
          </w:r>
          <w:r w:rsidR="00521B30" w:rsidRPr="005F10DC">
            <w:rPr>
              <w:noProof/>
              <w:lang w:val="es-MX"/>
            </w:rPr>
            <w:instrText xml:space="preserve"> CITATION Apa14 \l 2058 </w:instrText>
          </w:r>
          <w:r w:rsidR="00521B30" w:rsidRPr="005F10DC">
            <w:rPr>
              <w:noProof/>
              <w:lang w:val="es-MX"/>
            </w:rPr>
            <w:fldChar w:fldCharType="separate"/>
          </w:r>
          <w:r w:rsidR="00595C94" w:rsidRPr="005F10DC">
            <w:rPr>
              <w:noProof/>
              <w:lang w:val="es-MX"/>
            </w:rPr>
            <w:t>[7]</w:t>
          </w:r>
          <w:r w:rsidR="00521B30" w:rsidRPr="005F10DC">
            <w:rPr>
              <w:noProof/>
              <w:lang w:val="es-MX"/>
            </w:rPr>
            <w:fldChar w:fldCharType="end"/>
          </w:r>
        </w:sdtContent>
      </w:sdt>
      <w:r w:rsidRPr="005F10DC">
        <w:rPr>
          <w:lang w:val="es-MX"/>
        </w:rPr>
        <w:t xml:space="preserve"> con el fin de ofrecer una herramienta </w:t>
      </w:r>
      <w:r w:rsidRPr="005F10DC">
        <w:rPr>
          <w:i/>
          <w:iCs/>
          <w:lang w:val="es-MX"/>
        </w:rPr>
        <w:t xml:space="preserve">open </w:t>
      </w:r>
      <w:proofErr w:type="spellStart"/>
      <w:r w:rsidRPr="005F10DC">
        <w:rPr>
          <w:i/>
          <w:iCs/>
          <w:lang w:val="es-MX"/>
        </w:rPr>
        <w:t>source</w:t>
      </w:r>
      <w:proofErr w:type="spellEnd"/>
      <w:r w:rsidRPr="005F10DC">
        <w:rPr>
          <w:lang w:val="es-MX"/>
        </w:rPr>
        <w:t xml:space="preserve"> a desarrolladores e investigadores que usen la Web Semántica en sus trabajos e investigaciones.</w:t>
      </w:r>
    </w:p>
    <w:p w14:paraId="607447CE" w14:textId="4E88EE6C" w:rsidR="002F0277" w:rsidRPr="005F10DC" w:rsidRDefault="002F0277" w:rsidP="00230FC2">
      <w:pPr>
        <w:pStyle w:val="Ttulo1"/>
        <w:numPr>
          <w:ilvl w:val="0"/>
          <w:numId w:val="7"/>
        </w:numPr>
        <w:spacing w:before="360" w:after="240" w:line="276" w:lineRule="auto"/>
        <w:jc w:val="both"/>
        <w:rPr>
          <w:lang w:val="es-MX"/>
        </w:rPr>
      </w:pPr>
      <w:bookmarkStart w:id="9" w:name="_Toc18501833"/>
      <w:bookmarkStart w:id="10" w:name="_Toc23418451"/>
      <w:bookmarkStart w:id="11" w:name="_Hlk2786928"/>
      <w:bookmarkStart w:id="12" w:name="_Hlk2931732"/>
      <w:r w:rsidRPr="005F10DC">
        <w:rPr>
          <w:lang w:val="es-MX"/>
        </w:rPr>
        <w:t>Planteamiento del problema</w:t>
      </w:r>
      <w:bookmarkEnd w:id="9"/>
      <w:bookmarkEnd w:id="10"/>
    </w:p>
    <w:bookmarkEnd w:id="11"/>
    <w:p w14:paraId="67F380AD" w14:textId="006D7974" w:rsidR="002F0277" w:rsidRPr="005F10DC" w:rsidRDefault="002F0277" w:rsidP="00F21628">
      <w:pPr>
        <w:jc w:val="both"/>
        <w:rPr>
          <w:rFonts w:cs="Times New Roman"/>
          <w:szCs w:val="24"/>
          <w:lang w:val="es-MX"/>
        </w:rPr>
      </w:pPr>
      <w:r w:rsidRPr="005F10DC">
        <w:rPr>
          <w:rFonts w:cs="Times New Roman"/>
          <w:szCs w:val="24"/>
          <w:lang w:val="es-MX"/>
        </w:rPr>
        <w:t>Se ha demostrado que aproximadamente el 80% de los datos tienen relación con una ubicación geográfica</w:t>
      </w:r>
      <w:sdt>
        <w:sdtPr>
          <w:rPr>
            <w:rFonts w:cs="Times New Roman"/>
            <w:szCs w:val="24"/>
            <w:lang w:val="es-MX"/>
          </w:rPr>
          <w:id w:val="572312736"/>
          <w:citation/>
        </w:sdtPr>
        <w:sdtEndPr/>
        <w:sdtContent>
          <w:r w:rsidR="00521B30" w:rsidRPr="005F10DC">
            <w:rPr>
              <w:rFonts w:cs="Times New Roman"/>
              <w:szCs w:val="24"/>
              <w:lang w:val="es-MX"/>
            </w:rPr>
            <w:fldChar w:fldCharType="begin"/>
          </w:r>
          <w:r w:rsidR="00521B30" w:rsidRPr="005F10DC">
            <w:rPr>
              <w:rFonts w:cs="Times New Roman"/>
              <w:szCs w:val="24"/>
              <w:lang w:val="es-MX"/>
            </w:rPr>
            <w:instrText xml:space="preserve"> CITATION Vil18 \l 2058 </w:instrText>
          </w:r>
          <w:r w:rsidR="00521B30" w:rsidRPr="005F10DC">
            <w:rPr>
              <w:rFonts w:cs="Times New Roman"/>
              <w:szCs w:val="24"/>
              <w:lang w:val="es-MX"/>
            </w:rPr>
            <w:fldChar w:fldCharType="separate"/>
          </w:r>
          <w:r w:rsidR="00595C94" w:rsidRPr="005F10DC">
            <w:rPr>
              <w:rFonts w:cs="Times New Roman"/>
              <w:noProof/>
              <w:szCs w:val="24"/>
              <w:lang w:val="es-MX"/>
            </w:rPr>
            <w:t xml:space="preserve"> [8]</w:t>
          </w:r>
          <w:r w:rsidR="00521B30" w:rsidRPr="005F10DC">
            <w:rPr>
              <w:rFonts w:cs="Times New Roman"/>
              <w:szCs w:val="24"/>
              <w:lang w:val="es-MX"/>
            </w:rPr>
            <w:fldChar w:fldCharType="end"/>
          </w:r>
        </w:sdtContent>
      </w:sdt>
      <w:r w:rsidRPr="005F10DC">
        <w:rPr>
          <w:rFonts w:cs="Times New Roman"/>
          <w:szCs w:val="24"/>
          <w:lang w:val="es-MX"/>
        </w:rPr>
        <w:t xml:space="preserve">. Esta es una de las razones por la que las herramientas que traten con datos geoespaciales estén en constante actualización. El caso de la implementación del </w:t>
      </w:r>
      <w:proofErr w:type="spellStart"/>
      <w:r w:rsidRPr="005F10DC">
        <w:rPr>
          <w:rFonts w:cs="Times New Roman"/>
          <w:i/>
          <w:szCs w:val="24"/>
          <w:lang w:val="es-MX"/>
        </w:rPr>
        <w:t>Linked</w:t>
      </w:r>
      <w:proofErr w:type="spellEnd"/>
      <w:r w:rsidRPr="005F10DC">
        <w:rPr>
          <w:rFonts w:cs="Times New Roman"/>
          <w:i/>
          <w:szCs w:val="24"/>
          <w:lang w:val="es-MX"/>
        </w:rPr>
        <w:t xml:space="preserve"> Data</w:t>
      </w:r>
      <w:r w:rsidRPr="005F10DC">
        <w:rPr>
          <w:rFonts w:cs="Times New Roman"/>
          <w:szCs w:val="24"/>
          <w:lang w:val="es-MX"/>
        </w:rPr>
        <w:t xml:space="preserve">, no es la excepción. Investigadores, empresas y organizaciones gubernamentales usan la nube del </w:t>
      </w:r>
      <w:proofErr w:type="spellStart"/>
      <w:r w:rsidRPr="005F10DC">
        <w:rPr>
          <w:rFonts w:cs="Times New Roman"/>
          <w:i/>
          <w:szCs w:val="24"/>
          <w:lang w:val="es-MX"/>
        </w:rPr>
        <w:t>Linked</w:t>
      </w:r>
      <w:proofErr w:type="spellEnd"/>
      <w:r w:rsidRPr="005F10DC">
        <w:rPr>
          <w:rFonts w:cs="Times New Roman"/>
          <w:i/>
          <w:szCs w:val="24"/>
          <w:lang w:val="es-MX"/>
        </w:rPr>
        <w:t xml:space="preserve"> Data</w:t>
      </w:r>
      <w:r w:rsidRPr="005F10DC">
        <w:rPr>
          <w:rFonts w:cs="Times New Roman"/>
          <w:szCs w:val="24"/>
          <w:lang w:val="es-MX"/>
        </w:rPr>
        <w:t xml:space="preserve"> para el estudio y administración de su información</w:t>
      </w:r>
      <w:sdt>
        <w:sdtPr>
          <w:rPr>
            <w:rFonts w:cs="Times New Roman"/>
            <w:noProof/>
            <w:szCs w:val="24"/>
            <w:lang w:val="es-MX"/>
          </w:rPr>
          <w:id w:val="1673990051"/>
          <w:citation/>
        </w:sdtPr>
        <w:sdtEndPr/>
        <w:sdtContent>
          <w:r w:rsidRPr="005F10DC">
            <w:rPr>
              <w:rFonts w:cs="Times New Roman"/>
              <w:noProof/>
              <w:szCs w:val="24"/>
              <w:lang w:val="es-MX"/>
            </w:rPr>
            <w:fldChar w:fldCharType="begin"/>
          </w:r>
          <w:r w:rsidRPr="005F10DC">
            <w:rPr>
              <w:rFonts w:cs="Times New Roman"/>
              <w:noProof/>
              <w:szCs w:val="24"/>
              <w:lang w:val="es-MX"/>
            </w:rPr>
            <w:instrText xml:space="preserve"> CITATION Kli03 \l 2058 </w:instrText>
          </w:r>
          <w:r w:rsidRPr="005F10DC">
            <w:rPr>
              <w:rFonts w:cs="Times New Roman"/>
              <w:noProof/>
              <w:szCs w:val="24"/>
              <w:lang w:val="es-MX"/>
            </w:rPr>
            <w:fldChar w:fldCharType="separate"/>
          </w:r>
          <w:r w:rsidR="00595C94" w:rsidRPr="005F10DC">
            <w:rPr>
              <w:rFonts w:cs="Times New Roman"/>
              <w:noProof/>
              <w:szCs w:val="24"/>
              <w:lang w:val="es-MX"/>
            </w:rPr>
            <w:t xml:space="preserve"> [9]</w:t>
          </w:r>
          <w:r w:rsidRPr="005F10DC">
            <w:rPr>
              <w:rFonts w:cs="Times New Roman"/>
              <w:noProof/>
              <w:szCs w:val="24"/>
              <w:lang w:val="es-MX"/>
            </w:rPr>
            <w:fldChar w:fldCharType="end"/>
          </w:r>
        </w:sdtContent>
      </w:sdt>
      <w:r w:rsidRPr="005F10DC">
        <w:rPr>
          <w:rFonts w:cs="Times New Roman"/>
          <w:szCs w:val="24"/>
          <w:lang w:val="es-MX"/>
        </w:rPr>
        <w:t xml:space="preserve">.  Actualmente existen </w:t>
      </w:r>
      <w:proofErr w:type="gramStart"/>
      <w:r w:rsidRPr="005F10DC">
        <w:rPr>
          <w:rFonts w:cs="Times New Roman"/>
          <w:szCs w:val="24"/>
          <w:lang w:val="es-MX"/>
        </w:rPr>
        <w:t>diversas motores</w:t>
      </w:r>
      <w:proofErr w:type="gramEnd"/>
      <w:r w:rsidRPr="005F10DC">
        <w:rPr>
          <w:rFonts w:cs="Times New Roman"/>
          <w:szCs w:val="24"/>
          <w:lang w:val="es-MX"/>
        </w:rPr>
        <w:t xml:space="preserve"> de </w:t>
      </w:r>
      <w:r w:rsidRPr="005F10DC">
        <w:rPr>
          <w:rFonts w:cs="Times New Roman"/>
          <w:i/>
          <w:szCs w:val="24"/>
          <w:lang w:val="es-MX"/>
        </w:rPr>
        <w:t>triple store</w:t>
      </w:r>
      <w:r w:rsidRPr="005F10DC">
        <w:rPr>
          <w:rFonts w:cs="Times New Roman"/>
          <w:szCs w:val="24"/>
          <w:lang w:val="es-MX"/>
        </w:rPr>
        <w:t xml:space="preserve"> que no son capaces de hacer consultas a diversas fuentes de información geográfica a la vez, es decir, consultas federadas a </w:t>
      </w:r>
      <w:r w:rsidRPr="005F10DC">
        <w:rPr>
          <w:rFonts w:cs="Times New Roman"/>
          <w:i/>
          <w:szCs w:val="24"/>
          <w:lang w:val="es-MX"/>
        </w:rPr>
        <w:t xml:space="preserve">triple </w:t>
      </w:r>
      <w:proofErr w:type="spellStart"/>
      <w:r w:rsidRPr="005F10DC">
        <w:rPr>
          <w:rFonts w:cs="Times New Roman"/>
          <w:i/>
          <w:szCs w:val="24"/>
          <w:lang w:val="es-MX"/>
        </w:rPr>
        <w:t>stores</w:t>
      </w:r>
      <w:proofErr w:type="spellEnd"/>
      <w:r w:rsidRPr="005F10DC">
        <w:rPr>
          <w:rFonts w:cs="Times New Roman"/>
          <w:szCs w:val="24"/>
          <w:lang w:val="es-MX"/>
        </w:rPr>
        <w:t xml:space="preserve"> de datos geoespaciales conforme a los estándares SPARQL 1.1 y </w:t>
      </w:r>
      <w:proofErr w:type="spellStart"/>
      <w:r w:rsidRPr="005F10DC">
        <w:rPr>
          <w:rFonts w:cs="Times New Roman"/>
          <w:szCs w:val="24"/>
          <w:lang w:val="es-MX"/>
        </w:rPr>
        <w:t>GeoSPARQL</w:t>
      </w:r>
      <w:proofErr w:type="spellEnd"/>
      <w:r w:rsidRPr="005F10DC">
        <w:rPr>
          <w:rFonts w:cs="Times New Roman"/>
          <w:szCs w:val="24"/>
          <w:lang w:val="es-MX"/>
        </w:rPr>
        <w:t xml:space="preserve">.  </w:t>
      </w:r>
    </w:p>
    <w:p w14:paraId="039C5AB2" w14:textId="2960C4D8" w:rsidR="002F0277" w:rsidRPr="005F10DC" w:rsidRDefault="002F0277" w:rsidP="00F21628">
      <w:pPr>
        <w:jc w:val="both"/>
        <w:rPr>
          <w:rFonts w:cs="Times New Roman"/>
          <w:szCs w:val="24"/>
          <w:lang w:val="es-MX"/>
        </w:rPr>
      </w:pPr>
      <w:r w:rsidRPr="005F10DC">
        <w:rPr>
          <w:rFonts w:cs="Times New Roman"/>
          <w:szCs w:val="24"/>
          <w:lang w:val="es-MX"/>
        </w:rPr>
        <w:t>Adicionalmente</w:t>
      </w:r>
      <w:commentRangeStart w:id="13"/>
      <w:r w:rsidRPr="005F10DC">
        <w:rPr>
          <w:rFonts w:cs="Times New Roman"/>
          <w:szCs w:val="24"/>
          <w:lang w:val="es-MX"/>
        </w:rPr>
        <w:t xml:space="preserve">, otro aspecto a considerar para justificar el desarrollo del módulo propuesto en este proyecto es que las bases de datos no solo son del tipo distribuidas, sino que también existen aquellas que están bajo el esquema de bases de datos federadas. En el escenario de la Web Semántica, a este tipo de bases de datos se les denomina </w:t>
      </w:r>
      <w:proofErr w:type="spellStart"/>
      <w:r w:rsidRPr="005F10DC">
        <w:rPr>
          <w:rFonts w:cs="Times New Roman"/>
          <w:i/>
          <w:szCs w:val="24"/>
          <w:lang w:val="es-MX"/>
        </w:rPr>
        <w:t>federated</w:t>
      </w:r>
      <w:proofErr w:type="spellEnd"/>
      <w:r w:rsidRPr="005F10DC">
        <w:rPr>
          <w:rFonts w:cs="Times New Roman"/>
          <w:szCs w:val="24"/>
          <w:lang w:val="es-MX"/>
        </w:rPr>
        <w:t xml:space="preserve"> </w:t>
      </w:r>
      <w:r w:rsidRPr="005F10DC">
        <w:rPr>
          <w:rFonts w:cs="Times New Roman"/>
          <w:i/>
          <w:szCs w:val="24"/>
          <w:lang w:val="es-MX"/>
        </w:rPr>
        <w:t>triple store</w:t>
      </w:r>
      <w:r w:rsidRPr="005F10DC">
        <w:rPr>
          <w:rFonts w:cs="Times New Roman"/>
          <w:szCs w:val="24"/>
          <w:lang w:val="es-MX"/>
        </w:rPr>
        <w:t xml:space="preserve">. Con esta característica también se involucra el hecho de que los servidores estén en diferentes localizaciones geográficas, por lo que si no se realizan consultas federada a </w:t>
      </w:r>
      <w:proofErr w:type="gramStart"/>
      <w:r w:rsidRPr="005F10DC">
        <w:rPr>
          <w:rFonts w:cs="Times New Roman"/>
          <w:szCs w:val="24"/>
          <w:lang w:val="es-MX"/>
        </w:rPr>
        <w:t xml:space="preserve">una </w:t>
      </w:r>
      <w:r w:rsidRPr="005F10DC">
        <w:rPr>
          <w:rFonts w:cs="Times New Roman"/>
          <w:i/>
          <w:szCs w:val="24"/>
          <w:lang w:val="es-MX"/>
        </w:rPr>
        <w:t>triple store</w:t>
      </w:r>
      <w:proofErr w:type="gramEnd"/>
      <w:r w:rsidRPr="005F10DC">
        <w:rPr>
          <w:rFonts w:cs="Times New Roman"/>
          <w:i/>
          <w:szCs w:val="24"/>
          <w:lang w:val="es-MX"/>
        </w:rPr>
        <w:t xml:space="preserve"> </w:t>
      </w:r>
      <w:r w:rsidRPr="005F10DC">
        <w:rPr>
          <w:rFonts w:cs="Times New Roman"/>
          <w:szCs w:val="24"/>
          <w:lang w:val="es-MX"/>
        </w:rPr>
        <w:t xml:space="preserve">federada, se estaría obteniendo una porción de información. Por el contrario, si la consulta realizada es federada, se obtendría una respuesta completa que agrupa los resultados de las múltiples </w:t>
      </w:r>
      <w:r w:rsidRPr="005F10DC">
        <w:rPr>
          <w:rFonts w:cs="Times New Roman"/>
          <w:i/>
          <w:szCs w:val="24"/>
          <w:lang w:val="es-MX"/>
        </w:rPr>
        <w:t>triple store</w:t>
      </w:r>
      <w:r w:rsidRPr="005F10DC">
        <w:rPr>
          <w:rFonts w:cs="Times New Roman"/>
          <w:szCs w:val="24"/>
          <w:lang w:val="es-MX"/>
        </w:rPr>
        <w:t xml:space="preserve">. Además, considerando la característica de que la información proviene de distintos proveedores de información, el desarrollo de este módulo podría permitir que los expertos en las múltiples disciplinas que tiene asociada la información geográfica </w:t>
      </w:r>
      <w:sdt>
        <w:sdtPr>
          <w:rPr>
            <w:bCs/>
            <w:lang w:val="es-MX"/>
          </w:rPr>
          <w:id w:val="-1440139106"/>
          <w:citation/>
        </w:sdtPr>
        <w:sdtEndPr/>
        <w:sdtContent>
          <w:r w:rsidRPr="005F10DC">
            <w:rPr>
              <w:bCs/>
              <w:lang w:val="es-MX"/>
            </w:rPr>
            <w:fldChar w:fldCharType="begin"/>
          </w:r>
          <w:r w:rsidRPr="005F10DC">
            <w:rPr>
              <w:noProof/>
              <w:lang w:val="es-MX"/>
            </w:rPr>
            <w:instrText xml:space="preserve"> CITATION Lup15 \l 2058 </w:instrText>
          </w:r>
          <w:r w:rsidRPr="005F10DC">
            <w:rPr>
              <w:bCs/>
              <w:lang w:val="es-MX"/>
            </w:rPr>
            <w:fldChar w:fldCharType="separate"/>
          </w:r>
          <w:r w:rsidR="00595C94" w:rsidRPr="005F10DC">
            <w:rPr>
              <w:noProof/>
              <w:lang w:val="es-MX"/>
            </w:rPr>
            <w:t>[6]</w:t>
          </w:r>
          <w:r w:rsidRPr="005F10DC">
            <w:rPr>
              <w:bCs/>
              <w:lang w:val="es-MX"/>
            </w:rPr>
            <w:fldChar w:fldCharType="end"/>
          </w:r>
        </w:sdtContent>
      </w:sdt>
      <w:r w:rsidRPr="005F10DC">
        <w:rPr>
          <w:rFonts w:cs="Times New Roman"/>
          <w:szCs w:val="24"/>
          <w:lang w:val="es-MX"/>
        </w:rPr>
        <w:t xml:space="preserve"> puedan abordar sus problemáticas con una nueva herramienta que permita integrar y enriquecer sus análisis y estudio</w:t>
      </w:r>
      <w:commentRangeEnd w:id="13"/>
      <w:r w:rsidRPr="005F10DC">
        <w:rPr>
          <w:rFonts w:cs="Times New Roman"/>
          <w:szCs w:val="24"/>
          <w:lang w:val="es-MX"/>
        </w:rPr>
        <w:t>.</w:t>
      </w:r>
      <w:r w:rsidRPr="005F10DC">
        <w:rPr>
          <w:rStyle w:val="Refdecomentario"/>
          <w:lang w:val="es-MX"/>
        </w:rPr>
        <w:commentReference w:id="13"/>
      </w:r>
      <w:r w:rsidRPr="005F10DC">
        <w:rPr>
          <w:rFonts w:cs="Times New Roman"/>
          <w:szCs w:val="24"/>
          <w:lang w:val="es-MX"/>
        </w:rPr>
        <w:t xml:space="preserve"> </w:t>
      </w:r>
    </w:p>
    <w:p w14:paraId="20501D15" w14:textId="77777777" w:rsidR="002F0277" w:rsidRPr="005F10DC" w:rsidRDefault="002F0277" w:rsidP="002F0277">
      <w:pPr>
        <w:rPr>
          <w:rFonts w:cs="Times New Roman"/>
          <w:szCs w:val="24"/>
          <w:lang w:val="es-MX"/>
        </w:rPr>
      </w:pPr>
      <w:r w:rsidRPr="005F10DC">
        <w:rPr>
          <w:rFonts w:cs="Times New Roman"/>
          <w:szCs w:val="24"/>
          <w:lang w:val="es-MX"/>
        </w:rPr>
        <w:t xml:space="preserve">Ante este escenario, desarrollar e implementar un módulo que solucione dicha problemática sería clave para que los motores de </w:t>
      </w:r>
      <w:r w:rsidRPr="005F10DC">
        <w:rPr>
          <w:rFonts w:cs="Times New Roman"/>
          <w:i/>
          <w:szCs w:val="24"/>
          <w:lang w:val="es-MX"/>
        </w:rPr>
        <w:t xml:space="preserve">triple store </w:t>
      </w:r>
      <w:r w:rsidRPr="005F10DC">
        <w:rPr>
          <w:rFonts w:cs="Times New Roman"/>
          <w:szCs w:val="24"/>
          <w:lang w:val="es-MX"/>
        </w:rPr>
        <w:t xml:space="preserve">puedan ser usados de una mejor manera y obtener mejores resultados en las búsquedas.  En el caso particular de este proyecto, el trabajo se realizará </w:t>
      </w:r>
      <w:r w:rsidRPr="005F10DC">
        <w:rPr>
          <w:rFonts w:cs="Times New Roman"/>
          <w:szCs w:val="24"/>
          <w:lang w:val="es-MX"/>
        </w:rPr>
        <w:lastRenderedPageBreak/>
        <w:t xml:space="preserve">sobre Apache </w:t>
      </w:r>
      <w:proofErr w:type="spellStart"/>
      <w:r w:rsidRPr="005F10DC">
        <w:rPr>
          <w:rFonts w:cs="Times New Roman"/>
          <w:szCs w:val="24"/>
          <w:lang w:val="es-MX"/>
        </w:rPr>
        <w:t>Marmotta</w:t>
      </w:r>
      <w:proofErr w:type="spellEnd"/>
      <w:r w:rsidRPr="005F10DC">
        <w:rPr>
          <w:rFonts w:cs="Times New Roman"/>
          <w:szCs w:val="24"/>
          <w:lang w:val="es-MX"/>
        </w:rPr>
        <w:t xml:space="preserve">. Tal y como se indica en </w:t>
      </w:r>
      <w:commentRangeStart w:id="14"/>
      <w:r w:rsidRPr="005F10DC">
        <w:rPr>
          <w:rFonts w:cs="Times New Roman"/>
          <w:szCs w:val="24"/>
          <w:lang w:val="es-MX"/>
        </w:rPr>
        <w:t xml:space="preserve">la figura 2, entre los elementos que contiene este </w:t>
      </w:r>
      <w:r w:rsidRPr="005F10DC">
        <w:rPr>
          <w:rFonts w:cs="Times New Roman"/>
          <w:i/>
          <w:szCs w:val="24"/>
          <w:lang w:val="es-MX"/>
        </w:rPr>
        <w:t>triple store,</w:t>
      </w:r>
      <w:r w:rsidRPr="005F10DC">
        <w:rPr>
          <w:rFonts w:cs="Times New Roman"/>
          <w:szCs w:val="24"/>
          <w:lang w:val="es-MX"/>
        </w:rPr>
        <w:t xml:space="preserve"> no se encuentra un módulo de consultas federadas de datos geoespaciales.</w:t>
      </w:r>
    </w:p>
    <w:p w14:paraId="3C786DDE" w14:textId="77777777" w:rsidR="002F0277" w:rsidRPr="005F10DC" w:rsidRDefault="002F0277" w:rsidP="002F0277">
      <w:pPr>
        <w:keepNext/>
        <w:ind w:left="708" w:hanging="708"/>
        <w:jc w:val="center"/>
        <w:rPr>
          <w:lang w:val="es-MX"/>
        </w:rPr>
      </w:pPr>
      <w:r w:rsidRPr="005F10DC">
        <w:rPr>
          <w:noProof/>
          <w:lang w:val="es-MX"/>
        </w:rPr>
        <mc:AlternateContent>
          <mc:Choice Requires="wps">
            <w:drawing>
              <wp:anchor distT="45720" distB="45720" distL="114300" distR="114300" simplePos="0" relativeHeight="251659264" behindDoc="0" locked="0" layoutInCell="1" allowOverlap="1" wp14:anchorId="1E279142" wp14:editId="6EFC4F3D">
                <wp:simplePos x="0" y="0"/>
                <wp:positionH relativeFrom="column">
                  <wp:posOffset>2812415</wp:posOffset>
                </wp:positionH>
                <wp:positionV relativeFrom="paragraph">
                  <wp:posOffset>1739265</wp:posOffset>
                </wp:positionV>
                <wp:extent cx="946150" cy="322554"/>
                <wp:effectExtent l="0" t="0" r="0" b="190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322554"/>
                        </a:xfrm>
                        <a:prstGeom prst="rect">
                          <a:avLst/>
                        </a:prstGeom>
                        <a:noFill/>
                        <a:ln w="9525">
                          <a:noFill/>
                          <a:miter lim="800000"/>
                          <a:headEnd/>
                          <a:tailEnd/>
                        </a:ln>
                      </wps:spPr>
                      <wps:txbx>
                        <w:txbxContent>
                          <w:p w14:paraId="4872755A" w14:textId="77777777" w:rsidR="00760421" w:rsidRPr="00277B5F" w:rsidRDefault="00760421" w:rsidP="002F0277">
                            <w:pPr>
                              <w:rPr>
                                <w:i/>
                                <w:color w:val="FFFFFF" w:themeColor="background1"/>
                                <w:sz w:val="14"/>
                              </w:rPr>
                            </w:pPr>
                            <w:r w:rsidRPr="00277B5F">
                              <w:rPr>
                                <w:color w:val="FFFFFF" w:themeColor="background1"/>
                                <w:sz w:val="14"/>
                              </w:rPr>
                              <w:t xml:space="preserve">              y SPARQL </w:t>
                            </w:r>
                            <w:r w:rsidRPr="00277B5F">
                              <w:rPr>
                                <w:i/>
                                <w:color w:val="FFFFFF" w:themeColor="background1"/>
                                <w:sz w:val="14"/>
                              </w:rPr>
                              <w:t>endpoint.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279142" id="_x0000_t202" coordsize="21600,21600" o:spt="202" path="m,l,21600r21600,l21600,xe">
                <v:stroke joinstyle="miter"/>
                <v:path gradientshapeok="t" o:connecttype="rect"/>
              </v:shapetype>
              <v:shape id="Cuadro de texto 2" o:spid="_x0000_s1026" type="#_x0000_t202" style="position:absolute;left:0;text-align:left;margin-left:221.45pt;margin-top:136.95pt;width:74.5pt;height:25.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" filled="f" stroked="f">
                <v:textbox>
                  <w:txbxContent>
                    <w:p w14:paraId="4872755A" w14:textId="77777777" w:rsidR="00760421" w:rsidRPr="00277B5F" w:rsidRDefault="00760421" w:rsidP="002F0277">
                      <w:pPr>
                        <w:rPr>
                          <w:i/>
                          <w:color w:val="FFFFFF" w:themeColor="background1"/>
                          <w:sz w:val="14"/>
                        </w:rPr>
                      </w:pPr>
                      <w:r w:rsidRPr="00277B5F">
                        <w:rPr>
                          <w:color w:val="FFFFFF" w:themeColor="background1"/>
                          <w:sz w:val="14"/>
                        </w:rPr>
                        <w:t xml:space="preserve">              y SPARQL </w:t>
                      </w:r>
                      <w:r w:rsidRPr="00277B5F">
                        <w:rPr>
                          <w:i/>
                          <w:color w:val="FFFFFF" w:themeColor="background1"/>
                          <w:sz w:val="14"/>
                        </w:rPr>
                        <w:t>endpoint.</w:t>
                      </w:r>
                    </w:p>
                  </w:txbxContent>
                </v:textbox>
              </v:shape>
            </w:pict>
          </mc:Fallback>
        </mc:AlternateContent>
      </w:r>
      <w:r w:rsidRPr="005F10DC">
        <w:rPr>
          <w:noProof/>
          <w:lang w:val="es-MX"/>
        </w:rPr>
        <w:drawing>
          <wp:inline distT="0" distB="0" distL="0" distR="0" wp14:anchorId="6078D530" wp14:editId="1697805C">
            <wp:extent cx="2419350" cy="2316697"/>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9293" cy="2326218"/>
                    </a:xfrm>
                    <a:prstGeom prst="rect">
                      <a:avLst/>
                    </a:prstGeom>
                  </pic:spPr>
                </pic:pic>
              </a:graphicData>
            </a:graphic>
          </wp:inline>
        </w:drawing>
      </w:r>
    </w:p>
    <w:p w14:paraId="731BC32C" w14:textId="5566D010" w:rsidR="002F0277" w:rsidRPr="005F10DC" w:rsidRDefault="002F0277" w:rsidP="002F0277">
      <w:pPr>
        <w:pStyle w:val="Descripcin"/>
        <w:jc w:val="center"/>
      </w:pPr>
      <w:r w:rsidRPr="005F10DC">
        <w:t xml:space="preserve">Fig. </w:t>
      </w:r>
      <w:r w:rsidRPr="005F10DC">
        <w:fldChar w:fldCharType="begin"/>
      </w:r>
      <w:r w:rsidRPr="005F10DC">
        <w:instrText xml:space="preserve"> SEQ Fig. \* ARABIC </w:instrText>
      </w:r>
      <w:r w:rsidRPr="005F10DC">
        <w:fldChar w:fldCharType="separate"/>
      </w:r>
      <w:r w:rsidR="00F21628">
        <w:rPr>
          <w:noProof/>
        </w:rPr>
        <w:t>1</w:t>
      </w:r>
      <w:r w:rsidRPr="005F10DC">
        <w:fldChar w:fldCharType="end"/>
      </w:r>
      <w:r w:rsidRPr="005F10DC">
        <w:t xml:space="preserve"> Elementos que contiene Apache </w:t>
      </w:r>
      <w:proofErr w:type="spellStart"/>
      <w:r w:rsidRPr="005F10DC">
        <w:t>Marmotta</w:t>
      </w:r>
      <w:proofErr w:type="spellEnd"/>
      <w:r w:rsidRPr="005F10DC">
        <w:t xml:space="preserve"> a considerar en el proyecto</w:t>
      </w:r>
    </w:p>
    <w:p w14:paraId="0B1B73E9" w14:textId="77777777" w:rsidR="002F0277" w:rsidRPr="005F10DC" w:rsidRDefault="002F0277" w:rsidP="00F21628">
      <w:pPr>
        <w:jc w:val="both"/>
        <w:rPr>
          <w:rFonts w:cs="Times New Roman"/>
          <w:szCs w:val="24"/>
          <w:lang w:val="es-MX"/>
        </w:rPr>
      </w:pPr>
      <w:r w:rsidRPr="005F10DC">
        <w:rPr>
          <w:rFonts w:cs="Times New Roman"/>
          <w:szCs w:val="24"/>
          <w:lang w:val="es-MX"/>
        </w:rPr>
        <w:t xml:space="preserve">La plataforma funciona con los estándares SPARQL y </w:t>
      </w:r>
      <w:proofErr w:type="spellStart"/>
      <w:r w:rsidRPr="005F10DC">
        <w:rPr>
          <w:rFonts w:cs="Times New Roman"/>
          <w:szCs w:val="24"/>
          <w:lang w:val="es-MX"/>
        </w:rPr>
        <w:t>GeoSPARQL</w:t>
      </w:r>
      <w:proofErr w:type="spellEnd"/>
      <w:r w:rsidRPr="005F10DC">
        <w:rPr>
          <w:rFonts w:cs="Times New Roman"/>
          <w:szCs w:val="24"/>
          <w:lang w:val="es-MX"/>
        </w:rPr>
        <w:t xml:space="preserve"> para establecer la manipulación correcta de datos en la nube del </w:t>
      </w:r>
      <w:proofErr w:type="spellStart"/>
      <w:r w:rsidRPr="005F10DC">
        <w:rPr>
          <w:rFonts w:cs="Times New Roman"/>
          <w:i/>
          <w:szCs w:val="24"/>
          <w:lang w:val="es-MX"/>
        </w:rPr>
        <w:t>Linked</w:t>
      </w:r>
      <w:proofErr w:type="spellEnd"/>
      <w:r w:rsidRPr="005F10DC">
        <w:rPr>
          <w:rFonts w:cs="Times New Roman"/>
          <w:i/>
          <w:szCs w:val="24"/>
          <w:lang w:val="es-MX"/>
        </w:rPr>
        <w:t xml:space="preserve"> Data</w:t>
      </w:r>
      <w:r w:rsidRPr="005F10DC">
        <w:rPr>
          <w:rFonts w:cs="Times New Roman"/>
          <w:szCs w:val="24"/>
          <w:lang w:val="es-MX"/>
        </w:rPr>
        <w:t xml:space="preserve"> y datos geoespaciales respectivamente. Esto quiere decir que tales características ya existen, pero lo que aún no se ha implementado es la capacidad de hacer consultas federadas. Como prueba, la figura 3 muestra una captura de pantalla del sitio oficial de Apache </w:t>
      </w:r>
      <w:proofErr w:type="spellStart"/>
      <w:r w:rsidRPr="005F10DC">
        <w:rPr>
          <w:rFonts w:cs="Times New Roman"/>
          <w:szCs w:val="24"/>
          <w:lang w:val="es-MX"/>
        </w:rPr>
        <w:t>Marmotta</w:t>
      </w:r>
      <w:proofErr w:type="spellEnd"/>
      <w:r w:rsidRPr="005F10DC">
        <w:rPr>
          <w:rStyle w:val="Refdenotaalpie"/>
          <w:rFonts w:cs="Times New Roman"/>
          <w:szCs w:val="24"/>
          <w:lang w:val="es-MX"/>
        </w:rPr>
        <w:footnoteReference w:id="1"/>
      </w:r>
      <w:r w:rsidRPr="005F10DC">
        <w:rPr>
          <w:rFonts w:cs="Times New Roman"/>
          <w:szCs w:val="24"/>
          <w:lang w:val="es-MX"/>
        </w:rPr>
        <w:t>. encerrado en un rectángulo rojo, indicando que la plataforma aún no es capaz de hacer consultas federadas.</w:t>
      </w:r>
    </w:p>
    <w:p w14:paraId="373A6E1D" w14:textId="77777777" w:rsidR="002F0277" w:rsidRPr="005F10DC" w:rsidRDefault="002F0277" w:rsidP="002F0277">
      <w:pPr>
        <w:keepNext/>
        <w:jc w:val="center"/>
        <w:rPr>
          <w:lang w:val="es-MX"/>
        </w:rPr>
      </w:pPr>
      <w:r w:rsidRPr="005F10DC">
        <w:rPr>
          <w:noProof/>
          <w:lang w:val="es-MX"/>
        </w:rPr>
        <w:drawing>
          <wp:inline distT="0" distB="0" distL="0" distR="0" wp14:anchorId="4D240ECE" wp14:editId="7B58D650">
            <wp:extent cx="5624660" cy="1233377"/>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6148" cy="1277559"/>
                    </a:xfrm>
                    <a:prstGeom prst="rect">
                      <a:avLst/>
                    </a:prstGeom>
                  </pic:spPr>
                </pic:pic>
              </a:graphicData>
            </a:graphic>
          </wp:inline>
        </w:drawing>
      </w:r>
    </w:p>
    <w:p w14:paraId="579F186A" w14:textId="66F77D0D" w:rsidR="002F0277" w:rsidRPr="005F10DC" w:rsidRDefault="002F0277" w:rsidP="002F0277">
      <w:pPr>
        <w:pStyle w:val="Descripcin"/>
        <w:jc w:val="center"/>
      </w:pPr>
      <w:r w:rsidRPr="005F10DC">
        <w:t xml:space="preserve">Fig. </w:t>
      </w:r>
      <w:r w:rsidRPr="005F10DC">
        <w:fldChar w:fldCharType="begin"/>
      </w:r>
      <w:r w:rsidRPr="005F10DC">
        <w:instrText xml:space="preserve"> SEQ Fig. \* ARABIC </w:instrText>
      </w:r>
      <w:r w:rsidRPr="005F10DC">
        <w:fldChar w:fldCharType="separate"/>
      </w:r>
      <w:r w:rsidR="00F21628">
        <w:rPr>
          <w:noProof/>
        </w:rPr>
        <w:t>2</w:t>
      </w:r>
      <w:r w:rsidRPr="005F10DC">
        <w:fldChar w:fldCharType="end"/>
      </w:r>
      <w:r w:rsidRPr="005F10DC">
        <w:t xml:space="preserve"> Apache </w:t>
      </w:r>
      <w:proofErr w:type="spellStart"/>
      <w:r w:rsidRPr="005F10DC">
        <w:t>Marmotta</w:t>
      </w:r>
      <w:proofErr w:type="spellEnd"/>
      <w:r w:rsidRPr="005F10DC">
        <w:t xml:space="preserve"> no soporta consultas federadas.</w:t>
      </w:r>
      <w:commentRangeEnd w:id="14"/>
      <w:r w:rsidRPr="005F10DC">
        <w:rPr>
          <w:rStyle w:val="Refdecomentario"/>
          <w:b w:val="0"/>
          <w:bCs w:val="0"/>
          <w:color w:val="auto"/>
        </w:rPr>
        <w:commentReference w:id="14"/>
      </w:r>
    </w:p>
    <w:p w14:paraId="0D787819" w14:textId="24F031D7" w:rsidR="002F0277" w:rsidRPr="005F10DC" w:rsidRDefault="002F0277" w:rsidP="00F21628">
      <w:pPr>
        <w:jc w:val="both"/>
        <w:rPr>
          <w:rFonts w:cs="Times New Roman"/>
          <w:szCs w:val="24"/>
          <w:lang w:val="es-MX"/>
        </w:rPr>
      </w:pPr>
      <w:r w:rsidRPr="005F10DC">
        <w:rPr>
          <w:rFonts w:cs="Times New Roman"/>
          <w:szCs w:val="24"/>
          <w:lang w:val="es-MX"/>
        </w:rPr>
        <w:t xml:space="preserve">Sin embargo, hay aspectos a cumplir para que este propósito sea realidad. El primer punto por tratar es que Apache </w:t>
      </w:r>
      <w:proofErr w:type="spellStart"/>
      <w:r w:rsidRPr="005F10DC">
        <w:rPr>
          <w:rFonts w:cs="Times New Roman"/>
          <w:szCs w:val="24"/>
          <w:lang w:val="es-MX"/>
        </w:rPr>
        <w:t>Marmotta</w:t>
      </w:r>
      <w:proofErr w:type="spellEnd"/>
      <w:sdt>
        <w:sdtPr>
          <w:rPr>
            <w:rFonts w:cs="Times New Roman"/>
            <w:noProof/>
            <w:szCs w:val="24"/>
            <w:lang w:val="es-MX"/>
          </w:rPr>
          <w:id w:val="-741793844"/>
          <w:citation/>
        </w:sdtPr>
        <w:sdtEndPr/>
        <w:sdtContent>
          <w:r w:rsidRPr="005F10DC">
            <w:rPr>
              <w:rFonts w:cs="Times New Roman"/>
              <w:noProof/>
              <w:szCs w:val="24"/>
              <w:lang w:val="es-MX"/>
            </w:rPr>
            <w:fldChar w:fldCharType="begin"/>
          </w:r>
          <w:r w:rsidRPr="005F10DC">
            <w:rPr>
              <w:rFonts w:cs="Times New Roman"/>
              <w:noProof/>
              <w:szCs w:val="24"/>
              <w:lang w:val="es-MX"/>
            </w:rPr>
            <w:instrText xml:space="preserve"> CITATION Apa19 \l 2058 </w:instrText>
          </w:r>
          <w:r w:rsidRPr="005F10DC">
            <w:rPr>
              <w:rFonts w:cs="Times New Roman"/>
              <w:noProof/>
              <w:szCs w:val="24"/>
              <w:lang w:val="es-MX"/>
            </w:rPr>
            <w:fldChar w:fldCharType="separate"/>
          </w:r>
          <w:r w:rsidR="00595C94" w:rsidRPr="005F10DC">
            <w:rPr>
              <w:rFonts w:cs="Times New Roman"/>
              <w:noProof/>
              <w:szCs w:val="24"/>
              <w:lang w:val="es-MX"/>
            </w:rPr>
            <w:t xml:space="preserve"> [10]</w:t>
          </w:r>
          <w:r w:rsidRPr="005F10DC">
            <w:rPr>
              <w:rFonts w:cs="Times New Roman"/>
              <w:noProof/>
              <w:szCs w:val="24"/>
              <w:lang w:val="es-MX"/>
            </w:rPr>
            <w:fldChar w:fldCharType="end"/>
          </w:r>
        </w:sdtContent>
      </w:sdt>
      <w:r w:rsidRPr="005F10DC">
        <w:rPr>
          <w:rFonts w:cs="Times New Roman"/>
          <w:szCs w:val="24"/>
          <w:lang w:val="es-MX"/>
        </w:rPr>
        <w:t xml:space="preserve"> está escrito en Java por lo que hay que comprender cómo es que está diseñado y construido. Las librerías, objetos y el paradigma de programación implementados son ejemplos de elementos a estudiar. De igual forma se debe de abordar los protocolos que son indispensables para que Apache </w:t>
      </w:r>
      <w:proofErr w:type="spellStart"/>
      <w:r w:rsidRPr="005F10DC">
        <w:rPr>
          <w:rFonts w:cs="Times New Roman"/>
          <w:szCs w:val="24"/>
          <w:lang w:val="es-MX"/>
        </w:rPr>
        <w:t>Marmotta</w:t>
      </w:r>
      <w:proofErr w:type="spellEnd"/>
      <w:r w:rsidRPr="005F10DC">
        <w:rPr>
          <w:rFonts w:cs="Times New Roman"/>
          <w:szCs w:val="24"/>
          <w:lang w:val="es-MX"/>
        </w:rPr>
        <w:t xml:space="preserve"> funcione. </w:t>
      </w:r>
    </w:p>
    <w:p w14:paraId="61A40589" w14:textId="77777777" w:rsidR="002F0277" w:rsidRPr="005F10DC" w:rsidRDefault="002F0277" w:rsidP="00F21628">
      <w:pPr>
        <w:jc w:val="both"/>
        <w:rPr>
          <w:rFonts w:cs="Times New Roman"/>
          <w:szCs w:val="24"/>
          <w:lang w:val="es-MX"/>
        </w:rPr>
      </w:pPr>
      <w:r w:rsidRPr="005F10DC">
        <w:rPr>
          <w:rFonts w:cs="Times New Roman"/>
          <w:szCs w:val="24"/>
          <w:lang w:val="es-MX"/>
        </w:rPr>
        <w:t>Así mismo, puesto que se escribirá código y algoritmos, dicho código debe de ser eficiente y de fácil mantenimiento. Esto se irá mejorando con las múltiples pruebas descritas en escenario de pruebas.</w:t>
      </w:r>
    </w:p>
    <w:p w14:paraId="6C754A49" w14:textId="24018141" w:rsidR="002F0277" w:rsidRPr="005F10DC" w:rsidRDefault="002F0277" w:rsidP="00F21628">
      <w:pPr>
        <w:jc w:val="both"/>
        <w:rPr>
          <w:rFonts w:cs="Times New Roman"/>
          <w:szCs w:val="24"/>
          <w:lang w:val="es-MX"/>
        </w:rPr>
      </w:pPr>
      <w:r w:rsidRPr="005F10DC">
        <w:rPr>
          <w:rFonts w:cs="Times New Roman"/>
          <w:szCs w:val="24"/>
          <w:lang w:val="es-MX"/>
        </w:rPr>
        <w:t xml:space="preserve">Otros aspectos por considerar es la funcionalidad del módulo la cual consiste en permitir que las consultas federadas se desplieguen en la nube de </w:t>
      </w:r>
      <w:proofErr w:type="spellStart"/>
      <w:r w:rsidRPr="005F10DC">
        <w:rPr>
          <w:rFonts w:cs="Times New Roman"/>
          <w:i/>
          <w:szCs w:val="24"/>
          <w:lang w:val="es-MX"/>
        </w:rPr>
        <w:t>Linked</w:t>
      </w:r>
      <w:proofErr w:type="spellEnd"/>
      <w:r w:rsidRPr="005F10DC">
        <w:rPr>
          <w:rFonts w:cs="Times New Roman"/>
          <w:i/>
          <w:szCs w:val="24"/>
          <w:lang w:val="es-MX"/>
        </w:rPr>
        <w:t xml:space="preserve"> Data</w:t>
      </w:r>
      <w:r w:rsidRPr="005F10DC">
        <w:rPr>
          <w:rFonts w:cs="Times New Roman"/>
          <w:szCs w:val="24"/>
          <w:lang w:val="es-MX"/>
        </w:rPr>
        <w:t xml:space="preserve"> y que el usuario final pueda recuperar </w:t>
      </w:r>
      <w:r w:rsidRPr="005F10DC">
        <w:rPr>
          <w:rFonts w:cs="Times New Roman"/>
          <w:szCs w:val="24"/>
          <w:lang w:val="es-MX"/>
        </w:rPr>
        <w:lastRenderedPageBreak/>
        <w:t>información geoespacial de forma distribuida. De esta manera, el módulo deberá ser capaz de combinar las respuestas de las diversas fuentes consultadas sin que existan resultados repetidos u omitidos, y cómo es que se manipulará los datos geográficos para poderlos desplegar en una aplicación web. En este sentido, e</w:t>
      </w:r>
      <w:commentRangeStart w:id="15"/>
      <w:r w:rsidRPr="005F10DC">
        <w:rPr>
          <w:rFonts w:cs="Times New Roman"/>
          <w:szCs w:val="24"/>
          <w:lang w:val="es-MX"/>
        </w:rPr>
        <w:t xml:space="preserve">xisten diversas alternativas para lograr esta meta, un ejemplo es la herramienta </w:t>
      </w:r>
      <w:r w:rsidRPr="005F10DC">
        <w:rPr>
          <w:rFonts w:cs="Times New Roman"/>
          <w:i/>
          <w:szCs w:val="24"/>
          <w:lang w:val="es-MX"/>
        </w:rPr>
        <w:t>Map4RDF</w:t>
      </w:r>
      <w:r w:rsidRPr="005F10DC">
        <w:rPr>
          <w:rFonts w:cs="Times New Roman"/>
          <w:szCs w:val="24"/>
          <w:lang w:val="es-MX"/>
        </w:rPr>
        <w:t xml:space="preserve"> cuya función es visualizar y explorar </w:t>
      </w:r>
      <w:proofErr w:type="spellStart"/>
      <w:r w:rsidRPr="005F10DC">
        <w:rPr>
          <w:rFonts w:cs="Times New Roman"/>
          <w:i/>
          <w:szCs w:val="24"/>
          <w:lang w:val="es-MX"/>
        </w:rPr>
        <w:t>datasets</w:t>
      </w:r>
      <w:proofErr w:type="spellEnd"/>
      <w:r w:rsidRPr="005F10DC">
        <w:rPr>
          <w:rFonts w:cs="Times New Roman"/>
          <w:szCs w:val="24"/>
          <w:lang w:val="es-MX"/>
        </w:rPr>
        <w:t xml:space="preserve"> RDF cuya información sea geométrica</w:t>
      </w:r>
      <w:sdt>
        <w:sdtPr>
          <w:rPr>
            <w:rFonts w:cs="Times New Roman"/>
            <w:noProof/>
            <w:szCs w:val="24"/>
            <w:lang w:val="es-MX"/>
          </w:rPr>
          <w:id w:val="556754052"/>
          <w:citation/>
        </w:sdtPr>
        <w:sdtEndPr/>
        <w:sdtContent>
          <w:r w:rsidRPr="005F10DC">
            <w:rPr>
              <w:rFonts w:cs="Times New Roman"/>
              <w:noProof/>
              <w:szCs w:val="24"/>
              <w:lang w:val="es-MX"/>
            </w:rPr>
            <w:fldChar w:fldCharType="begin"/>
          </w:r>
          <w:r w:rsidRPr="005F10DC">
            <w:rPr>
              <w:rFonts w:cs="Times New Roman"/>
              <w:noProof/>
              <w:szCs w:val="24"/>
              <w:lang w:val="es-MX"/>
            </w:rPr>
            <w:instrText xml:space="preserve"> CITATION Ont15 \l 2058 </w:instrText>
          </w:r>
          <w:r w:rsidRPr="005F10DC">
            <w:rPr>
              <w:rFonts w:cs="Times New Roman"/>
              <w:noProof/>
              <w:szCs w:val="24"/>
              <w:lang w:val="es-MX"/>
            </w:rPr>
            <w:fldChar w:fldCharType="separate"/>
          </w:r>
          <w:r w:rsidR="00595C94" w:rsidRPr="005F10DC">
            <w:rPr>
              <w:rFonts w:cs="Times New Roman"/>
              <w:noProof/>
              <w:szCs w:val="24"/>
              <w:lang w:val="es-MX"/>
            </w:rPr>
            <w:t xml:space="preserve"> [11]</w:t>
          </w:r>
          <w:r w:rsidRPr="005F10DC">
            <w:rPr>
              <w:rFonts w:cs="Times New Roman"/>
              <w:noProof/>
              <w:szCs w:val="24"/>
              <w:lang w:val="es-MX"/>
            </w:rPr>
            <w:fldChar w:fldCharType="end"/>
          </w:r>
        </w:sdtContent>
      </w:sdt>
      <w:r w:rsidRPr="005F10DC">
        <w:rPr>
          <w:rFonts w:cs="Times New Roman"/>
          <w:szCs w:val="24"/>
          <w:lang w:val="es-MX"/>
        </w:rPr>
        <w:t>. Por tanto, cabe aclarar que se reutilizará una herramienta de este estilo solo para visualizar los datos recuperados por el módulo de consultas federadas geoespaciales.</w:t>
      </w:r>
      <w:commentRangeEnd w:id="15"/>
      <w:r w:rsidRPr="005F10DC">
        <w:rPr>
          <w:rStyle w:val="Refdecomentario"/>
          <w:lang w:val="es-MX"/>
        </w:rPr>
        <w:commentReference w:id="15"/>
      </w:r>
    </w:p>
    <w:p w14:paraId="6AAFB379" w14:textId="77777777" w:rsidR="002F0277" w:rsidRPr="005F10DC" w:rsidRDefault="002F0277" w:rsidP="00F21628">
      <w:pPr>
        <w:jc w:val="both"/>
        <w:rPr>
          <w:rFonts w:cs="Times New Roman"/>
          <w:szCs w:val="24"/>
          <w:lang w:val="es-MX"/>
        </w:rPr>
      </w:pPr>
      <w:r w:rsidRPr="005F10DC">
        <w:rPr>
          <w:rFonts w:cs="Times New Roman"/>
          <w:szCs w:val="24"/>
          <w:lang w:val="es-MX"/>
        </w:rPr>
        <w:t xml:space="preserve">De esta forma, el proyecto a desarrollar pretende contribuir a las herramientas usadas en la Web Semántica. Con la intención de cumplir tal propósito la pregunta que surge es: ¿Cuánta información extra revelará una consulta geoespacial federada frente a una consulta a un único repositorio? </w:t>
      </w:r>
    </w:p>
    <w:p w14:paraId="71852AF4" w14:textId="316A84A4" w:rsidR="002F0277" w:rsidRPr="005F10DC" w:rsidRDefault="002F0277" w:rsidP="00F21628">
      <w:pPr>
        <w:pStyle w:val="Ttulo1"/>
        <w:numPr>
          <w:ilvl w:val="0"/>
          <w:numId w:val="7"/>
        </w:numPr>
        <w:spacing w:before="360" w:after="240" w:line="276" w:lineRule="auto"/>
        <w:jc w:val="both"/>
        <w:rPr>
          <w:lang w:val="es-MX"/>
        </w:rPr>
      </w:pPr>
      <w:bookmarkStart w:id="16" w:name="_Toc18501834"/>
      <w:bookmarkStart w:id="17" w:name="_Toc23418452"/>
      <w:bookmarkEnd w:id="12"/>
      <w:r w:rsidRPr="005F10DC">
        <w:rPr>
          <w:lang w:val="es-MX"/>
        </w:rPr>
        <w:t>Propuesta de solución</w:t>
      </w:r>
      <w:bookmarkEnd w:id="16"/>
      <w:bookmarkEnd w:id="17"/>
    </w:p>
    <w:p w14:paraId="1CCDD877" w14:textId="14BDB1B1" w:rsidR="002F0277" w:rsidRPr="005F10DC" w:rsidRDefault="002F0277" w:rsidP="00F21628">
      <w:pPr>
        <w:jc w:val="both"/>
        <w:rPr>
          <w:rFonts w:cs="Times New Roman"/>
          <w:szCs w:val="24"/>
          <w:lang w:val="es-MX"/>
        </w:rPr>
      </w:pPr>
      <w:r w:rsidRPr="005F10DC">
        <w:rPr>
          <w:lang w:val="es-MX"/>
        </w:rPr>
        <w:t xml:space="preserve">En la actualidad, existen diversos motores </w:t>
      </w:r>
      <w:r w:rsidRPr="005F10DC">
        <w:rPr>
          <w:i/>
          <w:lang w:val="es-MX"/>
        </w:rPr>
        <w:t>triple store,</w:t>
      </w:r>
      <w:r w:rsidRPr="005F10DC">
        <w:rPr>
          <w:lang w:val="es-MX"/>
        </w:rPr>
        <w:t xml:space="preserve"> aunque gran parte de ellos</w:t>
      </w:r>
      <w:sdt>
        <w:sdtPr>
          <w:rPr>
            <w:lang w:val="es-MX"/>
          </w:rPr>
          <w:id w:val="-1927332537"/>
          <w:citation/>
        </w:sdtPr>
        <w:sdtEndPr/>
        <w:sdtContent>
          <w:r w:rsidRPr="005F10DC">
            <w:rPr>
              <w:lang w:val="es-MX"/>
            </w:rPr>
            <w:fldChar w:fldCharType="begin"/>
          </w:r>
          <w:r w:rsidRPr="005F10DC">
            <w:rPr>
              <w:noProof/>
              <w:lang w:val="es-MX"/>
            </w:rPr>
            <w:instrText xml:space="preserve"> CITATION W3C131 \l 2058 </w:instrText>
          </w:r>
          <w:r w:rsidRPr="005F10DC">
            <w:rPr>
              <w:lang w:val="es-MX"/>
            </w:rPr>
            <w:fldChar w:fldCharType="separate"/>
          </w:r>
          <w:r w:rsidR="00595C94" w:rsidRPr="005F10DC">
            <w:rPr>
              <w:noProof/>
              <w:lang w:val="es-MX"/>
            </w:rPr>
            <w:t xml:space="preserve"> [12]</w:t>
          </w:r>
          <w:r w:rsidRPr="005F10DC">
            <w:rPr>
              <w:lang w:val="es-MX"/>
            </w:rPr>
            <w:fldChar w:fldCharType="end"/>
          </w:r>
        </w:sdtContent>
      </w:sdt>
      <w:r w:rsidRPr="005F10DC">
        <w:rPr>
          <w:lang w:val="es-MX"/>
        </w:rPr>
        <w:t xml:space="preserve"> solo pueden hacer consultas de forma individual sobre aquellos conjuntos de datos con características geoespaciales que tienen almacenados. Así, la herramienta a desarrollar en el proyecto terminal pretende solucionar este problema brindando la posibilidad de realizar consultas distribuidas a conjuntos de datos geoespaciales presentes en la nube de </w:t>
      </w:r>
      <w:proofErr w:type="spellStart"/>
      <w:r w:rsidRPr="005F10DC">
        <w:rPr>
          <w:i/>
          <w:lang w:val="es-MX"/>
        </w:rPr>
        <w:t>Linked</w:t>
      </w:r>
      <w:proofErr w:type="spellEnd"/>
      <w:r w:rsidRPr="005F10DC">
        <w:rPr>
          <w:i/>
          <w:lang w:val="es-MX"/>
        </w:rPr>
        <w:t xml:space="preserve"> Data </w:t>
      </w:r>
      <w:r w:rsidRPr="005F10DC">
        <w:rPr>
          <w:lang w:val="es-MX"/>
        </w:rPr>
        <w:t xml:space="preserve">para el </w:t>
      </w:r>
      <w:r w:rsidRPr="005F10DC">
        <w:rPr>
          <w:i/>
          <w:lang w:val="es-MX"/>
        </w:rPr>
        <w:t xml:space="preserve">triple store </w:t>
      </w:r>
      <w:r w:rsidRPr="005F10DC">
        <w:rPr>
          <w:lang w:val="es-MX"/>
        </w:rPr>
        <w:t xml:space="preserve">Apache </w:t>
      </w:r>
      <w:proofErr w:type="spellStart"/>
      <w:r w:rsidRPr="005F10DC">
        <w:rPr>
          <w:lang w:val="es-MX"/>
        </w:rPr>
        <w:t>Marmotta</w:t>
      </w:r>
      <w:proofErr w:type="spellEnd"/>
      <w:r w:rsidRPr="005F10DC">
        <w:rPr>
          <w:lang w:val="es-MX"/>
        </w:rPr>
        <w:t xml:space="preserve">. De esta manera, se pretende aprovechar los beneficios que dicha plataforma ofrece para avanzar en el estado del arte y </w:t>
      </w:r>
      <w:r w:rsidRPr="005F10DC">
        <w:rPr>
          <w:rFonts w:cs="Times New Roman"/>
          <w:szCs w:val="24"/>
          <w:lang w:val="es-MX"/>
        </w:rPr>
        <w:t xml:space="preserve">contribuir con el desarrollo y progreso de la Web Semántica geoespacial. </w:t>
      </w:r>
    </w:p>
    <w:p w14:paraId="1FF61098" w14:textId="77777777" w:rsidR="002F0277" w:rsidRPr="005F10DC" w:rsidRDefault="002F0277" w:rsidP="00F21628">
      <w:pPr>
        <w:jc w:val="both"/>
        <w:rPr>
          <w:rFonts w:cs="Times New Roman"/>
          <w:szCs w:val="24"/>
          <w:lang w:val="es-MX"/>
        </w:rPr>
      </w:pPr>
      <w:r w:rsidRPr="005F10DC">
        <w:rPr>
          <w:rFonts w:cs="Times New Roman"/>
          <w:szCs w:val="24"/>
          <w:lang w:val="es-MX"/>
        </w:rPr>
        <w:t xml:space="preserve">En la figura 4 se muestra en línea negra una consulta simple a un solo </w:t>
      </w:r>
      <w:r w:rsidRPr="005F10DC">
        <w:rPr>
          <w:rFonts w:cs="Times New Roman"/>
          <w:i/>
          <w:szCs w:val="24"/>
          <w:lang w:val="es-MX"/>
        </w:rPr>
        <w:t>triple store</w:t>
      </w:r>
      <w:r w:rsidRPr="005F10DC">
        <w:rPr>
          <w:rFonts w:cs="Times New Roman"/>
          <w:szCs w:val="24"/>
          <w:lang w:val="es-MX"/>
        </w:rPr>
        <w:t xml:space="preserve">, mientras que, en la línea roja punteada, funcionalidad que proporcionará este proyecto, representa la capacidad de consultar </w:t>
      </w:r>
      <w:proofErr w:type="gramStart"/>
      <w:r w:rsidRPr="005F10DC">
        <w:rPr>
          <w:rFonts w:cs="Times New Roman"/>
          <w:szCs w:val="24"/>
          <w:lang w:val="es-MX"/>
        </w:rPr>
        <w:t xml:space="preserve">diversos </w:t>
      </w:r>
      <w:r w:rsidRPr="005F10DC">
        <w:rPr>
          <w:rFonts w:cs="Times New Roman"/>
          <w:i/>
          <w:szCs w:val="24"/>
          <w:lang w:val="es-MX"/>
        </w:rPr>
        <w:t>triple store</w:t>
      </w:r>
      <w:proofErr w:type="gramEnd"/>
      <w:r w:rsidRPr="005F10DC">
        <w:rPr>
          <w:rFonts w:cs="Times New Roman"/>
          <w:szCs w:val="24"/>
          <w:lang w:val="es-MX"/>
        </w:rPr>
        <w:t xml:space="preserve"> a la vez.</w:t>
      </w:r>
    </w:p>
    <w:p w14:paraId="3DE75602" w14:textId="77777777" w:rsidR="002F0277" w:rsidRPr="005F10DC" w:rsidRDefault="002F0277" w:rsidP="002F0277">
      <w:pPr>
        <w:keepNext/>
        <w:jc w:val="center"/>
        <w:rPr>
          <w:lang w:val="es-MX"/>
        </w:rPr>
      </w:pPr>
      <w:r w:rsidRPr="005F10DC">
        <w:rPr>
          <w:noProof/>
          <w:lang w:val="es-MX"/>
        </w:rPr>
        <w:drawing>
          <wp:inline distT="0" distB="0" distL="0" distR="0" wp14:anchorId="1A22C755" wp14:editId="4345BC8E">
            <wp:extent cx="3350362" cy="168657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32877" cy="1728115"/>
                    </a:xfrm>
                    <a:prstGeom prst="rect">
                      <a:avLst/>
                    </a:prstGeom>
                    <a:noFill/>
                    <a:ln>
                      <a:noFill/>
                    </a:ln>
                  </pic:spPr>
                </pic:pic>
              </a:graphicData>
            </a:graphic>
          </wp:inline>
        </w:drawing>
      </w:r>
    </w:p>
    <w:p w14:paraId="6EDB6CCE" w14:textId="200B9F79" w:rsidR="002F0277" w:rsidRPr="005F10DC" w:rsidRDefault="002F0277" w:rsidP="002F0277">
      <w:pPr>
        <w:pStyle w:val="Descripcin"/>
        <w:jc w:val="center"/>
      </w:pPr>
      <w:r w:rsidRPr="005F10DC">
        <w:t xml:space="preserve">Fig. </w:t>
      </w:r>
      <w:r w:rsidRPr="005F10DC">
        <w:fldChar w:fldCharType="begin"/>
      </w:r>
      <w:r w:rsidRPr="005F10DC">
        <w:instrText xml:space="preserve"> SEQ Fig. \* ARABIC </w:instrText>
      </w:r>
      <w:r w:rsidRPr="005F10DC">
        <w:fldChar w:fldCharType="separate"/>
      </w:r>
      <w:r w:rsidR="00F21628">
        <w:rPr>
          <w:noProof/>
        </w:rPr>
        <w:t>3</w:t>
      </w:r>
      <w:r w:rsidRPr="005F10DC">
        <w:fldChar w:fldCharType="end"/>
      </w:r>
      <w:r w:rsidRPr="005F10DC">
        <w:t xml:space="preserve"> Diagrama de Apache </w:t>
      </w:r>
      <w:proofErr w:type="spellStart"/>
      <w:r w:rsidRPr="005F10DC">
        <w:t>Marmotta</w:t>
      </w:r>
      <w:proofErr w:type="spellEnd"/>
      <w:r w:rsidRPr="005F10DC">
        <w:t xml:space="preserve"> haciendo una consulta individual (línea negra) y consultas federadas (líneas punteadas rojas)</w:t>
      </w:r>
    </w:p>
    <w:p w14:paraId="72EA121E" w14:textId="77777777" w:rsidR="002F0277" w:rsidRPr="005F10DC" w:rsidRDefault="002F0277" w:rsidP="003259A3">
      <w:pPr>
        <w:jc w:val="both"/>
        <w:rPr>
          <w:lang w:val="es-MX"/>
        </w:rPr>
      </w:pPr>
      <w:r w:rsidRPr="005F10DC">
        <w:rPr>
          <w:lang w:val="es-MX"/>
        </w:rPr>
        <w:t xml:space="preserve">Descomponiendo la figura 4, en la figura 5 se muestra un diagrama a bloques que detalla el proceso de una consulta geoespacial simple, es decir, una consulta a un solo </w:t>
      </w:r>
      <w:r w:rsidRPr="005F10DC">
        <w:rPr>
          <w:i/>
          <w:lang w:val="es-MX"/>
        </w:rPr>
        <w:t>triple store</w:t>
      </w:r>
      <w:r w:rsidRPr="005F10DC">
        <w:rPr>
          <w:lang w:val="es-MX"/>
        </w:rPr>
        <w:t xml:space="preserve">. La consulta, en función de los operadores usados, retornará una geometría o un booleano. </w:t>
      </w:r>
    </w:p>
    <w:p w14:paraId="18C60FB2" w14:textId="77777777" w:rsidR="002F0277" w:rsidRPr="005F10DC" w:rsidRDefault="002F0277" w:rsidP="002F0277">
      <w:pPr>
        <w:keepNext/>
        <w:jc w:val="center"/>
        <w:rPr>
          <w:lang w:val="es-MX"/>
        </w:rPr>
      </w:pPr>
      <w:r w:rsidRPr="005F10DC">
        <w:rPr>
          <w:noProof/>
          <w:lang w:val="es-MX"/>
        </w:rPr>
        <w:lastRenderedPageBreak/>
        <w:drawing>
          <wp:inline distT="0" distB="0" distL="0" distR="0" wp14:anchorId="655F61A9" wp14:editId="17327494">
            <wp:extent cx="3710763" cy="827175"/>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deratedQueries (7).png"/>
                    <pic:cNvPicPr/>
                  </pic:nvPicPr>
                  <pic:blipFill>
                    <a:blip r:embed="rId19"/>
                    <a:stretch>
                      <a:fillRect/>
                    </a:stretch>
                  </pic:blipFill>
                  <pic:spPr>
                    <a:xfrm>
                      <a:off x="0" y="0"/>
                      <a:ext cx="3754120" cy="836840"/>
                    </a:xfrm>
                    <a:prstGeom prst="rect">
                      <a:avLst/>
                    </a:prstGeom>
                  </pic:spPr>
                </pic:pic>
              </a:graphicData>
            </a:graphic>
          </wp:inline>
        </w:drawing>
      </w:r>
    </w:p>
    <w:p w14:paraId="0154F0D1" w14:textId="554445D7" w:rsidR="002F0277" w:rsidRPr="005F10DC" w:rsidRDefault="002F0277" w:rsidP="002F0277">
      <w:pPr>
        <w:pStyle w:val="Descripcin"/>
        <w:jc w:val="center"/>
      </w:pPr>
      <w:r w:rsidRPr="005F10DC">
        <w:t xml:space="preserve">Fig. </w:t>
      </w:r>
      <w:r w:rsidRPr="005F10DC">
        <w:fldChar w:fldCharType="begin"/>
      </w:r>
      <w:r w:rsidRPr="005F10DC">
        <w:instrText xml:space="preserve"> SEQ Fig. \* ARABIC </w:instrText>
      </w:r>
      <w:r w:rsidRPr="005F10DC">
        <w:fldChar w:fldCharType="separate"/>
      </w:r>
      <w:r w:rsidR="00F21628">
        <w:rPr>
          <w:noProof/>
        </w:rPr>
        <w:t>4</w:t>
      </w:r>
      <w:r w:rsidRPr="005F10DC">
        <w:fldChar w:fldCharType="end"/>
      </w:r>
      <w:r w:rsidRPr="005F10DC">
        <w:t xml:space="preserve"> Consulta geoespacial simple</w:t>
      </w:r>
    </w:p>
    <w:p w14:paraId="32A72A8A" w14:textId="77777777" w:rsidR="002F0277" w:rsidRPr="005F10DC" w:rsidRDefault="002F0277" w:rsidP="003259A3">
      <w:pPr>
        <w:jc w:val="both"/>
        <w:rPr>
          <w:lang w:val="es-MX"/>
        </w:rPr>
      </w:pPr>
      <w:r w:rsidRPr="005F10DC">
        <w:rPr>
          <w:lang w:val="es-MX"/>
        </w:rPr>
        <w:t xml:space="preserve">La intención del módulo a desarrollar es que la consulta en Apache </w:t>
      </w:r>
      <w:proofErr w:type="spellStart"/>
      <w:r w:rsidRPr="005F10DC">
        <w:rPr>
          <w:lang w:val="es-MX"/>
        </w:rPr>
        <w:t>Marmotta</w:t>
      </w:r>
      <w:proofErr w:type="spellEnd"/>
      <w:r w:rsidRPr="005F10DC">
        <w:rPr>
          <w:lang w:val="es-MX"/>
        </w:rPr>
        <w:t xml:space="preserve"> no se centre en un solo </w:t>
      </w:r>
      <w:r w:rsidRPr="005F10DC">
        <w:rPr>
          <w:i/>
          <w:lang w:val="es-MX"/>
        </w:rPr>
        <w:t>triple store,</w:t>
      </w:r>
      <w:r w:rsidRPr="005F10DC">
        <w:rPr>
          <w:lang w:val="es-MX"/>
        </w:rPr>
        <w:t xml:space="preserve"> sino que consulte a </w:t>
      </w:r>
      <w:proofErr w:type="gramStart"/>
      <w:r w:rsidRPr="005F10DC">
        <w:rPr>
          <w:lang w:val="es-MX"/>
        </w:rPr>
        <w:t xml:space="preserve">todas las </w:t>
      </w:r>
      <w:r w:rsidRPr="005F10DC">
        <w:rPr>
          <w:i/>
          <w:lang w:val="es-MX"/>
        </w:rPr>
        <w:t>triple store</w:t>
      </w:r>
      <w:proofErr w:type="gramEnd"/>
      <w:r w:rsidRPr="005F10DC">
        <w:rPr>
          <w:lang w:val="es-MX"/>
        </w:rPr>
        <w:t xml:space="preserve"> qué estén disponibles y que presenten información con características geoespaciales. Una vez que se consulten a todas las bases de datos geoespaciales, las respuestas tendrán que ser unidas de tal forma que no exista datos repetidos. Este resultado será íntegro, ya que contendrá información no solo de un </w:t>
      </w:r>
      <w:r w:rsidRPr="005F10DC">
        <w:rPr>
          <w:i/>
          <w:lang w:val="es-MX"/>
        </w:rPr>
        <w:t>triple store,</w:t>
      </w:r>
      <w:r w:rsidRPr="005F10DC">
        <w:rPr>
          <w:lang w:val="es-MX"/>
        </w:rPr>
        <w:t xml:space="preserve"> sino que la consulta será respondida con información de diferentes fuentes. La figura 6 muestra un diagrama a bloques de lo explicado.</w:t>
      </w:r>
    </w:p>
    <w:p w14:paraId="5217B4D8" w14:textId="77777777" w:rsidR="002F0277" w:rsidRPr="005F10DC" w:rsidRDefault="002F0277" w:rsidP="002F0277">
      <w:pPr>
        <w:keepNext/>
        <w:jc w:val="center"/>
        <w:rPr>
          <w:lang w:val="es-MX"/>
        </w:rPr>
      </w:pPr>
      <w:r w:rsidRPr="005F10DC">
        <w:rPr>
          <w:noProof/>
          <w:lang w:val="es-MX"/>
        </w:rPr>
        <w:drawing>
          <wp:inline distT="0" distB="0" distL="0" distR="0" wp14:anchorId="05AEFFA0" wp14:editId="259156E6">
            <wp:extent cx="5612130" cy="1444068"/>
            <wp:effectExtent l="0" t="0" r="7620" b="3810"/>
            <wp:docPr id="20" name="Imagen 20" descr="https://documents.lucidchart.com/documents/4d0cd5ba-4b79-4428-aab8-7eab3f8b9de2/pages/0_0?a=2701&amp;x=-78&amp;y=-504&amp;w=1687&amp;h=388&amp;store=1&amp;accept=image%2F*&amp;auth=LCA%20f0a678277ec9bbf11c04d5df38326acb80c1ea13-ts%3D155613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uments.lucidchart.com/documents/4d0cd5ba-4b79-4428-aab8-7eab3f8b9de2/pages/0_0?a=2701&amp;x=-78&amp;y=-504&amp;w=1687&amp;h=388&amp;store=1&amp;accept=image%2F*&amp;auth=LCA%20f0a678277ec9bbf11c04d5df38326acb80c1ea13-ts%3D155613923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298" r="5339"/>
                    <a:stretch/>
                  </pic:blipFill>
                  <pic:spPr bwMode="auto">
                    <a:xfrm>
                      <a:off x="0" y="0"/>
                      <a:ext cx="5612130" cy="1444068"/>
                    </a:xfrm>
                    <a:prstGeom prst="rect">
                      <a:avLst/>
                    </a:prstGeom>
                    <a:noFill/>
                    <a:ln>
                      <a:noFill/>
                    </a:ln>
                    <a:extLst>
                      <a:ext uri="{53640926-AAD7-44D8-BBD7-CCE9431645EC}">
                        <a14:shadowObscured xmlns:a14="http://schemas.microsoft.com/office/drawing/2010/main"/>
                      </a:ext>
                    </a:extLst>
                  </pic:spPr>
                </pic:pic>
              </a:graphicData>
            </a:graphic>
          </wp:inline>
        </w:drawing>
      </w:r>
    </w:p>
    <w:p w14:paraId="72819719" w14:textId="1271841A" w:rsidR="002F0277" w:rsidRPr="005F10DC" w:rsidRDefault="002F0277" w:rsidP="002F0277">
      <w:pPr>
        <w:pStyle w:val="Descripcin"/>
        <w:jc w:val="center"/>
      </w:pPr>
      <w:r w:rsidRPr="005F10DC">
        <w:t xml:space="preserve">Fig. </w:t>
      </w:r>
      <w:r w:rsidRPr="005F10DC">
        <w:fldChar w:fldCharType="begin"/>
      </w:r>
      <w:r w:rsidRPr="005F10DC">
        <w:instrText xml:space="preserve"> SEQ Fig. \* ARABIC </w:instrText>
      </w:r>
      <w:r w:rsidRPr="005F10DC">
        <w:fldChar w:fldCharType="separate"/>
      </w:r>
      <w:r w:rsidR="00F21628">
        <w:rPr>
          <w:noProof/>
        </w:rPr>
        <w:t>5</w:t>
      </w:r>
      <w:r w:rsidRPr="005F10DC">
        <w:fldChar w:fldCharType="end"/>
      </w:r>
      <w:r w:rsidRPr="005F10DC">
        <w:t xml:space="preserve"> Diagrama a bloques de una consulta geoespacial federada</w:t>
      </w:r>
    </w:p>
    <w:p w14:paraId="708E8D52" w14:textId="4E2E172A" w:rsidR="002F0277" w:rsidRPr="005F10DC" w:rsidRDefault="002F0277" w:rsidP="003259A3">
      <w:pPr>
        <w:jc w:val="both"/>
        <w:rPr>
          <w:lang w:val="es-MX"/>
        </w:rPr>
      </w:pPr>
      <w:r w:rsidRPr="005F10DC">
        <w:rPr>
          <w:lang w:val="es-MX"/>
        </w:rPr>
        <w:t xml:space="preserve">El desarrollo e implementación del módulo de consultas federadas geoespaciales serán basados en los estándares SPARQL y </w:t>
      </w:r>
      <w:proofErr w:type="spellStart"/>
      <w:r w:rsidRPr="005F10DC">
        <w:rPr>
          <w:lang w:val="es-MX"/>
        </w:rPr>
        <w:t>GeoSPARQL</w:t>
      </w:r>
      <w:proofErr w:type="spellEnd"/>
      <w:r w:rsidRPr="005F10DC">
        <w:rPr>
          <w:lang w:val="es-MX"/>
        </w:rPr>
        <w:t xml:space="preserve">, es decir, su funcionamiento, desarrollo y resultados deberán cumplir con las características estipuladas en los documentos </w:t>
      </w:r>
      <w:r w:rsidRPr="005F10DC">
        <w:rPr>
          <w:i/>
          <w:lang w:val="es-MX"/>
        </w:rPr>
        <w:t xml:space="preserve">SPARQL 1.1 </w:t>
      </w:r>
      <w:proofErr w:type="spellStart"/>
      <w:r w:rsidRPr="005F10DC">
        <w:rPr>
          <w:i/>
          <w:lang w:val="es-MX"/>
        </w:rPr>
        <w:t>Federated</w:t>
      </w:r>
      <w:proofErr w:type="spellEnd"/>
      <w:r w:rsidRPr="005F10DC">
        <w:rPr>
          <w:i/>
          <w:lang w:val="es-MX"/>
        </w:rPr>
        <w:t xml:space="preserve"> </w:t>
      </w:r>
      <w:proofErr w:type="spellStart"/>
      <w:r w:rsidRPr="005F10DC">
        <w:rPr>
          <w:i/>
          <w:lang w:val="es-MX"/>
        </w:rPr>
        <w:t>Query</w:t>
      </w:r>
      <w:proofErr w:type="spellEnd"/>
      <w:sdt>
        <w:sdtPr>
          <w:rPr>
            <w:noProof/>
            <w:lang w:val="es-MX"/>
          </w:rPr>
          <w:id w:val="892165114"/>
          <w:citation/>
        </w:sdtPr>
        <w:sdtEndPr/>
        <w:sdtContent>
          <w:r w:rsidRPr="005F10DC">
            <w:rPr>
              <w:noProof/>
              <w:lang w:val="es-MX"/>
            </w:rPr>
            <w:fldChar w:fldCharType="begin"/>
          </w:r>
          <w:r w:rsidRPr="005F10DC">
            <w:rPr>
              <w:noProof/>
              <w:lang w:val="es-MX"/>
            </w:rPr>
            <w:instrText xml:space="preserve"> CITATION W3C13 \l 2058 </w:instrText>
          </w:r>
          <w:r w:rsidRPr="005F10DC">
            <w:rPr>
              <w:noProof/>
              <w:lang w:val="es-MX"/>
            </w:rPr>
            <w:fldChar w:fldCharType="separate"/>
          </w:r>
          <w:r w:rsidR="00595C94" w:rsidRPr="005F10DC">
            <w:rPr>
              <w:noProof/>
              <w:lang w:val="es-MX"/>
            </w:rPr>
            <w:t xml:space="preserve"> [3]</w:t>
          </w:r>
          <w:r w:rsidRPr="005F10DC">
            <w:rPr>
              <w:noProof/>
              <w:lang w:val="es-MX"/>
            </w:rPr>
            <w:fldChar w:fldCharType="end"/>
          </w:r>
        </w:sdtContent>
      </w:sdt>
      <w:r w:rsidRPr="005F10DC">
        <w:rPr>
          <w:lang w:val="es-MX"/>
        </w:rPr>
        <w:t xml:space="preserve"> y </w:t>
      </w:r>
      <w:r w:rsidRPr="005F10DC">
        <w:rPr>
          <w:i/>
          <w:lang w:val="es-MX"/>
        </w:rPr>
        <w:t xml:space="preserve">A </w:t>
      </w:r>
      <w:proofErr w:type="spellStart"/>
      <w:r w:rsidRPr="005F10DC">
        <w:rPr>
          <w:i/>
          <w:lang w:val="es-MX"/>
        </w:rPr>
        <w:t>Geographic</w:t>
      </w:r>
      <w:proofErr w:type="spellEnd"/>
      <w:r w:rsidRPr="005F10DC">
        <w:rPr>
          <w:i/>
          <w:lang w:val="es-MX"/>
        </w:rPr>
        <w:t xml:space="preserve"> </w:t>
      </w:r>
      <w:proofErr w:type="spellStart"/>
      <w:r w:rsidRPr="005F10DC">
        <w:rPr>
          <w:i/>
          <w:lang w:val="es-MX"/>
        </w:rPr>
        <w:t>Query</w:t>
      </w:r>
      <w:proofErr w:type="spellEnd"/>
      <w:r w:rsidRPr="005F10DC">
        <w:rPr>
          <w:i/>
          <w:lang w:val="es-MX"/>
        </w:rPr>
        <w:t xml:space="preserve"> </w:t>
      </w:r>
      <w:proofErr w:type="spellStart"/>
      <w:r w:rsidRPr="005F10DC">
        <w:rPr>
          <w:i/>
          <w:lang w:val="es-MX"/>
        </w:rPr>
        <w:t>Language</w:t>
      </w:r>
      <w:proofErr w:type="spellEnd"/>
      <w:r w:rsidRPr="005F10DC">
        <w:rPr>
          <w:i/>
          <w:lang w:val="es-MX"/>
        </w:rPr>
        <w:t xml:space="preserve"> </w:t>
      </w:r>
      <w:proofErr w:type="spellStart"/>
      <w:r w:rsidRPr="005F10DC">
        <w:rPr>
          <w:i/>
          <w:lang w:val="es-MX"/>
        </w:rPr>
        <w:t>for</w:t>
      </w:r>
      <w:proofErr w:type="spellEnd"/>
      <w:r w:rsidRPr="005F10DC">
        <w:rPr>
          <w:i/>
          <w:lang w:val="es-MX"/>
        </w:rPr>
        <w:t xml:space="preserve"> RDF Data</w:t>
      </w:r>
      <w:sdt>
        <w:sdtPr>
          <w:rPr>
            <w:i/>
            <w:lang w:val="es-MX"/>
          </w:rPr>
          <w:id w:val="-492485105"/>
          <w:citation/>
        </w:sdtPr>
        <w:sdtEndPr/>
        <w:sdtContent>
          <w:r w:rsidR="00BC76E0" w:rsidRPr="005F10DC">
            <w:rPr>
              <w:i/>
              <w:lang w:val="es-MX"/>
            </w:rPr>
            <w:fldChar w:fldCharType="begin"/>
          </w:r>
          <w:r w:rsidR="00BC76E0" w:rsidRPr="005F10DC">
            <w:rPr>
              <w:i/>
              <w:lang w:val="es-MX"/>
            </w:rPr>
            <w:instrText xml:space="preserve"> CITATION Ope01 \l 2058 </w:instrText>
          </w:r>
          <w:r w:rsidR="00BC76E0" w:rsidRPr="005F10DC">
            <w:rPr>
              <w:i/>
              <w:lang w:val="es-MX"/>
            </w:rPr>
            <w:fldChar w:fldCharType="separate"/>
          </w:r>
          <w:r w:rsidR="00595C94" w:rsidRPr="005F10DC">
            <w:rPr>
              <w:i/>
              <w:noProof/>
              <w:lang w:val="es-MX"/>
            </w:rPr>
            <w:t xml:space="preserve"> </w:t>
          </w:r>
          <w:r w:rsidR="00595C94" w:rsidRPr="005F10DC">
            <w:rPr>
              <w:noProof/>
              <w:lang w:val="es-MX"/>
            </w:rPr>
            <w:t>[13]</w:t>
          </w:r>
          <w:r w:rsidR="00BC76E0" w:rsidRPr="005F10DC">
            <w:rPr>
              <w:i/>
              <w:lang w:val="es-MX"/>
            </w:rPr>
            <w:fldChar w:fldCharType="end"/>
          </w:r>
        </w:sdtContent>
      </w:sdt>
      <w:r w:rsidRPr="005F10DC">
        <w:rPr>
          <w:lang w:val="es-MX"/>
        </w:rPr>
        <w:t>.</w:t>
      </w:r>
    </w:p>
    <w:p w14:paraId="27D06AB7" w14:textId="77777777" w:rsidR="002F0277" w:rsidRPr="005F10DC" w:rsidRDefault="002F0277" w:rsidP="003259A3">
      <w:pPr>
        <w:jc w:val="both"/>
        <w:rPr>
          <w:lang w:val="es-MX"/>
        </w:rPr>
      </w:pPr>
      <w:r w:rsidRPr="005F10DC">
        <w:rPr>
          <w:lang w:val="es-MX"/>
        </w:rPr>
        <w:t xml:space="preserve">Apache </w:t>
      </w:r>
      <w:proofErr w:type="spellStart"/>
      <w:r w:rsidRPr="005F10DC">
        <w:rPr>
          <w:lang w:val="es-MX"/>
        </w:rPr>
        <w:t>Marmotta</w:t>
      </w:r>
      <w:proofErr w:type="spellEnd"/>
      <w:r w:rsidRPr="005F10DC">
        <w:rPr>
          <w:lang w:val="es-MX"/>
        </w:rPr>
        <w:t xml:space="preserve"> está basado en el lenguaje de consultas de la Web Semántica SPARQL y es capaz de hacer consultas geográficas SPARQL cuya tecnología es mejor conocida como </w:t>
      </w:r>
      <w:proofErr w:type="spellStart"/>
      <w:r w:rsidRPr="005F10DC">
        <w:rPr>
          <w:lang w:val="es-MX"/>
        </w:rPr>
        <w:t>GeoSPARQL</w:t>
      </w:r>
      <w:proofErr w:type="spellEnd"/>
      <w:r w:rsidRPr="005F10DC">
        <w:rPr>
          <w:lang w:val="es-MX"/>
        </w:rPr>
        <w:t xml:space="preserve">. El módulo que será desarrollado se integraría al código fuente del motor para lograr que éste sea capaz de hacer múltiples consultas en vez de solo una. En el proyecto se plantea desarrollar el módulo de consultas federadas para que funcione con </w:t>
      </w:r>
      <w:proofErr w:type="spellStart"/>
      <w:r w:rsidRPr="005F10DC">
        <w:rPr>
          <w:lang w:val="es-MX"/>
        </w:rPr>
        <w:t>GeoSPARQL</w:t>
      </w:r>
      <w:proofErr w:type="spellEnd"/>
      <w:r w:rsidRPr="005F10DC">
        <w:rPr>
          <w:lang w:val="es-MX"/>
        </w:rPr>
        <w:t xml:space="preserve">. La figura 7 muestra una representación de los módulos de Apache </w:t>
      </w:r>
      <w:proofErr w:type="spellStart"/>
      <w:r w:rsidRPr="005F10DC">
        <w:rPr>
          <w:lang w:val="es-MX"/>
        </w:rPr>
        <w:t>Marmotta</w:t>
      </w:r>
      <w:proofErr w:type="spellEnd"/>
      <w:r w:rsidRPr="005F10DC">
        <w:rPr>
          <w:lang w:val="es-MX"/>
        </w:rPr>
        <w:t xml:space="preserve">. En verde se encuentra el lenguaje y protocolo SPARQL mientras que en amarillo la extensión </w:t>
      </w:r>
      <w:proofErr w:type="spellStart"/>
      <w:r w:rsidRPr="005F10DC">
        <w:rPr>
          <w:lang w:val="es-MX"/>
        </w:rPr>
        <w:t>GeoSPARQL</w:t>
      </w:r>
      <w:proofErr w:type="spellEnd"/>
      <w:r w:rsidRPr="005F10DC">
        <w:rPr>
          <w:lang w:val="es-MX"/>
        </w:rPr>
        <w:t>; en rojo se muestra el módulo de consultas federadas a implementar.</w:t>
      </w:r>
    </w:p>
    <w:p w14:paraId="019AC5ED" w14:textId="77777777" w:rsidR="002F0277" w:rsidRPr="005F10DC" w:rsidRDefault="002F0277" w:rsidP="002F0277">
      <w:pPr>
        <w:jc w:val="center"/>
        <w:rPr>
          <w:lang w:val="es-MX"/>
        </w:rPr>
      </w:pPr>
      <w:r w:rsidRPr="005F10DC">
        <w:rPr>
          <w:noProof/>
          <w:lang w:val="es-MX"/>
        </w:rPr>
        <w:drawing>
          <wp:inline distT="0" distB="0" distL="0" distR="0" wp14:anchorId="53BF6AC1" wp14:editId="716F469A">
            <wp:extent cx="3856008" cy="124653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deratedQueries (3).png"/>
                    <pic:cNvPicPr/>
                  </pic:nvPicPr>
                  <pic:blipFill rotWithShape="1">
                    <a:blip r:embed="rId21"/>
                    <a:srcRect t="7938" b="6315"/>
                    <a:stretch/>
                  </pic:blipFill>
                  <pic:spPr bwMode="auto">
                    <a:xfrm>
                      <a:off x="0" y="0"/>
                      <a:ext cx="3888624" cy="1257077"/>
                    </a:xfrm>
                    <a:prstGeom prst="rect">
                      <a:avLst/>
                    </a:prstGeom>
                    <a:ln>
                      <a:noFill/>
                    </a:ln>
                    <a:extLst>
                      <a:ext uri="{53640926-AAD7-44D8-BBD7-CCE9431645EC}">
                        <a14:shadowObscured xmlns:a14="http://schemas.microsoft.com/office/drawing/2010/main"/>
                      </a:ext>
                    </a:extLst>
                  </pic:spPr>
                </pic:pic>
              </a:graphicData>
            </a:graphic>
          </wp:inline>
        </w:drawing>
      </w:r>
    </w:p>
    <w:p w14:paraId="29A7C79A" w14:textId="1CA85548" w:rsidR="002F0277" w:rsidRPr="005F10DC" w:rsidRDefault="002F0277" w:rsidP="002F0277">
      <w:pPr>
        <w:pStyle w:val="Descripcin"/>
        <w:jc w:val="center"/>
      </w:pPr>
      <w:r w:rsidRPr="005F10DC">
        <w:lastRenderedPageBreak/>
        <w:t xml:space="preserve">Fig. </w:t>
      </w:r>
      <w:r w:rsidRPr="005F10DC">
        <w:fldChar w:fldCharType="begin"/>
      </w:r>
      <w:r w:rsidRPr="005F10DC">
        <w:instrText xml:space="preserve"> SEQ Fig. \* ARABIC </w:instrText>
      </w:r>
      <w:r w:rsidRPr="005F10DC">
        <w:fldChar w:fldCharType="separate"/>
      </w:r>
      <w:r w:rsidR="00F21628">
        <w:rPr>
          <w:noProof/>
        </w:rPr>
        <w:t>6</w:t>
      </w:r>
      <w:r w:rsidRPr="005F10DC">
        <w:fldChar w:fldCharType="end"/>
      </w:r>
      <w:r w:rsidRPr="005F10DC">
        <w:t xml:space="preserve"> Diagrama a bloques de la implementación del módulo de consultas federadas</w:t>
      </w:r>
    </w:p>
    <w:p w14:paraId="24A122C2" w14:textId="77777777" w:rsidR="002F0277" w:rsidRPr="005F10DC" w:rsidRDefault="002F0277" w:rsidP="00F21628">
      <w:pPr>
        <w:jc w:val="both"/>
        <w:rPr>
          <w:lang w:val="es-MX"/>
        </w:rPr>
      </w:pPr>
      <w:r w:rsidRPr="005F10DC">
        <w:rPr>
          <w:lang w:val="es-MX"/>
        </w:rPr>
        <w:t xml:space="preserve">Para caracterizar el módulo desarrollado, se propone llevar a cabo un conjunto de pruebas descritas en el escenario de pruebas. Esto a su vez permitirá hacer un </w:t>
      </w:r>
      <w:r w:rsidRPr="005F10DC">
        <w:rPr>
          <w:i/>
          <w:lang w:val="es-MX"/>
        </w:rPr>
        <w:t>benchmarking</w:t>
      </w:r>
      <w:r w:rsidRPr="005F10DC">
        <w:rPr>
          <w:lang w:val="es-MX"/>
        </w:rPr>
        <w:t xml:space="preserve"> contra otras plataformas similares para determinar sus fortalezas y debilidades respecto dichas plataformas.</w:t>
      </w:r>
    </w:p>
    <w:p w14:paraId="54BF3A37" w14:textId="77777777" w:rsidR="002F0277" w:rsidRPr="005F10DC" w:rsidRDefault="002F0277" w:rsidP="00F21628">
      <w:pPr>
        <w:jc w:val="both"/>
        <w:rPr>
          <w:lang w:val="es-MX"/>
        </w:rPr>
      </w:pPr>
      <w:commentRangeStart w:id="18"/>
      <w:r w:rsidRPr="005F10DC">
        <w:rPr>
          <w:lang w:val="es-MX"/>
        </w:rPr>
        <w:t xml:space="preserve">Los parámetros para tomar en cuenta en la caracterización estarán completamente determinados después de haber concluido el </w:t>
      </w:r>
      <w:r w:rsidRPr="005F10DC">
        <w:rPr>
          <w:i/>
          <w:lang w:val="es-MX"/>
        </w:rPr>
        <w:t>benchmarking,</w:t>
      </w:r>
      <w:r w:rsidRPr="005F10DC">
        <w:rPr>
          <w:lang w:val="es-MX"/>
        </w:rPr>
        <w:t xml:space="preserve"> pero entre estos podrían estar los siguientes:</w:t>
      </w:r>
    </w:p>
    <w:p w14:paraId="472927FC" w14:textId="77777777" w:rsidR="002F0277" w:rsidRPr="005F10DC" w:rsidRDefault="002F0277" w:rsidP="00F21628">
      <w:pPr>
        <w:pStyle w:val="Prrafodelista"/>
        <w:numPr>
          <w:ilvl w:val="0"/>
          <w:numId w:val="4"/>
        </w:numPr>
      </w:pPr>
      <w:r w:rsidRPr="005F10DC">
        <w:t>Tiempo de carga.</w:t>
      </w:r>
    </w:p>
    <w:p w14:paraId="10EFC22C" w14:textId="77777777" w:rsidR="002F0277" w:rsidRPr="005F10DC" w:rsidRDefault="002F0277" w:rsidP="00F21628">
      <w:pPr>
        <w:pStyle w:val="Prrafodelista"/>
        <w:numPr>
          <w:ilvl w:val="0"/>
          <w:numId w:val="4"/>
        </w:numPr>
      </w:pPr>
      <w:r w:rsidRPr="005F10DC">
        <w:t>Tiempo de consulta.</w:t>
      </w:r>
    </w:p>
    <w:p w14:paraId="58F8BA5F" w14:textId="77777777" w:rsidR="002F0277" w:rsidRPr="005F10DC" w:rsidRDefault="002F0277" w:rsidP="00F21628">
      <w:pPr>
        <w:pStyle w:val="Prrafodelista"/>
        <w:numPr>
          <w:ilvl w:val="0"/>
          <w:numId w:val="4"/>
        </w:numPr>
      </w:pPr>
      <w:r w:rsidRPr="005F10DC">
        <w:t>Consultas por segundo.</w:t>
      </w:r>
    </w:p>
    <w:p w14:paraId="5912A4AE" w14:textId="77777777" w:rsidR="002F0277" w:rsidRPr="005F10DC" w:rsidRDefault="002F0277" w:rsidP="00F21628">
      <w:pPr>
        <w:pStyle w:val="Prrafodelista"/>
        <w:numPr>
          <w:ilvl w:val="0"/>
          <w:numId w:val="4"/>
        </w:numPr>
      </w:pPr>
      <w:r w:rsidRPr="005F10DC">
        <w:t>Consultas mezcladas por segundo.</w:t>
      </w:r>
    </w:p>
    <w:p w14:paraId="3B447CB4" w14:textId="77777777" w:rsidR="002F0277" w:rsidRPr="005F10DC" w:rsidRDefault="002F0277" w:rsidP="00F21628">
      <w:pPr>
        <w:pStyle w:val="Prrafodelista"/>
        <w:numPr>
          <w:ilvl w:val="0"/>
          <w:numId w:val="4"/>
        </w:numPr>
      </w:pPr>
      <w:r w:rsidRPr="005F10DC">
        <w:t>Uso de operadores, modificadores y acceso a datos</w:t>
      </w:r>
    </w:p>
    <w:p w14:paraId="4D70E8E5" w14:textId="77777777" w:rsidR="002F0277" w:rsidRPr="005F10DC" w:rsidRDefault="002F0277" w:rsidP="00F21628">
      <w:pPr>
        <w:jc w:val="both"/>
        <w:rPr>
          <w:lang w:val="es-MX"/>
        </w:rPr>
      </w:pPr>
      <w:r w:rsidRPr="005F10DC">
        <w:rPr>
          <w:lang w:val="es-MX"/>
        </w:rPr>
        <w:t xml:space="preserve">Estos parámetros están detallados en los siguientes 3 documentos: </w:t>
      </w:r>
    </w:p>
    <w:p w14:paraId="7FA37B6B" w14:textId="3668CE1B" w:rsidR="002F0277" w:rsidRPr="005F10DC" w:rsidRDefault="002F0277" w:rsidP="00F21628">
      <w:pPr>
        <w:pStyle w:val="Prrafodelista"/>
        <w:numPr>
          <w:ilvl w:val="0"/>
          <w:numId w:val="4"/>
        </w:numPr>
        <w:rPr>
          <w:i/>
        </w:rPr>
      </w:pPr>
      <w:proofErr w:type="spellStart"/>
      <w:r w:rsidRPr="005F10DC">
        <w:rPr>
          <w:i/>
        </w:rPr>
        <w:t>An</w:t>
      </w:r>
      <w:proofErr w:type="spellEnd"/>
      <w:r w:rsidRPr="005F10DC">
        <w:rPr>
          <w:i/>
        </w:rPr>
        <w:t xml:space="preserve"> </w:t>
      </w:r>
      <w:proofErr w:type="spellStart"/>
      <w:r w:rsidRPr="005F10DC">
        <w:rPr>
          <w:i/>
        </w:rPr>
        <w:t>Evaluation</w:t>
      </w:r>
      <w:proofErr w:type="spellEnd"/>
      <w:r w:rsidRPr="005F10DC">
        <w:rPr>
          <w:i/>
        </w:rPr>
        <w:t xml:space="preserve"> </w:t>
      </w:r>
      <w:proofErr w:type="spellStart"/>
      <w:r w:rsidRPr="005F10DC">
        <w:rPr>
          <w:i/>
        </w:rPr>
        <w:t>of</w:t>
      </w:r>
      <w:proofErr w:type="spellEnd"/>
      <w:r w:rsidRPr="005F10DC">
        <w:rPr>
          <w:i/>
        </w:rPr>
        <w:t xml:space="preserve"> </w:t>
      </w:r>
      <w:proofErr w:type="spellStart"/>
      <w:r w:rsidRPr="005F10DC">
        <w:rPr>
          <w:i/>
        </w:rPr>
        <w:t>Approaches</w:t>
      </w:r>
      <w:proofErr w:type="spellEnd"/>
      <w:r w:rsidRPr="005F10DC">
        <w:rPr>
          <w:i/>
        </w:rPr>
        <w:t xml:space="preserve"> </w:t>
      </w:r>
      <w:proofErr w:type="spellStart"/>
      <w:r w:rsidRPr="005F10DC">
        <w:rPr>
          <w:i/>
        </w:rPr>
        <w:t>to</w:t>
      </w:r>
      <w:proofErr w:type="spellEnd"/>
      <w:r w:rsidRPr="005F10DC">
        <w:rPr>
          <w:i/>
        </w:rPr>
        <w:t xml:space="preserve"> </w:t>
      </w:r>
      <w:proofErr w:type="spellStart"/>
      <w:r w:rsidRPr="005F10DC">
        <w:rPr>
          <w:i/>
        </w:rPr>
        <w:t>Federated</w:t>
      </w:r>
      <w:proofErr w:type="spellEnd"/>
      <w:r w:rsidRPr="005F10DC">
        <w:rPr>
          <w:i/>
        </w:rPr>
        <w:t xml:space="preserve"> </w:t>
      </w:r>
      <w:proofErr w:type="spellStart"/>
      <w:r w:rsidRPr="005F10DC">
        <w:rPr>
          <w:i/>
        </w:rPr>
        <w:t>Query</w:t>
      </w:r>
      <w:proofErr w:type="spellEnd"/>
      <w:r w:rsidRPr="005F10DC">
        <w:t xml:space="preserve"> </w:t>
      </w:r>
      <w:r w:rsidRPr="005F10DC">
        <w:rPr>
          <w:i/>
        </w:rPr>
        <w:t xml:space="preserve">Processing </w:t>
      </w:r>
      <w:proofErr w:type="spellStart"/>
      <w:r w:rsidRPr="005F10DC">
        <w:rPr>
          <w:i/>
        </w:rPr>
        <w:t>over</w:t>
      </w:r>
      <w:proofErr w:type="spellEnd"/>
      <w:r w:rsidRPr="005F10DC">
        <w:rPr>
          <w:i/>
        </w:rPr>
        <w:t xml:space="preserve"> </w:t>
      </w:r>
      <w:proofErr w:type="spellStart"/>
      <w:r w:rsidRPr="005F10DC">
        <w:rPr>
          <w:i/>
        </w:rPr>
        <w:t>Linked</w:t>
      </w:r>
      <w:proofErr w:type="spellEnd"/>
      <w:r w:rsidRPr="005F10DC">
        <w:rPr>
          <w:i/>
        </w:rPr>
        <w:t xml:space="preserve"> Data</w:t>
      </w:r>
      <w:sdt>
        <w:sdtPr>
          <w:rPr>
            <w:i/>
          </w:rPr>
          <w:id w:val="-1169010110"/>
          <w:citation/>
        </w:sdtPr>
        <w:sdtEndPr/>
        <w:sdtContent>
          <w:r w:rsidRPr="005F10DC">
            <w:rPr>
              <w:i/>
            </w:rPr>
            <w:fldChar w:fldCharType="begin"/>
          </w:r>
          <w:r w:rsidRPr="005F10DC">
            <w:rPr>
              <w:noProof/>
            </w:rPr>
            <w:instrText xml:space="preserve"> CITATION Haa10 \l 2058 </w:instrText>
          </w:r>
          <w:r w:rsidRPr="005F10DC">
            <w:rPr>
              <w:i/>
            </w:rPr>
            <w:fldChar w:fldCharType="separate"/>
          </w:r>
          <w:r w:rsidR="00595C94" w:rsidRPr="005F10DC">
            <w:rPr>
              <w:noProof/>
            </w:rPr>
            <w:t xml:space="preserve"> [14]</w:t>
          </w:r>
          <w:r w:rsidRPr="005F10DC">
            <w:rPr>
              <w:i/>
            </w:rPr>
            <w:fldChar w:fldCharType="end"/>
          </w:r>
        </w:sdtContent>
      </w:sdt>
    </w:p>
    <w:p w14:paraId="3DC2BD18" w14:textId="0375FF32" w:rsidR="002F0277" w:rsidRPr="005F10DC" w:rsidRDefault="002F0277" w:rsidP="00F21628">
      <w:pPr>
        <w:pStyle w:val="Prrafodelista"/>
        <w:numPr>
          <w:ilvl w:val="0"/>
          <w:numId w:val="4"/>
        </w:numPr>
        <w:rPr>
          <w:i/>
        </w:rPr>
      </w:pPr>
      <w:r w:rsidRPr="005F10DC">
        <w:rPr>
          <w:i/>
        </w:rPr>
        <w:t xml:space="preserve">SP2Bench: A SPARQL Performance </w:t>
      </w:r>
      <w:proofErr w:type="spellStart"/>
      <w:r w:rsidRPr="005F10DC">
        <w:rPr>
          <w:i/>
        </w:rPr>
        <w:t>Benchmark</w:t>
      </w:r>
      <w:proofErr w:type="spellEnd"/>
      <w:sdt>
        <w:sdtPr>
          <w:rPr>
            <w:i/>
          </w:rPr>
          <w:id w:val="-1785177834"/>
          <w:citation/>
        </w:sdtPr>
        <w:sdtEndPr/>
        <w:sdtContent>
          <w:r w:rsidRPr="005F10DC">
            <w:rPr>
              <w:i/>
            </w:rPr>
            <w:fldChar w:fldCharType="begin"/>
          </w:r>
          <w:r w:rsidRPr="005F10DC">
            <w:rPr>
              <w:noProof/>
            </w:rPr>
            <w:instrText xml:space="preserve"> CITATION Sch09 \l 2058 </w:instrText>
          </w:r>
          <w:r w:rsidRPr="005F10DC">
            <w:rPr>
              <w:i/>
            </w:rPr>
            <w:fldChar w:fldCharType="separate"/>
          </w:r>
          <w:r w:rsidR="00595C94" w:rsidRPr="005F10DC">
            <w:rPr>
              <w:noProof/>
            </w:rPr>
            <w:t xml:space="preserve"> [15]</w:t>
          </w:r>
          <w:r w:rsidRPr="005F10DC">
            <w:rPr>
              <w:i/>
            </w:rPr>
            <w:fldChar w:fldCharType="end"/>
          </w:r>
        </w:sdtContent>
      </w:sdt>
    </w:p>
    <w:p w14:paraId="72DD1A0E" w14:textId="49B495CB" w:rsidR="002F0277" w:rsidRPr="005F10DC" w:rsidRDefault="002F0277" w:rsidP="00F21628">
      <w:pPr>
        <w:pStyle w:val="Prrafodelista"/>
        <w:numPr>
          <w:ilvl w:val="0"/>
          <w:numId w:val="4"/>
        </w:numPr>
      </w:pPr>
      <w:r w:rsidRPr="005F10DC">
        <w:rPr>
          <w:i/>
        </w:rPr>
        <w:t xml:space="preserve">The </w:t>
      </w:r>
      <w:proofErr w:type="spellStart"/>
      <w:r w:rsidRPr="005F10DC">
        <w:rPr>
          <w:i/>
        </w:rPr>
        <w:t>Berlin</w:t>
      </w:r>
      <w:proofErr w:type="spellEnd"/>
      <w:r w:rsidRPr="005F10DC">
        <w:rPr>
          <w:i/>
        </w:rPr>
        <w:t xml:space="preserve"> SPARQL </w:t>
      </w:r>
      <w:proofErr w:type="spellStart"/>
      <w:r w:rsidRPr="005F10DC">
        <w:rPr>
          <w:i/>
        </w:rPr>
        <w:t>Benchmark</w:t>
      </w:r>
      <w:proofErr w:type="spellEnd"/>
      <w:sdt>
        <w:sdtPr>
          <w:rPr>
            <w:i/>
          </w:rPr>
          <w:id w:val="1583025510"/>
          <w:citation/>
        </w:sdtPr>
        <w:sdtEndPr/>
        <w:sdtContent>
          <w:r w:rsidRPr="005F10DC">
            <w:rPr>
              <w:i/>
            </w:rPr>
            <w:fldChar w:fldCharType="begin"/>
          </w:r>
          <w:r w:rsidRPr="005F10DC">
            <w:rPr>
              <w:i/>
            </w:rPr>
            <w:instrText xml:space="preserve"> CITATION Biz091 \l 2058 </w:instrText>
          </w:r>
          <w:r w:rsidRPr="005F10DC">
            <w:rPr>
              <w:i/>
            </w:rPr>
            <w:fldChar w:fldCharType="separate"/>
          </w:r>
          <w:r w:rsidR="00595C94" w:rsidRPr="005F10DC">
            <w:rPr>
              <w:i/>
              <w:noProof/>
            </w:rPr>
            <w:t xml:space="preserve"> </w:t>
          </w:r>
          <w:r w:rsidR="00595C94" w:rsidRPr="005F10DC">
            <w:rPr>
              <w:noProof/>
            </w:rPr>
            <w:t>[16]</w:t>
          </w:r>
          <w:r w:rsidRPr="005F10DC">
            <w:rPr>
              <w:i/>
            </w:rPr>
            <w:fldChar w:fldCharType="end"/>
          </w:r>
        </w:sdtContent>
      </w:sdt>
      <w:r w:rsidRPr="005F10DC">
        <w:t xml:space="preserve"> </w:t>
      </w:r>
      <w:commentRangeEnd w:id="18"/>
      <w:r w:rsidRPr="005F10DC">
        <w:rPr>
          <w:rStyle w:val="Refdecomentario"/>
        </w:rPr>
        <w:commentReference w:id="18"/>
      </w:r>
    </w:p>
    <w:p w14:paraId="273D9136" w14:textId="77777777" w:rsidR="002F0277" w:rsidRPr="005F10DC" w:rsidRDefault="002F0277" w:rsidP="00F21628">
      <w:pPr>
        <w:jc w:val="both"/>
        <w:rPr>
          <w:lang w:val="es-MX"/>
        </w:rPr>
      </w:pPr>
      <w:r w:rsidRPr="005F10DC">
        <w:rPr>
          <w:lang w:val="es-MX"/>
        </w:rPr>
        <w:t>Con los datos recabados y una vez desarrollado el módulo, se podrá redactar la documentación de dicha herramienta que permita su correcto uso, así como su compartición con la comunidad relacionada con esos temas.</w:t>
      </w:r>
    </w:p>
    <w:p w14:paraId="7FF87D7C" w14:textId="77777777" w:rsidR="002F0277" w:rsidRPr="005F10DC" w:rsidRDefault="002F0277" w:rsidP="00F21628">
      <w:pPr>
        <w:jc w:val="both"/>
        <w:rPr>
          <w:lang w:val="es-MX"/>
        </w:rPr>
      </w:pPr>
      <w:r w:rsidRPr="005F10DC">
        <w:rPr>
          <w:lang w:val="es-MX"/>
        </w:rPr>
        <w:t xml:space="preserve">Además, el módulo se complementará con una herramienta para que los usuarios finales puedan visualizar los resultados de las consultas geoespaciales federadas. </w:t>
      </w:r>
      <w:commentRangeStart w:id="19"/>
      <w:r w:rsidRPr="005F10DC">
        <w:rPr>
          <w:lang w:val="es-MX"/>
        </w:rPr>
        <w:t xml:space="preserve">En la actualidad ya existen herramientas que permiten visualizar datos geoespaciales, entonces con el único fin de demostrar que el módulo funciona correctamente, por ende, otra alternativa de comprobación de funcionamiento, este trabajo presentará los resultados obtenidos usando uno de esos recursos que permitan desplegar dicha información y analizarla de forma amigable como puede ser una aplicación web. Un resultado, similar al esperado, se muestra en la figura 8 donde se aprecian puntos en color azul que representan la información geoespacial recuperada de múltiples </w:t>
      </w:r>
      <w:r w:rsidRPr="005F10DC">
        <w:rPr>
          <w:i/>
          <w:lang w:val="es-MX"/>
        </w:rPr>
        <w:t>triple store</w:t>
      </w:r>
      <w:r w:rsidRPr="005F10DC">
        <w:rPr>
          <w:lang w:val="es-MX"/>
        </w:rPr>
        <w:t>.</w:t>
      </w:r>
      <w:commentRangeEnd w:id="19"/>
      <w:r w:rsidRPr="005F10DC">
        <w:rPr>
          <w:rStyle w:val="Refdecomentario"/>
          <w:lang w:val="es-MX"/>
        </w:rPr>
        <w:commentReference w:id="19"/>
      </w:r>
    </w:p>
    <w:p w14:paraId="7AF2F913" w14:textId="77777777" w:rsidR="002F0277" w:rsidRPr="005F10DC" w:rsidRDefault="002F0277" w:rsidP="002F0277">
      <w:pPr>
        <w:keepNext/>
        <w:jc w:val="center"/>
        <w:rPr>
          <w:lang w:val="es-MX"/>
        </w:rPr>
      </w:pPr>
      <w:r w:rsidRPr="005F10DC">
        <w:rPr>
          <w:noProof/>
          <w:lang w:val="es-MX"/>
        </w:rPr>
        <w:drawing>
          <wp:inline distT="0" distB="0" distL="0" distR="0" wp14:anchorId="54F46FA4" wp14:editId="406BBD6C">
            <wp:extent cx="2381693" cy="1270612"/>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7681" cy="1305816"/>
                    </a:xfrm>
                    <a:prstGeom prst="rect">
                      <a:avLst/>
                    </a:prstGeom>
                  </pic:spPr>
                </pic:pic>
              </a:graphicData>
            </a:graphic>
          </wp:inline>
        </w:drawing>
      </w:r>
    </w:p>
    <w:p w14:paraId="564A57FF" w14:textId="3D9E5E6D" w:rsidR="002F0277" w:rsidRPr="005F10DC" w:rsidRDefault="002F0277" w:rsidP="002F0277">
      <w:pPr>
        <w:pStyle w:val="Descripcin"/>
        <w:jc w:val="center"/>
      </w:pPr>
      <w:r w:rsidRPr="005F10DC">
        <w:t xml:space="preserve">Fig. </w:t>
      </w:r>
      <w:r w:rsidRPr="005F10DC">
        <w:fldChar w:fldCharType="begin"/>
      </w:r>
      <w:r w:rsidRPr="005F10DC">
        <w:instrText xml:space="preserve"> SEQ Fig. \* ARABIC </w:instrText>
      </w:r>
      <w:r w:rsidRPr="005F10DC">
        <w:fldChar w:fldCharType="separate"/>
      </w:r>
      <w:r w:rsidR="00F21628">
        <w:rPr>
          <w:noProof/>
        </w:rPr>
        <w:t>7</w:t>
      </w:r>
      <w:r w:rsidRPr="005F10DC">
        <w:fldChar w:fldCharType="end"/>
      </w:r>
      <w:r w:rsidRPr="005F10DC">
        <w:t xml:space="preserve"> Propuesta de visualización</w:t>
      </w:r>
    </w:p>
    <w:p w14:paraId="7D1EA27B" w14:textId="455637B9" w:rsidR="002F0277" w:rsidRPr="005F10DC" w:rsidRDefault="002F0277" w:rsidP="00230FC2">
      <w:pPr>
        <w:pStyle w:val="Ttulo2"/>
        <w:numPr>
          <w:ilvl w:val="1"/>
          <w:numId w:val="7"/>
        </w:numPr>
        <w:spacing w:before="200" w:line="276" w:lineRule="auto"/>
        <w:jc w:val="both"/>
        <w:rPr>
          <w:lang w:val="es-MX"/>
        </w:rPr>
      </w:pPr>
      <w:bookmarkStart w:id="20" w:name="_Toc293663625"/>
      <w:bookmarkStart w:id="21" w:name="_Toc18501835"/>
      <w:bookmarkStart w:id="22" w:name="_Toc23418453"/>
      <w:r w:rsidRPr="005F10DC">
        <w:rPr>
          <w:lang w:val="es-MX"/>
        </w:rPr>
        <w:lastRenderedPageBreak/>
        <w:t>Alcances (Resultados esperados)</w:t>
      </w:r>
      <w:bookmarkEnd w:id="20"/>
      <w:bookmarkEnd w:id="21"/>
      <w:bookmarkEnd w:id="22"/>
    </w:p>
    <w:p w14:paraId="1B4C4884" w14:textId="77777777" w:rsidR="002F0277" w:rsidRPr="005F10DC" w:rsidRDefault="002F0277" w:rsidP="002F0277">
      <w:pPr>
        <w:rPr>
          <w:lang w:val="es-MX"/>
        </w:rPr>
      </w:pPr>
      <w:commentRangeStart w:id="23"/>
      <w:r w:rsidRPr="005F10DC">
        <w:rPr>
          <w:lang w:val="es-MX"/>
        </w:rPr>
        <w:t xml:space="preserve">Al no existir un módulo de consultas federadas geoespaciales para Apache </w:t>
      </w:r>
      <w:proofErr w:type="spellStart"/>
      <w:r w:rsidRPr="005F10DC">
        <w:rPr>
          <w:lang w:val="es-MX"/>
        </w:rPr>
        <w:t>Marmotta</w:t>
      </w:r>
      <w:proofErr w:type="spellEnd"/>
      <w:r w:rsidRPr="005F10DC">
        <w:rPr>
          <w:lang w:val="es-MX"/>
        </w:rPr>
        <w:t>, ningunos de los alcances propuestos han sido elaborados hasta el momento, Así, los alcances fijados para este trabajo son:</w:t>
      </w:r>
      <w:commentRangeEnd w:id="23"/>
      <w:r w:rsidRPr="005F10DC">
        <w:rPr>
          <w:rStyle w:val="Refdecomentario"/>
          <w:lang w:val="es-MX"/>
        </w:rPr>
        <w:commentReference w:id="23"/>
      </w:r>
    </w:p>
    <w:p w14:paraId="58869EEF" w14:textId="77777777" w:rsidR="002F0277" w:rsidRPr="005F10DC" w:rsidRDefault="002F0277" w:rsidP="002F0277">
      <w:pPr>
        <w:pStyle w:val="Prrafodelista"/>
        <w:numPr>
          <w:ilvl w:val="0"/>
          <w:numId w:val="2"/>
        </w:numPr>
      </w:pPr>
      <w:r w:rsidRPr="005F10DC">
        <w:t xml:space="preserve">El </w:t>
      </w:r>
      <w:r w:rsidRPr="005F10DC">
        <w:rPr>
          <w:i/>
        </w:rPr>
        <w:t>triple store</w:t>
      </w:r>
      <w:r w:rsidRPr="005F10DC">
        <w:t xml:space="preserve"> Apache </w:t>
      </w:r>
      <w:proofErr w:type="spellStart"/>
      <w:r w:rsidRPr="005F10DC">
        <w:t>Marmotta</w:t>
      </w:r>
      <w:proofErr w:type="spellEnd"/>
      <w:r w:rsidRPr="005F10DC">
        <w:t xml:space="preserve"> en conjunto con el módulo será capaz de hacer consultas federadas geoespaciales con base a los estándares SPARQL y </w:t>
      </w:r>
      <w:proofErr w:type="spellStart"/>
      <w:r w:rsidRPr="005F10DC">
        <w:t>GeoSPARQL</w:t>
      </w:r>
      <w:proofErr w:type="spellEnd"/>
      <w:r w:rsidRPr="005F10DC">
        <w:t>.</w:t>
      </w:r>
    </w:p>
    <w:p w14:paraId="3F8C0C65" w14:textId="04AF491D" w:rsidR="002F0277" w:rsidRPr="005F10DC" w:rsidRDefault="002F0277" w:rsidP="002F0277">
      <w:pPr>
        <w:pStyle w:val="Prrafodelista"/>
        <w:numPr>
          <w:ilvl w:val="0"/>
          <w:numId w:val="2"/>
        </w:numPr>
      </w:pPr>
      <w:commentRangeStart w:id="24"/>
      <w:r w:rsidRPr="005F10DC">
        <w:t xml:space="preserve">El </w:t>
      </w:r>
      <w:r w:rsidRPr="005F10DC">
        <w:rPr>
          <w:i/>
        </w:rPr>
        <w:t>benchmarking</w:t>
      </w:r>
      <w:r w:rsidRPr="005F10DC">
        <w:t xml:space="preserve"> estará inspirado en trabajos presentes en el estado del arte, tales como</w:t>
      </w:r>
      <w:sdt>
        <w:sdtPr>
          <w:rPr>
            <w:i/>
          </w:rPr>
          <w:id w:val="-1452087969"/>
          <w:citation/>
        </w:sdtPr>
        <w:sdtEndPr/>
        <w:sdtContent>
          <w:r w:rsidRPr="005F10DC">
            <w:rPr>
              <w:i/>
            </w:rPr>
            <w:fldChar w:fldCharType="begin"/>
          </w:r>
          <w:r w:rsidRPr="005F10DC">
            <w:rPr>
              <w:noProof/>
            </w:rPr>
            <w:instrText xml:space="preserve"> CITATION Haa10 \l 2058 </w:instrText>
          </w:r>
          <w:r w:rsidRPr="005F10DC">
            <w:rPr>
              <w:i/>
            </w:rPr>
            <w:fldChar w:fldCharType="separate"/>
          </w:r>
          <w:r w:rsidR="00595C94" w:rsidRPr="005F10DC">
            <w:rPr>
              <w:noProof/>
            </w:rPr>
            <w:t xml:space="preserve"> [14]</w:t>
          </w:r>
          <w:r w:rsidRPr="005F10DC">
            <w:rPr>
              <w:i/>
            </w:rPr>
            <w:fldChar w:fldCharType="end"/>
          </w:r>
        </w:sdtContent>
      </w:sdt>
      <w:r w:rsidRPr="005F10DC">
        <w:rPr>
          <w:i/>
        </w:rPr>
        <w:t>,</w:t>
      </w:r>
      <w:sdt>
        <w:sdtPr>
          <w:rPr>
            <w:i/>
          </w:rPr>
          <w:id w:val="1314221619"/>
          <w:citation/>
        </w:sdtPr>
        <w:sdtEndPr/>
        <w:sdtContent>
          <w:r w:rsidRPr="005F10DC">
            <w:rPr>
              <w:i/>
            </w:rPr>
            <w:fldChar w:fldCharType="begin"/>
          </w:r>
          <w:r w:rsidRPr="005F10DC">
            <w:rPr>
              <w:noProof/>
            </w:rPr>
            <w:instrText xml:space="preserve"> CITATION Sch09 \l 2058 </w:instrText>
          </w:r>
          <w:r w:rsidRPr="005F10DC">
            <w:rPr>
              <w:i/>
            </w:rPr>
            <w:fldChar w:fldCharType="separate"/>
          </w:r>
          <w:r w:rsidR="00595C94" w:rsidRPr="005F10DC">
            <w:rPr>
              <w:noProof/>
            </w:rPr>
            <w:t xml:space="preserve"> [15]</w:t>
          </w:r>
          <w:r w:rsidRPr="005F10DC">
            <w:rPr>
              <w:i/>
            </w:rPr>
            <w:fldChar w:fldCharType="end"/>
          </w:r>
        </w:sdtContent>
      </w:sdt>
      <w:r w:rsidRPr="005F10DC">
        <w:t xml:space="preserve"> y</w:t>
      </w:r>
      <w:sdt>
        <w:sdtPr>
          <w:rPr>
            <w:i/>
          </w:rPr>
          <w:id w:val="1246070380"/>
          <w:citation/>
        </w:sdtPr>
        <w:sdtEndPr/>
        <w:sdtContent>
          <w:r w:rsidRPr="005F10DC">
            <w:rPr>
              <w:i/>
            </w:rPr>
            <w:fldChar w:fldCharType="begin"/>
          </w:r>
          <w:r w:rsidRPr="005F10DC">
            <w:rPr>
              <w:i/>
            </w:rPr>
            <w:instrText xml:space="preserve"> CITATION Biz091 \l 2058 </w:instrText>
          </w:r>
          <w:r w:rsidRPr="005F10DC">
            <w:rPr>
              <w:i/>
            </w:rPr>
            <w:fldChar w:fldCharType="separate"/>
          </w:r>
          <w:r w:rsidR="00595C94" w:rsidRPr="005F10DC">
            <w:rPr>
              <w:i/>
              <w:noProof/>
            </w:rPr>
            <w:t xml:space="preserve"> </w:t>
          </w:r>
          <w:r w:rsidR="00595C94" w:rsidRPr="005F10DC">
            <w:rPr>
              <w:noProof/>
            </w:rPr>
            <w:t>[16]</w:t>
          </w:r>
          <w:r w:rsidRPr="005F10DC">
            <w:rPr>
              <w:i/>
            </w:rPr>
            <w:fldChar w:fldCharType="end"/>
          </w:r>
        </w:sdtContent>
      </w:sdt>
      <w:r w:rsidRPr="005F10DC">
        <w:t>.</w:t>
      </w:r>
    </w:p>
    <w:p w14:paraId="7AC442CC" w14:textId="77777777" w:rsidR="002F0277" w:rsidRPr="005F10DC" w:rsidRDefault="002F0277" w:rsidP="002F0277">
      <w:pPr>
        <w:pStyle w:val="Prrafodelista"/>
        <w:numPr>
          <w:ilvl w:val="0"/>
          <w:numId w:val="2"/>
        </w:numPr>
      </w:pPr>
      <w:r w:rsidRPr="005F10DC">
        <w:t xml:space="preserve">La caracterización será delimitada con los resultados arrojados por el </w:t>
      </w:r>
      <w:r w:rsidRPr="005F10DC">
        <w:rPr>
          <w:i/>
        </w:rPr>
        <w:t>benchmarking</w:t>
      </w:r>
      <w:r w:rsidRPr="005F10DC">
        <w:t>.</w:t>
      </w:r>
      <w:commentRangeEnd w:id="24"/>
      <w:r w:rsidRPr="005F10DC">
        <w:rPr>
          <w:rStyle w:val="Refdecomentario"/>
        </w:rPr>
        <w:commentReference w:id="24"/>
      </w:r>
    </w:p>
    <w:p w14:paraId="56439095" w14:textId="77777777" w:rsidR="002F0277" w:rsidRPr="005F10DC" w:rsidRDefault="002F0277" w:rsidP="002F0277">
      <w:pPr>
        <w:pStyle w:val="Prrafodelista"/>
        <w:numPr>
          <w:ilvl w:val="0"/>
          <w:numId w:val="2"/>
        </w:numPr>
      </w:pPr>
      <w:r w:rsidRPr="005F10DC">
        <w:t xml:space="preserve">La comprobación y explotación de datos geoespaciales devueltos por el módulo de consultas federadas en Apache </w:t>
      </w:r>
      <w:proofErr w:type="spellStart"/>
      <w:r w:rsidRPr="005F10DC">
        <w:t>Marmotta</w:t>
      </w:r>
      <w:proofErr w:type="spellEnd"/>
      <w:r w:rsidRPr="005F10DC">
        <w:t xml:space="preserve"> serán mediante una aplicación Web. </w:t>
      </w:r>
    </w:p>
    <w:p w14:paraId="790E835C" w14:textId="77777777" w:rsidR="002F0277" w:rsidRPr="005F10DC" w:rsidRDefault="002F0277" w:rsidP="002F0277">
      <w:pPr>
        <w:pStyle w:val="Prrafodelista"/>
        <w:numPr>
          <w:ilvl w:val="0"/>
          <w:numId w:val="2"/>
        </w:numPr>
      </w:pPr>
      <w:r w:rsidRPr="005F10DC">
        <w:t xml:space="preserve">Una vez que se tenga el módulo desarrollado, implementado y después de haberlo puesto a prueba con las pruebas descritas en el escenario de pruebas, se propondrá a la organización </w:t>
      </w:r>
      <w:r w:rsidRPr="005F10DC">
        <w:rPr>
          <w:i/>
        </w:rPr>
        <w:t xml:space="preserve">Apache Software </w:t>
      </w:r>
      <w:proofErr w:type="spellStart"/>
      <w:r w:rsidRPr="005F10DC">
        <w:rPr>
          <w:i/>
        </w:rPr>
        <w:t>Foundation</w:t>
      </w:r>
      <w:proofErr w:type="spellEnd"/>
      <w:r w:rsidRPr="005F10DC">
        <w:t xml:space="preserve"> que el módulo sea incorporado en el sistema Apache </w:t>
      </w:r>
      <w:proofErr w:type="spellStart"/>
      <w:r w:rsidRPr="005F10DC">
        <w:t>Marmotta</w:t>
      </w:r>
      <w:proofErr w:type="spellEnd"/>
      <w:r w:rsidRPr="005F10DC">
        <w:t xml:space="preserve"> de forma oficial.</w:t>
      </w:r>
    </w:p>
    <w:p w14:paraId="3CD25B74" w14:textId="77777777" w:rsidR="002F0277" w:rsidRPr="005F10DC" w:rsidRDefault="002F0277" w:rsidP="002F0277">
      <w:pPr>
        <w:rPr>
          <w:lang w:val="es-MX"/>
        </w:rPr>
      </w:pPr>
    </w:p>
    <w:p w14:paraId="6D0B54DE" w14:textId="77777777" w:rsidR="002F0277" w:rsidRPr="005F10DC" w:rsidRDefault="002F0277" w:rsidP="002F0277">
      <w:pPr>
        <w:ind w:left="1416" w:hanging="1416"/>
        <w:rPr>
          <w:b/>
          <w:lang w:val="es-MX"/>
        </w:rPr>
      </w:pPr>
      <w:r w:rsidRPr="005F10DC">
        <w:rPr>
          <w:b/>
          <w:lang w:val="es-MX"/>
        </w:rPr>
        <w:t>Limitaciones</w:t>
      </w:r>
    </w:p>
    <w:p w14:paraId="66C3BFC8" w14:textId="77777777" w:rsidR="002F0277" w:rsidRPr="005F10DC" w:rsidRDefault="002F0277" w:rsidP="002F0277">
      <w:pPr>
        <w:pStyle w:val="Prrafodelista"/>
        <w:numPr>
          <w:ilvl w:val="0"/>
          <w:numId w:val="3"/>
        </w:numPr>
        <w:rPr>
          <w:b/>
        </w:rPr>
      </w:pPr>
      <w:r w:rsidRPr="005F10DC">
        <w:t xml:space="preserve">Se necesita una computadora con conexión a Internet, sistema operativo Unix-Linux Ubuntu para instalar Apache </w:t>
      </w:r>
      <w:proofErr w:type="spellStart"/>
      <w:r w:rsidRPr="005F10DC">
        <w:t>Marmotta</w:t>
      </w:r>
      <w:proofErr w:type="spellEnd"/>
      <w:r w:rsidRPr="005F10DC">
        <w:t xml:space="preserve"> y el módulo y un navegador web para visualizar la aplicación web.</w:t>
      </w:r>
    </w:p>
    <w:p w14:paraId="7EA154A9" w14:textId="77777777" w:rsidR="002F0277" w:rsidRPr="005F10DC" w:rsidRDefault="002F0277" w:rsidP="002F0277">
      <w:pPr>
        <w:pStyle w:val="Prrafodelista"/>
        <w:numPr>
          <w:ilvl w:val="0"/>
          <w:numId w:val="3"/>
        </w:numPr>
      </w:pPr>
      <w:r w:rsidRPr="005F10DC">
        <w:t xml:space="preserve">El módulo estará integrado al código fuente del motor </w:t>
      </w:r>
      <w:proofErr w:type="spellStart"/>
      <w:r w:rsidRPr="005F10DC">
        <w:t>Marmotta</w:t>
      </w:r>
      <w:proofErr w:type="spellEnd"/>
      <w:r w:rsidRPr="005F10DC">
        <w:t xml:space="preserve"> por lo que no será un </w:t>
      </w:r>
      <w:proofErr w:type="spellStart"/>
      <w:r w:rsidRPr="005F10DC">
        <w:rPr>
          <w:i/>
        </w:rPr>
        <w:t>framework</w:t>
      </w:r>
      <w:proofErr w:type="spellEnd"/>
      <w:r w:rsidRPr="005F10DC">
        <w:t xml:space="preserve"> ni una API. Su uso será completamente dentro del entorno Apache </w:t>
      </w:r>
      <w:proofErr w:type="spellStart"/>
      <w:r w:rsidRPr="005F10DC">
        <w:t>Marmotta</w:t>
      </w:r>
      <w:proofErr w:type="spellEnd"/>
      <w:r w:rsidRPr="005F10DC">
        <w:t>.</w:t>
      </w:r>
    </w:p>
    <w:p w14:paraId="0E39E503" w14:textId="77777777" w:rsidR="002F0277" w:rsidRPr="005F10DC" w:rsidRDefault="002F0277" w:rsidP="002F0277">
      <w:pPr>
        <w:pStyle w:val="Prrafodelista"/>
        <w:numPr>
          <w:ilvl w:val="0"/>
          <w:numId w:val="3"/>
        </w:numPr>
      </w:pPr>
      <w:commentRangeStart w:id="25"/>
      <w:r w:rsidRPr="005F10DC">
        <w:t>La herramienta por usar para la exploración de datos geoespaciales desplegados por el módulo de consultas federadas no será desarrollada, será seleccionada de las opciones actuales y usada.</w:t>
      </w:r>
      <w:commentRangeEnd w:id="25"/>
      <w:r w:rsidRPr="005F10DC">
        <w:rPr>
          <w:rStyle w:val="Refdecomentario"/>
        </w:rPr>
        <w:commentReference w:id="25"/>
      </w:r>
    </w:p>
    <w:p w14:paraId="5E136341" w14:textId="77777777" w:rsidR="002F0277" w:rsidRPr="005F10DC" w:rsidRDefault="002F0277" w:rsidP="002F0277">
      <w:pPr>
        <w:pStyle w:val="Prrafodelista"/>
        <w:numPr>
          <w:ilvl w:val="0"/>
          <w:numId w:val="3"/>
        </w:numPr>
      </w:pPr>
      <w:commentRangeStart w:id="26"/>
      <w:r w:rsidRPr="005F10DC">
        <w:t xml:space="preserve">Se busca incorporar la funcionalidad a Apache </w:t>
      </w:r>
      <w:proofErr w:type="spellStart"/>
      <w:r w:rsidRPr="005F10DC">
        <w:t>Marmotta</w:t>
      </w:r>
      <w:proofErr w:type="spellEnd"/>
      <w:r w:rsidRPr="005F10DC">
        <w:t xml:space="preserve"> mas no competir contra </w:t>
      </w:r>
      <w:proofErr w:type="gramStart"/>
      <w:r w:rsidRPr="005F10DC">
        <w:t xml:space="preserve">otros </w:t>
      </w:r>
      <w:r w:rsidRPr="005F10DC">
        <w:rPr>
          <w:i/>
        </w:rPr>
        <w:t>triple</w:t>
      </w:r>
      <w:proofErr w:type="gramEnd"/>
      <w:r w:rsidRPr="005F10DC">
        <w:rPr>
          <w:i/>
        </w:rPr>
        <w:t xml:space="preserve"> </w:t>
      </w:r>
      <w:proofErr w:type="spellStart"/>
      <w:r w:rsidRPr="005F10DC">
        <w:rPr>
          <w:i/>
        </w:rPr>
        <w:t>stores</w:t>
      </w:r>
      <w:proofErr w:type="spellEnd"/>
      <w:r w:rsidRPr="005F10DC">
        <w:t>.</w:t>
      </w:r>
      <w:commentRangeEnd w:id="26"/>
      <w:r w:rsidRPr="005F10DC">
        <w:t xml:space="preserve"> </w:t>
      </w:r>
      <w:r w:rsidRPr="005F10DC">
        <w:rPr>
          <w:rStyle w:val="Refdecomentario"/>
        </w:rPr>
        <w:commentReference w:id="26"/>
      </w:r>
    </w:p>
    <w:p w14:paraId="28D3932D" w14:textId="77777777" w:rsidR="002F0277" w:rsidRPr="005F10DC" w:rsidRDefault="002F0277" w:rsidP="002F0277">
      <w:pPr>
        <w:pStyle w:val="Prrafodelista"/>
        <w:numPr>
          <w:ilvl w:val="0"/>
          <w:numId w:val="3"/>
        </w:numPr>
      </w:pPr>
      <w:commentRangeStart w:id="27"/>
      <w:r w:rsidRPr="005F10DC">
        <w:t xml:space="preserve">El proyecto no trata sobre una búsqueda semántica </w:t>
      </w:r>
      <w:proofErr w:type="spellStart"/>
      <w:r w:rsidRPr="005F10DC">
        <w:t>interespacial</w:t>
      </w:r>
      <w:proofErr w:type="spellEnd"/>
      <w:r w:rsidRPr="005F10DC">
        <w:t>.</w:t>
      </w:r>
      <w:commentRangeEnd w:id="27"/>
      <w:r w:rsidRPr="005F10DC">
        <w:rPr>
          <w:rStyle w:val="Refdecomentario"/>
        </w:rPr>
        <w:commentReference w:id="27"/>
      </w:r>
    </w:p>
    <w:p w14:paraId="57C1E1AA" w14:textId="603423D7" w:rsidR="002F0277" w:rsidRPr="005F10DC" w:rsidRDefault="002F0277" w:rsidP="00230FC2">
      <w:pPr>
        <w:pStyle w:val="Ttulo1"/>
        <w:numPr>
          <w:ilvl w:val="0"/>
          <w:numId w:val="7"/>
        </w:numPr>
        <w:spacing w:before="360" w:after="240" w:line="276" w:lineRule="auto"/>
        <w:jc w:val="both"/>
        <w:rPr>
          <w:lang w:val="es-MX"/>
        </w:rPr>
      </w:pPr>
      <w:bookmarkStart w:id="28" w:name="_Toc293663626"/>
      <w:bookmarkStart w:id="29" w:name="_Toc18501836"/>
      <w:bookmarkStart w:id="30" w:name="_Toc23418454"/>
      <w:r w:rsidRPr="005F10DC">
        <w:rPr>
          <w:lang w:val="es-MX"/>
        </w:rPr>
        <w:t>Objetivo general</w:t>
      </w:r>
      <w:bookmarkEnd w:id="28"/>
      <w:bookmarkEnd w:id="29"/>
      <w:bookmarkEnd w:id="30"/>
    </w:p>
    <w:p w14:paraId="43FB1910" w14:textId="77777777" w:rsidR="002F0277" w:rsidRPr="005F10DC" w:rsidRDefault="002F0277" w:rsidP="00F21628">
      <w:pPr>
        <w:jc w:val="both"/>
        <w:rPr>
          <w:lang w:val="es-MX"/>
        </w:rPr>
      </w:pPr>
      <w:r w:rsidRPr="005F10DC">
        <w:rPr>
          <w:lang w:val="es-MX"/>
        </w:rPr>
        <w:t>Desarrollar</w:t>
      </w:r>
      <w:commentRangeStart w:id="31"/>
      <w:r w:rsidRPr="005F10DC">
        <w:rPr>
          <w:lang w:val="es-MX"/>
        </w:rPr>
        <w:t xml:space="preserve"> un módulo de consultas geoespaciales federadas para el </w:t>
      </w:r>
      <w:r w:rsidRPr="005F10DC">
        <w:rPr>
          <w:i/>
          <w:lang w:val="es-MX"/>
        </w:rPr>
        <w:t>triple store</w:t>
      </w:r>
      <w:r w:rsidRPr="005F10DC">
        <w:rPr>
          <w:lang w:val="es-MX"/>
        </w:rPr>
        <w:t xml:space="preserve"> Apache </w:t>
      </w:r>
      <w:proofErr w:type="spellStart"/>
      <w:r w:rsidRPr="005F10DC">
        <w:rPr>
          <w:lang w:val="es-MX"/>
        </w:rPr>
        <w:t>Marmotta</w:t>
      </w:r>
      <w:proofErr w:type="spellEnd"/>
      <w:r w:rsidRPr="005F10DC">
        <w:rPr>
          <w:lang w:val="es-MX"/>
        </w:rPr>
        <w:t xml:space="preserve">, con el propósito de contribuir al avance de las tecnologías usadas en la Web Semántica y proveer una alternativa </w:t>
      </w:r>
      <w:r w:rsidRPr="005F10DC">
        <w:rPr>
          <w:i/>
          <w:lang w:val="es-MX"/>
        </w:rPr>
        <w:t xml:space="preserve">open </w:t>
      </w:r>
      <w:proofErr w:type="spellStart"/>
      <w:r w:rsidRPr="005F10DC">
        <w:rPr>
          <w:i/>
          <w:lang w:val="es-MX"/>
        </w:rPr>
        <w:t>source</w:t>
      </w:r>
      <w:proofErr w:type="spellEnd"/>
      <w:r w:rsidRPr="005F10DC">
        <w:rPr>
          <w:lang w:val="es-MX"/>
        </w:rPr>
        <w:t xml:space="preserve"> diferente </w:t>
      </w:r>
      <w:proofErr w:type="gramStart"/>
      <w:r w:rsidRPr="005F10DC">
        <w:rPr>
          <w:lang w:val="es-MX"/>
        </w:rPr>
        <w:t xml:space="preserve">a los </w:t>
      </w:r>
      <w:r w:rsidRPr="005F10DC">
        <w:rPr>
          <w:i/>
          <w:lang w:val="es-MX"/>
        </w:rPr>
        <w:t>triple</w:t>
      </w:r>
      <w:proofErr w:type="gramEnd"/>
      <w:r w:rsidRPr="005F10DC">
        <w:rPr>
          <w:i/>
          <w:lang w:val="es-MX"/>
        </w:rPr>
        <w:t xml:space="preserve"> store</w:t>
      </w:r>
      <w:r w:rsidRPr="005F10DC">
        <w:rPr>
          <w:lang w:val="es-MX"/>
        </w:rPr>
        <w:t xml:space="preserve"> existentes.</w:t>
      </w:r>
      <w:commentRangeEnd w:id="31"/>
      <w:r w:rsidRPr="005F10DC">
        <w:rPr>
          <w:rStyle w:val="Refdecomentario"/>
          <w:lang w:val="es-MX"/>
        </w:rPr>
        <w:commentReference w:id="31"/>
      </w:r>
    </w:p>
    <w:p w14:paraId="12FD60A5" w14:textId="79643691" w:rsidR="002F0277" w:rsidRPr="005F10DC" w:rsidRDefault="002F0277" w:rsidP="00230FC2">
      <w:pPr>
        <w:pStyle w:val="Ttulo3"/>
        <w:numPr>
          <w:ilvl w:val="1"/>
          <w:numId w:val="7"/>
        </w:numPr>
        <w:spacing w:before="200" w:line="276" w:lineRule="auto"/>
        <w:jc w:val="both"/>
        <w:rPr>
          <w:lang w:val="es-MX"/>
        </w:rPr>
      </w:pPr>
      <w:bookmarkStart w:id="32" w:name="_Toc293663627"/>
      <w:bookmarkStart w:id="33" w:name="_Toc18501837"/>
      <w:bookmarkStart w:id="34" w:name="_Toc23418455"/>
      <w:r w:rsidRPr="005F10DC">
        <w:rPr>
          <w:lang w:val="es-MX"/>
        </w:rPr>
        <w:lastRenderedPageBreak/>
        <w:t>Objetivos específicos</w:t>
      </w:r>
      <w:bookmarkEnd w:id="32"/>
      <w:bookmarkEnd w:id="33"/>
      <w:bookmarkEnd w:id="34"/>
    </w:p>
    <w:p w14:paraId="1D7147A6" w14:textId="77777777" w:rsidR="002F0277" w:rsidRPr="005F10DC" w:rsidRDefault="002F0277" w:rsidP="002F0277">
      <w:pPr>
        <w:pStyle w:val="Prrafodelista"/>
        <w:numPr>
          <w:ilvl w:val="0"/>
          <w:numId w:val="1"/>
        </w:numPr>
      </w:pPr>
      <w:r w:rsidRPr="005F10DC">
        <w:t xml:space="preserve">Implementar, con base en los estándares SPARQL, </w:t>
      </w:r>
      <w:proofErr w:type="spellStart"/>
      <w:r w:rsidRPr="005F10DC">
        <w:t>GeoSPARQL</w:t>
      </w:r>
      <w:proofErr w:type="spellEnd"/>
      <w:r w:rsidRPr="005F10DC">
        <w:t xml:space="preserve">, así como auxiliándose de otras tecnologías involucradas en la Web Semántica y </w:t>
      </w:r>
      <w:proofErr w:type="spellStart"/>
      <w:r w:rsidRPr="005F10DC">
        <w:rPr>
          <w:i/>
        </w:rPr>
        <w:t>Linked</w:t>
      </w:r>
      <w:proofErr w:type="spellEnd"/>
      <w:r w:rsidRPr="005F10DC">
        <w:rPr>
          <w:i/>
        </w:rPr>
        <w:t xml:space="preserve"> Data,</w:t>
      </w:r>
      <w:r w:rsidRPr="005F10DC">
        <w:t xml:space="preserve"> un módulo de consultas federadas para el </w:t>
      </w:r>
      <w:r w:rsidRPr="005F10DC">
        <w:rPr>
          <w:i/>
        </w:rPr>
        <w:t xml:space="preserve">triple store </w:t>
      </w:r>
      <w:r w:rsidRPr="005F10DC">
        <w:t xml:space="preserve">Apache </w:t>
      </w:r>
      <w:proofErr w:type="spellStart"/>
      <w:r w:rsidRPr="005F10DC">
        <w:t>Marmotta</w:t>
      </w:r>
      <w:proofErr w:type="spellEnd"/>
      <w:r w:rsidRPr="005F10DC">
        <w:rPr>
          <w:i/>
        </w:rPr>
        <w:t>.</w:t>
      </w:r>
    </w:p>
    <w:p w14:paraId="1DD67D81" w14:textId="77777777" w:rsidR="002F0277" w:rsidRPr="005F10DC" w:rsidRDefault="002F0277" w:rsidP="002F0277">
      <w:pPr>
        <w:pStyle w:val="Prrafodelista"/>
        <w:numPr>
          <w:ilvl w:val="0"/>
          <w:numId w:val="1"/>
        </w:numPr>
      </w:pPr>
      <w:r w:rsidRPr="005F10DC">
        <w:t>Evaluar el rendimiento de las consultas hechas por el módulo desarrollado (</w:t>
      </w:r>
      <w:r w:rsidRPr="005F10DC">
        <w:rPr>
          <w:i/>
        </w:rPr>
        <w:t>benchmarking</w:t>
      </w:r>
      <w:r w:rsidRPr="005F10DC">
        <w:t>).</w:t>
      </w:r>
    </w:p>
    <w:p w14:paraId="48997B4E" w14:textId="77777777" w:rsidR="002F0277" w:rsidRPr="005F10DC" w:rsidRDefault="002F0277" w:rsidP="002F0277">
      <w:pPr>
        <w:pStyle w:val="Prrafodelista"/>
        <w:numPr>
          <w:ilvl w:val="0"/>
          <w:numId w:val="1"/>
        </w:numPr>
      </w:pPr>
      <w:commentRangeStart w:id="35"/>
      <w:r w:rsidRPr="005F10DC">
        <w:t xml:space="preserve">Comparar el </w:t>
      </w:r>
      <w:r w:rsidRPr="005F10DC">
        <w:rPr>
          <w:i/>
        </w:rPr>
        <w:t>triple store</w:t>
      </w:r>
      <w:r w:rsidRPr="005F10DC">
        <w:t xml:space="preserve"> Apache </w:t>
      </w:r>
      <w:proofErr w:type="spellStart"/>
      <w:r w:rsidRPr="005F10DC">
        <w:t>Marmotta</w:t>
      </w:r>
      <w:proofErr w:type="spellEnd"/>
      <w:r w:rsidRPr="005F10DC">
        <w:t xml:space="preserve"> con </w:t>
      </w:r>
      <w:proofErr w:type="gramStart"/>
      <w:r w:rsidRPr="005F10DC">
        <w:t xml:space="preserve">otros </w:t>
      </w:r>
      <w:r w:rsidRPr="005F10DC">
        <w:rPr>
          <w:i/>
        </w:rPr>
        <w:t>triple store</w:t>
      </w:r>
      <w:proofErr w:type="gramEnd"/>
      <w:r w:rsidRPr="005F10DC">
        <w:t xml:space="preserve"> auxiliándose de la caracterización y </w:t>
      </w:r>
      <w:r w:rsidRPr="005F10DC">
        <w:rPr>
          <w:i/>
        </w:rPr>
        <w:t>benchmarking</w:t>
      </w:r>
      <w:r w:rsidRPr="005F10DC">
        <w:t xml:space="preserve"> del módulo.</w:t>
      </w:r>
      <w:commentRangeEnd w:id="35"/>
      <w:r w:rsidRPr="005F10DC">
        <w:rPr>
          <w:rStyle w:val="Refdecomentario"/>
        </w:rPr>
        <w:commentReference w:id="35"/>
      </w:r>
    </w:p>
    <w:p w14:paraId="431C3714" w14:textId="77777777" w:rsidR="002F0277" w:rsidRPr="005F10DC" w:rsidRDefault="002F0277" w:rsidP="002F0277">
      <w:pPr>
        <w:pStyle w:val="Prrafodelista"/>
        <w:numPr>
          <w:ilvl w:val="0"/>
          <w:numId w:val="1"/>
        </w:numPr>
      </w:pPr>
      <w:r w:rsidRPr="005F10DC">
        <w:t>Caracterizar el módulo de consultas federadas.</w:t>
      </w:r>
    </w:p>
    <w:p w14:paraId="2C79C8A4" w14:textId="77777777" w:rsidR="002F0277" w:rsidRPr="005F10DC" w:rsidRDefault="002F0277" w:rsidP="002F0277">
      <w:pPr>
        <w:pStyle w:val="Prrafodelista"/>
        <w:numPr>
          <w:ilvl w:val="0"/>
          <w:numId w:val="1"/>
        </w:numPr>
      </w:pPr>
      <w:r w:rsidRPr="005F10DC">
        <w:t>Explotar lar características geoespaciales de los datos obtenidos del despliegue de consultas federadas mediante una aplicación Web para poder visualizarlos y explorarlos.</w:t>
      </w:r>
    </w:p>
    <w:p w14:paraId="57131544" w14:textId="77777777" w:rsidR="002F0277" w:rsidRPr="005F10DC" w:rsidRDefault="002F0277" w:rsidP="002F0277">
      <w:pPr>
        <w:rPr>
          <w:lang w:val="es-MX"/>
        </w:rPr>
      </w:pPr>
    </w:p>
    <w:p w14:paraId="1223BBCE" w14:textId="77777777" w:rsidR="002F0277" w:rsidRPr="005F10DC" w:rsidRDefault="002F0277" w:rsidP="002F0277">
      <w:pPr>
        <w:rPr>
          <w:lang w:val="es-MX"/>
        </w:rPr>
      </w:pPr>
    </w:p>
    <w:p w14:paraId="7FE8891A" w14:textId="77777777" w:rsidR="002F0277" w:rsidRPr="005F10DC" w:rsidRDefault="002F0277" w:rsidP="002F0277">
      <w:pPr>
        <w:rPr>
          <w:lang w:val="es-MX"/>
        </w:rPr>
      </w:pPr>
    </w:p>
    <w:p w14:paraId="16E09E4A" w14:textId="77777777" w:rsidR="002F0277" w:rsidRPr="005F10DC" w:rsidRDefault="002F0277" w:rsidP="002F0277">
      <w:pPr>
        <w:rPr>
          <w:lang w:val="es-MX"/>
        </w:rPr>
      </w:pPr>
    </w:p>
    <w:p w14:paraId="42252977" w14:textId="77777777" w:rsidR="002F0277" w:rsidRPr="005F10DC" w:rsidRDefault="002F0277" w:rsidP="002F0277">
      <w:pPr>
        <w:rPr>
          <w:lang w:val="es-MX"/>
        </w:rPr>
      </w:pPr>
    </w:p>
    <w:p w14:paraId="26B496FE" w14:textId="77777777" w:rsidR="002F0277" w:rsidRPr="005F10DC" w:rsidRDefault="002F0277" w:rsidP="002F0277">
      <w:pPr>
        <w:rPr>
          <w:lang w:val="es-MX"/>
        </w:rPr>
      </w:pPr>
    </w:p>
    <w:p w14:paraId="7911632A" w14:textId="77777777" w:rsidR="002F0277" w:rsidRPr="005F10DC" w:rsidRDefault="002F0277" w:rsidP="002F0277">
      <w:pPr>
        <w:rPr>
          <w:lang w:val="es-MX"/>
        </w:rPr>
      </w:pPr>
    </w:p>
    <w:p w14:paraId="2B163ABE" w14:textId="5BCC8F21" w:rsidR="002F0277" w:rsidRDefault="002F0277" w:rsidP="002F0277">
      <w:pPr>
        <w:rPr>
          <w:lang w:val="es-MX"/>
        </w:rPr>
      </w:pPr>
    </w:p>
    <w:p w14:paraId="519BD5C1" w14:textId="454173CA" w:rsidR="00F21628" w:rsidRDefault="00F21628" w:rsidP="002F0277">
      <w:pPr>
        <w:rPr>
          <w:lang w:val="es-MX"/>
        </w:rPr>
      </w:pPr>
    </w:p>
    <w:p w14:paraId="7B03D4AF" w14:textId="5D0348A4" w:rsidR="00F21628" w:rsidRDefault="00F21628" w:rsidP="002F0277">
      <w:pPr>
        <w:rPr>
          <w:lang w:val="es-MX"/>
        </w:rPr>
      </w:pPr>
    </w:p>
    <w:p w14:paraId="62069A36" w14:textId="3256F344" w:rsidR="00F21628" w:rsidRDefault="00F21628" w:rsidP="002F0277">
      <w:pPr>
        <w:rPr>
          <w:lang w:val="es-MX"/>
        </w:rPr>
      </w:pPr>
    </w:p>
    <w:p w14:paraId="4CBF55E3" w14:textId="634ECBAA" w:rsidR="00F21628" w:rsidRDefault="00F21628" w:rsidP="002F0277">
      <w:pPr>
        <w:rPr>
          <w:lang w:val="es-MX"/>
        </w:rPr>
      </w:pPr>
    </w:p>
    <w:p w14:paraId="60E82FAB" w14:textId="46799713" w:rsidR="00F21628" w:rsidRDefault="00F21628" w:rsidP="002F0277">
      <w:pPr>
        <w:rPr>
          <w:lang w:val="es-MX"/>
        </w:rPr>
      </w:pPr>
    </w:p>
    <w:p w14:paraId="41A59995" w14:textId="0901AF44" w:rsidR="00F21628" w:rsidRDefault="00F21628" w:rsidP="002F0277">
      <w:pPr>
        <w:rPr>
          <w:lang w:val="es-MX"/>
        </w:rPr>
      </w:pPr>
    </w:p>
    <w:p w14:paraId="20AD77C8" w14:textId="39D8F059" w:rsidR="00F21628" w:rsidRDefault="00F21628" w:rsidP="002F0277">
      <w:pPr>
        <w:rPr>
          <w:lang w:val="es-MX"/>
        </w:rPr>
      </w:pPr>
    </w:p>
    <w:p w14:paraId="66C3AB75" w14:textId="7BF9011E" w:rsidR="002F0277" w:rsidRDefault="002F0277" w:rsidP="002F0277">
      <w:pPr>
        <w:rPr>
          <w:lang w:val="es-MX"/>
        </w:rPr>
      </w:pPr>
    </w:p>
    <w:p w14:paraId="1AACD835" w14:textId="77777777" w:rsidR="00F21628" w:rsidRPr="005F10DC" w:rsidRDefault="00F21628" w:rsidP="002F0277">
      <w:pPr>
        <w:rPr>
          <w:lang w:val="es-MX"/>
        </w:rPr>
      </w:pPr>
      <w:bookmarkStart w:id="36" w:name="_GoBack"/>
      <w:bookmarkEnd w:id="36"/>
    </w:p>
    <w:p w14:paraId="7B959ED3" w14:textId="362272C5" w:rsidR="002F0277" w:rsidRPr="005F10DC" w:rsidRDefault="002F0277" w:rsidP="00230FC2">
      <w:pPr>
        <w:pStyle w:val="Ttulo1"/>
        <w:numPr>
          <w:ilvl w:val="0"/>
          <w:numId w:val="7"/>
        </w:numPr>
        <w:spacing w:before="360" w:after="240" w:line="276" w:lineRule="auto"/>
        <w:jc w:val="both"/>
        <w:rPr>
          <w:lang w:val="es-MX"/>
        </w:rPr>
      </w:pPr>
      <w:bookmarkStart w:id="37" w:name="_Toc293663628"/>
      <w:bookmarkStart w:id="38" w:name="_Toc23418456"/>
      <w:r w:rsidRPr="005F10DC">
        <w:rPr>
          <w:lang w:val="es-MX"/>
        </w:rPr>
        <w:lastRenderedPageBreak/>
        <w:t>Estado del arte</w:t>
      </w:r>
      <w:bookmarkEnd w:id="37"/>
      <w:bookmarkEnd w:id="38"/>
    </w:p>
    <w:p w14:paraId="35FAFBCA" w14:textId="77777777" w:rsidR="002F0277" w:rsidRPr="005F10DC" w:rsidRDefault="002F0277" w:rsidP="002F0277">
      <w:pPr>
        <w:spacing w:line="240" w:lineRule="auto"/>
        <w:jc w:val="both"/>
        <w:rPr>
          <w:lang w:val="es-MX"/>
        </w:rPr>
      </w:pPr>
      <w:r w:rsidRPr="005F10DC">
        <w:rPr>
          <w:lang w:val="es-MX"/>
        </w:rPr>
        <w:t xml:space="preserve">Los trabajos desarrollados que se presentan en este documento a nivel internacional son 12, a nivel nacional 3 y en UPIITA es 1. Los 6 trabajos que se presentan o bien usan las herramientas del </w:t>
      </w:r>
      <w:proofErr w:type="spellStart"/>
      <w:r w:rsidRPr="005F10DC">
        <w:rPr>
          <w:i/>
          <w:lang w:val="es-MX"/>
        </w:rPr>
        <w:t>Linked</w:t>
      </w:r>
      <w:proofErr w:type="spellEnd"/>
      <w:r w:rsidRPr="005F10DC">
        <w:rPr>
          <w:i/>
          <w:lang w:val="es-MX"/>
        </w:rPr>
        <w:t xml:space="preserve"> Data</w:t>
      </w:r>
      <w:r w:rsidRPr="005F10DC">
        <w:rPr>
          <w:lang w:val="es-MX"/>
        </w:rPr>
        <w:t xml:space="preserve"> o dan un enfoque de cómo se usan las tecnologías, pero ninguna aborda una propuesta similar a la considerada en este trabajo.</w:t>
      </w:r>
    </w:p>
    <w:p w14:paraId="789A4707" w14:textId="77777777" w:rsidR="002F0277" w:rsidRPr="005F10DC" w:rsidRDefault="002F0277" w:rsidP="002F0277">
      <w:pPr>
        <w:spacing w:line="240" w:lineRule="auto"/>
        <w:jc w:val="both"/>
        <w:rPr>
          <w:b/>
          <w:lang w:val="es-MX"/>
        </w:rPr>
      </w:pPr>
      <w:r w:rsidRPr="005F10DC">
        <w:rPr>
          <w:b/>
          <w:lang w:val="es-MX"/>
        </w:rPr>
        <w:t>Internacional</w:t>
      </w:r>
    </w:p>
    <w:p w14:paraId="51A3BECB" w14:textId="77777777" w:rsidR="002F0277" w:rsidRPr="005F10DC" w:rsidRDefault="002F0277" w:rsidP="002F0277">
      <w:pPr>
        <w:spacing w:line="240" w:lineRule="auto"/>
        <w:jc w:val="both"/>
        <w:rPr>
          <w:b/>
          <w:i/>
          <w:lang w:val="es-MX"/>
        </w:rPr>
      </w:pPr>
      <w:proofErr w:type="spellStart"/>
      <w:r w:rsidRPr="005F10DC">
        <w:rPr>
          <w:b/>
          <w:i/>
          <w:lang w:val="es-MX"/>
        </w:rPr>
        <w:t>Querying</w:t>
      </w:r>
      <w:proofErr w:type="spellEnd"/>
      <w:r w:rsidRPr="005F10DC">
        <w:rPr>
          <w:b/>
          <w:i/>
          <w:lang w:val="es-MX"/>
        </w:rPr>
        <w:t xml:space="preserve"> </w:t>
      </w:r>
      <w:proofErr w:type="spellStart"/>
      <w:r w:rsidRPr="005F10DC">
        <w:rPr>
          <w:b/>
          <w:i/>
          <w:lang w:val="es-MX"/>
        </w:rPr>
        <w:t>Geospatial</w:t>
      </w:r>
      <w:proofErr w:type="spellEnd"/>
      <w:r w:rsidRPr="005F10DC">
        <w:rPr>
          <w:b/>
          <w:i/>
          <w:lang w:val="es-MX"/>
        </w:rPr>
        <w:t xml:space="preserve"> Data </w:t>
      </w:r>
      <w:proofErr w:type="spellStart"/>
      <w:r w:rsidRPr="005F10DC">
        <w:rPr>
          <w:b/>
          <w:i/>
          <w:lang w:val="es-MX"/>
        </w:rPr>
        <w:t>over</w:t>
      </w:r>
      <w:proofErr w:type="spellEnd"/>
      <w:r w:rsidRPr="005F10DC">
        <w:rPr>
          <w:b/>
          <w:i/>
          <w:lang w:val="es-MX"/>
        </w:rPr>
        <w:t xml:space="preserve"> </w:t>
      </w:r>
      <w:proofErr w:type="spellStart"/>
      <w:r w:rsidRPr="005F10DC">
        <w:rPr>
          <w:b/>
          <w:i/>
          <w:lang w:val="es-MX"/>
        </w:rPr>
        <w:t>the</w:t>
      </w:r>
      <w:proofErr w:type="spellEnd"/>
      <w:r w:rsidRPr="005F10DC">
        <w:rPr>
          <w:b/>
          <w:i/>
          <w:lang w:val="es-MX"/>
        </w:rPr>
        <w:t xml:space="preserve"> Web: a </w:t>
      </w:r>
      <w:proofErr w:type="spellStart"/>
      <w:r w:rsidRPr="005F10DC">
        <w:rPr>
          <w:b/>
          <w:i/>
          <w:lang w:val="es-MX"/>
        </w:rPr>
        <w:t>GeoSPARQL</w:t>
      </w:r>
      <w:proofErr w:type="spellEnd"/>
      <w:r w:rsidRPr="005F10DC">
        <w:rPr>
          <w:b/>
          <w:i/>
          <w:lang w:val="es-MX"/>
        </w:rPr>
        <w:t xml:space="preserve"> </w:t>
      </w:r>
      <w:proofErr w:type="gramStart"/>
      <w:r w:rsidRPr="005F10DC">
        <w:rPr>
          <w:b/>
          <w:i/>
          <w:lang w:val="es-MX"/>
        </w:rPr>
        <w:t>Interface</w:t>
      </w:r>
      <w:proofErr w:type="gramEnd"/>
    </w:p>
    <w:p w14:paraId="11DB5747" w14:textId="329B346B" w:rsidR="002F0277" w:rsidRPr="005F10DC" w:rsidRDefault="002F0277" w:rsidP="002F0277">
      <w:pPr>
        <w:spacing w:line="240" w:lineRule="auto"/>
        <w:jc w:val="both"/>
        <w:rPr>
          <w:lang w:val="es-MX"/>
        </w:rPr>
      </w:pPr>
      <w:r w:rsidRPr="005F10DC">
        <w:rPr>
          <w:lang w:val="es-MX"/>
        </w:rPr>
        <w:t xml:space="preserve">En este artículo se describe cómo es que Nancy, </w:t>
      </w:r>
      <w:proofErr w:type="spellStart"/>
      <w:r w:rsidRPr="005F10DC">
        <w:rPr>
          <w:lang w:val="es-MX"/>
        </w:rPr>
        <w:t>Ralhp</w:t>
      </w:r>
      <w:proofErr w:type="spellEnd"/>
      <w:r w:rsidRPr="005F10DC">
        <w:rPr>
          <w:lang w:val="es-MX"/>
        </w:rPr>
        <w:t xml:space="preserve"> y Dave crearon e implementaron una interfaz para datos </w:t>
      </w:r>
      <w:proofErr w:type="spellStart"/>
      <w:r w:rsidRPr="005F10DC">
        <w:rPr>
          <w:lang w:val="es-MX"/>
        </w:rPr>
        <w:t>GeoSPARQL</w:t>
      </w:r>
      <w:proofErr w:type="spellEnd"/>
      <w:r w:rsidRPr="005F10DC">
        <w:rPr>
          <w:lang w:val="es-MX"/>
        </w:rPr>
        <w:t xml:space="preserve"> llamada </w:t>
      </w:r>
      <w:proofErr w:type="spellStart"/>
      <w:r w:rsidRPr="005F10DC">
        <w:rPr>
          <w:i/>
          <w:lang w:val="es-MX"/>
        </w:rPr>
        <w:t>GeoQuery</w:t>
      </w:r>
      <w:proofErr w:type="spellEnd"/>
      <w:r w:rsidRPr="005F10DC">
        <w:rPr>
          <w:i/>
          <w:lang w:val="es-MX"/>
        </w:rPr>
        <w:t xml:space="preserve"> TOOL</w:t>
      </w:r>
      <w:r w:rsidRPr="005F10DC">
        <w:rPr>
          <w:lang w:val="es-MX"/>
        </w:rPr>
        <w:t xml:space="preserve">. Esta interfaz intuitiva pretende hacer que las consultas geoespaciales sean más fáciles de hacer al implementar listas en su interfaz para poder escoger atributos y operadores espaciales. Con base en los datos de entrada que haya ingresado el usuario, </w:t>
      </w:r>
      <w:proofErr w:type="spellStart"/>
      <w:r w:rsidRPr="005F10DC">
        <w:rPr>
          <w:i/>
          <w:lang w:val="es-MX"/>
        </w:rPr>
        <w:t>GeoQuery</w:t>
      </w:r>
      <w:proofErr w:type="spellEnd"/>
      <w:r w:rsidRPr="005F10DC">
        <w:rPr>
          <w:lang w:val="es-MX"/>
        </w:rPr>
        <w:t xml:space="preserve"> genera código </w:t>
      </w:r>
      <w:proofErr w:type="spellStart"/>
      <w:r w:rsidRPr="005F10DC">
        <w:rPr>
          <w:lang w:val="es-MX"/>
        </w:rPr>
        <w:t>GeoSPARQL</w:t>
      </w:r>
      <w:proofErr w:type="spellEnd"/>
      <w:r w:rsidRPr="005F10DC">
        <w:rPr>
          <w:lang w:val="es-MX"/>
        </w:rPr>
        <w:t xml:space="preserve"> automáticamente, realiza la consulta usando el </w:t>
      </w:r>
      <w:r w:rsidRPr="005F10DC">
        <w:rPr>
          <w:i/>
          <w:lang w:val="es-MX"/>
        </w:rPr>
        <w:t xml:space="preserve">triple store </w:t>
      </w:r>
      <w:proofErr w:type="spellStart"/>
      <w:r w:rsidRPr="005F10DC">
        <w:rPr>
          <w:lang w:val="es-MX"/>
        </w:rPr>
        <w:t>Parliament</w:t>
      </w:r>
      <w:proofErr w:type="spellEnd"/>
      <w:r w:rsidRPr="005F10DC">
        <w:rPr>
          <w:lang w:val="es-MX"/>
        </w:rPr>
        <w:t xml:space="preserve"> y es desplegado en una aplicación web en vez de utilizar el Sistema de Información Geográfica (GIS, por sus siglas en inglés)</w:t>
      </w:r>
      <w:sdt>
        <w:sdtPr>
          <w:rPr>
            <w:lang w:val="es-MX"/>
          </w:rPr>
          <w:id w:val="-1296912252"/>
          <w:citation/>
        </w:sdtPr>
        <w:sdtEndPr/>
        <w:sdtContent>
          <w:r w:rsidRPr="005F10DC">
            <w:rPr>
              <w:lang w:val="es-MX"/>
            </w:rPr>
            <w:fldChar w:fldCharType="begin"/>
          </w:r>
          <w:r w:rsidRPr="005F10DC">
            <w:rPr>
              <w:noProof/>
              <w:lang w:val="es-MX"/>
            </w:rPr>
            <w:instrText xml:space="preserve"> CITATION Wie14 \l 2058 </w:instrText>
          </w:r>
          <w:r w:rsidRPr="005F10DC">
            <w:rPr>
              <w:lang w:val="es-MX"/>
            </w:rPr>
            <w:fldChar w:fldCharType="separate"/>
          </w:r>
          <w:r w:rsidR="00595C94" w:rsidRPr="005F10DC">
            <w:rPr>
              <w:noProof/>
              <w:lang w:val="es-MX"/>
            </w:rPr>
            <w:t xml:space="preserve"> [17]</w:t>
          </w:r>
          <w:r w:rsidRPr="005F10DC">
            <w:rPr>
              <w:lang w:val="es-MX"/>
            </w:rPr>
            <w:fldChar w:fldCharType="end"/>
          </w:r>
        </w:sdtContent>
      </w:sdt>
    </w:p>
    <w:p w14:paraId="26AFF6FE" w14:textId="77777777" w:rsidR="002F0277" w:rsidRPr="005F10DC" w:rsidRDefault="002F0277" w:rsidP="002F0277">
      <w:pPr>
        <w:spacing w:line="240" w:lineRule="auto"/>
        <w:jc w:val="both"/>
        <w:rPr>
          <w:b/>
          <w:i/>
          <w:lang w:val="es-MX"/>
        </w:rPr>
      </w:pPr>
      <w:proofErr w:type="spellStart"/>
      <w:r w:rsidRPr="005F10DC">
        <w:rPr>
          <w:b/>
          <w:i/>
          <w:lang w:val="es-MX"/>
        </w:rPr>
        <w:t>Enabling</w:t>
      </w:r>
      <w:proofErr w:type="spellEnd"/>
      <w:r w:rsidRPr="005F10DC">
        <w:rPr>
          <w:b/>
          <w:i/>
          <w:lang w:val="es-MX"/>
        </w:rPr>
        <w:t xml:space="preserve"> </w:t>
      </w:r>
      <w:proofErr w:type="spellStart"/>
      <w:r w:rsidRPr="005F10DC">
        <w:rPr>
          <w:b/>
          <w:i/>
          <w:lang w:val="es-MX"/>
        </w:rPr>
        <w:t>the</w:t>
      </w:r>
      <w:proofErr w:type="spellEnd"/>
      <w:r w:rsidRPr="005F10DC">
        <w:rPr>
          <w:b/>
          <w:i/>
          <w:lang w:val="es-MX"/>
        </w:rPr>
        <w:t xml:space="preserve"> </w:t>
      </w:r>
      <w:proofErr w:type="spellStart"/>
      <w:r w:rsidRPr="005F10DC">
        <w:rPr>
          <w:b/>
          <w:i/>
          <w:lang w:val="es-MX"/>
        </w:rPr>
        <w:t>Geospatial</w:t>
      </w:r>
      <w:proofErr w:type="spellEnd"/>
      <w:r w:rsidRPr="005F10DC">
        <w:rPr>
          <w:b/>
          <w:i/>
          <w:lang w:val="es-MX"/>
        </w:rPr>
        <w:t xml:space="preserve"> </w:t>
      </w:r>
      <w:proofErr w:type="spellStart"/>
      <w:r w:rsidRPr="005F10DC">
        <w:rPr>
          <w:b/>
          <w:i/>
          <w:lang w:val="es-MX"/>
        </w:rPr>
        <w:t>Semantic</w:t>
      </w:r>
      <w:proofErr w:type="spellEnd"/>
      <w:r w:rsidRPr="005F10DC">
        <w:rPr>
          <w:b/>
          <w:i/>
          <w:lang w:val="es-MX"/>
        </w:rPr>
        <w:t xml:space="preserve"> Web </w:t>
      </w:r>
      <w:proofErr w:type="spellStart"/>
      <w:r w:rsidRPr="005F10DC">
        <w:rPr>
          <w:b/>
          <w:i/>
          <w:lang w:val="es-MX"/>
        </w:rPr>
        <w:t>with</w:t>
      </w:r>
      <w:proofErr w:type="spellEnd"/>
      <w:r w:rsidRPr="005F10DC">
        <w:rPr>
          <w:b/>
          <w:i/>
          <w:lang w:val="es-MX"/>
        </w:rPr>
        <w:t xml:space="preserve"> </w:t>
      </w:r>
      <w:proofErr w:type="spellStart"/>
      <w:r w:rsidRPr="005F10DC">
        <w:rPr>
          <w:b/>
          <w:i/>
          <w:lang w:val="es-MX"/>
        </w:rPr>
        <w:t>Parliament</w:t>
      </w:r>
      <w:proofErr w:type="spellEnd"/>
      <w:r w:rsidRPr="005F10DC">
        <w:rPr>
          <w:b/>
          <w:i/>
          <w:lang w:val="es-MX"/>
        </w:rPr>
        <w:t xml:space="preserve"> and </w:t>
      </w:r>
      <w:proofErr w:type="spellStart"/>
      <w:r w:rsidRPr="005F10DC">
        <w:rPr>
          <w:b/>
          <w:i/>
          <w:lang w:val="es-MX"/>
        </w:rPr>
        <w:t>GeoSPARQL</w:t>
      </w:r>
      <w:proofErr w:type="spellEnd"/>
    </w:p>
    <w:p w14:paraId="47A32A97" w14:textId="067B828B" w:rsidR="002F0277" w:rsidRPr="005F10DC" w:rsidRDefault="002F0277" w:rsidP="002F0277">
      <w:pPr>
        <w:spacing w:line="240" w:lineRule="auto"/>
        <w:jc w:val="both"/>
        <w:rPr>
          <w:lang w:val="es-MX"/>
        </w:rPr>
      </w:pPr>
      <w:r w:rsidRPr="005F10DC">
        <w:rPr>
          <w:lang w:val="es-MX"/>
        </w:rPr>
        <w:t xml:space="preserve">Este trabajo de Robert y Dave se presentan razones por las cuáles hay que usar </w:t>
      </w:r>
      <w:proofErr w:type="spellStart"/>
      <w:r w:rsidRPr="005F10DC">
        <w:rPr>
          <w:lang w:val="es-MX"/>
        </w:rPr>
        <w:t>GeoSPARQL</w:t>
      </w:r>
      <w:proofErr w:type="spellEnd"/>
      <w:r w:rsidRPr="005F10DC">
        <w:rPr>
          <w:lang w:val="es-MX"/>
        </w:rPr>
        <w:t xml:space="preserve">, su estado del arte en la industria y en la investigación, y su implementación de </w:t>
      </w:r>
      <w:proofErr w:type="spellStart"/>
      <w:r w:rsidRPr="005F10DC">
        <w:rPr>
          <w:lang w:val="es-MX"/>
        </w:rPr>
        <w:t>GeoSPARQL</w:t>
      </w:r>
      <w:proofErr w:type="spellEnd"/>
      <w:r w:rsidRPr="005F10DC">
        <w:rPr>
          <w:lang w:val="es-MX"/>
        </w:rPr>
        <w:t xml:space="preserve"> en el </w:t>
      </w:r>
      <w:r w:rsidRPr="005F10DC">
        <w:rPr>
          <w:i/>
          <w:lang w:val="es-MX"/>
        </w:rPr>
        <w:t>triple store</w:t>
      </w:r>
      <w:r w:rsidRPr="005F10DC">
        <w:rPr>
          <w:lang w:val="es-MX"/>
        </w:rPr>
        <w:t xml:space="preserve"> </w:t>
      </w:r>
      <w:proofErr w:type="spellStart"/>
      <w:r w:rsidRPr="005F10DC">
        <w:rPr>
          <w:lang w:val="es-MX"/>
        </w:rPr>
        <w:t>Parliament</w:t>
      </w:r>
      <w:proofErr w:type="spellEnd"/>
      <w:r w:rsidRPr="005F10DC">
        <w:rPr>
          <w:lang w:val="es-MX"/>
        </w:rPr>
        <w:t xml:space="preserve">. Explican conceptos geoespaciales tales como las diferencia entre una característica y una geometría, qué es un sistema de referencia de coordenadas (CRS, por sus siglas en inglés) y las relaciones topológicas que existen. En esta última mencionan 8 operaciones básicas y sus 2 variantes </w:t>
      </w:r>
      <w:proofErr w:type="spellStart"/>
      <w:r w:rsidRPr="005F10DC">
        <w:rPr>
          <w:lang w:val="es-MX"/>
        </w:rPr>
        <w:t>Egenhofer</w:t>
      </w:r>
      <w:proofErr w:type="spellEnd"/>
      <w:r w:rsidRPr="005F10DC">
        <w:rPr>
          <w:lang w:val="es-MX"/>
        </w:rPr>
        <w:t xml:space="preserve"> y RCC8. Ambas expresan las mismas operaciones al ser equivalentes. En general, este documento da las herramientas para comprender </w:t>
      </w:r>
      <w:proofErr w:type="spellStart"/>
      <w:r w:rsidRPr="005F10DC">
        <w:rPr>
          <w:lang w:val="es-MX"/>
        </w:rPr>
        <w:t>GeoSPARQL</w:t>
      </w:r>
      <w:proofErr w:type="spellEnd"/>
      <w:r w:rsidRPr="005F10DC">
        <w:rPr>
          <w:lang w:val="es-MX"/>
        </w:rPr>
        <w:t>, así como su uso e implementación con la intención de que empresas u organizaciones consideren adoptar esta tecnología</w:t>
      </w:r>
      <w:sdt>
        <w:sdtPr>
          <w:rPr>
            <w:lang w:val="es-MX"/>
          </w:rPr>
          <w:id w:val="-1323272216"/>
          <w:citation/>
        </w:sdtPr>
        <w:sdtEndPr/>
        <w:sdtContent>
          <w:r w:rsidRPr="005F10DC">
            <w:rPr>
              <w:lang w:val="es-MX"/>
            </w:rPr>
            <w:fldChar w:fldCharType="begin"/>
          </w:r>
          <w:r w:rsidRPr="005F10DC">
            <w:rPr>
              <w:noProof/>
              <w:lang w:val="es-MX"/>
            </w:rPr>
            <w:instrText xml:space="preserve"> CITATION Bat12 \l 2058 </w:instrText>
          </w:r>
          <w:r w:rsidRPr="005F10DC">
            <w:rPr>
              <w:lang w:val="es-MX"/>
            </w:rPr>
            <w:fldChar w:fldCharType="separate"/>
          </w:r>
          <w:r w:rsidR="00595C94" w:rsidRPr="005F10DC">
            <w:rPr>
              <w:noProof/>
              <w:lang w:val="es-MX"/>
            </w:rPr>
            <w:t xml:space="preserve"> [18]</w:t>
          </w:r>
          <w:r w:rsidRPr="005F10DC">
            <w:rPr>
              <w:lang w:val="es-MX"/>
            </w:rPr>
            <w:fldChar w:fldCharType="end"/>
          </w:r>
        </w:sdtContent>
      </w:sdt>
      <w:r w:rsidRPr="005F10DC">
        <w:rPr>
          <w:lang w:val="es-MX"/>
        </w:rPr>
        <w:t>.</w:t>
      </w:r>
    </w:p>
    <w:p w14:paraId="59A5C529" w14:textId="77777777" w:rsidR="002F0277" w:rsidRPr="005F10DC" w:rsidRDefault="002F0277" w:rsidP="002F0277">
      <w:pPr>
        <w:spacing w:line="240" w:lineRule="auto"/>
        <w:jc w:val="both"/>
        <w:rPr>
          <w:b/>
          <w:i/>
          <w:lang w:val="es-MX"/>
        </w:rPr>
      </w:pPr>
      <w:proofErr w:type="spellStart"/>
      <w:r w:rsidRPr="005F10DC">
        <w:rPr>
          <w:b/>
          <w:i/>
          <w:lang w:val="es-MX"/>
        </w:rPr>
        <w:t>Strategies</w:t>
      </w:r>
      <w:proofErr w:type="spellEnd"/>
      <w:r w:rsidRPr="005F10DC">
        <w:rPr>
          <w:b/>
          <w:i/>
          <w:lang w:val="es-MX"/>
        </w:rPr>
        <w:t xml:space="preserve"> </w:t>
      </w:r>
      <w:proofErr w:type="spellStart"/>
      <w:r w:rsidRPr="005F10DC">
        <w:rPr>
          <w:b/>
          <w:i/>
          <w:lang w:val="es-MX"/>
        </w:rPr>
        <w:t>for</w:t>
      </w:r>
      <w:proofErr w:type="spellEnd"/>
      <w:r w:rsidRPr="005F10DC">
        <w:rPr>
          <w:b/>
          <w:i/>
          <w:lang w:val="es-MX"/>
        </w:rPr>
        <w:t xml:space="preserve"> </w:t>
      </w:r>
      <w:proofErr w:type="spellStart"/>
      <w:r w:rsidRPr="005F10DC">
        <w:rPr>
          <w:b/>
          <w:i/>
          <w:lang w:val="es-MX"/>
        </w:rPr>
        <w:t>Executing</w:t>
      </w:r>
      <w:proofErr w:type="spellEnd"/>
      <w:r w:rsidRPr="005F10DC">
        <w:rPr>
          <w:b/>
          <w:i/>
          <w:lang w:val="es-MX"/>
        </w:rPr>
        <w:t xml:space="preserve"> </w:t>
      </w:r>
      <w:proofErr w:type="spellStart"/>
      <w:r w:rsidRPr="005F10DC">
        <w:rPr>
          <w:b/>
          <w:i/>
          <w:lang w:val="es-MX"/>
        </w:rPr>
        <w:t>Federated</w:t>
      </w:r>
      <w:proofErr w:type="spellEnd"/>
      <w:r w:rsidRPr="005F10DC">
        <w:rPr>
          <w:b/>
          <w:i/>
          <w:lang w:val="es-MX"/>
        </w:rPr>
        <w:t xml:space="preserve"> </w:t>
      </w:r>
      <w:proofErr w:type="spellStart"/>
      <w:r w:rsidRPr="005F10DC">
        <w:rPr>
          <w:b/>
          <w:i/>
          <w:lang w:val="es-MX"/>
        </w:rPr>
        <w:t>Queries</w:t>
      </w:r>
      <w:proofErr w:type="spellEnd"/>
      <w:r w:rsidRPr="005F10DC">
        <w:rPr>
          <w:b/>
          <w:i/>
          <w:lang w:val="es-MX"/>
        </w:rPr>
        <w:t xml:space="preserve"> in SPARQL1.1</w:t>
      </w:r>
    </w:p>
    <w:p w14:paraId="47899BB9" w14:textId="08EB3FE9" w:rsidR="002F0277" w:rsidRPr="005F10DC" w:rsidRDefault="002F0277" w:rsidP="002F0277">
      <w:pPr>
        <w:spacing w:line="240" w:lineRule="auto"/>
        <w:jc w:val="both"/>
        <w:rPr>
          <w:bCs/>
          <w:lang w:val="es-MX"/>
        </w:rPr>
      </w:pPr>
      <w:r w:rsidRPr="005F10DC">
        <w:rPr>
          <w:bCs/>
          <w:lang w:val="es-MX"/>
        </w:rPr>
        <w:t xml:space="preserve">En esta propuesta se analizan diferentes estrategias para implementar consultas federadas con la intención de evitar los límites que un </w:t>
      </w:r>
      <w:proofErr w:type="spellStart"/>
      <w:r w:rsidRPr="005F10DC">
        <w:rPr>
          <w:bCs/>
          <w:i/>
          <w:lang w:val="es-MX"/>
        </w:rPr>
        <w:t>endpoint</w:t>
      </w:r>
      <w:proofErr w:type="spellEnd"/>
      <w:r w:rsidRPr="005F10DC">
        <w:rPr>
          <w:bCs/>
          <w:lang w:val="es-MX"/>
        </w:rPr>
        <w:t xml:space="preserve"> presenta. Las estrategias que proponen están basadas en la versión de SPARQL 1.1 mediante descomposición de consultas federadas. En este artículo se describe la sintaxis de SPARQL mediante teoría de conjuntos, así como la evaluación de las estrategias propuestas probando los teoremas propuestos. Por último, los autores muestran la mejora de resultados habiendo implementado sus estrategias</w:t>
      </w:r>
      <w:sdt>
        <w:sdtPr>
          <w:rPr>
            <w:bCs/>
            <w:lang w:val="es-MX"/>
          </w:rPr>
          <w:id w:val="-285653994"/>
          <w:citation/>
        </w:sdtPr>
        <w:sdtEndPr/>
        <w:sdtContent>
          <w:r w:rsidRPr="005F10DC">
            <w:rPr>
              <w:bCs/>
              <w:lang w:val="es-MX"/>
            </w:rPr>
            <w:fldChar w:fldCharType="begin"/>
          </w:r>
          <w:r w:rsidRPr="005F10DC">
            <w:rPr>
              <w:noProof/>
              <w:lang w:val="es-MX"/>
            </w:rPr>
            <w:instrText xml:space="preserve"> CITATION Bui14 \l 2058 </w:instrText>
          </w:r>
          <w:r w:rsidRPr="005F10DC">
            <w:rPr>
              <w:bCs/>
              <w:lang w:val="es-MX"/>
            </w:rPr>
            <w:fldChar w:fldCharType="separate"/>
          </w:r>
          <w:r w:rsidR="00595C94" w:rsidRPr="005F10DC">
            <w:rPr>
              <w:noProof/>
              <w:lang w:val="es-MX"/>
            </w:rPr>
            <w:t xml:space="preserve"> [19]</w:t>
          </w:r>
          <w:r w:rsidRPr="005F10DC">
            <w:rPr>
              <w:bCs/>
              <w:lang w:val="es-MX"/>
            </w:rPr>
            <w:fldChar w:fldCharType="end"/>
          </w:r>
        </w:sdtContent>
      </w:sdt>
      <w:r w:rsidRPr="005F10DC">
        <w:rPr>
          <w:bCs/>
          <w:lang w:val="es-MX"/>
        </w:rPr>
        <w:t>.</w:t>
      </w:r>
    </w:p>
    <w:p w14:paraId="0527DC48" w14:textId="77777777" w:rsidR="002F0277" w:rsidRPr="005F10DC" w:rsidRDefault="002F0277" w:rsidP="002F0277">
      <w:pPr>
        <w:spacing w:line="240" w:lineRule="auto"/>
        <w:jc w:val="both"/>
        <w:rPr>
          <w:bCs/>
          <w:lang w:val="es-MX"/>
        </w:rPr>
      </w:pPr>
      <w:proofErr w:type="spellStart"/>
      <w:r w:rsidRPr="005F10DC">
        <w:rPr>
          <w:b/>
          <w:bCs/>
          <w:i/>
          <w:lang w:val="es-MX"/>
        </w:rPr>
        <w:t>Linking</w:t>
      </w:r>
      <w:proofErr w:type="spellEnd"/>
      <w:r w:rsidRPr="005F10DC">
        <w:rPr>
          <w:b/>
          <w:bCs/>
          <w:i/>
          <w:lang w:val="es-MX"/>
        </w:rPr>
        <w:t xml:space="preserve"> UK </w:t>
      </w:r>
      <w:proofErr w:type="spellStart"/>
      <w:r w:rsidRPr="005F10DC">
        <w:rPr>
          <w:b/>
          <w:bCs/>
          <w:i/>
          <w:lang w:val="es-MX"/>
        </w:rPr>
        <w:t>Gorvernment</w:t>
      </w:r>
      <w:proofErr w:type="spellEnd"/>
      <w:r w:rsidRPr="005F10DC">
        <w:rPr>
          <w:b/>
          <w:bCs/>
          <w:i/>
          <w:lang w:val="es-MX"/>
        </w:rPr>
        <w:t xml:space="preserve"> Data</w:t>
      </w:r>
    </w:p>
    <w:p w14:paraId="653A61FD" w14:textId="17BCBE48" w:rsidR="002F0277" w:rsidRPr="005F10DC" w:rsidRDefault="002F0277" w:rsidP="002F0277">
      <w:pPr>
        <w:spacing w:line="240" w:lineRule="auto"/>
        <w:jc w:val="both"/>
        <w:rPr>
          <w:bCs/>
          <w:lang w:val="es-MX"/>
        </w:rPr>
      </w:pPr>
      <w:r w:rsidRPr="005F10DC">
        <w:rPr>
          <w:bCs/>
          <w:lang w:val="es-MX"/>
        </w:rPr>
        <w:t xml:space="preserve">En este trabajo se establecen los casos de uso para la adopción de los principios de </w:t>
      </w:r>
      <w:proofErr w:type="spellStart"/>
      <w:r w:rsidRPr="005F10DC">
        <w:rPr>
          <w:bCs/>
          <w:i/>
          <w:lang w:val="es-MX"/>
        </w:rPr>
        <w:t>Linked</w:t>
      </w:r>
      <w:proofErr w:type="spellEnd"/>
      <w:r w:rsidRPr="005F10DC">
        <w:rPr>
          <w:bCs/>
          <w:i/>
          <w:lang w:val="es-MX"/>
        </w:rPr>
        <w:t xml:space="preserve"> </w:t>
      </w:r>
      <w:r w:rsidRPr="005F10DC">
        <w:rPr>
          <w:bCs/>
          <w:lang w:val="es-MX"/>
        </w:rPr>
        <w:t xml:space="preserve">Data para la publicación de datos públicos del gobierno de Reino Unido. Además, los autores plantean los beneficios de usar </w:t>
      </w:r>
      <w:proofErr w:type="spellStart"/>
      <w:r w:rsidRPr="005F10DC">
        <w:rPr>
          <w:bCs/>
          <w:i/>
          <w:lang w:val="es-MX"/>
        </w:rPr>
        <w:t>Linked</w:t>
      </w:r>
      <w:proofErr w:type="spellEnd"/>
      <w:r w:rsidRPr="005F10DC">
        <w:rPr>
          <w:bCs/>
          <w:i/>
          <w:lang w:val="es-MX"/>
        </w:rPr>
        <w:t xml:space="preserve"> Data</w:t>
      </w:r>
      <w:r w:rsidRPr="005F10DC">
        <w:rPr>
          <w:bCs/>
          <w:lang w:val="es-MX"/>
        </w:rPr>
        <w:t xml:space="preserve">. En sí, el trabajo pretende convencer a empresas, centros de estudio y a desarrolladores a empezar a usar </w:t>
      </w:r>
      <w:proofErr w:type="spellStart"/>
      <w:r w:rsidRPr="005F10DC">
        <w:rPr>
          <w:bCs/>
          <w:i/>
          <w:lang w:val="es-MX"/>
        </w:rPr>
        <w:t>Linked</w:t>
      </w:r>
      <w:proofErr w:type="spellEnd"/>
      <w:r w:rsidRPr="005F10DC">
        <w:rPr>
          <w:bCs/>
          <w:i/>
          <w:lang w:val="es-MX"/>
        </w:rPr>
        <w:t xml:space="preserve"> Data</w:t>
      </w:r>
      <w:r w:rsidRPr="005F10DC">
        <w:rPr>
          <w:bCs/>
          <w:lang w:val="es-MX"/>
        </w:rPr>
        <w:t xml:space="preserve">. En el documento se abordan los temas de datos públicos del gobierno y la responsabilidad que deben existir para su publicación, patrones de diseño, tópicos imprescindibles para abordar la publicación de datos relacionados con información estadística y geoespacial. Por último, presentan las tecnologías disponibles en el contexto </w:t>
      </w:r>
      <w:proofErr w:type="spellStart"/>
      <w:r w:rsidRPr="005F10DC">
        <w:rPr>
          <w:bCs/>
          <w:i/>
          <w:lang w:val="es-MX"/>
        </w:rPr>
        <w:t>Linked</w:t>
      </w:r>
      <w:proofErr w:type="spellEnd"/>
      <w:r w:rsidRPr="005F10DC">
        <w:rPr>
          <w:bCs/>
          <w:i/>
          <w:lang w:val="es-MX"/>
        </w:rPr>
        <w:t xml:space="preserve"> Data</w:t>
      </w:r>
      <w:r w:rsidRPr="005F10DC">
        <w:rPr>
          <w:bCs/>
          <w:lang w:val="es-MX"/>
        </w:rPr>
        <w:t xml:space="preserve"> para que desarrolladores de software puedan crear nuevas herramientas</w:t>
      </w:r>
      <w:sdt>
        <w:sdtPr>
          <w:rPr>
            <w:bCs/>
            <w:lang w:val="es-MX"/>
          </w:rPr>
          <w:id w:val="1299656700"/>
          <w:citation/>
        </w:sdtPr>
        <w:sdtEndPr/>
        <w:sdtContent>
          <w:r w:rsidRPr="005F10DC">
            <w:rPr>
              <w:bCs/>
              <w:lang w:val="es-MX"/>
            </w:rPr>
            <w:fldChar w:fldCharType="begin"/>
          </w:r>
          <w:r w:rsidRPr="005F10DC">
            <w:rPr>
              <w:noProof/>
              <w:lang w:val="es-MX"/>
            </w:rPr>
            <w:instrText xml:space="preserve"> CITATION She10 \l 2058 </w:instrText>
          </w:r>
          <w:r w:rsidRPr="005F10DC">
            <w:rPr>
              <w:bCs/>
              <w:lang w:val="es-MX"/>
            </w:rPr>
            <w:fldChar w:fldCharType="separate"/>
          </w:r>
          <w:r w:rsidR="00595C94" w:rsidRPr="005F10DC">
            <w:rPr>
              <w:noProof/>
              <w:lang w:val="es-MX"/>
            </w:rPr>
            <w:t xml:space="preserve"> [20]</w:t>
          </w:r>
          <w:r w:rsidRPr="005F10DC">
            <w:rPr>
              <w:bCs/>
              <w:lang w:val="es-MX"/>
            </w:rPr>
            <w:fldChar w:fldCharType="end"/>
          </w:r>
        </w:sdtContent>
      </w:sdt>
      <w:r w:rsidRPr="005F10DC">
        <w:rPr>
          <w:bCs/>
          <w:lang w:val="es-MX"/>
        </w:rPr>
        <w:t>.</w:t>
      </w:r>
    </w:p>
    <w:p w14:paraId="0BCE0AB8" w14:textId="77777777" w:rsidR="002F0277" w:rsidRPr="005F10DC" w:rsidRDefault="002F0277" w:rsidP="002F0277">
      <w:pPr>
        <w:spacing w:line="240" w:lineRule="auto"/>
        <w:jc w:val="both"/>
        <w:rPr>
          <w:lang w:val="es-MX"/>
        </w:rPr>
      </w:pPr>
      <w:r w:rsidRPr="005F10DC">
        <w:rPr>
          <w:b/>
          <w:i/>
          <w:lang w:val="es-MX"/>
        </w:rPr>
        <w:lastRenderedPageBreak/>
        <w:t xml:space="preserve">A </w:t>
      </w:r>
      <w:proofErr w:type="spellStart"/>
      <w:r w:rsidRPr="005F10DC">
        <w:rPr>
          <w:b/>
          <w:i/>
          <w:lang w:val="es-MX"/>
        </w:rPr>
        <w:t>parallel</w:t>
      </w:r>
      <w:proofErr w:type="spellEnd"/>
      <w:r w:rsidRPr="005F10DC">
        <w:rPr>
          <w:b/>
          <w:i/>
          <w:lang w:val="es-MX"/>
        </w:rPr>
        <w:t xml:space="preserve"> </w:t>
      </w:r>
      <w:proofErr w:type="spellStart"/>
      <w:r w:rsidRPr="005F10DC">
        <w:rPr>
          <w:b/>
          <w:i/>
          <w:lang w:val="es-MX"/>
        </w:rPr>
        <w:t>approach</w:t>
      </w:r>
      <w:proofErr w:type="spellEnd"/>
      <w:r w:rsidRPr="005F10DC">
        <w:rPr>
          <w:b/>
          <w:i/>
          <w:lang w:val="es-MX"/>
        </w:rPr>
        <w:t xml:space="preserve"> </w:t>
      </w:r>
      <w:proofErr w:type="spellStart"/>
      <w:r w:rsidRPr="005F10DC">
        <w:rPr>
          <w:b/>
          <w:i/>
          <w:lang w:val="es-MX"/>
        </w:rPr>
        <w:t>for</w:t>
      </w:r>
      <w:proofErr w:type="spellEnd"/>
      <w:r w:rsidRPr="005F10DC">
        <w:rPr>
          <w:b/>
          <w:i/>
          <w:lang w:val="es-MX"/>
        </w:rPr>
        <w:t xml:space="preserve"> </w:t>
      </w:r>
      <w:proofErr w:type="spellStart"/>
      <w:r w:rsidRPr="005F10DC">
        <w:rPr>
          <w:b/>
          <w:i/>
          <w:lang w:val="es-MX"/>
        </w:rPr>
        <w:t>improving</w:t>
      </w:r>
      <w:proofErr w:type="spellEnd"/>
      <w:r w:rsidRPr="005F10DC">
        <w:rPr>
          <w:b/>
          <w:i/>
          <w:lang w:val="es-MX"/>
        </w:rPr>
        <w:t xml:space="preserve"> Geo-SPARQL </w:t>
      </w:r>
      <w:proofErr w:type="spellStart"/>
      <w:r w:rsidRPr="005F10DC">
        <w:rPr>
          <w:b/>
          <w:i/>
          <w:lang w:val="es-MX"/>
        </w:rPr>
        <w:t>query</w:t>
      </w:r>
      <w:proofErr w:type="spellEnd"/>
      <w:r w:rsidRPr="005F10DC">
        <w:rPr>
          <w:b/>
          <w:i/>
          <w:lang w:val="es-MX"/>
        </w:rPr>
        <w:t xml:space="preserve"> performance</w:t>
      </w:r>
    </w:p>
    <w:p w14:paraId="7A7DE638" w14:textId="0B3C5600" w:rsidR="002F0277" w:rsidRPr="005F10DC" w:rsidRDefault="002F0277" w:rsidP="002F0277">
      <w:pPr>
        <w:spacing w:line="240" w:lineRule="auto"/>
        <w:jc w:val="both"/>
        <w:rPr>
          <w:lang w:val="es-MX"/>
        </w:rPr>
      </w:pPr>
      <w:r w:rsidRPr="005F10DC">
        <w:rPr>
          <w:lang w:val="es-MX"/>
        </w:rPr>
        <w:t xml:space="preserve">Esta investigación expone el problema actual que existe en las consultas geoespaciales que involucran complejas relaciones topológicas y que en conjunto a las bases de conocimiento las cuales no están indexadas, generan ineficiencia en consultas de sus datos. Entonces, en el documento </w:t>
      </w:r>
      <w:proofErr w:type="spellStart"/>
      <w:r w:rsidRPr="005F10DC">
        <w:rPr>
          <w:lang w:val="es-MX"/>
        </w:rPr>
        <w:t>a parte</w:t>
      </w:r>
      <w:proofErr w:type="spellEnd"/>
      <w:r w:rsidRPr="005F10DC">
        <w:rPr>
          <w:lang w:val="es-MX"/>
        </w:rPr>
        <w:t xml:space="preserve"> de exponer el problema, proponen una estrategia para disminuirlo, que consiste en el uso de cómputo en paralelo y la creación virtual de índices de la base de conocimiento. En el desarrollo del documento, se muestran el antes y el después de los resultados obtenidos al usar su estrategia sobre consultas en la ciudad de Connecticut, EUA </w:t>
      </w:r>
      <w:sdt>
        <w:sdtPr>
          <w:rPr>
            <w:lang w:val="es-MX"/>
          </w:rPr>
          <w:id w:val="182101954"/>
          <w:citation/>
        </w:sdtPr>
        <w:sdtEndPr/>
        <w:sdtContent>
          <w:r w:rsidRPr="005F10DC">
            <w:rPr>
              <w:lang w:val="es-MX"/>
            </w:rPr>
            <w:fldChar w:fldCharType="begin"/>
          </w:r>
          <w:r w:rsidRPr="005F10DC">
            <w:rPr>
              <w:noProof/>
              <w:lang w:val="es-MX"/>
            </w:rPr>
            <w:instrText xml:space="preserve"> CITATION Zha15 \l 2058 </w:instrText>
          </w:r>
          <w:r w:rsidRPr="005F10DC">
            <w:rPr>
              <w:lang w:val="es-MX"/>
            </w:rPr>
            <w:fldChar w:fldCharType="separate"/>
          </w:r>
          <w:r w:rsidR="00595C94" w:rsidRPr="005F10DC">
            <w:rPr>
              <w:noProof/>
              <w:lang w:val="es-MX"/>
            </w:rPr>
            <w:t>[21]</w:t>
          </w:r>
          <w:r w:rsidRPr="005F10DC">
            <w:rPr>
              <w:lang w:val="es-MX"/>
            </w:rPr>
            <w:fldChar w:fldCharType="end"/>
          </w:r>
        </w:sdtContent>
      </w:sdt>
      <w:r w:rsidRPr="005F10DC">
        <w:rPr>
          <w:lang w:val="es-MX"/>
        </w:rPr>
        <w:t>.</w:t>
      </w:r>
    </w:p>
    <w:p w14:paraId="4AF5E715" w14:textId="77777777" w:rsidR="002F0277" w:rsidRPr="005F10DC" w:rsidRDefault="002F0277" w:rsidP="002F0277">
      <w:pPr>
        <w:spacing w:line="240" w:lineRule="auto"/>
        <w:jc w:val="both"/>
        <w:rPr>
          <w:lang w:val="es-MX"/>
        </w:rPr>
      </w:pPr>
      <w:proofErr w:type="spellStart"/>
      <w:r w:rsidRPr="005F10DC">
        <w:rPr>
          <w:b/>
          <w:i/>
          <w:lang w:val="es-MX"/>
        </w:rPr>
        <w:t>DBpedia</w:t>
      </w:r>
      <w:proofErr w:type="spellEnd"/>
      <w:r w:rsidRPr="005F10DC">
        <w:rPr>
          <w:b/>
          <w:i/>
          <w:lang w:val="es-MX"/>
        </w:rPr>
        <w:t xml:space="preserve"> SPARQL </w:t>
      </w:r>
      <w:proofErr w:type="spellStart"/>
      <w:r w:rsidRPr="005F10DC">
        <w:rPr>
          <w:b/>
          <w:i/>
          <w:lang w:val="es-MX"/>
        </w:rPr>
        <w:t>Benchmark</w:t>
      </w:r>
      <w:proofErr w:type="spellEnd"/>
      <w:r w:rsidRPr="005F10DC">
        <w:rPr>
          <w:b/>
          <w:i/>
          <w:lang w:val="es-MX"/>
        </w:rPr>
        <w:t xml:space="preserve"> – Performance </w:t>
      </w:r>
      <w:proofErr w:type="spellStart"/>
      <w:r w:rsidRPr="005F10DC">
        <w:rPr>
          <w:b/>
          <w:i/>
          <w:lang w:val="es-MX"/>
        </w:rPr>
        <w:t>Assessment</w:t>
      </w:r>
      <w:proofErr w:type="spellEnd"/>
      <w:r w:rsidRPr="005F10DC">
        <w:rPr>
          <w:b/>
          <w:i/>
          <w:lang w:val="es-MX"/>
        </w:rPr>
        <w:t xml:space="preserve"> </w:t>
      </w:r>
      <w:proofErr w:type="spellStart"/>
      <w:r w:rsidRPr="005F10DC">
        <w:rPr>
          <w:b/>
          <w:i/>
          <w:lang w:val="es-MX"/>
        </w:rPr>
        <w:t>with</w:t>
      </w:r>
      <w:proofErr w:type="spellEnd"/>
      <w:r w:rsidRPr="005F10DC">
        <w:rPr>
          <w:b/>
          <w:i/>
          <w:lang w:val="es-MX"/>
        </w:rPr>
        <w:t xml:space="preserve"> Real </w:t>
      </w:r>
      <w:proofErr w:type="spellStart"/>
      <w:r w:rsidRPr="005F10DC">
        <w:rPr>
          <w:b/>
          <w:i/>
          <w:lang w:val="es-MX"/>
        </w:rPr>
        <w:t>Queries</w:t>
      </w:r>
      <w:proofErr w:type="spellEnd"/>
      <w:r w:rsidRPr="005F10DC">
        <w:rPr>
          <w:b/>
          <w:i/>
          <w:lang w:val="es-MX"/>
        </w:rPr>
        <w:t xml:space="preserve"> </w:t>
      </w:r>
      <w:proofErr w:type="spellStart"/>
      <w:r w:rsidRPr="005F10DC">
        <w:rPr>
          <w:b/>
          <w:i/>
          <w:lang w:val="es-MX"/>
        </w:rPr>
        <w:t>on</w:t>
      </w:r>
      <w:proofErr w:type="spellEnd"/>
      <w:r w:rsidRPr="005F10DC">
        <w:rPr>
          <w:b/>
          <w:i/>
          <w:lang w:val="es-MX"/>
        </w:rPr>
        <w:t xml:space="preserve"> Real Data</w:t>
      </w:r>
    </w:p>
    <w:p w14:paraId="56AEEA78" w14:textId="77777777" w:rsidR="002F0277" w:rsidRPr="005F10DC" w:rsidRDefault="002F0277" w:rsidP="002F0277">
      <w:pPr>
        <w:spacing w:line="240" w:lineRule="auto"/>
        <w:jc w:val="both"/>
        <w:rPr>
          <w:bCs/>
          <w:lang w:val="es-MX"/>
        </w:rPr>
      </w:pPr>
      <w:r w:rsidRPr="005F10DC">
        <w:rPr>
          <w:bCs/>
          <w:lang w:val="es-MX"/>
        </w:rPr>
        <w:t xml:space="preserve">El documento propone una nueva forma de hacer un </w:t>
      </w:r>
      <w:r w:rsidRPr="005F10DC">
        <w:rPr>
          <w:bCs/>
          <w:i/>
          <w:lang w:val="es-MX"/>
        </w:rPr>
        <w:t>benchmarking</w:t>
      </w:r>
      <w:r w:rsidRPr="005F10DC">
        <w:rPr>
          <w:bCs/>
          <w:lang w:val="es-MX"/>
        </w:rPr>
        <w:t xml:space="preserve"> con el propósito de demostrar que los </w:t>
      </w:r>
      <w:r w:rsidRPr="005F10DC">
        <w:rPr>
          <w:bCs/>
          <w:i/>
          <w:lang w:val="es-MX"/>
        </w:rPr>
        <w:t xml:space="preserve">triples </w:t>
      </w:r>
      <w:proofErr w:type="spellStart"/>
      <w:r w:rsidRPr="005F10DC">
        <w:rPr>
          <w:bCs/>
          <w:i/>
          <w:lang w:val="es-MX"/>
        </w:rPr>
        <w:t>stores</w:t>
      </w:r>
      <w:proofErr w:type="spellEnd"/>
      <w:r w:rsidRPr="005F10DC">
        <w:rPr>
          <w:bCs/>
          <w:lang w:val="es-MX"/>
        </w:rPr>
        <w:t xml:space="preserve"> existentes no son tan homogéneos como los otros </w:t>
      </w:r>
      <w:r w:rsidRPr="005F10DC">
        <w:rPr>
          <w:bCs/>
          <w:i/>
          <w:lang w:val="es-MX"/>
        </w:rPr>
        <w:t>benchmarking</w:t>
      </w:r>
      <w:r w:rsidRPr="005F10DC">
        <w:rPr>
          <w:bCs/>
          <w:lang w:val="es-MX"/>
        </w:rPr>
        <w:t xml:space="preserve"> lo muestran, es decir, el rendimiento depende de los parámetros usados por lo que una consulta no puede mostrar la misma eficiencia respecto a otra consulta.</w:t>
      </w:r>
    </w:p>
    <w:p w14:paraId="0F65CF45" w14:textId="77777777" w:rsidR="002F0277" w:rsidRPr="005F10DC" w:rsidRDefault="002F0277" w:rsidP="002F0277">
      <w:pPr>
        <w:spacing w:line="240" w:lineRule="auto"/>
        <w:jc w:val="both"/>
        <w:rPr>
          <w:bCs/>
          <w:lang w:val="es-MX"/>
        </w:rPr>
      </w:pPr>
      <w:r w:rsidRPr="005F10DC">
        <w:rPr>
          <w:bCs/>
          <w:lang w:val="es-MX"/>
        </w:rPr>
        <w:t xml:space="preserve">Se ponen a prueba 4 </w:t>
      </w:r>
      <w:r w:rsidRPr="005F10DC">
        <w:rPr>
          <w:bCs/>
          <w:i/>
          <w:lang w:val="es-MX"/>
        </w:rPr>
        <w:t>triple store</w:t>
      </w:r>
      <w:r w:rsidRPr="005F10DC">
        <w:rPr>
          <w:bCs/>
          <w:lang w:val="es-MX"/>
        </w:rPr>
        <w:t xml:space="preserve"> populares Virtuoso, </w:t>
      </w:r>
      <w:proofErr w:type="spellStart"/>
      <w:r w:rsidRPr="005F10DC">
        <w:rPr>
          <w:bCs/>
          <w:lang w:val="es-MX"/>
        </w:rPr>
        <w:t>Sesame</w:t>
      </w:r>
      <w:proofErr w:type="spellEnd"/>
      <w:r w:rsidRPr="005F10DC">
        <w:rPr>
          <w:bCs/>
          <w:lang w:val="es-MX"/>
        </w:rPr>
        <w:t xml:space="preserve">, Jena-TDB y </w:t>
      </w:r>
      <w:proofErr w:type="spellStart"/>
      <w:r w:rsidRPr="005F10DC">
        <w:rPr>
          <w:bCs/>
          <w:lang w:val="es-MX"/>
        </w:rPr>
        <w:t>BigOWLIM</w:t>
      </w:r>
      <w:proofErr w:type="spellEnd"/>
      <w:r w:rsidRPr="005F10DC">
        <w:rPr>
          <w:bCs/>
          <w:lang w:val="es-MX"/>
        </w:rPr>
        <w:t xml:space="preserve">. A lo largo del documento muestran el desarrollo del </w:t>
      </w:r>
      <w:r w:rsidRPr="005F10DC">
        <w:rPr>
          <w:bCs/>
          <w:i/>
          <w:lang w:val="es-MX"/>
        </w:rPr>
        <w:t>benchmarking</w:t>
      </w:r>
      <w:r w:rsidRPr="005F10DC">
        <w:rPr>
          <w:bCs/>
          <w:lang w:val="es-MX"/>
        </w:rPr>
        <w:t xml:space="preserve">, desde la generación del conjunto de datos de </w:t>
      </w:r>
      <w:proofErr w:type="spellStart"/>
      <w:r w:rsidRPr="005F10DC">
        <w:rPr>
          <w:bCs/>
          <w:lang w:val="es-MX"/>
        </w:rPr>
        <w:t>DBpedia</w:t>
      </w:r>
      <w:proofErr w:type="spellEnd"/>
      <w:r w:rsidRPr="005F10DC">
        <w:rPr>
          <w:bCs/>
          <w:lang w:val="es-MX"/>
        </w:rPr>
        <w:t xml:space="preserve">, hasta los resultados obtenidos. En </w:t>
      </w:r>
      <w:proofErr w:type="gramStart"/>
      <w:r w:rsidRPr="005F10DC">
        <w:rPr>
          <w:bCs/>
          <w:lang w:val="es-MX"/>
        </w:rPr>
        <w:t>este trabajos</w:t>
      </w:r>
      <w:proofErr w:type="gramEnd"/>
      <w:r w:rsidRPr="005F10DC">
        <w:rPr>
          <w:bCs/>
          <w:lang w:val="es-MX"/>
        </w:rPr>
        <w:t xml:space="preserve"> los autores miden la cantidad de consultas por segundo (</w:t>
      </w:r>
      <w:proofErr w:type="spellStart"/>
      <w:r w:rsidRPr="005F10DC">
        <w:rPr>
          <w:bCs/>
          <w:lang w:val="es-MX"/>
        </w:rPr>
        <w:t>QpS</w:t>
      </w:r>
      <w:proofErr w:type="spellEnd"/>
      <w:r w:rsidRPr="005F10DC">
        <w:rPr>
          <w:bCs/>
          <w:lang w:val="es-MX"/>
        </w:rPr>
        <w:t>, por sus siglas en inglés) en 4 casos: 10%, 50%, 100% y 200% del conjunto de datos generados previamente.</w:t>
      </w:r>
    </w:p>
    <w:p w14:paraId="4FCD3D18" w14:textId="62A0F739" w:rsidR="002F0277" w:rsidRPr="005F10DC" w:rsidRDefault="002F0277" w:rsidP="002F0277">
      <w:pPr>
        <w:spacing w:line="240" w:lineRule="auto"/>
        <w:jc w:val="both"/>
        <w:rPr>
          <w:bCs/>
          <w:lang w:val="es-MX"/>
        </w:rPr>
      </w:pPr>
      <w:r w:rsidRPr="005F10DC">
        <w:rPr>
          <w:bCs/>
          <w:lang w:val="es-MX"/>
        </w:rPr>
        <w:t xml:space="preserve">A parte del </w:t>
      </w:r>
      <w:r w:rsidRPr="005F10DC">
        <w:rPr>
          <w:bCs/>
          <w:i/>
          <w:lang w:val="es-MX"/>
        </w:rPr>
        <w:t>benchmarking</w:t>
      </w:r>
      <w:r w:rsidRPr="005F10DC">
        <w:rPr>
          <w:bCs/>
          <w:lang w:val="es-MX"/>
        </w:rPr>
        <w:t xml:space="preserve">, se presenta una discusión donde se habla sobre las fortalezas y debilidades de cada </w:t>
      </w:r>
      <w:r w:rsidRPr="005F10DC">
        <w:rPr>
          <w:bCs/>
          <w:i/>
          <w:lang w:val="es-MX"/>
        </w:rPr>
        <w:t xml:space="preserve">triple store </w:t>
      </w:r>
      <w:r w:rsidRPr="005F10DC">
        <w:rPr>
          <w:bCs/>
          <w:lang w:val="es-MX"/>
        </w:rPr>
        <w:t xml:space="preserve">al hacer múltiples y simples consultas con ellos. También se presentan trabajos relacionados y los retos por vencer en el campo de los </w:t>
      </w:r>
      <w:r w:rsidRPr="005F10DC">
        <w:rPr>
          <w:bCs/>
          <w:i/>
          <w:lang w:val="es-MX"/>
        </w:rPr>
        <w:t>benchmarking</w:t>
      </w:r>
      <w:r w:rsidRPr="005F10DC">
        <w:rPr>
          <w:bCs/>
          <w:lang w:val="es-MX"/>
        </w:rPr>
        <w:t xml:space="preserve"> en </w:t>
      </w:r>
      <w:r w:rsidRPr="005F10DC">
        <w:rPr>
          <w:bCs/>
          <w:i/>
          <w:lang w:val="es-MX"/>
        </w:rPr>
        <w:t xml:space="preserve">triple </w:t>
      </w:r>
      <w:proofErr w:type="spellStart"/>
      <w:r w:rsidRPr="005F10DC">
        <w:rPr>
          <w:bCs/>
          <w:i/>
          <w:lang w:val="es-MX"/>
        </w:rPr>
        <w:t>stores</w:t>
      </w:r>
      <w:proofErr w:type="spellEnd"/>
      <w:sdt>
        <w:sdtPr>
          <w:rPr>
            <w:bCs/>
            <w:i/>
            <w:lang w:val="es-MX"/>
          </w:rPr>
          <w:id w:val="-951941811"/>
          <w:citation/>
        </w:sdtPr>
        <w:sdtEndPr/>
        <w:sdtContent>
          <w:r w:rsidRPr="005F10DC">
            <w:rPr>
              <w:bCs/>
              <w:i/>
              <w:lang w:val="es-MX"/>
            </w:rPr>
            <w:fldChar w:fldCharType="begin"/>
          </w:r>
          <w:r w:rsidRPr="005F10DC">
            <w:rPr>
              <w:noProof/>
              <w:lang w:val="es-MX"/>
            </w:rPr>
            <w:instrText xml:space="preserve"> CITATION Mor11 \l 2058 </w:instrText>
          </w:r>
          <w:r w:rsidRPr="005F10DC">
            <w:rPr>
              <w:bCs/>
              <w:i/>
              <w:lang w:val="es-MX"/>
            </w:rPr>
            <w:fldChar w:fldCharType="separate"/>
          </w:r>
          <w:r w:rsidR="00595C94" w:rsidRPr="005F10DC">
            <w:rPr>
              <w:noProof/>
              <w:lang w:val="es-MX"/>
            </w:rPr>
            <w:t xml:space="preserve"> [22]</w:t>
          </w:r>
          <w:r w:rsidRPr="005F10DC">
            <w:rPr>
              <w:bCs/>
              <w:i/>
              <w:lang w:val="es-MX"/>
            </w:rPr>
            <w:fldChar w:fldCharType="end"/>
          </w:r>
        </w:sdtContent>
      </w:sdt>
      <w:r w:rsidRPr="005F10DC">
        <w:rPr>
          <w:bCs/>
          <w:lang w:val="es-MX"/>
        </w:rPr>
        <w:t>.</w:t>
      </w:r>
    </w:p>
    <w:p w14:paraId="0FAD8FF2" w14:textId="77777777" w:rsidR="002F0277" w:rsidRPr="005F10DC" w:rsidRDefault="002F0277" w:rsidP="002F0277">
      <w:pPr>
        <w:spacing w:line="240" w:lineRule="auto"/>
        <w:jc w:val="both"/>
        <w:rPr>
          <w:b/>
          <w:bCs/>
          <w:lang w:val="es-MX"/>
        </w:rPr>
      </w:pPr>
      <w:r w:rsidRPr="005F10DC">
        <w:rPr>
          <w:b/>
          <w:bCs/>
          <w:lang w:val="es-MX"/>
        </w:rPr>
        <w:t>Explotación de información en el dominio geo-hídrico ecuatoriano utilizando tecnología semántica</w:t>
      </w:r>
    </w:p>
    <w:p w14:paraId="107802AB" w14:textId="77777777" w:rsidR="002F0277" w:rsidRPr="005F10DC" w:rsidRDefault="002F0277" w:rsidP="002F0277">
      <w:pPr>
        <w:spacing w:line="240" w:lineRule="auto"/>
        <w:jc w:val="both"/>
        <w:rPr>
          <w:bCs/>
          <w:lang w:val="es-MX"/>
        </w:rPr>
      </w:pPr>
      <w:r w:rsidRPr="005F10DC">
        <w:rPr>
          <w:bCs/>
          <w:lang w:val="es-MX"/>
        </w:rPr>
        <w:t xml:space="preserve">El documento presenta una propuesta de cómo aprovechar los datos geográficos en el dominio geo hídrico. Se apoyan en la única herramienta </w:t>
      </w:r>
      <w:r w:rsidRPr="005F10DC">
        <w:rPr>
          <w:bCs/>
          <w:i/>
          <w:lang w:val="es-MX"/>
        </w:rPr>
        <w:t xml:space="preserve">open </w:t>
      </w:r>
      <w:proofErr w:type="spellStart"/>
      <w:r w:rsidRPr="005F10DC">
        <w:rPr>
          <w:bCs/>
          <w:i/>
          <w:lang w:val="es-MX"/>
        </w:rPr>
        <w:t>source</w:t>
      </w:r>
      <w:proofErr w:type="spellEnd"/>
      <w:r w:rsidRPr="005F10DC">
        <w:rPr>
          <w:bCs/>
          <w:i/>
          <w:lang w:val="es-MX"/>
        </w:rPr>
        <w:t>,</w:t>
      </w:r>
      <w:r w:rsidRPr="005F10DC">
        <w:rPr>
          <w:bCs/>
          <w:lang w:val="es-MX"/>
        </w:rPr>
        <w:t xml:space="preserve"> </w:t>
      </w:r>
      <w:proofErr w:type="spellStart"/>
      <w:r w:rsidRPr="005F10DC">
        <w:rPr>
          <w:bCs/>
          <w:lang w:val="es-MX"/>
        </w:rPr>
        <w:t>Parliament</w:t>
      </w:r>
      <w:proofErr w:type="spellEnd"/>
      <w:r w:rsidRPr="005F10DC">
        <w:rPr>
          <w:bCs/>
          <w:lang w:val="es-MX"/>
        </w:rPr>
        <w:t xml:space="preserve">, para llevar a cabo las consultas geográficas de forma federada. </w:t>
      </w:r>
    </w:p>
    <w:p w14:paraId="670B2619" w14:textId="77777777" w:rsidR="002F0277" w:rsidRPr="005F10DC" w:rsidRDefault="002F0277" w:rsidP="002F0277">
      <w:pPr>
        <w:spacing w:line="240" w:lineRule="auto"/>
        <w:jc w:val="both"/>
        <w:rPr>
          <w:bCs/>
          <w:lang w:val="es-MX"/>
        </w:rPr>
      </w:pPr>
      <w:r w:rsidRPr="005F10DC">
        <w:rPr>
          <w:bCs/>
          <w:lang w:val="es-MX"/>
        </w:rPr>
        <w:t xml:space="preserve">Presentan el escenario del dominio geo hídrico ecuatoriano y la manera de cómo explotan los datos mediante 3 repositorios de </w:t>
      </w:r>
      <w:r w:rsidRPr="005F10DC">
        <w:rPr>
          <w:bCs/>
          <w:i/>
          <w:lang w:val="es-MX"/>
        </w:rPr>
        <w:t>triple store</w:t>
      </w:r>
      <w:r w:rsidRPr="005F10DC">
        <w:rPr>
          <w:bCs/>
          <w:lang w:val="es-MX"/>
        </w:rPr>
        <w:t>.</w:t>
      </w:r>
    </w:p>
    <w:p w14:paraId="31C16DF7" w14:textId="77777777" w:rsidR="002F0277" w:rsidRPr="005F10DC" w:rsidRDefault="002F0277" w:rsidP="002F0277">
      <w:pPr>
        <w:spacing w:line="240" w:lineRule="auto"/>
        <w:jc w:val="both"/>
        <w:rPr>
          <w:bCs/>
          <w:lang w:val="es-MX"/>
        </w:rPr>
      </w:pPr>
      <w:r w:rsidRPr="005F10DC">
        <w:rPr>
          <w:bCs/>
          <w:lang w:val="es-MX"/>
        </w:rPr>
        <w:t xml:space="preserve">Cuando terminan de obtener los resultados de las consultas, estos son visualizados con el apoyo de una herramienta llamada MAP4RDF </w:t>
      </w:r>
    </w:p>
    <w:p w14:paraId="64A4713F" w14:textId="61DE9B53" w:rsidR="002F0277" w:rsidRPr="005F10DC" w:rsidRDefault="002F0277" w:rsidP="002F0277">
      <w:pPr>
        <w:spacing w:line="240" w:lineRule="auto"/>
        <w:jc w:val="both"/>
        <w:rPr>
          <w:bCs/>
          <w:lang w:val="es-MX"/>
        </w:rPr>
      </w:pPr>
      <w:r w:rsidRPr="005F10DC">
        <w:rPr>
          <w:bCs/>
          <w:lang w:val="es-MX"/>
        </w:rPr>
        <w:t xml:space="preserve">Cabe decir que en este trabajo no se hace ninguna implementación o desarrollo sobre un </w:t>
      </w:r>
      <w:r w:rsidRPr="005F10DC">
        <w:rPr>
          <w:bCs/>
          <w:i/>
          <w:lang w:val="es-MX"/>
        </w:rPr>
        <w:t>triple store</w:t>
      </w:r>
      <w:r w:rsidRPr="005F10DC">
        <w:rPr>
          <w:bCs/>
          <w:lang w:val="es-MX"/>
        </w:rPr>
        <w:t>, solo utilizan ejemplos de consultas y obtienen datos</w:t>
      </w:r>
      <w:sdt>
        <w:sdtPr>
          <w:rPr>
            <w:bCs/>
            <w:lang w:val="es-MX"/>
          </w:rPr>
          <w:id w:val="84192115"/>
          <w:citation/>
        </w:sdtPr>
        <w:sdtEndPr/>
        <w:sdtContent>
          <w:r w:rsidRPr="005F10DC">
            <w:rPr>
              <w:bCs/>
              <w:lang w:val="es-MX"/>
            </w:rPr>
            <w:fldChar w:fldCharType="begin"/>
          </w:r>
          <w:r w:rsidRPr="005F10DC">
            <w:rPr>
              <w:noProof/>
              <w:lang w:val="es-MX"/>
            </w:rPr>
            <w:instrText xml:space="preserve"> CITATION Lup15 \l 2058 </w:instrText>
          </w:r>
          <w:r w:rsidRPr="005F10DC">
            <w:rPr>
              <w:bCs/>
              <w:lang w:val="es-MX"/>
            </w:rPr>
            <w:fldChar w:fldCharType="separate"/>
          </w:r>
          <w:r w:rsidR="00595C94" w:rsidRPr="005F10DC">
            <w:rPr>
              <w:noProof/>
              <w:lang w:val="es-MX"/>
            </w:rPr>
            <w:t xml:space="preserve"> [6]</w:t>
          </w:r>
          <w:r w:rsidRPr="005F10DC">
            <w:rPr>
              <w:bCs/>
              <w:lang w:val="es-MX"/>
            </w:rPr>
            <w:fldChar w:fldCharType="end"/>
          </w:r>
        </w:sdtContent>
      </w:sdt>
      <w:r w:rsidRPr="005F10DC">
        <w:rPr>
          <w:bCs/>
          <w:lang w:val="es-MX"/>
        </w:rPr>
        <w:t>.</w:t>
      </w:r>
    </w:p>
    <w:p w14:paraId="139979E5" w14:textId="77777777" w:rsidR="002F0277" w:rsidRPr="005F10DC" w:rsidRDefault="002F0277" w:rsidP="002F0277">
      <w:pPr>
        <w:spacing w:line="240" w:lineRule="auto"/>
        <w:jc w:val="both"/>
        <w:rPr>
          <w:b/>
          <w:i/>
          <w:lang w:val="es-MX"/>
        </w:rPr>
      </w:pPr>
      <w:proofErr w:type="spellStart"/>
      <w:r w:rsidRPr="005F10DC">
        <w:rPr>
          <w:b/>
          <w:i/>
          <w:lang w:val="es-MX"/>
        </w:rPr>
        <w:t>Sextant</w:t>
      </w:r>
      <w:proofErr w:type="spellEnd"/>
      <w:r w:rsidRPr="005F10DC">
        <w:rPr>
          <w:b/>
          <w:i/>
          <w:lang w:val="es-MX"/>
        </w:rPr>
        <w:t xml:space="preserve">: </w:t>
      </w:r>
      <w:proofErr w:type="spellStart"/>
      <w:r w:rsidRPr="005F10DC">
        <w:rPr>
          <w:b/>
          <w:i/>
          <w:lang w:val="es-MX"/>
        </w:rPr>
        <w:t>Browsing</w:t>
      </w:r>
      <w:proofErr w:type="spellEnd"/>
      <w:r w:rsidRPr="005F10DC">
        <w:rPr>
          <w:b/>
          <w:i/>
          <w:lang w:val="es-MX"/>
        </w:rPr>
        <w:t xml:space="preserve"> and </w:t>
      </w:r>
      <w:proofErr w:type="spellStart"/>
      <w:r w:rsidRPr="005F10DC">
        <w:rPr>
          <w:b/>
          <w:i/>
          <w:lang w:val="es-MX"/>
        </w:rPr>
        <w:t>Mapping</w:t>
      </w:r>
      <w:proofErr w:type="spellEnd"/>
      <w:r w:rsidRPr="005F10DC">
        <w:rPr>
          <w:b/>
          <w:i/>
          <w:lang w:val="es-MX"/>
        </w:rPr>
        <w:t xml:space="preserve"> </w:t>
      </w:r>
      <w:proofErr w:type="spellStart"/>
      <w:r w:rsidRPr="005F10DC">
        <w:rPr>
          <w:b/>
          <w:i/>
          <w:lang w:val="es-MX"/>
        </w:rPr>
        <w:t>the</w:t>
      </w:r>
      <w:proofErr w:type="spellEnd"/>
      <w:r w:rsidRPr="005F10DC">
        <w:rPr>
          <w:b/>
          <w:i/>
          <w:lang w:val="es-MX"/>
        </w:rPr>
        <w:t xml:space="preserve"> </w:t>
      </w:r>
      <w:proofErr w:type="spellStart"/>
      <w:r w:rsidRPr="005F10DC">
        <w:rPr>
          <w:b/>
          <w:i/>
          <w:lang w:val="es-MX"/>
        </w:rPr>
        <w:t>Ocean</w:t>
      </w:r>
      <w:proofErr w:type="spellEnd"/>
      <w:r w:rsidRPr="005F10DC">
        <w:rPr>
          <w:b/>
          <w:i/>
          <w:lang w:val="es-MX"/>
        </w:rPr>
        <w:t xml:space="preserve"> </w:t>
      </w:r>
      <w:proofErr w:type="spellStart"/>
      <w:r w:rsidRPr="005F10DC">
        <w:rPr>
          <w:b/>
          <w:i/>
          <w:lang w:val="es-MX"/>
        </w:rPr>
        <w:t>of</w:t>
      </w:r>
      <w:proofErr w:type="spellEnd"/>
      <w:r w:rsidRPr="005F10DC">
        <w:rPr>
          <w:b/>
          <w:i/>
          <w:lang w:val="es-MX"/>
        </w:rPr>
        <w:t xml:space="preserve"> </w:t>
      </w:r>
      <w:proofErr w:type="spellStart"/>
      <w:r w:rsidRPr="005F10DC">
        <w:rPr>
          <w:b/>
          <w:i/>
          <w:lang w:val="es-MX"/>
        </w:rPr>
        <w:t>Linked</w:t>
      </w:r>
      <w:proofErr w:type="spellEnd"/>
      <w:r w:rsidRPr="005F10DC">
        <w:rPr>
          <w:b/>
          <w:i/>
          <w:lang w:val="es-MX"/>
        </w:rPr>
        <w:t xml:space="preserve"> </w:t>
      </w:r>
      <w:proofErr w:type="spellStart"/>
      <w:r w:rsidRPr="005F10DC">
        <w:rPr>
          <w:b/>
          <w:i/>
          <w:lang w:val="es-MX"/>
        </w:rPr>
        <w:t>Geospatial</w:t>
      </w:r>
      <w:proofErr w:type="spellEnd"/>
      <w:r w:rsidRPr="005F10DC">
        <w:rPr>
          <w:b/>
          <w:i/>
          <w:lang w:val="es-MX"/>
        </w:rPr>
        <w:t xml:space="preserve"> Data</w:t>
      </w:r>
    </w:p>
    <w:p w14:paraId="01E61146" w14:textId="11D19A54" w:rsidR="002F0277" w:rsidRPr="005F10DC" w:rsidRDefault="002F0277" w:rsidP="002F0277">
      <w:pPr>
        <w:spacing w:line="240" w:lineRule="auto"/>
        <w:jc w:val="both"/>
        <w:rPr>
          <w:lang w:val="es-MX"/>
        </w:rPr>
      </w:pPr>
      <w:r w:rsidRPr="005F10DC">
        <w:rPr>
          <w:lang w:val="es-MX"/>
        </w:rPr>
        <w:t xml:space="preserve">Es este documento presentan una herramienta Web llamada </w:t>
      </w:r>
      <w:proofErr w:type="spellStart"/>
      <w:r w:rsidRPr="005F10DC">
        <w:rPr>
          <w:i/>
          <w:lang w:val="es-MX"/>
        </w:rPr>
        <w:t>Sextant</w:t>
      </w:r>
      <w:proofErr w:type="spellEnd"/>
      <w:r w:rsidRPr="005F10DC">
        <w:rPr>
          <w:lang w:val="es-MX"/>
        </w:rPr>
        <w:t xml:space="preserve"> que permite la exploración de datos enlazados geoespaciales para crear, compartir y edición colaborativa mediante la combinación de datos geoespaciales enlazados y otro tipo de información disponible en archivos de formato OGC</w:t>
      </w:r>
      <w:sdt>
        <w:sdtPr>
          <w:rPr>
            <w:lang w:val="es-MX"/>
          </w:rPr>
          <w:id w:val="-1140877176"/>
          <w:citation/>
        </w:sdtPr>
        <w:sdtEndPr/>
        <w:sdtContent>
          <w:r w:rsidRPr="005F10DC">
            <w:rPr>
              <w:lang w:val="es-MX"/>
            </w:rPr>
            <w:fldChar w:fldCharType="begin"/>
          </w:r>
          <w:r w:rsidRPr="005F10DC">
            <w:rPr>
              <w:lang w:val="es-MX"/>
            </w:rPr>
            <w:instrText xml:space="preserve"> CITATION Cha13 \l 2058 </w:instrText>
          </w:r>
          <w:r w:rsidRPr="005F10DC">
            <w:rPr>
              <w:lang w:val="es-MX"/>
            </w:rPr>
            <w:fldChar w:fldCharType="separate"/>
          </w:r>
          <w:r w:rsidR="00595C94" w:rsidRPr="005F10DC">
            <w:rPr>
              <w:noProof/>
              <w:lang w:val="es-MX"/>
            </w:rPr>
            <w:t xml:space="preserve"> [23]</w:t>
          </w:r>
          <w:r w:rsidRPr="005F10DC">
            <w:rPr>
              <w:lang w:val="es-MX"/>
            </w:rPr>
            <w:fldChar w:fldCharType="end"/>
          </w:r>
        </w:sdtContent>
      </w:sdt>
      <w:r w:rsidRPr="005F10DC">
        <w:rPr>
          <w:lang w:val="es-MX"/>
        </w:rPr>
        <w:t>.</w:t>
      </w:r>
    </w:p>
    <w:p w14:paraId="72315E0D" w14:textId="77777777" w:rsidR="002F0277" w:rsidRPr="005F10DC" w:rsidRDefault="002F0277" w:rsidP="002F0277">
      <w:pPr>
        <w:spacing w:line="240" w:lineRule="auto"/>
        <w:jc w:val="both"/>
        <w:rPr>
          <w:lang w:val="es-MX"/>
        </w:rPr>
      </w:pPr>
    </w:p>
    <w:p w14:paraId="6AF21EB2" w14:textId="77777777" w:rsidR="002F0277" w:rsidRPr="005F10DC" w:rsidRDefault="002F0277" w:rsidP="002F0277">
      <w:pPr>
        <w:spacing w:line="240" w:lineRule="auto"/>
        <w:jc w:val="both"/>
        <w:rPr>
          <w:lang w:val="es-MX"/>
        </w:rPr>
      </w:pPr>
    </w:p>
    <w:p w14:paraId="65907AE3" w14:textId="77777777" w:rsidR="002F0277" w:rsidRPr="005F10DC" w:rsidRDefault="002F0277" w:rsidP="002F0277">
      <w:pPr>
        <w:jc w:val="both"/>
        <w:rPr>
          <w:b/>
          <w:bCs/>
          <w:lang w:val="es-MX"/>
        </w:rPr>
      </w:pPr>
      <w:proofErr w:type="spellStart"/>
      <w:r w:rsidRPr="005F10DC">
        <w:rPr>
          <w:b/>
          <w:bCs/>
          <w:i/>
          <w:iCs/>
          <w:lang w:val="es-MX"/>
        </w:rPr>
        <w:lastRenderedPageBreak/>
        <w:t>Answering</w:t>
      </w:r>
      <w:proofErr w:type="spellEnd"/>
      <w:r w:rsidRPr="005F10DC">
        <w:rPr>
          <w:b/>
          <w:bCs/>
          <w:i/>
          <w:iCs/>
          <w:lang w:val="es-MX"/>
        </w:rPr>
        <w:t xml:space="preserve"> </w:t>
      </w:r>
      <w:proofErr w:type="spellStart"/>
      <w:r w:rsidRPr="005F10DC">
        <w:rPr>
          <w:b/>
          <w:bCs/>
          <w:i/>
          <w:iCs/>
          <w:lang w:val="es-MX"/>
        </w:rPr>
        <w:t>geospatial</w:t>
      </w:r>
      <w:proofErr w:type="spellEnd"/>
      <w:r w:rsidRPr="005F10DC">
        <w:rPr>
          <w:b/>
          <w:bCs/>
          <w:i/>
          <w:iCs/>
          <w:lang w:val="es-MX"/>
        </w:rPr>
        <w:t xml:space="preserve"> </w:t>
      </w:r>
      <w:proofErr w:type="spellStart"/>
      <w:r w:rsidRPr="005F10DC">
        <w:rPr>
          <w:b/>
          <w:bCs/>
          <w:i/>
          <w:iCs/>
          <w:lang w:val="es-MX"/>
        </w:rPr>
        <w:t>queries</w:t>
      </w:r>
      <w:proofErr w:type="spellEnd"/>
      <w:r w:rsidRPr="005F10DC">
        <w:rPr>
          <w:b/>
          <w:bCs/>
          <w:i/>
          <w:iCs/>
          <w:lang w:val="es-MX"/>
        </w:rPr>
        <w:t xml:space="preserve"> </w:t>
      </w:r>
      <w:proofErr w:type="spellStart"/>
      <w:r w:rsidRPr="005F10DC">
        <w:rPr>
          <w:b/>
          <w:bCs/>
          <w:i/>
          <w:iCs/>
          <w:lang w:val="es-MX"/>
        </w:rPr>
        <w:t>over</w:t>
      </w:r>
      <w:proofErr w:type="spellEnd"/>
      <w:r w:rsidRPr="005F10DC">
        <w:rPr>
          <w:b/>
          <w:bCs/>
          <w:i/>
          <w:iCs/>
          <w:lang w:val="es-MX"/>
        </w:rPr>
        <w:t xml:space="preserve"> </w:t>
      </w:r>
      <w:proofErr w:type="spellStart"/>
      <w:r w:rsidRPr="005F10DC">
        <w:rPr>
          <w:b/>
          <w:bCs/>
          <w:i/>
          <w:iCs/>
          <w:lang w:val="es-MX"/>
        </w:rPr>
        <w:t>relational</w:t>
      </w:r>
      <w:proofErr w:type="spellEnd"/>
      <w:r w:rsidRPr="005F10DC">
        <w:rPr>
          <w:b/>
          <w:bCs/>
          <w:i/>
          <w:iCs/>
          <w:lang w:val="es-MX"/>
        </w:rPr>
        <w:t xml:space="preserve"> data</w:t>
      </w:r>
    </w:p>
    <w:p w14:paraId="72C749C7" w14:textId="33742C83" w:rsidR="002F0277" w:rsidRPr="005F10DC" w:rsidRDefault="002F0277" w:rsidP="002F0277">
      <w:pPr>
        <w:jc w:val="both"/>
        <w:rPr>
          <w:lang w:val="es-MX"/>
        </w:rPr>
      </w:pPr>
      <w:r w:rsidRPr="005F10DC">
        <w:rPr>
          <w:lang w:val="es-MX"/>
        </w:rPr>
        <w:t xml:space="preserve">En este </w:t>
      </w:r>
      <w:proofErr w:type="spellStart"/>
      <w:proofErr w:type="gramStart"/>
      <w:r w:rsidRPr="005F10DC">
        <w:rPr>
          <w:i/>
          <w:iCs/>
          <w:lang w:val="es-MX"/>
        </w:rPr>
        <w:t>paper</w:t>
      </w:r>
      <w:proofErr w:type="spellEnd"/>
      <w:proofErr w:type="gramEnd"/>
      <w:r w:rsidRPr="005F10DC">
        <w:rPr>
          <w:lang w:val="es-MX"/>
        </w:rPr>
        <w:t xml:space="preserve"> los autores parten del hecho de que los datos geoespaciales son comúnmente almacenados en sistemas manejadores de bases de datos, </w:t>
      </w:r>
      <w:r w:rsidRPr="005F10DC">
        <w:rPr>
          <w:i/>
          <w:iCs/>
          <w:lang w:val="es-MX"/>
        </w:rPr>
        <w:t>DBMS</w:t>
      </w:r>
      <w:r w:rsidRPr="005F10DC">
        <w:rPr>
          <w:lang w:val="es-MX"/>
        </w:rPr>
        <w:t xml:space="preserve"> por sus siglas en inglés, del tipo geoespacial. Para llevar a cabo dicha tarea, se deben de convertir esos datos en datos RDF y almacenarlos en </w:t>
      </w:r>
      <w:r w:rsidRPr="005F10DC">
        <w:rPr>
          <w:i/>
          <w:iCs/>
          <w:lang w:val="es-MX"/>
        </w:rPr>
        <w:t>triple store</w:t>
      </w:r>
      <w:r w:rsidRPr="005F10DC">
        <w:rPr>
          <w:lang w:val="es-MX"/>
        </w:rPr>
        <w:t xml:space="preserve"> cada vez que nuevos datos llegan. Esta labor resulta ser monótona, generando apatía en los administradores de dichas bases de datos para actualizarlas. Si bien existe el paradigma de administración de datos denominada Acceso a Datos Basado en Ontologías, </w:t>
      </w:r>
      <w:r w:rsidRPr="005F10DC">
        <w:rPr>
          <w:i/>
          <w:iCs/>
          <w:lang w:val="es-MX"/>
        </w:rPr>
        <w:t>OBDA</w:t>
      </w:r>
      <w:r w:rsidRPr="005F10DC">
        <w:rPr>
          <w:lang w:val="es-MX"/>
        </w:rPr>
        <w:t xml:space="preserve"> por sus siglas en inglés, que se encargan de ofrecer consultas SPARQL en formato SQL, no existe soporte para datos geoespaciales; esto implica no hacer consultas actualizadas o no obtener resultados de consultas geoespaciales. La solución por parte de los autores de habilitar consultas del tipo </w:t>
      </w:r>
      <w:proofErr w:type="spellStart"/>
      <w:r w:rsidRPr="005F10DC">
        <w:rPr>
          <w:lang w:val="es-MX"/>
        </w:rPr>
        <w:t>GeoSPARQL</w:t>
      </w:r>
      <w:proofErr w:type="spellEnd"/>
      <w:r w:rsidRPr="005F10DC">
        <w:rPr>
          <w:lang w:val="es-MX"/>
        </w:rPr>
        <w:t xml:space="preserve"> </w:t>
      </w:r>
      <w:r w:rsidRPr="005F10DC">
        <w:rPr>
          <w:i/>
          <w:iCs/>
          <w:lang w:val="es-MX"/>
        </w:rPr>
        <w:t>en el aire</w:t>
      </w:r>
      <w:r w:rsidRPr="005F10DC">
        <w:rPr>
          <w:lang w:val="es-MX"/>
        </w:rPr>
        <w:t xml:space="preserve"> al no convertir los datos consultados a RDF y después almacenarlos en un </w:t>
      </w:r>
      <w:r w:rsidRPr="005F10DC">
        <w:rPr>
          <w:i/>
          <w:iCs/>
          <w:lang w:val="es-MX"/>
        </w:rPr>
        <w:t>triple store</w:t>
      </w:r>
      <w:r w:rsidRPr="005F10DC">
        <w:rPr>
          <w:lang w:val="es-MX"/>
        </w:rPr>
        <w:t>. Como resultado, se pueden hacer consultas sin tener que hacer conversiones y almacenamiento, solo puras consultas</w:t>
      </w:r>
      <w:sdt>
        <w:sdtPr>
          <w:rPr>
            <w:lang w:val="es-MX"/>
          </w:rPr>
          <w:id w:val="-279415408"/>
          <w:citation/>
        </w:sdtPr>
        <w:sdtEndPr/>
        <w:sdtContent>
          <w:r w:rsidR="00BC76E0" w:rsidRPr="005F10DC">
            <w:rPr>
              <w:lang w:val="es-MX"/>
            </w:rPr>
            <w:fldChar w:fldCharType="begin"/>
          </w:r>
          <w:r w:rsidR="00BC76E0" w:rsidRPr="005F10DC">
            <w:rPr>
              <w:lang w:val="es-MX"/>
            </w:rPr>
            <w:instrText xml:space="preserve"> CITATION Ber17 \l 2058 </w:instrText>
          </w:r>
          <w:r w:rsidR="00BC76E0" w:rsidRPr="005F10DC">
            <w:rPr>
              <w:lang w:val="es-MX"/>
            </w:rPr>
            <w:fldChar w:fldCharType="separate"/>
          </w:r>
          <w:r w:rsidR="00595C94" w:rsidRPr="005F10DC">
            <w:rPr>
              <w:noProof/>
              <w:lang w:val="es-MX"/>
            </w:rPr>
            <w:t xml:space="preserve"> [24]</w:t>
          </w:r>
          <w:r w:rsidR="00BC76E0" w:rsidRPr="005F10DC">
            <w:rPr>
              <w:lang w:val="es-MX"/>
            </w:rPr>
            <w:fldChar w:fldCharType="end"/>
          </w:r>
        </w:sdtContent>
      </w:sdt>
      <w:r w:rsidRPr="005F10DC">
        <w:rPr>
          <w:lang w:val="es-MX"/>
        </w:rPr>
        <w:t>.</w:t>
      </w:r>
    </w:p>
    <w:p w14:paraId="62664609" w14:textId="77777777" w:rsidR="002F0277" w:rsidRPr="005F10DC" w:rsidRDefault="002F0277" w:rsidP="002F0277">
      <w:pPr>
        <w:jc w:val="both"/>
        <w:rPr>
          <w:b/>
          <w:bCs/>
          <w:lang w:val="es-MX"/>
        </w:rPr>
      </w:pPr>
      <w:r w:rsidRPr="005F10DC">
        <w:rPr>
          <w:b/>
          <w:bCs/>
          <w:i/>
          <w:iCs/>
          <w:lang w:val="es-MX"/>
        </w:rPr>
        <w:t xml:space="preserve">Benchmarking </w:t>
      </w:r>
      <w:proofErr w:type="spellStart"/>
      <w:r w:rsidRPr="005F10DC">
        <w:rPr>
          <w:b/>
          <w:bCs/>
          <w:i/>
          <w:iCs/>
          <w:lang w:val="es-MX"/>
        </w:rPr>
        <w:t>Commercial</w:t>
      </w:r>
      <w:proofErr w:type="spellEnd"/>
      <w:r w:rsidRPr="005F10DC">
        <w:rPr>
          <w:b/>
          <w:bCs/>
          <w:i/>
          <w:iCs/>
          <w:lang w:val="es-MX"/>
        </w:rPr>
        <w:t xml:space="preserve"> RDF </w:t>
      </w:r>
      <w:proofErr w:type="spellStart"/>
      <w:r w:rsidRPr="005F10DC">
        <w:rPr>
          <w:b/>
          <w:bCs/>
          <w:i/>
          <w:iCs/>
          <w:lang w:val="es-MX"/>
        </w:rPr>
        <w:t>stores</w:t>
      </w:r>
      <w:proofErr w:type="spellEnd"/>
      <w:r w:rsidRPr="005F10DC">
        <w:rPr>
          <w:b/>
          <w:bCs/>
          <w:i/>
          <w:iCs/>
          <w:lang w:val="es-MX"/>
        </w:rPr>
        <w:t xml:space="preserve"> </w:t>
      </w:r>
      <w:proofErr w:type="spellStart"/>
      <w:r w:rsidRPr="005F10DC">
        <w:rPr>
          <w:b/>
          <w:bCs/>
          <w:i/>
          <w:iCs/>
          <w:lang w:val="es-MX"/>
        </w:rPr>
        <w:t>with</w:t>
      </w:r>
      <w:proofErr w:type="spellEnd"/>
      <w:r w:rsidRPr="005F10DC">
        <w:rPr>
          <w:b/>
          <w:bCs/>
          <w:i/>
          <w:iCs/>
          <w:lang w:val="es-MX"/>
        </w:rPr>
        <w:t xml:space="preserve"> </w:t>
      </w:r>
      <w:proofErr w:type="spellStart"/>
      <w:r w:rsidRPr="005F10DC">
        <w:rPr>
          <w:b/>
          <w:bCs/>
          <w:i/>
          <w:iCs/>
          <w:lang w:val="es-MX"/>
        </w:rPr>
        <w:t>Publications</w:t>
      </w:r>
      <w:proofErr w:type="spellEnd"/>
      <w:r w:rsidRPr="005F10DC">
        <w:rPr>
          <w:b/>
          <w:bCs/>
          <w:i/>
          <w:iCs/>
          <w:lang w:val="es-MX"/>
        </w:rPr>
        <w:t xml:space="preserve"> Office </w:t>
      </w:r>
      <w:proofErr w:type="spellStart"/>
      <w:r w:rsidRPr="005F10DC">
        <w:rPr>
          <w:b/>
          <w:bCs/>
          <w:i/>
          <w:iCs/>
          <w:lang w:val="es-MX"/>
        </w:rPr>
        <w:t>Dataset</w:t>
      </w:r>
      <w:proofErr w:type="spellEnd"/>
    </w:p>
    <w:p w14:paraId="0899B318" w14:textId="21E25262" w:rsidR="002F0277" w:rsidRPr="005F10DC" w:rsidRDefault="002F0277" w:rsidP="002F0277">
      <w:pPr>
        <w:jc w:val="both"/>
        <w:rPr>
          <w:lang w:val="es-MX"/>
        </w:rPr>
      </w:pPr>
      <w:r w:rsidRPr="005F10DC">
        <w:rPr>
          <w:lang w:val="es-MX"/>
        </w:rPr>
        <w:t xml:space="preserve">Los autores presentan un </w:t>
      </w:r>
      <w:proofErr w:type="spellStart"/>
      <w:r w:rsidRPr="005F10DC">
        <w:rPr>
          <w:i/>
          <w:iCs/>
          <w:lang w:val="es-MX"/>
        </w:rPr>
        <w:t>benchmark</w:t>
      </w:r>
      <w:proofErr w:type="spellEnd"/>
      <w:r w:rsidRPr="005F10DC">
        <w:rPr>
          <w:lang w:val="es-MX"/>
        </w:rPr>
        <w:t xml:space="preserve"> para RDF </w:t>
      </w:r>
      <w:proofErr w:type="spellStart"/>
      <w:r w:rsidRPr="005F10DC">
        <w:rPr>
          <w:i/>
          <w:iCs/>
          <w:lang w:val="es-MX"/>
        </w:rPr>
        <w:t>stores</w:t>
      </w:r>
      <w:proofErr w:type="spellEnd"/>
      <w:r w:rsidRPr="005F10DC">
        <w:rPr>
          <w:lang w:val="es-MX"/>
        </w:rPr>
        <w:t xml:space="preserve"> usando </w:t>
      </w:r>
      <w:proofErr w:type="spellStart"/>
      <w:r w:rsidRPr="005F10DC">
        <w:rPr>
          <w:i/>
          <w:iCs/>
          <w:lang w:val="es-MX"/>
        </w:rPr>
        <w:t>datasets</w:t>
      </w:r>
      <w:proofErr w:type="spellEnd"/>
      <w:r w:rsidRPr="005F10DC">
        <w:rPr>
          <w:i/>
          <w:iCs/>
          <w:lang w:val="es-MX"/>
        </w:rPr>
        <w:t xml:space="preserve"> </w:t>
      </w:r>
      <w:r w:rsidRPr="005F10DC">
        <w:rPr>
          <w:lang w:val="es-MX"/>
        </w:rPr>
        <w:t xml:space="preserve">de la oficina de publicaciones, </w:t>
      </w:r>
      <w:r w:rsidRPr="005F10DC">
        <w:rPr>
          <w:i/>
          <w:iCs/>
          <w:lang w:val="es-MX"/>
        </w:rPr>
        <w:t>PO</w:t>
      </w:r>
      <w:r w:rsidRPr="005F10DC">
        <w:rPr>
          <w:lang w:val="es-MX"/>
        </w:rPr>
        <w:t xml:space="preserve"> por sus siglas en inglés. En la comparación se miden 4 características: </w:t>
      </w:r>
      <w:proofErr w:type="spellStart"/>
      <w:r w:rsidRPr="005F10DC">
        <w:rPr>
          <w:i/>
          <w:iCs/>
          <w:lang w:val="es-MX"/>
        </w:rPr>
        <w:t>bulkloading</w:t>
      </w:r>
      <w:proofErr w:type="spellEnd"/>
      <w:r w:rsidRPr="005F10DC">
        <w:rPr>
          <w:lang w:val="es-MX"/>
        </w:rPr>
        <w:t xml:space="preserve">, escalabilidad, estabilidad y ejecución de consultas. De la misma </w:t>
      </w:r>
      <w:r w:rsidRPr="005F10DC">
        <w:rPr>
          <w:i/>
          <w:iCs/>
          <w:lang w:val="es-MX"/>
        </w:rPr>
        <w:t>PO</w:t>
      </w:r>
      <w:r w:rsidRPr="005F10DC">
        <w:rPr>
          <w:lang w:val="es-MX"/>
        </w:rPr>
        <w:t xml:space="preserve"> se utilizaron </w:t>
      </w:r>
      <w:proofErr w:type="spellStart"/>
      <w:r w:rsidRPr="005F10DC">
        <w:rPr>
          <w:i/>
          <w:iCs/>
          <w:lang w:val="es-MX"/>
        </w:rPr>
        <w:t>datasets</w:t>
      </w:r>
      <w:proofErr w:type="spellEnd"/>
      <w:r w:rsidRPr="005F10DC">
        <w:rPr>
          <w:lang w:val="es-MX"/>
        </w:rPr>
        <w:t xml:space="preserve"> normalizados y no normalizados. Usando lo mismos </w:t>
      </w:r>
      <w:proofErr w:type="spellStart"/>
      <w:r w:rsidRPr="005F10DC">
        <w:rPr>
          <w:i/>
          <w:iCs/>
          <w:lang w:val="es-MX"/>
        </w:rPr>
        <w:t>datasets</w:t>
      </w:r>
      <w:proofErr w:type="spellEnd"/>
      <w:r w:rsidRPr="005F10DC">
        <w:rPr>
          <w:lang w:val="es-MX"/>
        </w:rPr>
        <w:t xml:space="preserve"> se construyeron nuevos datos para medir la escalabilidad; en estas consultas de dividieron en 2 categorías: consultas instantáneas, consultas que involucran operadores primitivos, y consultas analíticas con el propósito de medir la calidad de servicio y no solo la velocidad. Se concluye que el rendimiento no es homogéneo entre sistemas y que la calidad y velocidad de resultados dependen de diversos parámetros como el tipo de consultas, características de base de datos o </w:t>
      </w:r>
      <w:r w:rsidRPr="005F10DC">
        <w:rPr>
          <w:i/>
          <w:iCs/>
          <w:lang w:val="es-MX"/>
        </w:rPr>
        <w:t>hardware</w:t>
      </w:r>
      <w:r w:rsidRPr="005F10DC">
        <w:rPr>
          <w:lang w:val="es-MX"/>
        </w:rPr>
        <w:t xml:space="preserve"> utilizado</w:t>
      </w:r>
      <w:sdt>
        <w:sdtPr>
          <w:rPr>
            <w:lang w:val="es-MX"/>
          </w:rPr>
          <w:id w:val="1507556480"/>
          <w:citation/>
        </w:sdtPr>
        <w:sdtEndPr/>
        <w:sdtContent>
          <w:r w:rsidR="00BC76E0" w:rsidRPr="005F10DC">
            <w:rPr>
              <w:lang w:val="es-MX"/>
            </w:rPr>
            <w:fldChar w:fldCharType="begin"/>
          </w:r>
          <w:r w:rsidR="00BC76E0" w:rsidRPr="005F10DC">
            <w:rPr>
              <w:lang w:val="es-MX"/>
            </w:rPr>
            <w:instrText xml:space="preserve"> CITATION Ate18 \l 2058 </w:instrText>
          </w:r>
          <w:r w:rsidR="00BC76E0" w:rsidRPr="005F10DC">
            <w:rPr>
              <w:lang w:val="es-MX"/>
            </w:rPr>
            <w:fldChar w:fldCharType="separate"/>
          </w:r>
          <w:r w:rsidR="00595C94" w:rsidRPr="005F10DC">
            <w:rPr>
              <w:noProof/>
              <w:lang w:val="es-MX"/>
            </w:rPr>
            <w:t xml:space="preserve"> [25]</w:t>
          </w:r>
          <w:r w:rsidR="00BC76E0" w:rsidRPr="005F10DC">
            <w:rPr>
              <w:lang w:val="es-MX"/>
            </w:rPr>
            <w:fldChar w:fldCharType="end"/>
          </w:r>
        </w:sdtContent>
      </w:sdt>
      <w:r w:rsidRPr="005F10DC">
        <w:rPr>
          <w:lang w:val="es-MX"/>
        </w:rPr>
        <w:t>.</w:t>
      </w:r>
    </w:p>
    <w:p w14:paraId="0B7861CF" w14:textId="77777777" w:rsidR="002F0277" w:rsidRPr="005F10DC" w:rsidRDefault="002F0277" w:rsidP="002F0277">
      <w:pPr>
        <w:jc w:val="both"/>
        <w:rPr>
          <w:b/>
          <w:bCs/>
          <w:lang w:val="es-MX"/>
        </w:rPr>
      </w:pPr>
      <w:proofErr w:type="spellStart"/>
      <w:r w:rsidRPr="005F10DC">
        <w:rPr>
          <w:b/>
          <w:bCs/>
          <w:i/>
          <w:iCs/>
          <w:lang w:val="es-MX"/>
        </w:rPr>
        <w:t>Geographica</w:t>
      </w:r>
      <w:proofErr w:type="spellEnd"/>
      <w:r w:rsidRPr="005F10DC">
        <w:rPr>
          <w:b/>
          <w:bCs/>
          <w:i/>
          <w:iCs/>
          <w:lang w:val="es-MX"/>
        </w:rPr>
        <w:t xml:space="preserve">: A </w:t>
      </w:r>
      <w:proofErr w:type="spellStart"/>
      <w:r w:rsidRPr="005F10DC">
        <w:rPr>
          <w:b/>
          <w:bCs/>
          <w:i/>
          <w:iCs/>
          <w:lang w:val="es-MX"/>
        </w:rPr>
        <w:t>Benchmark</w:t>
      </w:r>
      <w:proofErr w:type="spellEnd"/>
      <w:r w:rsidRPr="005F10DC">
        <w:rPr>
          <w:b/>
          <w:bCs/>
          <w:i/>
          <w:iCs/>
          <w:lang w:val="es-MX"/>
        </w:rPr>
        <w:t xml:space="preserve"> </w:t>
      </w:r>
      <w:proofErr w:type="spellStart"/>
      <w:r w:rsidRPr="005F10DC">
        <w:rPr>
          <w:b/>
          <w:bCs/>
          <w:i/>
          <w:iCs/>
          <w:lang w:val="es-MX"/>
        </w:rPr>
        <w:t>for</w:t>
      </w:r>
      <w:proofErr w:type="spellEnd"/>
      <w:r w:rsidRPr="005F10DC">
        <w:rPr>
          <w:b/>
          <w:bCs/>
          <w:i/>
          <w:iCs/>
          <w:lang w:val="es-MX"/>
        </w:rPr>
        <w:t xml:space="preserve"> </w:t>
      </w:r>
      <w:proofErr w:type="spellStart"/>
      <w:r w:rsidRPr="005F10DC">
        <w:rPr>
          <w:b/>
          <w:bCs/>
          <w:i/>
          <w:iCs/>
          <w:lang w:val="es-MX"/>
        </w:rPr>
        <w:t>Geospatial</w:t>
      </w:r>
      <w:proofErr w:type="spellEnd"/>
      <w:r w:rsidRPr="005F10DC">
        <w:rPr>
          <w:b/>
          <w:bCs/>
          <w:i/>
          <w:iCs/>
          <w:lang w:val="es-MX"/>
        </w:rPr>
        <w:t xml:space="preserve"> RDF </w:t>
      </w:r>
      <w:proofErr w:type="spellStart"/>
      <w:r w:rsidRPr="005F10DC">
        <w:rPr>
          <w:b/>
          <w:bCs/>
          <w:i/>
          <w:iCs/>
          <w:lang w:val="es-MX"/>
        </w:rPr>
        <w:t>Stores</w:t>
      </w:r>
      <w:proofErr w:type="spellEnd"/>
    </w:p>
    <w:p w14:paraId="244CFD9F" w14:textId="59286617" w:rsidR="002F0277" w:rsidRPr="005F10DC" w:rsidRDefault="002F0277" w:rsidP="002F0277">
      <w:pPr>
        <w:jc w:val="both"/>
        <w:rPr>
          <w:lang w:val="es-MX"/>
        </w:rPr>
      </w:pPr>
      <w:r w:rsidRPr="005F10DC">
        <w:rPr>
          <w:lang w:val="es-MX"/>
        </w:rPr>
        <w:t xml:space="preserve">Se consideró por parte de los autores que no existía un </w:t>
      </w:r>
      <w:proofErr w:type="spellStart"/>
      <w:r w:rsidRPr="005F10DC">
        <w:rPr>
          <w:i/>
          <w:iCs/>
          <w:lang w:val="es-MX"/>
        </w:rPr>
        <w:t>benchmark</w:t>
      </w:r>
      <w:proofErr w:type="spellEnd"/>
      <w:r w:rsidRPr="005F10DC">
        <w:rPr>
          <w:lang w:val="es-MX"/>
        </w:rPr>
        <w:t xml:space="preserve"> que evaluara </w:t>
      </w:r>
      <w:r w:rsidRPr="005F10DC">
        <w:rPr>
          <w:i/>
          <w:iCs/>
          <w:lang w:val="es-MX"/>
        </w:rPr>
        <w:t>triple store</w:t>
      </w:r>
      <w:r w:rsidRPr="005F10DC">
        <w:rPr>
          <w:lang w:val="es-MX"/>
        </w:rPr>
        <w:t xml:space="preserve"> geoespaciales que fuese usado de una manera conocida por lo que el propósito de haber desarrollado el </w:t>
      </w:r>
      <w:proofErr w:type="spellStart"/>
      <w:r w:rsidRPr="005F10DC">
        <w:rPr>
          <w:i/>
          <w:iCs/>
          <w:lang w:val="es-MX"/>
        </w:rPr>
        <w:t>benchmark</w:t>
      </w:r>
      <w:proofErr w:type="spellEnd"/>
      <w:r w:rsidRPr="005F10DC">
        <w:rPr>
          <w:lang w:val="es-MX"/>
        </w:rPr>
        <w:t xml:space="preserve"> </w:t>
      </w:r>
      <w:proofErr w:type="spellStart"/>
      <w:r w:rsidRPr="005F10DC">
        <w:rPr>
          <w:i/>
          <w:iCs/>
          <w:lang w:val="es-MX"/>
        </w:rPr>
        <w:t>Geographica</w:t>
      </w:r>
      <w:proofErr w:type="spellEnd"/>
      <w:r w:rsidRPr="005F10DC">
        <w:rPr>
          <w:lang w:val="es-MX"/>
        </w:rPr>
        <w:t xml:space="preserve"> fue contribuir al estado de arte. En </w:t>
      </w:r>
      <w:proofErr w:type="spellStart"/>
      <w:r w:rsidRPr="005F10DC">
        <w:rPr>
          <w:i/>
          <w:iCs/>
          <w:lang w:val="es-MX"/>
        </w:rPr>
        <w:t>Geographica</w:t>
      </w:r>
      <w:proofErr w:type="spellEnd"/>
      <w:r w:rsidRPr="005F10DC">
        <w:rPr>
          <w:lang w:val="es-MX"/>
        </w:rPr>
        <w:t xml:space="preserve"> se usaron datos sintéticos y datos del mundo real para probar la funcionalidad ofrecida y el rendimiento de RDF </w:t>
      </w:r>
      <w:proofErr w:type="spellStart"/>
      <w:r w:rsidRPr="005F10DC">
        <w:rPr>
          <w:i/>
          <w:iCs/>
          <w:lang w:val="es-MX"/>
        </w:rPr>
        <w:t>stores</w:t>
      </w:r>
      <w:proofErr w:type="spellEnd"/>
      <w:r w:rsidRPr="005F10DC">
        <w:rPr>
          <w:lang w:val="es-MX"/>
        </w:rPr>
        <w:t xml:space="preserve"> geoespaciales; se usaron en específico </w:t>
      </w:r>
      <w:proofErr w:type="spellStart"/>
      <w:r w:rsidRPr="005F10DC">
        <w:rPr>
          <w:lang w:val="es-MX"/>
        </w:rPr>
        <w:t>Strabon</w:t>
      </w:r>
      <w:proofErr w:type="spellEnd"/>
      <w:r w:rsidRPr="005F10DC">
        <w:rPr>
          <w:lang w:val="es-MX"/>
        </w:rPr>
        <w:t xml:space="preserve">, </w:t>
      </w:r>
      <w:proofErr w:type="spellStart"/>
      <w:r w:rsidRPr="005F10DC">
        <w:rPr>
          <w:lang w:val="es-MX"/>
        </w:rPr>
        <w:t>Parliament</w:t>
      </w:r>
      <w:proofErr w:type="spellEnd"/>
      <w:r w:rsidRPr="005F10DC">
        <w:rPr>
          <w:lang w:val="es-MX"/>
        </w:rPr>
        <w:t xml:space="preserve"> y </w:t>
      </w:r>
      <w:proofErr w:type="spellStart"/>
      <w:r w:rsidRPr="005F10DC">
        <w:rPr>
          <w:lang w:val="es-MX"/>
        </w:rPr>
        <w:t>uSeekM</w:t>
      </w:r>
      <w:proofErr w:type="spellEnd"/>
      <w:r w:rsidRPr="005F10DC">
        <w:rPr>
          <w:lang w:val="es-MX"/>
        </w:rPr>
        <w:t xml:space="preserve"> los cuales eran los más completos para la evaluación. El desarrollo de esta comparativa fue con el fin de ofrecer una metodología que permitiera evaluar RDF </w:t>
      </w:r>
      <w:proofErr w:type="spellStart"/>
      <w:r w:rsidRPr="005F10DC">
        <w:rPr>
          <w:i/>
          <w:iCs/>
          <w:lang w:val="es-MX"/>
        </w:rPr>
        <w:t>stores</w:t>
      </w:r>
      <w:proofErr w:type="spellEnd"/>
      <w:r w:rsidRPr="005F10DC">
        <w:rPr>
          <w:i/>
          <w:iCs/>
          <w:lang w:val="es-MX"/>
        </w:rPr>
        <w:t xml:space="preserve"> </w:t>
      </w:r>
      <w:r w:rsidRPr="005F10DC">
        <w:rPr>
          <w:lang w:val="es-MX"/>
        </w:rPr>
        <w:t xml:space="preserve">de una mejor manera que propuestas previas. Ellos usaron 2 </w:t>
      </w:r>
      <w:proofErr w:type="spellStart"/>
      <w:r w:rsidRPr="005F10DC">
        <w:rPr>
          <w:i/>
          <w:iCs/>
          <w:lang w:val="es-MX"/>
        </w:rPr>
        <w:t>workloads</w:t>
      </w:r>
      <w:proofErr w:type="spellEnd"/>
      <w:r w:rsidRPr="005F10DC">
        <w:rPr>
          <w:lang w:val="es-MX"/>
        </w:rPr>
        <w:t xml:space="preserve"> de datos: sintético y del mundo real. Con ellos evaluaron eficiencia de funciones primitivas espaciales y el rendimiento de los RDF </w:t>
      </w:r>
      <w:proofErr w:type="spellStart"/>
      <w:r w:rsidRPr="005F10DC">
        <w:rPr>
          <w:i/>
          <w:iCs/>
          <w:lang w:val="es-MX"/>
        </w:rPr>
        <w:t>stores</w:t>
      </w:r>
      <w:proofErr w:type="spellEnd"/>
      <w:r w:rsidRPr="005F10DC">
        <w:rPr>
          <w:lang w:val="es-MX"/>
        </w:rPr>
        <w:t xml:space="preserve"> en </w:t>
      </w:r>
      <w:r w:rsidRPr="005F10DC">
        <w:rPr>
          <w:i/>
          <w:iCs/>
          <w:lang w:val="es-MX"/>
        </w:rPr>
        <w:t xml:space="preserve">reverse </w:t>
      </w:r>
      <w:proofErr w:type="spellStart"/>
      <w:r w:rsidRPr="005F10DC">
        <w:rPr>
          <w:i/>
          <w:iCs/>
          <w:lang w:val="es-MX"/>
        </w:rPr>
        <w:t>geocoding</w:t>
      </w:r>
      <w:proofErr w:type="spellEnd"/>
      <w:r w:rsidRPr="005F10DC">
        <w:rPr>
          <w:i/>
          <w:iCs/>
          <w:lang w:val="es-MX"/>
        </w:rPr>
        <w:t xml:space="preserve">, </w:t>
      </w:r>
      <w:proofErr w:type="spellStart"/>
      <w:r w:rsidRPr="005F10DC">
        <w:rPr>
          <w:i/>
          <w:iCs/>
          <w:lang w:val="es-MX"/>
        </w:rPr>
        <w:t>map</w:t>
      </w:r>
      <w:proofErr w:type="spellEnd"/>
      <w:r w:rsidRPr="005F10DC">
        <w:rPr>
          <w:i/>
          <w:iCs/>
          <w:lang w:val="es-MX"/>
        </w:rPr>
        <w:t xml:space="preserve"> </w:t>
      </w:r>
      <w:proofErr w:type="spellStart"/>
      <w:r w:rsidRPr="005F10DC">
        <w:rPr>
          <w:i/>
          <w:iCs/>
          <w:lang w:val="es-MX"/>
        </w:rPr>
        <w:t>search</w:t>
      </w:r>
      <w:proofErr w:type="spellEnd"/>
      <w:r w:rsidRPr="005F10DC">
        <w:rPr>
          <w:i/>
          <w:iCs/>
          <w:lang w:val="es-MX"/>
        </w:rPr>
        <w:t xml:space="preserve"> y </w:t>
      </w:r>
      <w:proofErr w:type="spellStart"/>
      <w:r w:rsidRPr="005F10DC">
        <w:rPr>
          <w:i/>
          <w:iCs/>
          <w:lang w:val="es-MX"/>
        </w:rPr>
        <w:t>browsing</w:t>
      </w:r>
      <w:proofErr w:type="spellEnd"/>
      <w:r w:rsidRPr="005F10DC">
        <w:rPr>
          <w:i/>
          <w:iCs/>
          <w:lang w:val="es-MX"/>
        </w:rPr>
        <w:t xml:space="preserve">. </w:t>
      </w:r>
      <w:r w:rsidRPr="005F10DC">
        <w:rPr>
          <w:lang w:val="es-MX"/>
        </w:rPr>
        <w:t xml:space="preserve">Los autores buscan, como trabajo futuro, expandir el </w:t>
      </w:r>
      <w:proofErr w:type="spellStart"/>
      <w:r w:rsidRPr="005F10DC">
        <w:rPr>
          <w:i/>
          <w:iCs/>
          <w:lang w:val="es-MX"/>
        </w:rPr>
        <w:t>benchmark</w:t>
      </w:r>
      <w:proofErr w:type="spellEnd"/>
      <w:r w:rsidRPr="005F10DC">
        <w:rPr>
          <w:lang w:val="es-MX"/>
        </w:rPr>
        <w:t xml:space="preserve"> para cubrir el estándar </w:t>
      </w:r>
      <w:proofErr w:type="spellStart"/>
      <w:r w:rsidRPr="005F10DC">
        <w:rPr>
          <w:lang w:val="es-MX"/>
        </w:rPr>
        <w:t>GeoSPARQL</w:t>
      </w:r>
      <w:proofErr w:type="spellEnd"/>
      <w:r w:rsidRPr="005F10DC">
        <w:rPr>
          <w:lang w:val="es-MX"/>
        </w:rPr>
        <w:t xml:space="preserve"> de una manera completa y probar a</w:t>
      </w:r>
      <w:r w:rsidRPr="005F10DC">
        <w:rPr>
          <w:i/>
          <w:iCs/>
          <w:lang w:val="es-MX"/>
        </w:rPr>
        <w:t xml:space="preserve"> </w:t>
      </w:r>
      <w:proofErr w:type="spellStart"/>
      <w:r w:rsidRPr="005F10DC">
        <w:rPr>
          <w:i/>
          <w:iCs/>
          <w:lang w:val="es-MX"/>
        </w:rPr>
        <w:t>Geographica</w:t>
      </w:r>
      <w:proofErr w:type="spellEnd"/>
      <w:r w:rsidRPr="005F10DC">
        <w:rPr>
          <w:lang w:val="es-MX"/>
        </w:rPr>
        <w:t xml:space="preserve"> en un ecosistema centralizado y distribuido</w:t>
      </w:r>
      <w:sdt>
        <w:sdtPr>
          <w:rPr>
            <w:lang w:val="es-MX"/>
          </w:rPr>
          <w:id w:val="1946964098"/>
          <w:citation/>
        </w:sdtPr>
        <w:sdtEndPr/>
        <w:sdtContent>
          <w:r w:rsidR="00BC76E0" w:rsidRPr="005F10DC">
            <w:rPr>
              <w:lang w:val="es-MX"/>
            </w:rPr>
            <w:fldChar w:fldCharType="begin"/>
          </w:r>
          <w:r w:rsidR="00BC76E0" w:rsidRPr="005F10DC">
            <w:rPr>
              <w:lang w:val="es-MX"/>
            </w:rPr>
            <w:instrText xml:space="preserve"> CITATION Gar13 \l 2058 </w:instrText>
          </w:r>
          <w:r w:rsidR="00BC76E0" w:rsidRPr="005F10DC">
            <w:rPr>
              <w:lang w:val="es-MX"/>
            </w:rPr>
            <w:fldChar w:fldCharType="separate"/>
          </w:r>
          <w:r w:rsidR="00595C94" w:rsidRPr="005F10DC">
            <w:rPr>
              <w:noProof/>
              <w:lang w:val="es-MX"/>
            </w:rPr>
            <w:t xml:space="preserve"> [26]</w:t>
          </w:r>
          <w:r w:rsidR="00BC76E0" w:rsidRPr="005F10DC">
            <w:rPr>
              <w:lang w:val="es-MX"/>
            </w:rPr>
            <w:fldChar w:fldCharType="end"/>
          </w:r>
        </w:sdtContent>
      </w:sdt>
      <w:r w:rsidRPr="005F10DC">
        <w:rPr>
          <w:lang w:val="es-MX"/>
        </w:rPr>
        <w:t>.</w:t>
      </w:r>
    </w:p>
    <w:p w14:paraId="38AA71D0" w14:textId="77777777" w:rsidR="002F0277" w:rsidRPr="005F10DC" w:rsidRDefault="002F0277" w:rsidP="002F0277">
      <w:pPr>
        <w:jc w:val="both"/>
        <w:rPr>
          <w:b/>
          <w:bCs/>
          <w:i/>
          <w:iCs/>
          <w:lang w:val="es-MX"/>
        </w:rPr>
      </w:pPr>
      <w:proofErr w:type="spellStart"/>
      <w:r w:rsidRPr="005F10DC">
        <w:rPr>
          <w:b/>
          <w:bCs/>
          <w:i/>
          <w:iCs/>
          <w:lang w:val="es-MX"/>
        </w:rPr>
        <w:t>Geoyasgui</w:t>
      </w:r>
      <w:proofErr w:type="spellEnd"/>
      <w:r w:rsidRPr="005F10DC">
        <w:rPr>
          <w:b/>
          <w:bCs/>
          <w:i/>
          <w:iCs/>
          <w:lang w:val="es-MX"/>
        </w:rPr>
        <w:t xml:space="preserve">: The </w:t>
      </w:r>
      <w:proofErr w:type="spellStart"/>
      <w:r w:rsidRPr="005F10DC">
        <w:rPr>
          <w:b/>
          <w:bCs/>
          <w:i/>
          <w:iCs/>
          <w:lang w:val="es-MX"/>
        </w:rPr>
        <w:t>GeoSPARQL</w:t>
      </w:r>
      <w:proofErr w:type="spellEnd"/>
      <w:r w:rsidRPr="005F10DC">
        <w:rPr>
          <w:b/>
          <w:bCs/>
          <w:i/>
          <w:iCs/>
          <w:lang w:val="es-MX"/>
        </w:rPr>
        <w:t xml:space="preserve"> </w:t>
      </w:r>
      <w:proofErr w:type="spellStart"/>
      <w:r w:rsidRPr="005F10DC">
        <w:rPr>
          <w:b/>
          <w:bCs/>
          <w:i/>
          <w:iCs/>
          <w:lang w:val="es-MX"/>
        </w:rPr>
        <w:t>query</w:t>
      </w:r>
      <w:proofErr w:type="spellEnd"/>
      <w:r w:rsidRPr="005F10DC">
        <w:rPr>
          <w:b/>
          <w:bCs/>
          <w:i/>
          <w:iCs/>
          <w:lang w:val="es-MX"/>
        </w:rPr>
        <w:t xml:space="preserve"> editor and </w:t>
      </w:r>
      <w:proofErr w:type="spellStart"/>
      <w:r w:rsidRPr="005F10DC">
        <w:rPr>
          <w:b/>
          <w:bCs/>
          <w:i/>
          <w:iCs/>
          <w:lang w:val="es-MX"/>
        </w:rPr>
        <w:t>result</w:t>
      </w:r>
      <w:proofErr w:type="spellEnd"/>
      <w:r w:rsidRPr="005F10DC">
        <w:rPr>
          <w:b/>
          <w:bCs/>
          <w:i/>
          <w:iCs/>
          <w:lang w:val="es-MX"/>
        </w:rPr>
        <w:t xml:space="preserve"> </w:t>
      </w:r>
      <w:proofErr w:type="spellStart"/>
      <w:r w:rsidRPr="005F10DC">
        <w:rPr>
          <w:b/>
          <w:bCs/>
          <w:i/>
          <w:iCs/>
          <w:lang w:val="es-MX"/>
        </w:rPr>
        <w:t>visualizer</w:t>
      </w:r>
      <w:proofErr w:type="spellEnd"/>
    </w:p>
    <w:p w14:paraId="7DDD031D" w14:textId="6F3F12C3" w:rsidR="002F0277" w:rsidRPr="005F10DC" w:rsidRDefault="002F0277" w:rsidP="002F0277">
      <w:pPr>
        <w:spacing w:line="240" w:lineRule="auto"/>
        <w:jc w:val="both"/>
        <w:rPr>
          <w:lang w:val="es-MX"/>
        </w:rPr>
      </w:pPr>
      <w:r w:rsidRPr="005F10DC">
        <w:rPr>
          <w:lang w:val="es-MX"/>
        </w:rPr>
        <w:t xml:space="preserve">Los autores abordan una problemática presente en los editores y evaluadores de consultas de </w:t>
      </w:r>
      <w:proofErr w:type="spellStart"/>
      <w:r w:rsidRPr="005F10DC">
        <w:rPr>
          <w:lang w:val="es-MX"/>
        </w:rPr>
        <w:t>GeoSPARQL</w:t>
      </w:r>
      <w:proofErr w:type="spellEnd"/>
      <w:r w:rsidRPr="005F10DC">
        <w:rPr>
          <w:lang w:val="es-MX"/>
        </w:rPr>
        <w:t xml:space="preserve"> al trabajar con el </w:t>
      </w:r>
      <w:proofErr w:type="spellStart"/>
      <w:r w:rsidRPr="005F10DC">
        <w:rPr>
          <w:i/>
          <w:iCs/>
          <w:lang w:val="es-MX"/>
        </w:rPr>
        <w:t>Land</w:t>
      </w:r>
      <w:proofErr w:type="spellEnd"/>
      <w:r w:rsidRPr="005F10DC">
        <w:rPr>
          <w:i/>
          <w:iCs/>
          <w:lang w:val="es-MX"/>
        </w:rPr>
        <w:t xml:space="preserve"> </w:t>
      </w:r>
      <w:proofErr w:type="spellStart"/>
      <w:r w:rsidRPr="005F10DC">
        <w:rPr>
          <w:i/>
          <w:iCs/>
          <w:lang w:val="es-MX"/>
        </w:rPr>
        <w:t>Registry</w:t>
      </w:r>
      <w:proofErr w:type="spellEnd"/>
      <w:r w:rsidRPr="005F10DC">
        <w:rPr>
          <w:i/>
          <w:iCs/>
          <w:lang w:val="es-MX"/>
        </w:rPr>
        <w:t xml:space="preserve"> and </w:t>
      </w:r>
      <w:proofErr w:type="spellStart"/>
      <w:r w:rsidRPr="005F10DC">
        <w:rPr>
          <w:i/>
          <w:iCs/>
          <w:lang w:val="es-MX"/>
        </w:rPr>
        <w:t>Mapping</w:t>
      </w:r>
      <w:proofErr w:type="spellEnd"/>
      <w:r w:rsidRPr="005F10DC">
        <w:rPr>
          <w:i/>
          <w:iCs/>
          <w:lang w:val="es-MX"/>
        </w:rPr>
        <w:t xml:space="preserve"> Agency,</w:t>
      </w:r>
      <w:r w:rsidRPr="005F10DC">
        <w:rPr>
          <w:lang w:val="es-MX"/>
        </w:rPr>
        <w:t xml:space="preserve"> mejor conocido como </w:t>
      </w:r>
      <w:proofErr w:type="spellStart"/>
      <w:r w:rsidRPr="005F10DC">
        <w:rPr>
          <w:i/>
          <w:iCs/>
          <w:lang w:val="es-MX"/>
        </w:rPr>
        <w:t>Kadaster</w:t>
      </w:r>
      <w:proofErr w:type="spellEnd"/>
      <w:r w:rsidRPr="005F10DC">
        <w:rPr>
          <w:i/>
          <w:iCs/>
          <w:lang w:val="es-MX"/>
        </w:rPr>
        <w:t>,</w:t>
      </w:r>
      <w:r w:rsidRPr="005F10DC">
        <w:rPr>
          <w:lang w:val="es-MX"/>
        </w:rPr>
        <w:t xml:space="preserve"> quienes publican una gran cantidad de </w:t>
      </w:r>
      <w:proofErr w:type="spellStart"/>
      <w:r w:rsidRPr="005F10DC">
        <w:rPr>
          <w:i/>
          <w:iCs/>
          <w:lang w:val="es-MX"/>
        </w:rPr>
        <w:t>datasets</w:t>
      </w:r>
      <w:proofErr w:type="spellEnd"/>
      <w:r w:rsidRPr="005F10DC">
        <w:rPr>
          <w:lang w:val="es-MX"/>
        </w:rPr>
        <w:t xml:space="preserve"> entre los cuales son publicados de diversas maneras y en una cantidad considerable, muchos de esos datos son geoespaciales. Cabe decir que </w:t>
      </w:r>
      <w:proofErr w:type="spellStart"/>
      <w:r w:rsidRPr="005F10DC">
        <w:rPr>
          <w:i/>
          <w:iCs/>
          <w:lang w:val="es-MX"/>
        </w:rPr>
        <w:t>Kadaster</w:t>
      </w:r>
      <w:proofErr w:type="spellEnd"/>
      <w:r w:rsidRPr="005F10DC">
        <w:rPr>
          <w:lang w:val="es-MX"/>
        </w:rPr>
        <w:t xml:space="preserve"> </w:t>
      </w:r>
      <w:r w:rsidRPr="005F10DC">
        <w:rPr>
          <w:lang w:val="es-MX"/>
        </w:rPr>
        <w:lastRenderedPageBreak/>
        <w:t xml:space="preserve">publica sus datos basados el estándar </w:t>
      </w:r>
      <w:proofErr w:type="spellStart"/>
      <w:r w:rsidRPr="005F10DC">
        <w:rPr>
          <w:lang w:val="es-MX"/>
        </w:rPr>
        <w:t>GeoSPARQL</w:t>
      </w:r>
      <w:proofErr w:type="spellEnd"/>
      <w:r w:rsidRPr="005F10DC">
        <w:rPr>
          <w:lang w:val="es-MX"/>
        </w:rPr>
        <w:t xml:space="preserve"> como </w:t>
      </w:r>
      <w:proofErr w:type="spellStart"/>
      <w:r w:rsidRPr="005F10DC">
        <w:rPr>
          <w:i/>
          <w:iCs/>
          <w:lang w:val="es-MX"/>
        </w:rPr>
        <w:t>Linked</w:t>
      </w:r>
      <w:proofErr w:type="spellEnd"/>
      <w:r w:rsidRPr="005F10DC">
        <w:rPr>
          <w:i/>
          <w:iCs/>
          <w:lang w:val="es-MX"/>
        </w:rPr>
        <w:t xml:space="preserve"> Open Data</w:t>
      </w:r>
      <w:r w:rsidRPr="005F10DC">
        <w:rPr>
          <w:lang w:val="es-MX"/>
        </w:rPr>
        <w:t xml:space="preserve">. Básicamente lo que hace el sistema es evaluar las consultas al ser enviadas a un SPARQL </w:t>
      </w:r>
      <w:proofErr w:type="spellStart"/>
      <w:r w:rsidRPr="005F10DC">
        <w:rPr>
          <w:i/>
          <w:iCs/>
          <w:lang w:val="es-MX"/>
        </w:rPr>
        <w:t>endpoint</w:t>
      </w:r>
      <w:proofErr w:type="spellEnd"/>
      <w:r w:rsidRPr="005F10DC">
        <w:rPr>
          <w:lang w:val="es-MX"/>
        </w:rPr>
        <w:t xml:space="preserve"> donde se evalúa el álgebra respecto a la colección de datos almacenados en el </w:t>
      </w:r>
      <w:proofErr w:type="spellStart"/>
      <w:r w:rsidRPr="005F10DC">
        <w:rPr>
          <w:i/>
          <w:iCs/>
          <w:lang w:val="es-MX"/>
        </w:rPr>
        <w:t>endpoint</w:t>
      </w:r>
      <w:proofErr w:type="spellEnd"/>
      <w:r w:rsidRPr="005F10DC">
        <w:rPr>
          <w:lang w:val="es-MX"/>
        </w:rPr>
        <w:t xml:space="preserve"> esto con el objetivo de optimizar la consulta y después el </w:t>
      </w:r>
      <w:proofErr w:type="spellStart"/>
      <w:r w:rsidRPr="005F10DC">
        <w:rPr>
          <w:i/>
          <w:iCs/>
          <w:lang w:val="es-MX"/>
        </w:rPr>
        <w:t>endpoint</w:t>
      </w:r>
      <w:proofErr w:type="spellEnd"/>
      <w:r w:rsidRPr="005F10DC">
        <w:rPr>
          <w:lang w:val="es-MX"/>
        </w:rPr>
        <w:t xml:space="preserve"> devuelve los resultados de la consulta en un formato estandarizado (XML, JSON, CSV/TSV). En cuanto a la edición de las consultas, los autores se basaron en trabajos previos: </w:t>
      </w:r>
      <w:r w:rsidRPr="005F10DC">
        <w:rPr>
          <w:i/>
          <w:iCs/>
          <w:lang w:val="es-MX"/>
        </w:rPr>
        <w:t>YASQE, YASR, YASGUI</w:t>
      </w:r>
      <w:r w:rsidRPr="005F10DC">
        <w:rPr>
          <w:lang w:val="es-MX"/>
        </w:rPr>
        <w:t xml:space="preserve"> pero usando los componentes de </w:t>
      </w:r>
      <w:proofErr w:type="spellStart"/>
      <w:r w:rsidRPr="005F10DC">
        <w:rPr>
          <w:lang w:val="es-MX"/>
        </w:rPr>
        <w:t>GeoSPARQL</w:t>
      </w:r>
      <w:proofErr w:type="spellEnd"/>
      <w:r w:rsidRPr="005F10DC">
        <w:rPr>
          <w:lang w:val="es-MX"/>
        </w:rPr>
        <w:t xml:space="preserve"> dando así una edición de consultas de datos geoespaciales ofreciendo un visualizador de consultas, un </w:t>
      </w:r>
      <w:proofErr w:type="spellStart"/>
      <w:r w:rsidRPr="005F10DC">
        <w:rPr>
          <w:i/>
          <w:iCs/>
          <w:lang w:val="es-MX"/>
        </w:rPr>
        <w:t>feedback</w:t>
      </w:r>
      <w:proofErr w:type="spellEnd"/>
      <w:r w:rsidRPr="005F10DC">
        <w:rPr>
          <w:lang w:val="es-MX"/>
        </w:rPr>
        <w:t xml:space="preserve"> directamente al usuario al autocompletar y resaltar sintaxis de la consulta, y un servicio Web que une los elementos anteriores</w:t>
      </w:r>
      <w:sdt>
        <w:sdtPr>
          <w:rPr>
            <w:lang w:val="es-MX"/>
          </w:rPr>
          <w:id w:val="-670795960"/>
          <w:citation/>
        </w:sdtPr>
        <w:sdtEndPr/>
        <w:sdtContent>
          <w:r w:rsidR="00BC76E0" w:rsidRPr="005F10DC">
            <w:rPr>
              <w:lang w:val="es-MX"/>
            </w:rPr>
            <w:fldChar w:fldCharType="begin"/>
          </w:r>
          <w:r w:rsidR="00BC76E0" w:rsidRPr="005F10DC">
            <w:rPr>
              <w:lang w:val="es-MX"/>
            </w:rPr>
            <w:instrText xml:space="preserve"> CITATION Bee17 \l 2058 </w:instrText>
          </w:r>
          <w:r w:rsidR="00BC76E0" w:rsidRPr="005F10DC">
            <w:rPr>
              <w:lang w:val="es-MX"/>
            </w:rPr>
            <w:fldChar w:fldCharType="separate"/>
          </w:r>
          <w:r w:rsidR="00595C94" w:rsidRPr="005F10DC">
            <w:rPr>
              <w:noProof/>
              <w:lang w:val="es-MX"/>
            </w:rPr>
            <w:t xml:space="preserve"> [27]</w:t>
          </w:r>
          <w:r w:rsidR="00BC76E0" w:rsidRPr="005F10DC">
            <w:rPr>
              <w:lang w:val="es-MX"/>
            </w:rPr>
            <w:fldChar w:fldCharType="end"/>
          </w:r>
        </w:sdtContent>
      </w:sdt>
      <w:r w:rsidRPr="005F10DC">
        <w:rPr>
          <w:lang w:val="es-MX"/>
        </w:rPr>
        <w:t>.</w:t>
      </w:r>
    </w:p>
    <w:p w14:paraId="22CD6579" w14:textId="77777777" w:rsidR="002F0277" w:rsidRPr="005F10DC" w:rsidRDefault="002F0277" w:rsidP="002F0277">
      <w:pPr>
        <w:spacing w:line="240" w:lineRule="auto"/>
        <w:jc w:val="both"/>
        <w:rPr>
          <w:b/>
          <w:lang w:val="es-MX"/>
        </w:rPr>
      </w:pPr>
      <w:r w:rsidRPr="005F10DC">
        <w:rPr>
          <w:b/>
          <w:lang w:val="es-MX"/>
        </w:rPr>
        <w:t>Nacional</w:t>
      </w:r>
    </w:p>
    <w:p w14:paraId="3CBAA933" w14:textId="77777777" w:rsidR="002F0277" w:rsidRPr="005F10DC" w:rsidRDefault="002F0277" w:rsidP="002F0277">
      <w:pPr>
        <w:spacing w:line="240" w:lineRule="auto"/>
        <w:jc w:val="both"/>
        <w:rPr>
          <w:b/>
          <w:lang w:val="es-MX"/>
        </w:rPr>
      </w:pPr>
      <w:proofErr w:type="spellStart"/>
      <w:r w:rsidRPr="005F10DC">
        <w:rPr>
          <w:b/>
          <w:i/>
          <w:lang w:val="es-MX"/>
        </w:rPr>
        <w:t>Linked</w:t>
      </w:r>
      <w:proofErr w:type="spellEnd"/>
      <w:r w:rsidRPr="005F10DC">
        <w:rPr>
          <w:b/>
          <w:i/>
          <w:lang w:val="es-MX"/>
        </w:rPr>
        <w:t xml:space="preserve"> Open Data</w:t>
      </w:r>
      <w:r w:rsidRPr="005F10DC">
        <w:rPr>
          <w:b/>
          <w:lang w:val="es-MX"/>
        </w:rPr>
        <w:t xml:space="preserve"> en la Biblioteca Digital Semántica Académica</w:t>
      </w:r>
    </w:p>
    <w:p w14:paraId="5FF9E5FD" w14:textId="6D7F8879" w:rsidR="002F0277" w:rsidRPr="005F10DC" w:rsidRDefault="002F0277" w:rsidP="002F0277">
      <w:pPr>
        <w:spacing w:line="240" w:lineRule="auto"/>
        <w:jc w:val="both"/>
        <w:rPr>
          <w:lang w:val="es-MX"/>
        </w:rPr>
      </w:pPr>
      <w:r w:rsidRPr="005F10DC">
        <w:rPr>
          <w:lang w:val="es-MX"/>
        </w:rPr>
        <w:t xml:space="preserve">En este trabajo se describe y analiza cómo es que el </w:t>
      </w:r>
      <w:proofErr w:type="spellStart"/>
      <w:r w:rsidRPr="005F10DC">
        <w:rPr>
          <w:i/>
          <w:lang w:val="es-MX"/>
        </w:rPr>
        <w:t>Linked</w:t>
      </w:r>
      <w:proofErr w:type="spellEnd"/>
      <w:r w:rsidRPr="005F10DC">
        <w:rPr>
          <w:i/>
          <w:lang w:val="es-MX"/>
        </w:rPr>
        <w:t xml:space="preserve"> Open Data</w:t>
      </w:r>
      <w:r w:rsidRPr="005F10DC">
        <w:rPr>
          <w:lang w:val="es-MX"/>
        </w:rPr>
        <w:t xml:space="preserve"> es aplicado en las bibliotecas digitales semánticas. En el documento se presenta un marco teórico explicando las tecnologías que son necesarias para el trabajo tales como XML, RDF, SPARQL, </w:t>
      </w:r>
      <w:r w:rsidRPr="005F10DC">
        <w:rPr>
          <w:i/>
          <w:lang w:val="es-MX"/>
        </w:rPr>
        <w:t>triple store.</w:t>
      </w:r>
      <w:r w:rsidRPr="005F10DC">
        <w:rPr>
          <w:lang w:val="es-MX"/>
        </w:rPr>
        <w:t xml:space="preserve"> Además, se describen las herramientas que cuentan en la UNAM para el desarrollo de la biblioteca digital. También presentan iniciativas de </w:t>
      </w:r>
      <w:proofErr w:type="spellStart"/>
      <w:r w:rsidRPr="005F10DC">
        <w:rPr>
          <w:i/>
          <w:lang w:val="es-MX"/>
        </w:rPr>
        <w:t>Linked</w:t>
      </w:r>
      <w:proofErr w:type="spellEnd"/>
      <w:r w:rsidRPr="005F10DC">
        <w:rPr>
          <w:i/>
          <w:lang w:val="es-MX"/>
        </w:rPr>
        <w:t xml:space="preserve"> Open Data</w:t>
      </w:r>
      <w:r w:rsidRPr="005F10DC">
        <w:rPr>
          <w:lang w:val="es-MX"/>
        </w:rPr>
        <w:t xml:space="preserve"> en Alemania, Reino Unido y en México. Para concluir su documento, dan una justificación del porque su proyecto es innovador al usar nuevas alternativas de publicación, búsqueda y recuperación de información</w:t>
      </w:r>
      <w:r w:rsidR="00BC76E0" w:rsidRPr="005F10DC">
        <w:rPr>
          <w:noProof/>
          <w:lang w:val="es-MX"/>
        </w:rPr>
        <w:t xml:space="preserve"> </w:t>
      </w:r>
      <w:sdt>
        <w:sdtPr>
          <w:rPr>
            <w:noProof/>
            <w:lang w:val="es-MX"/>
          </w:rPr>
          <w:id w:val="-694312058"/>
          <w:citation/>
        </w:sdtPr>
        <w:sdtEndPr/>
        <w:sdtContent>
          <w:r w:rsidR="00BC76E0" w:rsidRPr="005F10DC">
            <w:rPr>
              <w:noProof/>
              <w:lang w:val="es-MX"/>
            </w:rPr>
            <w:fldChar w:fldCharType="begin"/>
          </w:r>
          <w:r w:rsidR="00BC76E0" w:rsidRPr="005F10DC">
            <w:rPr>
              <w:noProof/>
              <w:lang w:val="es-MX"/>
            </w:rPr>
            <w:instrText xml:space="preserve"> CITATION Ávi \l 2058 </w:instrText>
          </w:r>
          <w:r w:rsidR="00BC76E0" w:rsidRPr="005F10DC">
            <w:rPr>
              <w:noProof/>
              <w:lang w:val="es-MX"/>
            </w:rPr>
            <w:fldChar w:fldCharType="separate"/>
          </w:r>
          <w:r w:rsidR="00595C94" w:rsidRPr="005F10DC">
            <w:rPr>
              <w:noProof/>
              <w:lang w:val="es-MX"/>
            </w:rPr>
            <w:t>[28]</w:t>
          </w:r>
          <w:r w:rsidR="00BC76E0" w:rsidRPr="005F10DC">
            <w:rPr>
              <w:noProof/>
              <w:lang w:val="es-MX"/>
            </w:rPr>
            <w:fldChar w:fldCharType="end"/>
          </w:r>
        </w:sdtContent>
      </w:sdt>
      <w:r w:rsidR="00BC76E0" w:rsidRPr="005F10DC">
        <w:rPr>
          <w:noProof/>
          <w:lang w:val="es-MX"/>
        </w:rPr>
        <w:t>[24]</w:t>
      </w:r>
      <w:r w:rsidRPr="005F10DC">
        <w:rPr>
          <w:lang w:val="es-MX"/>
        </w:rPr>
        <w:t>.</w:t>
      </w:r>
    </w:p>
    <w:p w14:paraId="10F8FA4C" w14:textId="77777777" w:rsidR="002F0277" w:rsidRPr="005F10DC" w:rsidRDefault="002F0277" w:rsidP="002F0277">
      <w:pPr>
        <w:spacing w:line="240" w:lineRule="auto"/>
        <w:jc w:val="both"/>
        <w:rPr>
          <w:b/>
          <w:lang w:val="es-MX"/>
        </w:rPr>
      </w:pPr>
      <w:r w:rsidRPr="005F10DC">
        <w:rPr>
          <w:b/>
          <w:lang w:val="es-MX"/>
        </w:rPr>
        <w:t>Enfoque semántico para el descubrimiento de recursos sensible al contexto sobre contenidos académicos estructurados con OAI-PMH</w:t>
      </w:r>
    </w:p>
    <w:p w14:paraId="3AA6F1DA" w14:textId="2F2F3930" w:rsidR="002F0277" w:rsidRPr="005F10DC" w:rsidRDefault="002F0277" w:rsidP="002F0277">
      <w:pPr>
        <w:spacing w:line="240" w:lineRule="auto"/>
        <w:jc w:val="both"/>
        <w:rPr>
          <w:lang w:val="es-MX"/>
        </w:rPr>
      </w:pPr>
      <w:r w:rsidRPr="005F10DC">
        <w:rPr>
          <w:lang w:val="es-MX"/>
        </w:rPr>
        <w:t xml:space="preserve">En este trabajo describen un enfoque que considera los recursos de información estructurados con el Protocolo para Cosecha de Metadatos de la Iniciativa de Archivos Abiertos, OAI-PMH por sus siglas en inglés, representación ontológica y su uso en aplicaciones de recuperación de información. Los autores presentan los conceptos a tomar en cuenta como son OAI-PMH, </w:t>
      </w:r>
      <w:proofErr w:type="spellStart"/>
      <w:r w:rsidRPr="005F10DC">
        <w:rPr>
          <w:lang w:val="es-MX"/>
        </w:rPr>
        <w:t>Dublin</w:t>
      </w:r>
      <w:proofErr w:type="spellEnd"/>
      <w:r w:rsidRPr="005F10DC">
        <w:rPr>
          <w:lang w:val="es-MX"/>
        </w:rPr>
        <w:t xml:space="preserve">-Core, sensibilidad al contexto, ontologías. En el trabajo se usó Apache Jena el cual es un </w:t>
      </w:r>
      <w:r w:rsidRPr="005F10DC">
        <w:rPr>
          <w:i/>
          <w:lang w:val="es-MX"/>
        </w:rPr>
        <w:t>triple store</w:t>
      </w:r>
      <w:r w:rsidRPr="005F10DC">
        <w:rPr>
          <w:lang w:val="es-MX"/>
        </w:rPr>
        <w:t xml:space="preserve"> donde llevaron a cabo sus pruebas. Se presenta una metodología para consultar y obtener información. Después muestran sus resultados mostrando un grafo que describe la relación entre las instancias de ejemplo que propusieron. Para finalizar, abordan trabajos relacionados, conclusiones y el trabajo a futuro para mejorar su propuesta</w:t>
      </w:r>
      <w:r w:rsidR="00BC76E0" w:rsidRPr="005F10DC">
        <w:rPr>
          <w:noProof/>
          <w:lang w:val="es-MX"/>
        </w:rPr>
        <w:t xml:space="preserve"> </w:t>
      </w:r>
      <w:sdt>
        <w:sdtPr>
          <w:rPr>
            <w:noProof/>
            <w:lang w:val="es-MX"/>
          </w:rPr>
          <w:id w:val="1823936913"/>
          <w:citation/>
        </w:sdtPr>
        <w:sdtEndPr/>
        <w:sdtContent>
          <w:r w:rsidR="00BC76E0" w:rsidRPr="005F10DC">
            <w:rPr>
              <w:noProof/>
              <w:lang w:val="es-MX"/>
            </w:rPr>
            <w:fldChar w:fldCharType="begin"/>
          </w:r>
          <w:r w:rsidR="00BC76E0" w:rsidRPr="005F10DC">
            <w:rPr>
              <w:noProof/>
              <w:lang w:val="es-MX"/>
            </w:rPr>
            <w:instrText xml:space="preserve"> CITATION Bec16 \l 2058 </w:instrText>
          </w:r>
          <w:r w:rsidR="00BC76E0" w:rsidRPr="005F10DC">
            <w:rPr>
              <w:noProof/>
              <w:lang w:val="es-MX"/>
            </w:rPr>
            <w:fldChar w:fldCharType="separate"/>
          </w:r>
          <w:r w:rsidR="00595C94" w:rsidRPr="005F10DC">
            <w:rPr>
              <w:noProof/>
              <w:lang w:val="es-MX"/>
            </w:rPr>
            <w:t>[29]</w:t>
          </w:r>
          <w:r w:rsidR="00BC76E0" w:rsidRPr="005F10DC">
            <w:rPr>
              <w:noProof/>
              <w:lang w:val="es-MX"/>
            </w:rPr>
            <w:fldChar w:fldCharType="end"/>
          </w:r>
        </w:sdtContent>
      </w:sdt>
      <w:r w:rsidRPr="005F10DC">
        <w:rPr>
          <w:lang w:val="es-MX"/>
        </w:rPr>
        <w:t>.</w:t>
      </w:r>
    </w:p>
    <w:p w14:paraId="31991389" w14:textId="77777777" w:rsidR="002F0277" w:rsidRPr="005F10DC" w:rsidRDefault="002F0277" w:rsidP="002F0277">
      <w:pPr>
        <w:spacing w:line="240" w:lineRule="auto"/>
        <w:jc w:val="both"/>
        <w:rPr>
          <w:b/>
          <w:lang w:val="es-MX"/>
        </w:rPr>
      </w:pPr>
      <w:r w:rsidRPr="005F10DC">
        <w:rPr>
          <w:b/>
          <w:lang w:val="es-MX"/>
        </w:rPr>
        <w:t>Facilitador de contenido móvil para el viajero basado en servicios de localización y Web Semántica</w:t>
      </w:r>
    </w:p>
    <w:p w14:paraId="588F325B" w14:textId="0BA71B04" w:rsidR="002F0277" w:rsidRPr="005F10DC" w:rsidRDefault="002F0277" w:rsidP="002F0277">
      <w:pPr>
        <w:spacing w:line="240" w:lineRule="auto"/>
        <w:jc w:val="both"/>
        <w:rPr>
          <w:lang w:val="es-MX"/>
        </w:rPr>
      </w:pPr>
      <w:r w:rsidRPr="005F10DC">
        <w:rPr>
          <w:lang w:val="es-MX"/>
        </w:rPr>
        <w:t xml:space="preserve">Esta tesis desarrollada en el CIC del IPN donde proponen el diseño e implementación de un facilitador de contenido móvil usando técnicas de la Web Semántica y datos geográficos con </w:t>
      </w:r>
      <w:proofErr w:type="spellStart"/>
      <w:r w:rsidRPr="005F10DC">
        <w:rPr>
          <w:lang w:val="es-MX"/>
        </w:rPr>
        <w:t>GeoSPARQL</w:t>
      </w:r>
      <w:proofErr w:type="spellEnd"/>
      <w:r w:rsidRPr="005F10DC">
        <w:rPr>
          <w:lang w:val="es-MX"/>
        </w:rPr>
        <w:t xml:space="preserve"> para recomendaciones de alimentación, hospedaje y sitios de interés a turistas. El proyecto se basó en lenguajes de la Web Semántica como RDF, OWL y SPARQL. Fue desarrollado sobre un </w:t>
      </w:r>
      <w:proofErr w:type="spellStart"/>
      <w:r w:rsidRPr="005F10DC">
        <w:rPr>
          <w:i/>
          <w:lang w:val="es-MX"/>
        </w:rPr>
        <w:t>servlet</w:t>
      </w:r>
      <w:proofErr w:type="spellEnd"/>
      <w:r w:rsidRPr="005F10DC">
        <w:rPr>
          <w:lang w:val="es-MX"/>
        </w:rPr>
        <w:t xml:space="preserve"> de Java en conjunto a servicios basado en geolocalización. Se basó en una metodología dividida en 5 etapas: conceptualización, recuperación de términos, recuperación de información turística y su presentación. Al ser un proyecto que pretende estar disponibles en cualquier dispositivo móvil, se hicieron pruebas experimentales de su servicio web, de la aplicación móvil, de la recuperación de información turística y la forma de presentar los datos. Por último, en la conclusión hace una comparación de su proyecto respecto a una popular aplicación llamada </w:t>
      </w:r>
      <w:r w:rsidRPr="005F10DC">
        <w:rPr>
          <w:i/>
          <w:lang w:val="es-MX"/>
        </w:rPr>
        <w:t>TripAdvisor</w:t>
      </w:r>
      <w:r w:rsidRPr="005F10DC">
        <w:rPr>
          <w:lang w:val="es-MX"/>
        </w:rPr>
        <w:t xml:space="preserve"> con la principal característica de que en el proyecto desarrollado muestra resultados precisos, limitados, pero correspondían a la zona donde el usuario se encuentra, mientras que la aplicación comercial en diversos casos devolvía resultados que no estaban relacionados a la consulta hecha</w:t>
      </w:r>
      <w:r w:rsidR="00965EFA" w:rsidRPr="005F10DC">
        <w:rPr>
          <w:lang w:val="es-MX"/>
        </w:rPr>
        <w:t xml:space="preserve"> </w:t>
      </w:r>
      <w:sdt>
        <w:sdtPr>
          <w:rPr>
            <w:lang w:val="es-MX"/>
          </w:rPr>
          <w:id w:val="-1878469520"/>
          <w:citation/>
        </w:sdtPr>
        <w:sdtEndPr/>
        <w:sdtContent>
          <w:r w:rsidR="00965EFA" w:rsidRPr="005F10DC">
            <w:rPr>
              <w:lang w:val="es-MX"/>
            </w:rPr>
            <w:fldChar w:fldCharType="begin"/>
          </w:r>
          <w:r w:rsidR="00965EFA" w:rsidRPr="005F10DC">
            <w:rPr>
              <w:lang w:val="es-MX"/>
            </w:rPr>
            <w:instrText xml:space="preserve"> CITATION Zár18 \l 2058 </w:instrText>
          </w:r>
          <w:r w:rsidR="00965EFA" w:rsidRPr="005F10DC">
            <w:rPr>
              <w:lang w:val="es-MX"/>
            </w:rPr>
            <w:fldChar w:fldCharType="separate"/>
          </w:r>
          <w:r w:rsidR="00595C94" w:rsidRPr="005F10DC">
            <w:rPr>
              <w:noProof/>
              <w:lang w:val="es-MX"/>
            </w:rPr>
            <w:t>[30]</w:t>
          </w:r>
          <w:r w:rsidR="00965EFA" w:rsidRPr="005F10DC">
            <w:rPr>
              <w:lang w:val="es-MX"/>
            </w:rPr>
            <w:fldChar w:fldCharType="end"/>
          </w:r>
        </w:sdtContent>
      </w:sdt>
      <w:r w:rsidRPr="005F10DC">
        <w:rPr>
          <w:lang w:val="es-MX"/>
        </w:rPr>
        <w:t xml:space="preserve">. </w:t>
      </w:r>
    </w:p>
    <w:p w14:paraId="088BA0C2" w14:textId="77777777" w:rsidR="002F0277" w:rsidRPr="005F10DC" w:rsidRDefault="002F0277" w:rsidP="002F0277">
      <w:pPr>
        <w:spacing w:line="240" w:lineRule="auto"/>
        <w:jc w:val="both"/>
        <w:rPr>
          <w:b/>
          <w:lang w:val="es-MX"/>
        </w:rPr>
      </w:pPr>
      <w:r w:rsidRPr="005F10DC">
        <w:rPr>
          <w:b/>
          <w:lang w:val="es-MX"/>
        </w:rPr>
        <w:lastRenderedPageBreak/>
        <w:t>UPIITA</w:t>
      </w:r>
    </w:p>
    <w:p w14:paraId="6FA2E1D4" w14:textId="77777777" w:rsidR="002F0277" w:rsidRPr="005F10DC" w:rsidRDefault="002F0277" w:rsidP="002F0277">
      <w:pPr>
        <w:spacing w:line="240" w:lineRule="auto"/>
        <w:jc w:val="both"/>
        <w:rPr>
          <w:lang w:val="es-MX"/>
        </w:rPr>
      </w:pPr>
      <w:r w:rsidRPr="005F10DC">
        <w:rPr>
          <w:b/>
          <w:lang w:val="es-MX"/>
        </w:rPr>
        <w:t>Recuperación de información geográfica utilizando similitud semántica</w:t>
      </w:r>
    </w:p>
    <w:p w14:paraId="56BE7A6D" w14:textId="115BDA4A" w:rsidR="002F0277" w:rsidRPr="005F10DC" w:rsidRDefault="002F0277" w:rsidP="002F0277">
      <w:pPr>
        <w:spacing w:line="240" w:lineRule="auto"/>
        <w:jc w:val="both"/>
        <w:rPr>
          <w:lang w:val="es-MX"/>
        </w:rPr>
      </w:pPr>
      <w:r w:rsidRPr="005F10DC">
        <w:rPr>
          <w:lang w:val="es-MX"/>
        </w:rPr>
        <w:t>Trabajo hecho por 2 estudiantes donde proponen el uso de un sistema de información geográfica (GIS) y un sistema de geoposicionamiento global (GPS) para identificar sitios de interés alrededor de la zona de donde se encuentre el usuario usando técnicas de similitud semántica, en específico la teoría de confusión. El proyecto fue probado en los alrededores de la IPN Zacatenco para encontrar banco, hospitales y lugares para comer y entretenerse</w:t>
      </w:r>
      <w:sdt>
        <w:sdtPr>
          <w:rPr>
            <w:lang w:val="es-MX"/>
          </w:rPr>
          <w:id w:val="808523098"/>
          <w:citation/>
        </w:sdtPr>
        <w:sdtEndPr/>
        <w:sdtContent>
          <w:r w:rsidR="00965EFA" w:rsidRPr="005F10DC">
            <w:rPr>
              <w:lang w:val="es-MX"/>
            </w:rPr>
            <w:fldChar w:fldCharType="begin"/>
          </w:r>
          <w:r w:rsidR="00965EFA" w:rsidRPr="005F10DC">
            <w:rPr>
              <w:lang w:val="es-MX"/>
            </w:rPr>
            <w:instrText xml:space="preserve"> CITATION Roj09 \l 2058 </w:instrText>
          </w:r>
          <w:r w:rsidR="00965EFA" w:rsidRPr="005F10DC">
            <w:rPr>
              <w:lang w:val="es-MX"/>
            </w:rPr>
            <w:fldChar w:fldCharType="separate"/>
          </w:r>
          <w:r w:rsidR="00595C94" w:rsidRPr="005F10DC">
            <w:rPr>
              <w:noProof/>
              <w:lang w:val="es-MX"/>
            </w:rPr>
            <w:t xml:space="preserve"> [31]</w:t>
          </w:r>
          <w:r w:rsidR="00965EFA" w:rsidRPr="005F10DC">
            <w:rPr>
              <w:lang w:val="es-MX"/>
            </w:rPr>
            <w:fldChar w:fldCharType="end"/>
          </w:r>
        </w:sdtContent>
      </w:sdt>
      <w:r w:rsidRPr="005F10DC">
        <w:rPr>
          <w:lang w:val="es-MX"/>
        </w:rPr>
        <w:t>.</w:t>
      </w:r>
    </w:p>
    <w:p w14:paraId="646B7D8A" w14:textId="77777777" w:rsidR="002F0277" w:rsidRPr="005F10DC" w:rsidRDefault="002F0277" w:rsidP="002F0277">
      <w:pPr>
        <w:spacing w:line="240" w:lineRule="auto"/>
        <w:jc w:val="both"/>
        <w:rPr>
          <w:lang w:val="es-MX"/>
        </w:rPr>
      </w:pPr>
      <w:r w:rsidRPr="005F10DC">
        <w:rPr>
          <w:b/>
          <w:lang w:val="es-MX"/>
        </w:rPr>
        <w:t>Software similar</w:t>
      </w:r>
    </w:p>
    <w:p w14:paraId="0ABBFE16" w14:textId="77777777" w:rsidR="002F0277" w:rsidRPr="005F10DC" w:rsidRDefault="002F0277" w:rsidP="002F0277">
      <w:pPr>
        <w:spacing w:line="240" w:lineRule="auto"/>
        <w:jc w:val="both"/>
        <w:rPr>
          <w:lang w:val="es-MX"/>
        </w:rPr>
      </w:pPr>
      <w:commentRangeStart w:id="39"/>
      <w:commentRangeEnd w:id="39"/>
      <w:r w:rsidRPr="005F10DC">
        <w:rPr>
          <w:rStyle w:val="Refdecomentario"/>
          <w:lang w:val="es-MX"/>
        </w:rPr>
        <w:commentReference w:id="39"/>
      </w:r>
      <w:r w:rsidRPr="005F10DC">
        <w:rPr>
          <w:lang w:val="es-MX"/>
        </w:rPr>
        <w:t xml:space="preserve">A continuación, se muestran 5 </w:t>
      </w:r>
      <w:r w:rsidRPr="005F10DC">
        <w:rPr>
          <w:i/>
          <w:lang w:val="es-MX"/>
        </w:rPr>
        <w:t>triple store</w:t>
      </w:r>
      <w:r w:rsidRPr="005F10DC">
        <w:rPr>
          <w:lang w:val="es-MX"/>
        </w:rPr>
        <w:t xml:space="preserve"> que existen en la actualidad. Cabe decir que ninguno de ellos tiene la capacidad que se pretende implementar en Apache </w:t>
      </w:r>
      <w:proofErr w:type="spellStart"/>
      <w:r w:rsidRPr="005F10DC">
        <w:rPr>
          <w:lang w:val="es-MX"/>
        </w:rPr>
        <w:t>Marmotta</w:t>
      </w:r>
      <w:proofErr w:type="spellEnd"/>
      <w:r w:rsidRPr="005F10DC">
        <w:rPr>
          <w:lang w:val="es-MX"/>
        </w:rPr>
        <w:t>.</w:t>
      </w:r>
    </w:p>
    <w:p w14:paraId="690F5B7F" w14:textId="5FBE0009" w:rsidR="002F0277" w:rsidRPr="005F10DC" w:rsidRDefault="002F0277" w:rsidP="002F0277">
      <w:pPr>
        <w:pStyle w:val="Prrafodelista"/>
        <w:numPr>
          <w:ilvl w:val="0"/>
          <w:numId w:val="1"/>
        </w:numPr>
        <w:spacing w:line="240" w:lineRule="auto"/>
        <w:rPr>
          <w:i/>
        </w:rPr>
      </w:pPr>
      <w:r w:rsidRPr="005F10DC">
        <w:rPr>
          <w:i/>
        </w:rPr>
        <w:t xml:space="preserve">Oracle </w:t>
      </w:r>
      <w:proofErr w:type="spellStart"/>
      <w:r w:rsidRPr="005F10DC">
        <w:rPr>
          <w:i/>
        </w:rPr>
        <w:t>Spatial</w:t>
      </w:r>
      <w:proofErr w:type="spellEnd"/>
      <w:sdt>
        <w:sdtPr>
          <w:rPr>
            <w:i/>
          </w:rPr>
          <w:id w:val="1585951974"/>
          <w:citation/>
        </w:sdtPr>
        <w:sdtEndPr/>
        <w:sdtContent>
          <w:r w:rsidRPr="005F10DC">
            <w:rPr>
              <w:i/>
            </w:rPr>
            <w:fldChar w:fldCharType="begin"/>
          </w:r>
          <w:r w:rsidRPr="005F10DC">
            <w:rPr>
              <w:noProof/>
            </w:rPr>
            <w:instrText xml:space="preserve"> CITATION Ora19 \l 2058 </w:instrText>
          </w:r>
          <w:r w:rsidRPr="005F10DC">
            <w:rPr>
              <w:i/>
            </w:rPr>
            <w:fldChar w:fldCharType="separate"/>
          </w:r>
          <w:r w:rsidR="00595C94" w:rsidRPr="005F10DC">
            <w:rPr>
              <w:noProof/>
            </w:rPr>
            <w:t xml:space="preserve"> [32]</w:t>
          </w:r>
          <w:r w:rsidRPr="005F10DC">
            <w:rPr>
              <w:i/>
            </w:rPr>
            <w:fldChar w:fldCharType="end"/>
          </w:r>
        </w:sdtContent>
      </w:sdt>
    </w:p>
    <w:p w14:paraId="0D35F83F" w14:textId="03965EAF" w:rsidR="002F0277" w:rsidRPr="005F10DC" w:rsidRDefault="002F0277" w:rsidP="002F0277">
      <w:pPr>
        <w:pStyle w:val="Prrafodelista"/>
        <w:numPr>
          <w:ilvl w:val="0"/>
          <w:numId w:val="1"/>
        </w:numPr>
        <w:spacing w:line="240" w:lineRule="auto"/>
        <w:rPr>
          <w:i/>
        </w:rPr>
      </w:pPr>
      <w:proofErr w:type="spellStart"/>
      <w:r w:rsidRPr="005F10DC">
        <w:rPr>
          <w:i/>
        </w:rPr>
        <w:t>ClioPatria</w:t>
      </w:r>
      <w:proofErr w:type="spellEnd"/>
      <w:sdt>
        <w:sdtPr>
          <w:rPr>
            <w:i/>
          </w:rPr>
          <w:id w:val="-1220508861"/>
          <w:citation/>
        </w:sdtPr>
        <w:sdtEndPr/>
        <w:sdtContent>
          <w:r w:rsidRPr="005F10DC">
            <w:rPr>
              <w:i/>
            </w:rPr>
            <w:fldChar w:fldCharType="begin"/>
          </w:r>
          <w:r w:rsidRPr="005F10DC">
            <w:rPr>
              <w:noProof/>
            </w:rPr>
            <w:instrText xml:space="preserve"> CITATION SWI17 \l 2058 </w:instrText>
          </w:r>
          <w:r w:rsidRPr="005F10DC">
            <w:rPr>
              <w:i/>
            </w:rPr>
            <w:fldChar w:fldCharType="separate"/>
          </w:r>
          <w:r w:rsidR="00595C94" w:rsidRPr="005F10DC">
            <w:rPr>
              <w:noProof/>
            </w:rPr>
            <w:t xml:space="preserve"> [33]</w:t>
          </w:r>
          <w:r w:rsidRPr="005F10DC">
            <w:rPr>
              <w:i/>
            </w:rPr>
            <w:fldChar w:fldCharType="end"/>
          </w:r>
        </w:sdtContent>
      </w:sdt>
    </w:p>
    <w:p w14:paraId="6A814BF2" w14:textId="270FAB4C" w:rsidR="002F0277" w:rsidRPr="005F10DC" w:rsidRDefault="002F0277" w:rsidP="002F0277">
      <w:pPr>
        <w:pStyle w:val="Prrafodelista"/>
        <w:numPr>
          <w:ilvl w:val="0"/>
          <w:numId w:val="1"/>
        </w:numPr>
        <w:spacing w:line="240" w:lineRule="auto"/>
        <w:rPr>
          <w:i/>
        </w:rPr>
      </w:pPr>
      <w:proofErr w:type="spellStart"/>
      <w:r w:rsidRPr="005F10DC">
        <w:rPr>
          <w:i/>
        </w:rPr>
        <w:t>Mulgara</w:t>
      </w:r>
      <w:proofErr w:type="spellEnd"/>
      <w:sdt>
        <w:sdtPr>
          <w:rPr>
            <w:i/>
          </w:rPr>
          <w:id w:val="-888423938"/>
          <w:citation/>
        </w:sdtPr>
        <w:sdtEndPr/>
        <w:sdtContent>
          <w:r w:rsidRPr="005F10DC">
            <w:rPr>
              <w:i/>
            </w:rPr>
            <w:fldChar w:fldCharType="begin"/>
          </w:r>
          <w:r w:rsidRPr="005F10DC">
            <w:rPr>
              <w:noProof/>
            </w:rPr>
            <w:instrText xml:space="preserve"> CITATION Kow31 \l 2058 </w:instrText>
          </w:r>
          <w:r w:rsidRPr="005F10DC">
            <w:rPr>
              <w:i/>
            </w:rPr>
            <w:fldChar w:fldCharType="separate"/>
          </w:r>
          <w:r w:rsidR="00595C94" w:rsidRPr="005F10DC">
            <w:rPr>
              <w:noProof/>
            </w:rPr>
            <w:t xml:space="preserve"> [34]</w:t>
          </w:r>
          <w:r w:rsidRPr="005F10DC">
            <w:rPr>
              <w:i/>
            </w:rPr>
            <w:fldChar w:fldCharType="end"/>
          </w:r>
        </w:sdtContent>
      </w:sdt>
    </w:p>
    <w:p w14:paraId="7D4B728E" w14:textId="230DFAFE" w:rsidR="002F0277" w:rsidRPr="005F10DC" w:rsidRDefault="002F0277" w:rsidP="002F0277">
      <w:pPr>
        <w:pStyle w:val="Prrafodelista"/>
        <w:numPr>
          <w:ilvl w:val="0"/>
          <w:numId w:val="1"/>
        </w:numPr>
        <w:spacing w:line="240" w:lineRule="auto"/>
        <w:rPr>
          <w:i/>
        </w:rPr>
      </w:pPr>
      <w:proofErr w:type="spellStart"/>
      <w:r w:rsidRPr="005F10DC">
        <w:rPr>
          <w:i/>
        </w:rPr>
        <w:t>Marklogic</w:t>
      </w:r>
      <w:proofErr w:type="spellEnd"/>
      <w:sdt>
        <w:sdtPr>
          <w:rPr>
            <w:i/>
          </w:rPr>
          <w:id w:val="-1890946201"/>
          <w:citation/>
        </w:sdtPr>
        <w:sdtEndPr/>
        <w:sdtContent>
          <w:r w:rsidRPr="005F10DC">
            <w:rPr>
              <w:i/>
            </w:rPr>
            <w:fldChar w:fldCharType="begin"/>
          </w:r>
          <w:r w:rsidRPr="005F10DC">
            <w:rPr>
              <w:noProof/>
            </w:rPr>
            <w:instrText xml:space="preserve"> CITATION Mar19 \l 2058 </w:instrText>
          </w:r>
          <w:r w:rsidRPr="005F10DC">
            <w:rPr>
              <w:i/>
            </w:rPr>
            <w:fldChar w:fldCharType="separate"/>
          </w:r>
          <w:r w:rsidR="00595C94" w:rsidRPr="005F10DC">
            <w:rPr>
              <w:noProof/>
            </w:rPr>
            <w:t xml:space="preserve"> [35]</w:t>
          </w:r>
          <w:r w:rsidRPr="005F10DC">
            <w:rPr>
              <w:i/>
            </w:rPr>
            <w:fldChar w:fldCharType="end"/>
          </w:r>
        </w:sdtContent>
      </w:sdt>
    </w:p>
    <w:p w14:paraId="5276A427" w14:textId="0543147C" w:rsidR="002F0277" w:rsidRPr="005F10DC" w:rsidRDefault="002F0277" w:rsidP="002F0277">
      <w:pPr>
        <w:pStyle w:val="Prrafodelista"/>
        <w:numPr>
          <w:ilvl w:val="0"/>
          <w:numId w:val="1"/>
        </w:numPr>
        <w:spacing w:line="240" w:lineRule="auto"/>
        <w:rPr>
          <w:i/>
        </w:rPr>
      </w:pPr>
      <w:proofErr w:type="spellStart"/>
      <w:r w:rsidRPr="005F10DC">
        <w:rPr>
          <w:i/>
        </w:rPr>
        <w:t>Blazegraph</w:t>
      </w:r>
      <w:proofErr w:type="spellEnd"/>
      <w:sdt>
        <w:sdtPr>
          <w:rPr>
            <w:i/>
          </w:rPr>
          <w:id w:val="-952247831"/>
          <w:citation/>
        </w:sdtPr>
        <w:sdtEndPr/>
        <w:sdtContent>
          <w:r w:rsidRPr="005F10DC">
            <w:rPr>
              <w:i/>
            </w:rPr>
            <w:fldChar w:fldCharType="begin"/>
          </w:r>
          <w:r w:rsidRPr="005F10DC">
            <w:rPr>
              <w:i/>
              <w:noProof/>
            </w:rPr>
            <w:instrText xml:space="preserve"> CITATION Bla19 \l 2058 </w:instrText>
          </w:r>
          <w:r w:rsidRPr="005F10DC">
            <w:rPr>
              <w:i/>
            </w:rPr>
            <w:fldChar w:fldCharType="separate"/>
          </w:r>
          <w:r w:rsidR="00595C94" w:rsidRPr="005F10DC">
            <w:rPr>
              <w:i/>
              <w:noProof/>
            </w:rPr>
            <w:t xml:space="preserve"> </w:t>
          </w:r>
          <w:r w:rsidR="00595C94" w:rsidRPr="005F10DC">
            <w:rPr>
              <w:noProof/>
            </w:rPr>
            <w:t>[36]</w:t>
          </w:r>
          <w:r w:rsidRPr="005F10DC">
            <w:rPr>
              <w:i/>
            </w:rPr>
            <w:fldChar w:fldCharType="end"/>
          </w:r>
        </w:sdtContent>
      </w:sdt>
    </w:p>
    <w:p w14:paraId="2C843BAB" w14:textId="77777777" w:rsidR="002F0277" w:rsidRPr="005F10DC" w:rsidRDefault="002F0277" w:rsidP="002F0277">
      <w:pPr>
        <w:jc w:val="both"/>
        <w:rPr>
          <w:lang w:val="es-MX"/>
        </w:rPr>
      </w:pPr>
    </w:p>
    <w:p w14:paraId="67F1DE3E" w14:textId="77777777" w:rsidR="002F0277" w:rsidRPr="005F10DC" w:rsidRDefault="002F0277" w:rsidP="002F0277">
      <w:pPr>
        <w:rPr>
          <w:lang w:val="es-MX"/>
        </w:rPr>
      </w:pPr>
    </w:p>
    <w:p w14:paraId="44E7E988" w14:textId="77777777" w:rsidR="002F0277" w:rsidRPr="005F10DC" w:rsidRDefault="002F0277" w:rsidP="002F0277">
      <w:pPr>
        <w:rPr>
          <w:lang w:val="es-MX"/>
        </w:rPr>
      </w:pPr>
    </w:p>
    <w:p w14:paraId="0FF6EDA9" w14:textId="77777777" w:rsidR="002F0277" w:rsidRPr="005F10DC" w:rsidRDefault="002F0277" w:rsidP="002F0277">
      <w:pPr>
        <w:rPr>
          <w:lang w:val="es-MX"/>
        </w:rPr>
      </w:pPr>
    </w:p>
    <w:p w14:paraId="0F082B6A" w14:textId="77777777" w:rsidR="002F0277" w:rsidRPr="005F10DC" w:rsidRDefault="002F0277" w:rsidP="002F0277">
      <w:pPr>
        <w:rPr>
          <w:lang w:val="es-MX"/>
        </w:rPr>
      </w:pPr>
    </w:p>
    <w:p w14:paraId="47762BC4" w14:textId="77777777" w:rsidR="002F0277" w:rsidRPr="005F10DC" w:rsidRDefault="002F0277" w:rsidP="002F0277">
      <w:pPr>
        <w:rPr>
          <w:lang w:val="es-MX"/>
        </w:rPr>
      </w:pPr>
    </w:p>
    <w:p w14:paraId="1B79E921" w14:textId="77777777" w:rsidR="002F0277" w:rsidRPr="005F10DC" w:rsidRDefault="002F0277" w:rsidP="002F0277">
      <w:pPr>
        <w:rPr>
          <w:lang w:val="es-MX"/>
        </w:rPr>
      </w:pPr>
    </w:p>
    <w:p w14:paraId="2EF1522F" w14:textId="77777777" w:rsidR="002F0277" w:rsidRPr="005F10DC" w:rsidRDefault="002F0277" w:rsidP="002F0277">
      <w:pPr>
        <w:rPr>
          <w:lang w:val="es-MX"/>
        </w:rPr>
      </w:pPr>
    </w:p>
    <w:p w14:paraId="7AEA9B94" w14:textId="77777777" w:rsidR="002F0277" w:rsidRPr="005F10DC" w:rsidRDefault="002F0277" w:rsidP="002F0277">
      <w:pPr>
        <w:rPr>
          <w:lang w:val="es-MX"/>
        </w:rPr>
      </w:pPr>
    </w:p>
    <w:p w14:paraId="155F7A0C" w14:textId="77777777" w:rsidR="002F0277" w:rsidRPr="005F10DC" w:rsidRDefault="002F0277" w:rsidP="002F0277">
      <w:pPr>
        <w:rPr>
          <w:lang w:val="es-MX"/>
        </w:rPr>
      </w:pPr>
    </w:p>
    <w:p w14:paraId="0AD9ECD0" w14:textId="77777777" w:rsidR="002F0277" w:rsidRPr="005F10DC" w:rsidRDefault="002F0277" w:rsidP="002F0277">
      <w:pPr>
        <w:rPr>
          <w:lang w:val="es-MX"/>
        </w:rPr>
      </w:pPr>
    </w:p>
    <w:p w14:paraId="655EA1DB" w14:textId="77777777" w:rsidR="002F0277" w:rsidRPr="005F10DC" w:rsidRDefault="002F0277" w:rsidP="002F0277">
      <w:pPr>
        <w:rPr>
          <w:lang w:val="es-MX"/>
        </w:rPr>
      </w:pPr>
    </w:p>
    <w:p w14:paraId="7A743488" w14:textId="77777777" w:rsidR="002F0277" w:rsidRPr="005F10DC" w:rsidRDefault="002F0277" w:rsidP="002F0277">
      <w:pPr>
        <w:rPr>
          <w:lang w:val="es-MX"/>
        </w:rPr>
      </w:pPr>
    </w:p>
    <w:p w14:paraId="57104DC6" w14:textId="77777777" w:rsidR="002F0277" w:rsidRPr="005F10DC" w:rsidRDefault="002F0277" w:rsidP="002F0277">
      <w:pPr>
        <w:rPr>
          <w:lang w:val="es-MX"/>
        </w:rPr>
      </w:pPr>
    </w:p>
    <w:p w14:paraId="27849540" w14:textId="77777777" w:rsidR="002F0277" w:rsidRPr="005F10DC" w:rsidRDefault="002F0277" w:rsidP="002F0277">
      <w:pPr>
        <w:rPr>
          <w:lang w:val="es-MX"/>
        </w:rPr>
      </w:pPr>
    </w:p>
    <w:p w14:paraId="245E7671" w14:textId="77777777" w:rsidR="002F0277" w:rsidRPr="005F10DC" w:rsidRDefault="002F0277" w:rsidP="002F0277">
      <w:pPr>
        <w:rPr>
          <w:lang w:val="es-MX"/>
        </w:rPr>
      </w:pPr>
    </w:p>
    <w:p w14:paraId="56F29DBF" w14:textId="77777777" w:rsidR="002F0277" w:rsidRPr="005F10DC" w:rsidRDefault="002F0277" w:rsidP="002F0277">
      <w:pPr>
        <w:rPr>
          <w:lang w:val="es-MX"/>
        </w:rPr>
      </w:pPr>
    </w:p>
    <w:p w14:paraId="349A9A47" w14:textId="77777777" w:rsidR="002F0277" w:rsidRPr="005F10DC" w:rsidRDefault="002F0277" w:rsidP="002F0277">
      <w:pPr>
        <w:rPr>
          <w:lang w:val="es-MX"/>
        </w:rPr>
      </w:pPr>
    </w:p>
    <w:p w14:paraId="2A1D733B" w14:textId="7EA4A5C8" w:rsidR="002F0277" w:rsidRPr="005F10DC" w:rsidRDefault="002F0277" w:rsidP="00230FC2">
      <w:pPr>
        <w:pStyle w:val="Ttulo1"/>
        <w:numPr>
          <w:ilvl w:val="0"/>
          <w:numId w:val="7"/>
        </w:numPr>
        <w:rPr>
          <w:lang w:val="es-MX"/>
        </w:rPr>
      </w:pPr>
      <w:bookmarkStart w:id="40" w:name="_Toc293663629"/>
      <w:bookmarkStart w:id="41" w:name="_Toc23418457"/>
      <w:r w:rsidRPr="005F10DC">
        <w:rPr>
          <w:lang w:val="es-MX"/>
        </w:rPr>
        <w:lastRenderedPageBreak/>
        <w:t>Marco teórico</w:t>
      </w:r>
      <w:bookmarkEnd w:id="40"/>
      <w:bookmarkEnd w:id="41"/>
    </w:p>
    <w:p w14:paraId="46DA6551" w14:textId="77777777" w:rsidR="002F0277" w:rsidRPr="005F10DC" w:rsidRDefault="002F0277" w:rsidP="002F0277">
      <w:pPr>
        <w:rPr>
          <w:lang w:val="es-MX"/>
        </w:rPr>
      </w:pPr>
      <w:commentRangeStart w:id="42"/>
      <w:r w:rsidRPr="005F10DC">
        <w:rPr>
          <w:lang w:val="es-MX"/>
        </w:rPr>
        <w:t xml:space="preserve">Los conceptos descritos en esta sección son fundamentales en el presente proyecto terminal para mostrar qué compone este proyecto. RDF, URI, </w:t>
      </w:r>
      <w:r w:rsidRPr="005F10DC">
        <w:rPr>
          <w:i/>
          <w:lang w:val="es-MX"/>
        </w:rPr>
        <w:t xml:space="preserve">triple store </w:t>
      </w:r>
      <w:r w:rsidRPr="005F10DC">
        <w:rPr>
          <w:lang w:val="es-MX"/>
        </w:rPr>
        <w:t xml:space="preserve">y SPARQL </w:t>
      </w:r>
      <w:proofErr w:type="spellStart"/>
      <w:r w:rsidRPr="005F10DC">
        <w:rPr>
          <w:i/>
          <w:lang w:val="es-MX"/>
        </w:rPr>
        <w:t>endpoint</w:t>
      </w:r>
      <w:proofErr w:type="spellEnd"/>
      <w:r w:rsidRPr="005F10DC">
        <w:rPr>
          <w:lang w:val="es-MX"/>
        </w:rPr>
        <w:t xml:space="preserve"> son conceptos que se deben manejar sí o sí para el desarrollo del módulo ya que estos son elementos indispensables para su desarrollo; tales conceptos explican los objetos con los que se trabajaran a lo largo de este proyecto terminal. </w:t>
      </w:r>
    </w:p>
    <w:p w14:paraId="436DA7D2" w14:textId="77777777" w:rsidR="002F0277" w:rsidRPr="005F10DC" w:rsidRDefault="002F0277" w:rsidP="002F0277">
      <w:pPr>
        <w:rPr>
          <w:lang w:val="es-MX"/>
        </w:rPr>
      </w:pPr>
      <w:proofErr w:type="spellStart"/>
      <w:r w:rsidRPr="005F10DC">
        <w:rPr>
          <w:i/>
          <w:lang w:val="es-MX"/>
        </w:rPr>
        <w:t>Linked</w:t>
      </w:r>
      <w:proofErr w:type="spellEnd"/>
      <w:r w:rsidRPr="005F10DC">
        <w:rPr>
          <w:i/>
          <w:lang w:val="es-MX"/>
        </w:rPr>
        <w:t xml:space="preserve"> Data</w:t>
      </w:r>
      <w:r w:rsidRPr="005F10DC">
        <w:rPr>
          <w:lang w:val="es-MX"/>
        </w:rPr>
        <w:t xml:space="preserve"> y Web Semántica son conceptos por tener presentes ya que no se debe de perder de vista sobre qué contexto se está desarrollando el módulo, porque bien se podría hablar de datos cualquiera pero no es así, el proyecto terminal estará construido bajo estos conceptos.</w:t>
      </w:r>
    </w:p>
    <w:p w14:paraId="60CC037F" w14:textId="77777777" w:rsidR="002F0277" w:rsidRPr="005F10DC" w:rsidRDefault="002F0277" w:rsidP="002F0277">
      <w:pPr>
        <w:rPr>
          <w:lang w:val="es-MX"/>
        </w:rPr>
      </w:pPr>
      <w:r w:rsidRPr="005F10DC">
        <w:rPr>
          <w:lang w:val="es-MX"/>
        </w:rPr>
        <w:t xml:space="preserve">SPARQL y </w:t>
      </w:r>
      <w:proofErr w:type="spellStart"/>
      <w:r w:rsidRPr="005F10DC">
        <w:rPr>
          <w:lang w:val="es-MX"/>
        </w:rPr>
        <w:t>GeoSPARL</w:t>
      </w:r>
      <w:proofErr w:type="spellEnd"/>
      <w:r w:rsidRPr="005F10DC">
        <w:rPr>
          <w:lang w:val="es-MX"/>
        </w:rPr>
        <w:t xml:space="preserve"> son los estándares por seguir y cumplir. Si no fuera así, simplemente no se podrá construir nada que funcione con el </w:t>
      </w:r>
      <w:r w:rsidRPr="005F10DC">
        <w:rPr>
          <w:i/>
          <w:lang w:val="es-MX"/>
        </w:rPr>
        <w:t>triple store</w:t>
      </w:r>
      <w:r w:rsidRPr="005F10DC">
        <w:rPr>
          <w:lang w:val="es-MX"/>
        </w:rPr>
        <w:t xml:space="preserve"> Apache </w:t>
      </w:r>
      <w:proofErr w:type="spellStart"/>
      <w:r w:rsidRPr="005F10DC">
        <w:rPr>
          <w:lang w:val="es-MX"/>
        </w:rPr>
        <w:t>Marmotta</w:t>
      </w:r>
      <w:proofErr w:type="spellEnd"/>
      <w:r w:rsidRPr="005F10DC">
        <w:rPr>
          <w:lang w:val="es-MX"/>
        </w:rPr>
        <w:t xml:space="preserve"> o cualquier otra plataforma que se basen en cualquiera de los 2 estándares. </w:t>
      </w:r>
      <w:commentRangeEnd w:id="42"/>
      <w:r w:rsidRPr="005F10DC">
        <w:rPr>
          <w:rStyle w:val="Refdecomentario"/>
          <w:lang w:val="es-MX"/>
        </w:rPr>
        <w:commentReference w:id="42"/>
      </w:r>
    </w:p>
    <w:p w14:paraId="788EC4A5" w14:textId="56363D91" w:rsidR="007E292D" w:rsidRPr="007E292D" w:rsidRDefault="007E292D" w:rsidP="000B5B14">
      <w:pPr>
        <w:pStyle w:val="Ttulo2"/>
        <w:numPr>
          <w:ilvl w:val="1"/>
          <w:numId w:val="7"/>
        </w:numPr>
        <w:rPr>
          <w:lang w:val="es-MX"/>
        </w:rPr>
      </w:pPr>
      <w:bookmarkStart w:id="43" w:name="_Toc23418458"/>
      <w:proofErr w:type="spellStart"/>
      <w:r w:rsidRPr="007E292D">
        <w:rPr>
          <w:lang w:val="es-MX"/>
        </w:rPr>
        <w:t>Linked</w:t>
      </w:r>
      <w:proofErr w:type="spellEnd"/>
      <w:r w:rsidRPr="007E292D">
        <w:rPr>
          <w:lang w:val="es-MX"/>
        </w:rPr>
        <w:t xml:space="preserve"> Data</w:t>
      </w:r>
      <w:bookmarkEnd w:id="43"/>
    </w:p>
    <w:p w14:paraId="0DDFD17E" w14:textId="5BC06B8B" w:rsidR="002F0277" w:rsidRPr="005F10DC" w:rsidRDefault="002F0277" w:rsidP="002F0277">
      <w:pPr>
        <w:rPr>
          <w:lang w:val="es-MX"/>
        </w:rPr>
      </w:pPr>
      <w:r w:rsidRPr="005F10DC">
        <w:rPr>
          <w:lang w:val="es-MX"/>
        </w:rPr>
        <w:t xml:space="preserve">El </w:t>
      </w:r>
      <w:proofErr w:type="spellStart"/>
      <w:r w:rsidRPr="005F10DC">
        <w:rPr>
          <w:i/>
          <w:lang w:val="es-MX"/>
        </w:rPr>
        <w:t>Linked</w:t>
      </w:r>
      <w:proofErr w:type="spellEnd"/>
      <w:r w:rsidRPr="005F10DC">
        <w:rPr>
          <w:i/>
          <w:lang w:val="es-MX"/>
        </w:rPr>
        <w:t xml:space="preserve"> Data</w:t>
      </w:r>
      <w:r w:rsidRPr="005F10DC">
        <w:rPr>
          <w:lang w:val="es-MX"/>
        </w:rPr>
        <w:t xml:space="preserve"> es un conjunto de buenas prácticas para publicar y conectar datos estructurados en la web. Los principios que tiene asociado son URI para identificar entidades en el mundo, HTTP que es el mecanismo por donde se recuperan recursos o descripciones de recursos y RDF para estructurar y enlazar datos que describen cosas en el mundo</w:t>
      </w:r>
      <w:sdt>
        <w:sdtPr>
          <w:rPr>
            <w:lang w:val="es-MX"/>
          </w:rPr>
          <w:id w:val="1065919510"/>
          <w:citation/>
        </w:sdtPr>
        <w:sdtEndPr/>
        <w:sdtContent>
          <w:r w:rsidRPr="005F10DC">
            <w:rPr>
              <w:lang w:val="es-MX"/>
            </w:rPr>
            <w:fldChar w:fldCharType="begin"/>
          </w:r>
          <w:r w:rsidRPr="005F10DC">
            <w:rPr>
              <w:lang w:val="es-MX"/>
            </w:rPr>
            <w:instrText xml:space="preserve"> CITATION W3C16 \l 2058 </w:instrText>
          </w:r>
          <w:r w:rsidRPr="005F10DC">
            <w:rPr>
              <w:lang w:val="es-MX"/>
            </w:rPr>
            <w:fldChar w:fldCharType="separate"/>
          </w:r>
          <w:r w:rsidR="00595C94" w:rsidRPr="005F10DC">
            <w:rPr>
              <w:noProof/>
              <w:lang w:val="es-MX"/>
            </w:rPr>
            <w:t xml:space="preserve"> [37]</w:t>
          </w:r>
          <w:r w:rsidRPr="005F10DC">
            <w:rPr>
              <w:lang w:val="es-MX"/>
            </w:rPr>
            <w:fldChar w:fldCharType="end"/>
          </w:r>
        </w:sdtContent>
      </w:sdt>
      <w:r w:rsidRPr="005F10DC">
        <w:rPr>
          <w:noProof/>
          <w:lang w:val="es-MX"/>
        </w:rPr>
        <w:t>.</w:t>
      </w:r>
    </w:p>
    <w:p w14:paraId="5E74967A" w14:textId="77777777" w:rsidR="002F0277" w:rsidRPr="005F10DC" w:rsidRDefault="002F0277" w:rsidP="002F0277">
      <w:pPr>
        <w:rPr>
          <w:lang w:val="es-MX"/>
        </w:rPr>
      </w:pPr>
      <w:r w:rsidRPr="005F10DC">
        <w:rPr>
          <w:lang w:val="es-MX"/>
        </w:rPr>
        <w:t xml:space="preserve">Ya que el </w:t>
      </w:r>
      <w:proofErr w:type="spellStart"/>
      <w:r w:rsidRPr="005F10DC">
        <w:rPr>
          <w:i/>
          <w:lang w:val="es-MX"/>
        </w:rPr>
        <w:t>Linked</w:t>
      </w:r>
      <w:proofErr w:type="spellEnd"/>
      <w:r w:rsidRPr="005F10DC">
        <w:rPr>
          <w:i/>
          <w:lang w:val="es-MX"/>
        </w:rPr>
        <w:t xml:space="preserve"> </w:t>
      </w:r>
      <w:r w:rsidRPr="005F10DC">
        <w:rPr>
          <w:lang w:val="es-MX"/>
        </w:rPr>
        <w:t xml:space="preserve">Data está basado en web, la diferencia entre sitios de Internet comunes y los basados en </w:t>
      </w:r>
      <w:proofErr w:type="spellStart"/>
      <w:r w:rsidRPr="005F10DC">
        <w:rPr>
          <w:i/>
          <w:lang w:val="es-MX"/>
        </w:rPr>
        <w:t>Linked</w:t>
      </w:r>
      <w:proofErr w:type="spellEnd"/>
      <w:r w:rsidRPr="005F10DC">
        <w:rPr>
          <w:i/>
          <w:lang w:val="es-MX"/>
        </w:rPr>
        <w:t xml:space="preserve"> </w:t>
      </w:r>
      <w:r w:rsidRPr="005F10DC">
        <w:rPr>
          <w:lang w:val="es-MX"/>
        </w:rPr>
        <w:t xml:space="preserve">Data es que mientras que los HTML simples en la web son conectados mediante hipervínculos comunes, </w:t>
      </w:r>
      <w:proofErr w:type="spellStart"/>
      <w:r w:rsidRPr="005F10DC">
        <w:rPr>
          <w:lang w:val="es-MX"/>
        </w:rPr>
        <w:t>Linked</w:t>
      </w:r>
      <w:proofErr w:type="spellEnd"/>
      <w:r w:rsidRPr="005F10DC">
        <w:rPr>
          <w:lang w:val="es-MX"/>
        </w:rPr>
        <w:t xml:space="preserve"> Data se basa en documentos que albergan datos en formato RDF.</w:t>
      </w:r>
    </w:p>
    <w:p w14:paraId="39BDC001" w14:textId="7B5FB182" w:rsidR="002F0277" w:rsidRDefault="002F0277" w:rsidP="002F0277">
      <w:pPr>
        <w:rPr>
          <w:b/>
          <w:lang w:val="es-MX"/>
        </w:rPr>
      </w:pPr>
      <w:r w:rsidRPr="005F10DC">
        <w:rPr>
          <w:b/>
          <w:lang w:val="es-MX"/>
        </w:rPr>
        <w:t>Web Semántica</w:t>
      </w:r>
    </w:p>
    <w:p w14:paraId="2129B3E7" w14:textId="38E1AED2" w:rsidR="007E292D" w:rsidRPr="007E292D" w:rsidRDefault="007E292D" w:rsidP="000B5B14">
      <w:pPr>
        <w:pStyle w:val="Ttulo2"/>
        <w:numPr>
          <w:ilvl w:val="1"/>
          <w:numId w:val="7"/>
        </w:numPr>
        <w:rPr>
          <w:lang w:val="es-MX"/>
        </w:rPr>
      </w:pPr>
      <w:bookmarkStart w:id="44" w:name="_Toc23418459"/>
      <w:r>
        <w:rPr>
          <w:lang w:val="es-MX"/>
        </w:rPr>
        <w:t>Web semántica</w:t>
      </w:r>
      <w:bookmarkEnd w:id="44"/>
    </w:p>
    <w:p w14:paraId="3F7BBF9A" w14:textId="77777777" w:rsidR="002F0277" w:rsidRPr="005F10DC" w:rsidRDefault="002F0277" w:rsidP="002F0277">
      <w:pPr>
        <w:rPr>
          <w:lang w:val="es-MX"/>
        </w:rPr>
      </w:pPr>
      <w:r w:rsidRPr="005F10DC">
        <w:rPr>
          <w:lang w:val="es-MX"/>
        </w:rPr>
        <w:t>Es una web de datos de cualquier índole. En la figura 9 se muestra la pila que Tim Berners-Lee propone para describir la Web Semántica en cuanto a elementos que lo conforman.</w:t>
      </w:r>
    </w:p>
    <w:p w14:paraId="09725D9A" w14:textId="77777777" w:rsidR="002F0277" w:rsidRPr="005F10DC" w:rsidRDefault="002F0277" w:rsidP="002F0277">
      <w:pPr>
        <w:keepNext/>
        <w:ind w:left="708" w:hanging="708"/>
        <w:jc w:val="center"/>
        <w:rPr>
          <w:lang w:val="es-MX"/>
        </w:rPr>
      </w:pPr>
      <w:r w:rsidRPr="005F10DC">
        <w:rPr>
          <w:noProof/>
          <w:lang w:val="es-MX"/>
        </w:rPr>
        <w:drawing>
          <wp:inline distT="0" distB="0" distL="0" distR="0" wp14:anchorId="004E9FB8" wp14:editId="7521447A">
            <wp:extent cx="4431603" cy="2293620"/>
            <wp:effectExtent l="0" t="0" r="7620" b="0"/>
            <wp:docPr id="5" name="Imagen 5" descr="Resultado de imagen para semantic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emantic we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9729" cy="2370284"/>
                    </a:xfrm>
                    <a:prstGeom prst="rect">
                      <a:avLst/>
                    </a:prstGeom>
                    <a:noFill/>
                    <a:ln>
                      <a:noFill/>
                    </a:ln>
                  </pic:spPr>
                </pic:pic>
              </a:graphicData>
            </a:graphic>
          </wp:inline>
        </w:drawing>
      </w:r>
    </w:p>
    <w:p w14:paraId="037D8A95" w14:textId="45AA4A72" w:rsidR="002F0277" w:rsidRPr="005F10DC" w:rsidRDefault="002F0277" w:rsidP="002F0277">
      <w:pPr>
        <w:pStyle w:val="Descripcin"/>
        <w:jc w:val="center"/>
      </w:pPr>
      <w:r w:rsidRPr="005F10DC">
        <w:t xml:space="preserve">Fig. </w:t>
      </w:r>
      <w:r w:rsidRPr="005F10DC">
        <w:fldChar w:fldCharType="begin"/>
      </w:r>
      <w:r w:rsidRPr="005F10DC">
        <w:instrText xml:space="preserve"> SEQ Fig. \* ARABIC </w:instrText>
      </w:r>
      <w:r w:rsidRPr="005F10DC">
        <w:fldChar w:fldCharType="separate"/>
      </w:r>
      <w:r w:rsidR="00F21628">
        <w:rPr>
          <w:noProof/>
        </w:rPr>
        <w:t>8</w:t>
      </w:r>
      <w:r w:rsidRPr="005F10DC">
        <w:fldChar w:fldCharType="end"/>
      </w:r>
      <w:r w:rsidRPr="005F10DC">
        <w:t xml:space="preserve"> Diagrama propuesto por Tim Berners-Lee mostrando las tecnologías que conforma la Web Semántica</w:t>
      </w:r>
    </w:p>
    <w:p w14:paraId="023A1AFF" w14:textId="77777777" w:rsidR="002F0277" w:rsidRPr="005F10DC" w:rsidRDefault="002F0277" w:rsidP="002261F5">
      <w:pPr>
        <w:jc w:val="both"/>
        <w:rPr>
          <w:lang w:val="es-MX"/>
        </w:rPr>
      </w:pPr>
      <w:r w:rsidRPr="005F10DC">
        <w:rPr>
          <w:lang w:val="es-MX"/>
        </w:rPr>
        <w:lastRenderedPageBreak/>
        <w:t xml:space="preserve">Describiendo de abajo hacia arriba, en el primer nivel se encuentran las tecnologías que permiten la identificación de cada entidad (Unicode y URI). En el segundo nivel se encuentran las tecnologías que le dan estructura, pero no significado, al documento publicado en la web (XML, NS, XML </w:t>
      </w:r>
      <w:proofErr w:type="spellStart"/>
      <w:r w:rsidRPr="005F10DC">
        <w:rPr>
          <w:i/>
          <w:lang w:val="es-MX"/>
        </w:rPr>
        <w:t>schema</w:t>
      </w:r>
      <w:proofErr w:type="spellEnd"/>
      <w:r w:rsidRPr="005F10DC">
        <w:rPr>
          <w:lang w:val="es-MX"/>
        </w:rPr>
        <w:t xml:space="preserve">). A partir del tercer nivel a la sexto, la pila muestra una firma digital (color blanco) para garantizar la autenticidad de cada entidad. En el tercer nivel están las tecnologías que describen el contenido del documento tal que permiten a la mayoría de las computadoras entender el significado de la entidad en cuestión (RDF y RDF </w:t>
      </w:r>
      <w:proofErr w:type="spellStart"/>
      <w:r w:rsidRPr="005F10DC">
        <w:rPr>
          <w:lang w:val="es-MX"/>
        </w:rPr>
        <w:t>schema</w:t>
      </w:r>
      <w:proofErr w:type="spellEnd"/>
      <w:r w:rsidRPr="005F10DC">
        <w:rPr>
          <w:lang w:val="es-MX"/>
        </w:rPr>
        <w:t>). En el cuarto nivel, si bien no es una tecnología, se encuentra un documento o archivo que define las relaciones entre entidades mediante ontologías y reglas de inferencia (comúnmente se implementa el lenguaje OWL para lograrlo). En el quinto nivel se encuentra la lógica la cual reúne las diversas ontologías usadas al igual que las reglas de los lenguajes que se usaron para describir y estructurar la entidad; en este nivel se llevan a cabo las inferencias y se les da un significado a los datos. En el sexto nivel, se realiza la prueba, es decir, el cómo se hicieron las inferencias y el origen de los datos. Por último, se encuentra la confianza, la confianza de que el sistema es capaz de funcionar correctamente, de que el sistema pueda explicar que hace, del origen de las fuentes de datos y servicios, así como la tecnología e interfaz de usuario.</w:t>
      </w:r>
    </w:p>
    <w:p w14:paraId="0A2A6A34" w14:textId="0F2156D8" w:rsidR="002F0277" w:rsidRDefault="002F0277" w:rsidP="002261F5">
      <w:pPr>
        <w:jc w:val="both"/>
        <w:rPr>
          <w:lang w:val="es-MX"/>
        </w:rPr>
      </w:pPr>
      <w:r w:rsidRPr="005F10DC">
        <w:rPr>
          <w:lang w:val="es-MX"/>
        </w:rPr>
        <w:t xml:space="preserve">La Web Semántica se puede ver como un todo y el </w:t>
      </w:r>
      <w:proofErr w:type="spellStart"/>
      <w:r w:rsidRPr="005F10DC">
        <w:rPr>
          <w:i/>
          <w:lang w:val="es-MX"/>
        </w:rPr>
        <w:t>Linked</w:t>
      </w:r>
      <w:proofErr w:type="spellEnd"/>
      <w:r w:rsidRPr="005F10DC">
        <w:rPr>
          <w:i/>
          <w:lang w:val="es-MX"/>
        </w:rPr>
        <w:t xml:space="preserve"> Data</w:t>
      </w:r>
      <w:r w:rsidRPr="005F10DC">
        <w:rPr>
          <w:lang w:val="es-MX"/>
        </w:rPr>
        <w:t xml:space="preserve"> como los elementos que la conforman puesto que proporciona sustento y las bases para que la Web Semántica sea construida correctamente</w:t>
      </w:r>
      <w:sdt>
        <w:sdtPr>
          <w:rPr>
            <w:lang w:val="es-MX"/>
          </w:rPr>
          <w:id w:val="-58947650"/>
          <w:citation/>
        </w:sdtPr>
        <w:sdtEndPr/>
        <w:sdtContent>
          <w:r w:rsidRPr="005F10DC">
            <w:rPr>
              <w:lang w:val="es-MX"/>
            </w:rPr>
            <w:fldChar w:fldCharType="begin"/>
          </w:r>
          <w:r w:rsidRPr="005F10DC">
            <w:rPr>
              <w:lang w:val="es-MX"/>
            </w:rPr>
            <w:instrText xml:space="preserve"> CITATION W3C19 \l 2058 </w:instrText>
          </w:r>
          <w:r w:rsidRPr="005F10DC">
            <w:rPr>
              <w:lang w:val="es-MX"/>
            </w:rPr>
            <w:fldChar w:fldCharType="separate"/>
          </w:r>
          <w:r w:rsidR="00595C94" w:rsidRPr="005F10DC">
            <w:rPr>
              <w:noProof/>
              <w:lang w:val="es-MX"/>
            </w:rPr>
            <w:t xml:space="preserve"> [38]</w:t>
          </w:r>
          <w:r w:rsidRPr="005F10DC">
            <w:rPr>
              <w:lang w:val="es-MX"/>
            </w:rPr>
            <w:fldChar w:fldCharType="end"/>
          </w:r>
        </w:sdtContent>
      </w:sdt>
      <w:r w:rsidRPr="005F10DC">
        <w:rPr>
          <w:lang w:val="es-MX"/>
        </w:rPr>
        <w:t>.</w:t>
      </w:r>
    </w:p>
    <w:p w14:paraId="0D0D6275" w14:textId="46BDC5DD" w:rsidR="007E292D" w:rsidRPr="00453ACA" w:rsidRDefault="007E292D" w:rsidP="000B5B14">
      <w:pPr>
        <w:pStyle w:val="Ttulo2"/>
        <w:numPr>
          <w:ilvl w:val="1"/>
          <w:numId w:val="7"/>
        </w:numPr>
        <w:rPr>
          <w:lang w:val="es-MX"/>
        </w:rPr>
      </w:pPr>
      <w:bookmarkStart w:id="45" w:name="_Toc23418460"/>
      <w:r>
        <w:rPr>
          <w:lang w:val="es-MX"/>
        </w:rPr>
        <w:t>RDF (</w:t>
      </w:r>
      <w:proofErr w:type="spellStart"/>
      <w:r>
        <w:rPr>
          <w:lang w:val="es-MX"/>
        </w:rPr>
        <w:t>Resource</w:t>
      </w:r>
      <w:proofErr w:type="spellEnd"/>
      <w:r>
        <w:rPr>
          <w:lang w:val="es-MX"/>
        </w:rPr>
        <w:t xml:space="preserve"> </w:t>
      </w:r>
      <w:proofErr w:type="spellStart"/>
      <w:r>
        <w:rPr>
          <w:lang w:val="es-MX"/>
        </w:rPr>
        <w:t>Description</w:t>
      </w:r>
      <w:proofErr w:type="spellEnd"/>
      <w:r>
        <w:rPr>
          <w:lang w:val="es-MX"/>
        </w:rPr>
        <w:t xml:space="preserve"> Framework)</w:t>
      </w:r>
      <w:bookmarkEnd w:id="45"/>
    </w:p>
    <w:p w14:paraId="5D712315" w14:textId="77777777" w:rsidR="002F0277" w:rsidRPr="005F10DC" w:rsidRDefault="002F0277" w:rsidP="002261F5">
      <w:pPr>
        <w:jc w:val="both"/>
        <w:rPr>
          <w:lang w:val="es-MX"/>
        </w:rPr>
      </w:pPr>
      <w:r w:rsidRPr="005F10DC">
        <w:rPr>
          <w:lang w:val="es-MX"/>
        </w:rPr>
        <w:t xml:space="preserve">El </w:t>
      </w:r>
      <w:proofErr w:type="spellStart"/>
      <w:r w:rsidRPr="005F10DC">
        <w:rPr>
          <w:i/>
          <w:lang w:val="es-MX"/>
        </w:rPr>
        <w:t>framework</w:t>
      </w:r>
      <w:proofErr w:type="spellEnd"/>
      <w:r w:rsidRPr="005F10DC">
        <w:rPr>
          <w:lang w:val="es-MX"/>
        </w:rPr>
        <w:t xml:space="preserve"> de descripción de recurso, RDF por sus siglas en inglés, es un modelo estándar para el intercambio de datos en la web. </w:t>
      </w:r>
    </w:p>
    <w:p w14:paraId="585BB29C" w14:textId="303CA930" w:rsidR="002F0277" w:rsidRPr="005F10DC" w:rsidRDefault="002F0277" w:rsidP="002261F5">
      <w:pPr>
        <w:jc w:val="both"/>
        <w:rPr>
          <w:lang w:val="es-MX"/>
        </w:rPr>
      </w:pPr>
      <w:r w:rsidRPr="005F10DC">
        <w:rPr>
          <w:lang w:val="es-MX"/>
        </w:rPr>
        <w:t xml:space="preserve">RDF extiende las estructuras de enlaces de la web al usar URI tanto para nombrar relaciones entre cosas como para los puntos finales de las relaciones, a veces referido como “triple”. El modelo RDF permite representar los datos como sujeto, predicado y objecto. El sujeto y el predicado de un </w:t>
      </w:r>
      <w:r w:rsidRPr="005F10DC">
        <w:rPr>
          <w:i/>
          <w:lang w:val="es-MX"/>
        </w:rPr>
        <w:t>triple</w:t>
      </w:r>
      <w:r w:rsidRPr="005F10DC">
        <w:rPr>
          <w:lang w:val="es-MX"/>
        </w:rPr>
        <w:t xml:space="preserve"> son URI que identifican a cada uno. El predicado especifica como el sujeto y el objeto están relacionados, y también es representado por un URI. Esta característica provee un modelo de datos basado en grafos</w:t>
      </w:r>
      <w:sdt>
        <w:sdtPr>
          <w:rPr>
            <w:lang w:val="es-MX"/>
          </w:rPr>
          <w:id w:val="-1706396069"/>
          <w:citation/>
        </w:sdtPr>
        <w:sdtEndPr/>
        <w:sdtContent>
          <w:r w:rsidRPr="005F10DC">
            <w:rPr>
              <w:lang w:val="es-MX"/>
            </w:rPr>
            <w:fldChar w:fldCharType="begin"/>
          </w:r>
          <w:r w:rsidRPr="005F10DC">
            <w:rPr>
              <w:lang w:val="es-MX"/>
            </w:rPr>
            <w:instrText xml:space="preserve"> CITATION W3C14 \l 2058 </w:instrText>
          </w:r>
          <w:r w:rsidRPr="005F10DC">
            <w:rPr>
              <w:lang w:val="es-MX"/>
            </w:rPr>
            <w:fldChar w:fldCharType="separate"/>
          </w:r>
          <w:r w:rsidR="00595C94" w:rsidRPr="005F10DC">
            <w:rPr>
              <w:noProof/>
              <w:lang w:val="es-MX"/>
            </w:rPr>
            <w:t xml:space="preserve"> [39]</w:t>
          </w:r>
          <w:r w:rsidRPr="005F10DC">
            <w:rPr>
              <w:lang w:val="es-MX"/>
            </w:rPr>
            <w:fldChar w:fldCharType="end"/>
          </w:r>
        </w:sdtContent>
      </w:sdt>
      <w:r w:rsidRPr="005F10DC">
        <w:rPr>
          <w:lang w:val="es-MX"/>
        </w:rPr>
        <w:t>.</w:t>
      </w:r>
    </w:p>
    <w:p w14:paraId="0E987443" w14:textId="4D0675FC" w:rsidR="00453ACA" w:rsidRPr="00453ACA" w:rsidRDefault="00453ACA" w:rsidP="000B5B14">
      <w:pPr>
        <w:pStyle w:val="Ttulo2"/>
        <w:numPr>
          <w:ilvl w:val="1"/>
          <w:numId w:val="7"/>
        </w:numPr>
        <w:rPr>
          <w:lang w:val="es-MX"/>
        </w:rPr>
      </w:pPr>
      <w:bookmarkStart w:id="46" w:name="_Toc23418461"/>
      <w:r>
        <w:rPr>
          <w:lang w:val="es-MX"/>
        </w:rPr>
        <w:t>URI (</w:t>
      </w:r>
      <w:proofErr w:type="spellStart"/>
      <w:r>
        <w:rPr>
          <w:lang w:val="es-MX"/>
        </w:rPr>
        <w:t>Uniform</w:t>
      </w:r>
      <w:proofErr w:type="spellEnd"/>
      <w:r>
        <w:rPr>
          <w:lang w:val="es-MX"/>
        </w:rPr>
        <w:t xml:space="preserve"> </w:t>
      </w:r>
      <w:proofErr w:type="spellStart"/>
      <w:r>
        <w:rPr>
          <w:lang w:val="es-MX"/>
        </w:rPr>
        <w:t>Resource</w:t>
      </w:r>
      <w:proofErr w:type="spellEnd"/>
      <w:r>
        <w:rPr>
          <w:lang w:val="es-MX"/>
        </w:rPr>
        <w:t xml:space="preserve"> </w:t>
      </w:r>
      <w:proofErr w:type="spellStart"/>
      <w:r>
        <w:rPr>
          <w:lang w:val="es-MX"/>
        </w:rPr>
        <w:t>Identifier</w:t>
      </w:r>
      <w:proofErr w:type="spellEnd"/>
      <w:r>
        <w:rPr>
          <w:lang w:val="es-MX"/>
        </w:rPr>
        <w:t>)</w:t>
      </w:r>
      <w:bookmarkEnd w:id="46"/>
    </w:p>
    <w:p w14:paraId="37E9ABCA" w14:textId="77777777" w:rsidR="002F0277" w:rsidRPr="005F10DC" w:rsidRDefault="002F0277" w:rsidP="002261F5">
      <w:pPr>
        <w:jc w:val="both"/>
        <w:rPr>
          <w:lang w:val="es-MX"/>
        </w:rPr>
      </w:pPr>
      <w:r w:rsidRPr="005F10DC">
        <w:rPr>
          <w:lang w:val="es-MX"/>
        </w:rPr>
        <w:t>Identificador de recursos uniforme, URI por sus siglas en inglés, es una cadena ASCII que identifica recursos de información en la Web Semántica.</w:t>
      </w:r>
    </w:p>
    <w:p w14:paraId="1A70348F" w14:textId="6A9E01D1" w:rsidR="002F0277" w:rsidRPr="005F10DC" w:rsidRDefault="002F0277" w:rsidP="002261F5">
      <w:pPr>
        <w:jc w:val="both"/>
        <w:rPr>
          <w:lang w:val="es-MX"/>
        </w:rPr>
      </w:pPr>
      <w:r w:rsidRPr="005F10DC">
        <w:rPr>
          <w:lang w:val="es-MX"/>
        </w:rPr>
        <w:t>Tal y como se observa en la figura 10, una URI puede estar compuesto de un localizador de recursos uniforme (URL, por sus siglas en inglés), de un nombre de recursos uniforme (URN, por sus siglas en inglés) o de ambos</w:t>
      </w:r>
      <w:sdt>
        <w:sdtPr>
          <w:rPr>
            <w:lang w:val="es-MX"/>
          </w:rPr>
          <w:id w:val="-39359908"/>
          <w:citation/>
        </w:sdtPr>
        <w:sdtEndPr/>
        <w:sdtContent>
          <w:r w:rsidRPr="005F10DC">
            <w:rPr>
              <w:lang w:val="es-MX"/>
            </w:rPr>
            <w:fldChar w:fldCharType="begin"/>
          </w:r>
          <w:r w:rsidRPr="005F10DC">
            <w:rPr>
              <w:lang w:val="es-MX"/>
            </w:rPr>
            <w:instrText xml:space="preserve"> CITATION W3C05 \l 2058 </w:instrText>
          </w:r>
          <w:r w:rsidRPr="005F10DC">
            <w:rPr>
              <w:lang w:val="es-MX"/>
            </w:rPr>
            <w:fldChar w:fldCharType="separate"/>
          </w:r>
          <w:r w:rsidR="00595C94" w:rsidRPr="005F10DC">
            <w:rPr>
              <w:noProof/>
              <w:lang w:val="es-MX"/>
            </w:rPr>
            <w:t xml:space="preserve"> [40]</w:t>
          </w:r>
          <w:r w:rsidRPr="005F10DC">
            <w:rPr>
              <w:lang w:val="es-MX"/>
            </w:rPr>
            <w:fldChar w:fldCharType="end"/>
          </w:r>
        </w:sdtContent>
      </w:sdt>
      <w:r w:rsidRPr="005F10DC">
        <w:rPr>
          <w:lang w:val="es-MX"/>
        </w:rPr>
        <w:t>.</w:t>
      </w:r>
      <w:r w:rsidRPr="005F10DC">
        <w:rPr>
          <w:noProof/>
          <w:lang w:val="es-MX"/>
        </w:rPr>
        <w:t xml:space="preserve"> </w:t>
      </w:r>
    </w:p>
    <w:p w14:paraId="5D9D130F" w14:textId="77777777" w:rsidR="002F0277" w:rsidRPr="005F10DC" w:rsidRDefault="002F0277" w:rsidP="002F0277">
      <w:pPr>
        <w:keepNext/>
        <w:jc w:val="center"/>
        <w:rPr>
          <w:lang w:val="es-MX"/>
        </w:rPr>
      </w:pPr>
      <w:r w:rsidRPr="005F10DC">
        <w:rPr>
          <w:noProof/>
          <w:lang w:val="es-MX"/>
        </w:rPr>
        <w:drawing>
          <wp:inline distT="0" distB="0" distL="0" distR="0" wp14:anchorId="5EE00D94" wp14:editId="5470CB9B">
            <wp:extent cx="1526031" cy="693420"/>
            <wp:effectExtent l="0" t="0" r="0" b="0"/>
            <wp:docPr id="7" name="Imagen 7" descr="https://upload.wikimedia.org/wikipedia/commons/thumb/c/c3/URI_Euler_Diagram_no_lone_URIs.svg/220px-URI_Euler_Diagram_no_lone_URI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c/c3/URI_Euler_Diagram_no_lone_URIs.svg/220px-URI_Euler_Diagram_no_lone_URIs.svg.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12144" b="12694"/>
                    <a:stretch/>
                  </pic:blipFill>
                  <pic:spPr bwMode="auto">
                    <a:xfrm>
                      <a:off x="0" y="0"/>
                      <a:ext cx="1581703" cy="718717"/>
                    </a:xfrm>
                    <a:prstGeom prst="rect">
                      <a:avLst/>
                    </a:prstGeom>
                    <a:noFill/>
                    <a:ln>
                      <a:noFill/>
                    </a:ln>
                    <a:extLst>
                      <a:ext uri="{53640926-AAD7-44D8-BBD7-CCE9431645EC}">
                        <a14:shadowObscured xmlns:a14="http://schemas.microsoft.com/office/drawing/2010/main"/>
                      </a:ext>
                    </a:extLst>
                  </pic:spPr>
                </pic:pic>
              </a:graphicData>
            </a:graphic>
          </wp:inline>
        </w:drawing>
      </w:r>
    </w:p>
    <w:p w14:paraId="6DF120BB" w14:textId="60A4F47F" w:rsidR="002F0277" w:rsidRPr="005F10DC" w:rsidRDefault="002F0277" w:rsidP="002F0277">
      <w:pPr>
        <w:pStyle w:val="Descripcin"/>
        <w:jc w:val="center"/>
      </w:pPr>
      <w:r w:rsidRPr="005F10DC">
        <w:t xml:space="preserve">Fig. </w:t>
      </w:r>
      <w:r w:rsidRPr="005F10DC">
        <w:fldChar w:fldCharType="begin"/>
      </w:r>
      <w:r w:rsidRPr="005F10DC">
        <w:instrText xml:space="preserve"> SEQ Fig. \* ARABIC </w:instrText>
      </w:r>
      <w:r w:rsidRPr="005F10DC">
        <w:fldChar w:fldCharType="separate"/>
      </w:r>
      <w:r w:rsidR="00F21628">
        <w:rPr>
          <w:noProof/>
        </w:rPr>
        <w:t>9</w:t>
      </w:r>
      <w:r w:rsidRPr="005F10DC">
        <w:fldChar w:fldCharType="end"/>
      </w:r>
      <w:r w:rsidRPr="005F10DC">
        <w:t xml:space="preserve"> Diagrama de cómo está compuesto un URI</w:t>
      </w:r>
    </w:p>
    <w:p w14:paraId="37A48174" w14:textId="77777777" w:rsidR="00A6787E" w:rsidRPr="005F10DC" w:rsidRDefault="00A6787E" w:rsidP="002F0277">
      <w:pPr>
        <w:rPr>
          <w:b/>
          <w:lang w:val="es-MX"/>
        </w:rPr>
      </w:pPr>
    </w:p>
    <w:p w14:paraId="134FB131" w14:textId="36599943" w:rsidR="00A22A04" w:rsidRPr="005F10DC" w:rsidRDefault="00A22A04" w:rsidP="000223D9">
      <w:pPr>
        <w:pStyle w:val="Ttulo2"/>
        <w:numPr>
          <w:ilvl w:val="1"/>
          <w:numId w:val="7"/>
        </w:numPr>
        <w:rPr>
          <w:lang w:val="es-MX"/>
        </w:rPr>
      </w:pPr>
      <w:bookmarkStart w:id="47" w:name="_Toc23418462"/>
      <w:r>
        <w:rPr>
          <w:lang w:val="es-MX"/>
        </w:rPr>
        <w:lastRenderedPageBreak/>
        <w:t>RDF triple store</w:t>
      </w:r>
      <w:bookmarkEnd w:id="47"/>
    </w:p>
    <w:p w14:paraId="439383B5" w14:textId="77777777" w:rsidR="002F0277" w:rsidRPr="005F10DC" w:rsidRDefault="002F0277" w:rsidP="002261F5">
      <w:pPr>
        <w:jc w:val="both"/>
        <w:rPr>
          <w:lang w:val="es-MX"/>
        </w:rPr>
      </w:pPr>
      <w:r w:rsidRPr="005F10DC">
        <w:rPr>
          <w:lang w:val="es-MX"/>
        </w:rPr>
        <w:t>Es un tipo de base de datos basada en grafos de tripletas RDF.</w:t>
      </w:r>
    </w:p>
    <w:p w14:paraId="0D3094B8" w14:textId="0F78EE8D" w:rsidR="002F0277" w:rsidRPr="005F10DC" w:rsidRDefault="002F0277" w:rsidP="002261F5">
      <w:pPr>
        <w:jc w:val="both"/>
        <w:rPr>
          <w:lang w:val="es-MX"/>
        </w:rPr>
      </w:pPr>
      <w:r w:rsidRPr="005F10DC">
        <w:rPr>
          <w:lang w:val="es-MX"/>
        </w:rPr>
        <w:t xml:space="preserve">Al ser una base de datos basada en grafos, el </w:t>
      </w:r>
      <w:r w:rsidRPr="005F10DC">
        <w:rPr>
          <w:i/>
          <w:lang w:val="es-MX"/>
        </w:rPr>
        <w:t>triple store</w:t>
      </w:r>
      <w:r w:rsidRPr="005F10DC">
        <w:rPr>
          <w:lang w:val="es-MX"/>
        </w:rPr>
        <w:t xml:space="preserve"> puede ser vista como una red de objetos enlazados. El </w:t>
      </w:r>
      <w:r w:rsidRPr="005F10DC">
        <w:rPr>
          <w:i/>
          <w:lang w:val="es-MX"/>
        </w:rPr>
        <w:t>triple store</w:t>
      </w:r>
      <w:r w:rsidRPr="005F10DC">
        <w:rPr>
          <w:lang w:val="es-MX"/>
        </w:rPr>
        <w:t xml:space="preserve"> al ser una herramienta de la Web Semántica, las entidades que conforman a la base de datos, tripletas RDF, son representadas como sujeto, predicado y objeto o también puede ser considerada como sujeto, predicado y etiqueta</w:t>
      </w:r>
      <w:sdt>
        <w:sdtPr>
          <w:rPr>
            <w:lang w:val="es-MX"/>
          </w:rPr>
          <w:id w:val="-848643716"/>
          <w:citation/>
        </w:sdtPr>
        <w:sdtEndPr/>
        <w:sdtContent>
          <w:r w:rsidRPr="005F10DC">
            <w:rPr>
              <w:lang w:val="es-MX"/>
            </w:rPr>
            <w:fldChar w:fldCharType="begin"/>
          </w:r>
          <w:r w:rsidRPr="005F10DC">
            <w:rPr>
              <w:lang w:val="es-MX"/>
            </w:rPr>
            <w:instrText xml:space="preserve"> CITATION Ont16 \l 2058 </w:instrText>
          </w:r>
          <w:r w:rsidRPr="005F10DC">
            <w:rPr>
              <w:lang w:val="es-MX"/>
            </w:rPr>
            <w:fldChar w:fldCharType="separate"/>
          </w:r>
          <w:r w:rsidR="00595C94" w:rsidRPr="005F10DC">
            <w:rPr>
              <w:noProof/>
              <w:lang w:val="es-MX"/>
            </w:rPr>
            <w:t xml:space="preserve"> [41]</w:t>
          </w:r>
          <w:r w:rsidRPr="005F10DC">
            <w:rPr>
              <w:lang w:val="es-MX"/>
            </w:rPr>
            <w:fldChar w:fldCharType="end"/>
          </w:r>
        </w:sdtContent>
      </w:sdt>
      <w:r w:rsidRPr="005F10DC">
        <w:rPr>
          <w:lang w:val="es-MX"/>
        </w:rPr>
        <w:t>.</w:t>
      </w:r>
    </w:p>
    <w:p w14:paraId="664F414F" w14:textId="6219D82D" w:rsidR="00A22A04" w:rsidRPr="00401380" w:rsidRDefault="00A22A04" w:rsidP="000223D9">
      <w:pPr>
        <w:pStyle w:val="Ttulo2"/>
        <w:numPr>
          <w:ilvl w:val="1"/>
          <w:numId w:val="7"/>
        </w:numPr>
        <w:rPr>
          <w:lang w:val="es-MX"/>
        </w:rPr>
      </w:pPr>
      <w:bookmarkStart w:id="48" w:name="_Toc23418463"/>
      <w:r w:rsidRPr="00A22A04">
        <w:rPr>
          <w:lang w:val="es-MX"/>
        </w:rPr>
        <w:t>SPARQL</w:t>
      </w:r>
      <w:bookmarkEnd w:id="48"/>
    </w:p>
    <w:p w14:paraId="163F0C35" w14:textId="77777777" w:rsidR="002F0277" w:rsidRPr="005F10DC" w:rsidRDefault="002F0277" w:rsidP="002261F5">
      <w:pPr>
        <w:jc w:val="both"/>
        <w:rPr>
          <w:lang w:val="es-MX"/>
        </w:rPr>
      </w:pPr>
      <w:r w:rsidRPr="005F10DC">
        <w:rPr>
          <w:lang w:val="es-MX"/>
        </w:rPr>
        <w:t xml:space="preserve">SPARQL es un acrónimo para el Protocolo SPARQL y Lenguaje de Consultas RDF, por sus siglas en inglés, y es un protocolo y lenguaje de consultas para </w:t>
      </w:r>
      <w:proofErr w:type="spellStart"/>
      <w:r w:rsidRPr="005F10DC">
        <w:rPr>
          <w:i/>
          <w:lang w:val="es-MX"/>
        </w:rPr>
        <w:t>Linked</w:t>
      </w:r>
      <w:proofErr w:type="spellEnd"/>
      <w:r w:rsidRPr="005F10DC">
        <w:rPr>
          <w:i/>
          <w:lang w:val="es-MX"/>
        </w:rPr>
        <w:t xml:space="preserve"> Data</w:t>
      </w:r>
      <w:r w:rsidRPr="005F10DC">
        <w:rPr>
          <w:lang w:val="es-MX"/>
        </w:rPr>
        <w:t xml:space="preserve"> en la web o bases de datos semánticas basadas en grafos (</w:t>
      </w:r>
      <w:r w:rsidRPr="005F10DC">
        <w:rPr>
          <w:i/>
          <w:lang w:val="es-MX"/>
        </w:rPr>
        <w:t xml:space="preserve">RDF triple </w:t>
      </w:r>
      <w:proofErr w:type="spellStart"/>
      <w:r w:rsidRPr="005F10DC">
        <w:rPr>
          <w:i/>
          <w:lang w:val="es-MX"/>
        </w:rPr>
        <w:t>stores</w:t>
      </w:r>
      <w:proofErr w:type="spellEnd"/>
      <w:r w:rsidRPr="005F10DC">
        <w:rPr>
          <w:lang w:val="es-MX"/>
        </w:rPr>
        <w:t xml:space="preserve">). SPARQL está diseñado y respaldado por el consorcio de la web (W3C). </w:t>
      </w:r>
    </w:p>
    <w:p w14:paraId="0BC409B9" w14:textId="77777777" w:rsidR="002F0277" w:rsidRPr="005F10DC" w:rsidRDefault="002F0277" w:rsidP="002261F5">
      <w:pPr>
        <w:jc w:val="both"/>
        <w:rPr>
          <w:lang w:val="es-MX"/>
        </w:rPr>
      </w:pPr>
      <w:r w:rsidRPr="005F10DC">
        <w:rPr>
          <w:lang w:val="es-MX"/>
        </w:rPr>
        <w:t xml:space="preserve">El siguiente código muestra cómo hacer una consulta SPARQL de los músicos mexicanos famosos que ya han muerto y que están sobre el </w:t>
      </w:r>
      <w:r w:rsidRPr="005F10DC">
        <w:rPr>
          <w:i/>
          <w:lang w:val="es-MX"/>
        </w:rPr>
        <w:t>triple store</w:t>
      </w:r>
      <w:r w:rsidRPr="005F10DC">
        <w:rPr>
          <w:lang w:val="es-MX"/>
        </w:rPr>
        <w:t xml:space="preserve"> de </w:t>
      </w:r>
      <w:proofErr w:type="spellStart"/>
      <w:r w:rsidRPr="005F10DC">
        <w:rPr>
          <w:lang w:val="es-MX"/>
        </w:rPr>
        <w:t>DBpedia</w:t>
      </w:r>
      <w:proofErr w:type="spellEnd"/>
      <w:r w:rsidRPr="005F10DC">
        <w:rPr>
          <w:lang w:val="es-MX"/>
        </w:rPr>
        <w:t>.</w:t>
      </w:r>
    </w:p>
    <w:p w14:paraId="7AB5C815" w14:textId="77777777" w:rsidR="002F0277" w:rsidRPr="005F10DC" w:rsidRDefault="002F0277" w:rsidP="002261F5">
      <w:pPr>
        <w:spacing w:after="0"/>
        <w:ind w:left="708"/>
        <w:jc w:val="both"/>
        <w:rPr>
          <w:lang w:val="es-MX"/>
        </w:rPr>
      </w:pPr>
      <w:r w:rsidRPr="005F10DC">
        <w:rPr>
          <w:lang w:val="es-MX"/>
        </w:rPr>
        <w:t xml:space="preserve">PREFIX </w:t>
      </w:r>
      <w:proofErr w:type="spellStart"/>
      <w:r w:rsidRPr="005F10DC">
        <w:rPr>
          <w:lang w:val="es-MX"/>
        </w:rPr>
        <w:t>dcterms</w:t>
      </w:r>
      <w:proofErr w:type="spellEnd"/>
      <w:r w:rsidRPr="005F10DC">
        <w:rPr>
          <w:lang w:val="es-MX"/>
        </w:rPr>
        <w:t>: &lt;http://purl.org/dc/terms/&gt;</w:t>
      </w:r>
    </w:p>
    <w:p w14:paraId="2AC9D194" w14:textId="77777777" w:rsidR="002F0277" w:rsidRPr="005F10DC" w:rsidRDefault="002F0277" w:rsidP="002261F5">
      <w:pPr>
        <w:spacing w:after="0"/>
        <w:ind w:left="708"/>
        <w:jc w:val="both"/>
        <w:rPr>
          <w:lang w:val="es-MX"/>
        </w:rPr>
      </w:pPr>
      <w:r w:rsidRPr="005F10DC">
        <w:rPr>
          <w:lang w:val="es-MX"/>
        </w:rPr>
        <w:t xml:space="preserve">PREFIX </w:t>
      </w:r>
      <w:proofErr w:type="spellStart"/>
      <w:r w:rsidRPr="005F10DC">
        <w:rPr>
          <w:lang w:val="es-MX"/>
        </w:rPr>
        <w:t>rdfs</w:t>
      </w:r>
      <w:proofErr w:type="spellEnd"/>
      <w:r w:rsidRPr="005F10DC">
        <w:rPr>
          <w:lang w:val="es-MX"/>
        </w:rPr>
        <w:t>: &lt;http://www.w3.org/2000/01/rdf-schema#&gt;</w:t>
      </w:r>
    </w:p>
    <w:p w14:paraId="1B79EFA9" w14:textId="77777777" w:rsidR="002F0277" w:rsidRPr="005F10DC" w:rsidRDefault="002F0277" w:rsidP="002261F5">
      <w:pPr>
        <w:spacing w:after="0"/>
        <w:ind w:left="708"/>
        <w:jc w:val="both"/>
        <w:rPr>
          <w:lang w:val="es-MX"/>
        </w:rPr>
      </w:pPr>
      <w:r w:rsidRPr="005F10DC">
        <w:rPr>
          <w:lang w:val="es-MX"/>
        </w:rPr>
        <w:t xml:space="preserve">PREFIX </w:t>
      </w:r>
      <w:proofErr w:type="spellStart"/>
      <w:r w:rsidRPr="005F10DC">
        <w:rPr>
          <w:lang w:val="es-MX"/>
        </w:rPr>
        <w:t>dbp</w:t>
      </w:r>
      <w:proofErr w:type="spellEnd"/>
      <w:r w:rsidRPr="005F10DC">
        <w:rPr>
          <w:lang w:val="es-MX"/>
        </w:rPr>
        <w:t>: &lt;http://dbpedia.org/ontology/&gt;</w:t>
      </w:r>
    </w:p>
    <w:p w14:paraId="2FEBF884" w14:textId="77777777" w:rsidR="002F0277" w:rsidRPr="005F10DC" w:rsidRDefault="002F0277" w:rsidP="002261F5">
      <w:pPr>
        <w:spacing w:after="0"/>
        <w:ind w:left="708"/>
        <w:jc w:val="both"/>
        <w:rPr>
          <w:lang w:val="es-MX"/>
        </w:rPr>
      </w:pPr>
      <w:proofErr w:type="gramStart"/>
      <w:r w:rsidRPr="005F10DC">
        <w:rPr>
          <w:lang w:val="es-MX"/>
        </w:rPr>
        <w:t>SELECT ?musico</w:t>
      </w:r>
      <w:proofErr w:type="gramEnd"/>
      <w:r w:rsidRPr="005F10DC">
        <w:rPr>
          <w:lang w:val="es-MX"/>
        </w:rPr>
        <w:t xml:space="preserve"> ?</w:t>
      </w:r>
      <w:proofErr w:type="spellStart"/>
      <w:r w:rsidRPr="005F10DC">
        <w:rPr>
          <w:lang w:val="es-MX"/>
        </w:rPr>
        <w:t>nombreMusico</w:t>
      </w:r>
      <w:proofErr w:type="spellEnd"/>
      <w:r w:rsidRPr="005F10DC">
        <w:rPr>
          <w:lang w:val="es-MX"/>
        </w:rPr>
        <w:t xml:space="preserve"> ?</w:t>
      </w:r>
      <w:proofErr w:type="spellStart"/>
      <w:r w:rsidRPr="005F10DC">
        <w:rPr>
          <w:lang w:val="es-MX"/>
        </w:rPr>
        <w:t>fechaFallecimiento</w:t>
      </w:r>
      <w:proofErr w:type="spellEnd"/>
    </w:p>
    <w:p w14:paraId="0AA9BCCB" w14:textId="77777777" w:rsidR="002F0277" w:rsidRPr="005F10DC" w:rsidRDefault="002F0277" w:rsidP="002261F5">
      <w:pPr>
        <w:spacing w:after="0"/>
        <w:ind w:left="708"/>
        <w:jc w:val="both"/>
        <w:rPr>
          <w:lang w:val="es-MX"/>
        </w:rPr>
      </w:pPr>
      <w:r w:rsidRPr="005F10DC">
        <w:rPr>
          <w:lang w:val="es-MX"/>
        </w:rPr>
        <w:t>WHERE {</w:t>
      </w:r>
    </w:p>
    <w:p w14:paraId="2CBC6D3F" w14:textId="77777777" w:rsidR="002F0277" w:rsidRPr="005F10DC" w:rsidRDefault="002F0277" w:rsidP="002261F5">
      <w:pPr>
        <w:spacing w:after="0"/>
        <w:ind w:left="708"/>
        <w:jc w:val="both"/>
        <w:rPr>
          <w:lang w:val="es-MX"/>
        </w:rPr>
      </w:pPr>
      <w:r w:rsidRPr="005F10DC">
        <w:rPr>
          <w:lang w:val="es-MX"/>
        </w:rPr>
        <w:t xml:space="preserve">   </w:t>
      </w:r>
      <w:proofErr w:type="gramStart"/>
      <w:r w:rsidRPr="005F10DC">
        <w:rPr>
          <w:lang w:val="es-MX"/>
        </w:rPr>
        <w:t>?musico</w:t>
      </w:r>
      <w:proofErr w:type="gramEnd"/>
      <w:r w:rsidRPr="005F10DC">
        <w:rPr>
          <w:lang w:val="es-MX"/>
        </w:rPr>
        <w:t xml:space="preserve"> </w:t>
      </w:r>
      <w:proofErr w:type="spellStart"/>
      <w:r w:rsidRPr="005F10DC">
        <w:rPr>
          <w:lang w:val="es-MX"/>
        </w:rPr>
        <w:t>dcterms:subject</w:t>
      </w:r>
      <w:proofErr w:type="spellEnd"/>
    </w:p>
    <w:p w14:paraId="53B7D7E3" w14:textId="77777777" w:rsidR="002F0277" w:rsidRPr="005F10DC" w:rsidRDefault="002F0277" w:rsidP="002261F5">
      <w:pPr>
        <w:spacing w:after="0"/>
        <w:ind w:left="708"/>
        <w:jc w:val="both"/>
        <w:rPr>
          <w:lang w:val="es-MX"/>
        </w:rPr>
      </w:pPr>
      <w:r w:rsidRPr="005F10DC">
        <w:rPr>
          <w:lang w:val="es-MX"/>
        </w:rPr>
        <w:t xml:space="preserve">   &lt;http://dbpedia.org/resource/Category:Mexican_musicians&gt;;</w:t>
      </w:r>
    </w:p>
    <w:p w14:paraId="4EE1FCAD" w14:textId="77777777" w:rsidR="002F0277" w:rsidRPr="005F10DC" w:rsidRDefault="002F0277" w:rsidP="002261F5">
      <w:pPr>
        <w:spacing w:after="0"/>
        <w:ind w:left="708"/>
        <w:jc w:val="both"/>
        <w:rPr>
          <w:lang w:val="es-MX"/>
        </w:rPr>
      </w:pPr>
      <w:r w:rsidRPr="005F10DC">
        <w:rPr>
          <w:lang w:val="es-MX"/>
        </w:rPr>
        <w:t xml:space="preserve">   </w:t>
      </w:r>
      <w:proofErr w:type="spellStart"/>
      <w:proofErr w:type="gramStart"/>
      <w:r w:rsidRPr="005F10DC">
        <w:rPr>
          <w:lang w:val="es-MX"/>
        </w:rPr>
        <w:t>rdfs:label</w:t>
      </w:r>
      <w:proofErr w:type="spellEnd"/>
      <w:proofErr w:type="gramEnd"/>
      <w:r w:rsidRPr="005F10DC">
        <w:rPr>
          <w:lang w:val="es-MX"/>
        </w:rPr>
        <w:t xml:space="preserve"> ?</w:t>
      </w:r>
      <w:proofErr w:type="spellStart"/>
      <w:r w:rsidRPr="005F10DC">
        <w:rPr>
          <w:lang w:val="es-MX"/>
        </w:rPr>
        <w:t>nombreMusico</w:t>
      </w:r>
      <w:proofErr w:type="spellEnd"/>
      <w:r w:rsidRPr="005F10DC">
        <w:rPr>
          <w:lang w:val="es-MX"/>
        </w:rPr>
        <w:t xml:space="preserve"> ;</w:t>
      </w:r>
    </w:p>
    <w:p w14:paraId="4EA75130" w14:textId="77777777" w:rsidR="002F0277" w:rsidRPr="005F10DC" w:rsidRDefault="002F0277" w:rsidP="002261F5">
      <w:pPr>
        <w:spacing w:after="0"/>
        <w:ind w:left="708"/>
        <w:jc w:val="both"/>
        <w:rPr>
          <w:lang w:val="es-MX"/>
        </w:rPr>
      </w:pPr>
      <w:r w:rsidRPr="005F10DC">
        <w:rPr>
          <w:lang w:val="es-MX"/>
        </w:rPr>
        <w:t xml:space="preserve">   </w:t>
      </w:r>
      <w:proofErr w:type="spellStart"/>
      <w:proofErr w:type="gramStart"/>
      <w:r w:rsidRPr="005F10DC">
        <w:rPr>
          <w:lang w:val="es-MX"/>
        </w:rPr>
        <w:t>dbp:birthDate</w:t>
      </w:r>
      <w:proofErr w:type="spellEnd"/>
      <w:proofErr w:type="gramEnd"/>
      <w:r w:rsidRPr="005F10DC">
        <w:rPr>
          <w:lang w:val="es-MX"/>
        </w:rPr>
        <w:t xml:space="preserve"> ?</w:t>
      </w:r>
      <w:proofErr w:type="spellStart"/>
      <w:r w:rsidRPr="005F10DC">
        <w:rPr>
          <w:lang w:val="es-MX"/>
        </w:rPr>
        <w:t>fechaNacimiento</w:t>
      </w:r>
      <w:proofErr w:type="spellEnd"/>
      <w:r w:rsidRPr="005F10DC">
        <w:rPr>
          <w:lang w:val="es-MX"/>
        </w:rPr>
        <w:t xml:space="preserve"> ;</w:t>
      </w:r>
    </w:p>
    <w:p w14:paraId="03E27E33" w14:textId="77777777" w:rsidR="002F0277" w:rsidRPr="005F10DC" w:rsidRDefault="002F0277" w:rsidP="002261F5">
      <w:pPr>
        <w:spacing w:after="0"/>
        <w:ind w:left="708"/>
        <w:jc w:val="both"/>
        <w:rPr>
          <w:lang w:val="es-MX"/>
        </w:rPr>
      </w:pPr>
      <w:r w:rsidRPr="005F10DC">
        <w:rPr>
          <w:lang w:val="es-MX"/>
        </w:rPr>
        <w:t xml:space="preserve">   </w:t>
      </w:r>
      <w:proofErr w:type="spellStart"/>
      <w:proofErr w:type="gramStart"/>
      <w:r w:rsidRPr="005F10DC">
        <w:rPr>
          <w:lang w:val="es-MX"/>
        </w:rPr>
        <w:t>dbp:deathDate</w:t>
      </w:r>
      <w:proofErr w:type="spellEnd"/>
      <w:proofErr w:type="gramEnd"/>
      <w:r w:rsidRPr="005F10DC">
        <w:rPr>
          <w:lang w:val="es-MX"/>
        </w:rPr>
        <w:t xml:space="preserve"> ?</w:t>
      </w:r>
      <w:proofErr w:type="spellStart"/>
      <w:r w:rsidRPr="005F10DC">
        <w:rPr>
          <w:lang w:val="es-MX"/>
        </w:rPr>
        <w:t>fechaFallecimiento</w:t>
      </w:r>
      <w:proofErr w:type="spellEnd"/>
      <w:r w:rsidRPr="005F10DC">
        <w:rPr>
          <w:lang w:val="es-MX"/>
        </w:rPr>
        <w:t xml:space="preserve"> .</w:t>
      </w:r>
    </w:p>
    <w:p w14:paraId="23102340" w14:textId="77777777" w:rsidR="002F0277" w:rsidRPr="005F10DC" w:rsidRDefault="002F0277" w:rsidP="002261F5">
      <w:pPr>
        <w:spacing w:after="0"/>
        <w:ind w:left="708"/>
        <w:jc w:val="both"/>
        <w:rPr>
          <w:lang w:val="es-MX"/>
        </w:rPr>
      </w:pPr>
      <w:r w:rsidRPr="005F10DC">
        <w:rPr>
          <w:lang w:val="es-MX"/>
        </w:rPr>
        <w:t>FILTER (</w:t>
      </w:r>
      <w:proofErr w:type="gramStart"/>
      <w:r w:rsidRPr="005F10DC">
        <w:rPr>
          <w:lang w:val="es-MX"/>
        </w:rPr>
        <w:t>LANG(?</w:t>
      </w:r>
      <w:proofErr w:type="spellStart"/>
      <w:proofErr w:type="gramEnd"/>
      <w:r w:rsidRPr="005F10DC">
        <w:rPr>
          <w:lang w:val="es-MX"/>
        </w:rPr>
        <w:t>nombreMusico</w:t>
      </w:r>
      <w:proofErr w:type="spellEnd"/>
      <w:r w:rsidRPr="005F10DC">
        <w:rPr>
          <w:lang w:val="es-MX"/>
        </w:rPr>
        <w:t>) = "es")</w:t>
      </w:r>
      <w:r w:rsidRPr="005F10DC">
        <w:rPr>
          <w:lang w:val="es-MX"/>
        </w:rPr>
        <w:tab/>
      </w:r>
    </w:p>
    <w:p w14:paraId="3D2514FC" w14:textId="77777777" w:rsidR="002F0277" w:rsidRPr="005F10DC" w:rsidRDefault="002F0277" w:rsidP="002F0277">
      <w:pPr>
        <w:spacing w:after="0"/>
        <w:ind w:left="708"/>
        <w:rPr>
          <w:lang w:val="es-MX"/>
        </w:rPr>
      </w:pPr>
      <w:r w:rsidRPr="005F10DC">
        <w:rPr>
          <w:lang w:val="es-MX"/>
        </w:rPr>
        <w:t>}</w:t>
      </w:r>
    </w:p>
    <w:p w14:paraId="52A2CD01" w14:textId="77777777" w:rsidR="002F0277" w:rsidRPr="005F10DC" w:rsidRDefault="002F0277" w:rsidP="002F0277">
      <w:pPr>
        <w:spacing w:after="0"/>
        <w:rPr>
          <w:lang w:val="es-MX"/>
        </w:rPr>
      </w:pPr>
      <w:r w:rsidRPr="005F10DC">
        <w:rPr>
          <w:lang w:val="es-MX"/>
        </w:rPr>
        <w:t>La figura 11 muestra el resultado de la consulta</w:t>
      </w:r>
    </w:p>
    <w:p w14:paraId="4A9F87D0" w14:textId="77777777" w:rsidR="002F0277" w:rsidRPr="005F10DC" w:rsidRDefault="002F0277" w:rsidP="002F0277">
      <w:pPr>
        <w:keepNext/>
        <w:spacing w:after="0"/>
        <w:jc w:val="center"/>
        <w:rPr>
          <w:lang w:val="es-MX"/>
        </w:rPr>
      </w:pPr>
      <w:r w:rsidRPr="005F10DC">
        <w:rPr>
          <w:noProof/>
          <w:lang w:val="es-MX"/>
        </w:rPr>
        <w:drawing>
          <wp:inline distT="0" distB="0" distL="0" distR="0" wp14:anchorId="48531EFA" wp14:editId="25CCBEF4">
            <wp:extent cx="4724400" cy="269522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0625" cy="2755827"/>
                    </a:xfrm>
                    <a:prstGeom prst="rect">
                      <a:avLst/>
                    </a:prstGeom>
                  </pic:spPr>
                </pic:pic>
              </a:graphicData>
            </a:graphic>
          </wp:inline>
        </w:drawing>
      </w:r>
    </w:p>
    <w:p w14:paraId="652A1858" w14:textId="5C1CF862" w:rsidR="002F0277" w:rsidRPr="005F10DC" w:rsidRDefault="002F0277" w:rsidP="002F0277">
      <w:pPr>
        <w:pStyle w:val="Descripcin"/>
        <w:jc w:val="center"/>
      </w:pPr>
      <w:r w:rsidRPr="005F10DC">
        <w:t xml:space="preserve">Fig. </w:t>
      </w:r>
      <w:r w:rsidRPr="005F10DC">
        <w:fldChar w:fldCharType="begin"/>
      </w:r>
      <w:r w:rsidRPr="005F10DC">
        <w:instrText xml:space="preserve"> SEQ Fig. \* ARABIC </w:instrText>
      </w:r>
      <w:r w:rsidRPr="005F10DC">
        <w:fldChar w:fldCharType="separate"/>
      </w:r>
      <w:r w:rsidR="00F21628">
        <w:rPr>
          <w:noProof/>
        </w:rPr>
        <w:t>10</w:t>
      </w:r>
      <w:r w:rsidRPr="005F10DC">
        <w:fldChar w:fldCharType="end"/>
      </w:r>
      <w:r w:rsidRPr="005F10DC">
        <w:t xml:space="preserve"> Resultado de la consulta en SPARQL</w:t>
      </w:r>
    </w:p>
    <w:p w14:paraId="3AF85128" w14:textId="7AFE3801" w:rsidR="002F0277" w:rsidRPr="00403B37" w:rsidRDefault="002F0277" w:rsidP="002261F5">
      <w:pPr>
        <w:jc w:val="both"/>
        <w:rPr>
          <w:lang w:val="es-MX"/>
        </w:rPr>
      </w:pPr>
      <w:r w:rsidRPr="005F10DC">
        <w:rPr>
          <w:lang w:val="es-MX"/>
        </w:rPr>
        <w:lastRenderedPageBreak/>
        <w:t xml:space="preserve">Actualmente se encuentra en su segunda versión, SPARQL 1.1, y ya describe una extensión para explícitamente delegar subconsultas a diferentes SPARQL </w:t>
      </w:r>
      <w:proofErr w:type="spellStart"/>
      <w:r w:rsidRPr="005F10DC">
        <w:rPr>
          <w:i/>
          <w:lang w:val="es-MX"/>
        </w:rPr>
        <w:t>endpoint</w:t>
      </w:r>
      <w:proofErr w:type="spellEnd"/>
      <w:r w:rsidRPr="005F10DC">
        <w:rPr>
          <w:lang w:val="es-MX"/>
        </w:rPr>
        <w:t>. Esta característica es conocida como consulta federada.</w:t>
      </w:r>
    </w:p>
    <w:p w14:paraId="15B4F563" w14:textId="67A24E28" w:rsidR="0079641B" w:rsidRPr="000223D9" w:rsidRDefault="0079641B" w:rsidP="000223D9">
      <w:pPr>
        <w:pStyle w:val="Ttulo2"/>
        <w:numPr>
          <w:ilvl w:val="1"/>
          <w:numId w:val="7"/>
        </w:numPr>
        <w:rPr>
          <w:i/>
          <w:iCs/>
          <w:lang w:val="es-MX"/>
        </w:rPr>
      </w:pPr>
      <w:bookmarkStart w:id="49" w:name="_Toc23418464"/>
      <w:r w:rsidRPr="000223D9">
        <w:rPr>
          <w:i/>
          <w:iCs/>
          <w:lang w:val="es-MX"/>
        </w:rPr>
        <w:t xml:space="preserve">SPARQL </w:t>
      </w:r>
      <w:proofErr w:type="spellStart"/>
      <w:r w:rsidRPr="000223D9">
        <w:rPr>
          <w:i/>
          <w:iCs/>
          <w:lang w:val="es-MX"/>
        </w:rPr>
        <w:t>endpoint</w:t>
      </w:r>
      <w:bookmarkEnd w:id="49"/>
      <w:proofErr w:type="spellEnd"/>
    </w:p>
    <w:p w14:paraId="634E3B1A" w14:textId="1439E18E" w:rsidR="002F0277" w:rsidRPr="005F10DC" w:rsidRDefault="002F0277" w:rsidP="002261F5">
      <w:pPr>
        <w:jc w:val="both"/>
        <w:rPr>
          <w:lang w:val="es-MX"/>
        </w:rPr>
      </w:pPr>
      <w:r w:rsidRPr="005F10DC">
        <w:rPr>
          <w:lang w:val="es-MX"/>
        </w:rPr>
        <w:t xml:space="preserve">Un SPARQL </w:t>
      </w:r>
      <w:proofErr w:type="spellStart"/>
      <w:r w:rsidRPr="005F10DC">
        <w:rPr>
          <w:i/>
          <w:lang w:val="es-MX"/>
        </w:rPr>
        <w:t>endpoint</w:t>
      </w:r>
      <w:proofErr w:type="spellEnd"/>
      <w:r w:rsidRPr="005F10DC">
        <w:rPr>
          <w:lang w:val="es-MX"/>
        </w:rPr>
        <w:t xml:space="preserve"> es un servicio web que acepta consultas SPARQL</w:t>
      </w:r>
      <w:sdt>
        <w:sdtPr>
          <w:rPr>
            <w:lang w:val="es-MX"/>
          </w:rPr>
          <w:id w:val="1207297776"/>
          <w:citation/>
        </w:sdtPr>
        <w:sdtEndPr/>
        <w:sdtContent>
          <w:r w:rsidRPr="005F10DC">
            <w:rPr>
              <w:lang w:val="es-MX"/>
            </w:rPr>
            <w:fldChar w:fldCharType="begin"/>
          </w:r>
          <w:r w:rsidRPr="005F10DC">
            <w:rPr>
              <w:lang w:val="es-MX"/>
            </w:rPr>
            <w:instrText xml:space="preserve"> CITATION DBp18 \l 2058 </w:instrText>
          </w:r>
          <w:r w:rsidRPr="005F10DC">
            <w:rPr>
              <w:lang w:val="es-MX"/>
            </w:rPr>
            <w:fldChar w:fldCharType="separate"/>
          </w:r>
          <w:r w:rsidR="00595C94" w:rsidRPr="005F10DC">
            <w:rPr>
              <w:noProof/>
              <w:lang w:val="es-MX"/>
            </w:rPr>
            <w:t xml:space="preserve"> [42]</w:t>
          </w:r>
          <w:r w:rsidRPr="005F10DC">
            <w:rPr>
              <w:lang w:val="es-MX"/>
            </w:rPr>
            <w:fldChar w:fldCharType="end"/>
          </w:r>
        </w:sdtContent>
      </w:sdt>
      <w:r w:rsidRPr="005F10DC">
        <w:rPr>
          <w:lang w:val="es-MX"/>
        </w:rPr>
        <w:t>.</w:t>
      </w:r>
    </w:p>
    <w:p w14:paraId="4B3E50E7" w14:textId="77777777" w:rsidR="002F0277" w:rsidRPr="005F10DC" w:rsidRDefault="002F0277" w:rsidP="002261F5">
      <w:pPr>
        <w:jc w:val="both"/>
        <w:rPr>
          <w:lang w:val="es-MX"/>
        </w:rPr>
      </w:pPr>
      <w:proofErr w:type="spellStart"/>
      <w:r w:rsidRPr="005F10DC">
        <w:rPr>
          <w:lang w:val="es-MX"/>
        </w:rPr>
        <w:t>DBpedia</w:t>
      </w:r>
      <w:proofErr w:type="spellEnd"/>
      <w:r w:rsidRPr="005F10DC">
        <w:rPr>
          <w:lang w:val="es-MX"/>
        </w:rPr>
        <w:t xml:space="preserve"> es quizá el SPARQL </w:t>
      </w:r>
      <w:proofErr w:type="spellStart"/>
      <w:r w:rsidRPr="005F10DC">
        <w:rPr>
          <w:i/>
          <w:lang w:val="es-MX"/>
        </w:rPr>
        <w:t>endpoint</w:t>
      </w:r>
      <w:proofErr w:type="spellEnd"/>
      <w:r w:rsidRPr="005F10DC">
        <w:rPr>
          <w:lang w:val="es-MX"/>
        </w:rPr>
        <w:t xml:space="preserve"> más famoso, el cual aloja la información que se ve, a veces, en la parte derecha de las páginas de Wikipedia, estas son conocidas como </w:t>
      </w:r>
      <w:proofErr w:type="spellStart"/>
      <w:r w:rsidRPr="005F10DC">
        <w:rPr>
          <w:i/>
          <w:lang w:val="es-MX"/>
        </w:rPr>
        <w:t>infoboxes</w:t>
      </w:r>
      <w:proofErr w:type="spellEnd"/>
      <w:r w:rsidRPr="005F10DC">
        <w:rPr>
          <w:lang w:val="es-MX"/>
        </w:rPr>
        <w:t xml:space="preserve">. En la figura 12 se ven datos extraídos desde </w:t>
      </w:r>
      <w:proofErr w:type="spellStart"/>
      <w:r w:rsidRPr="005F10DC">
        <w:rPr>
          <w:lang w:val="es-MX"/>
        </w:rPr>
        <w:t>DBpedia</w:t>
      </w:r>
      <w:proofErr w:type="spellEnd"/>
      <w:r w:rsidRPr="005F10DC">
        <w:rPr>
          <w:lang w:val="es-MX"/>
        </w:rPr>
        <w:t xml:space="preserve"> (cuadro rojo) y usados por Wikipedia.</w:t>
      </w:r>
    </w:p>
    <w:p w14:paraId="30B27C72" w14:textId="77777777" w:rsidR="002F0277" w:rsidRPr="005F10DC" w:rsidRDefault="002F0277" w:rsidP="002F0277">
      <w:pPr>
        <w:keepNext/>
        <w:jc w:val="center"/>
        <w:rPr>
          <w:lang w:val="es-MX"/>
        </w:rPr>
      </w:pPr>
      <w:r w:rsidRPr="005F10DC">
        <w:rPr>
          <w:noProof/>
          <w:lang w:val="es-MX"/>
        </w:rPr>
        <w:drawing>
          <wp:inline distT="0" distB="0" distL="0" distR="0" wp14:anchorId="7A711D30" wp14:editId="50C9D5A1">
            <wp:extent cx="5450657" cy="4435523"/>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5583" cy="4529045"/>
                    </a:xfrm>
                    <a:prstGeom prst="rect">
                      <a:avLst/>
                    </a:prstGeom>
                  </pic:spPr>
                </pic:pic>
              </a:graphicData>
            </a:graphic>
          </wp:inline>
        </w:drawing>
      </w:r>
    </w:p>
    <w:p w14:paraId="4A5CE2AD" w14:textId="5920714F" w:rsidR="002F0277" w:rsidRDefault="002F0277" w:rsidP="002F0277">
      <w:pPr>
        <w:pStyle w:val="Descripcin"/>
        <w:jc w:val="center"/>
      </w:pPr>
      <w:r w:rsidRPr="005F10DC">
        <w:t xml:space="preserve">Fig. </w:t>
      </w:r>
      <w:r w:rsidRPr="005F10DC">
        <w:fldChar w:fldCharType="begin"/>
      </w:r>
      <w:r w:rsidRPr="005F10DC">
        <w:instrText xml:space="preserve"> SEQ Fig. \* ARABIC </w:instrText>
      </w:r>
      <w:r w:rsidRPr="005F10DC">
        <w:fldChar w:fldCharType="separate"/>
      </w:r>
      <w:r w:rsidR="00F21628">
        <w:rPr>
          <w:noProof/>
        </w:rPr>
        <w:t>11</w:t>
      </w:r>
      <w:r w:rsidRPr="005F10DC">
        <w:fldChar w:fldCharType="end"/>
      </w:r>
      <w:r w:rsidRPr="005F10DC">
        <w:t xml:space="preserve"> Datos de </w:t>
      </w:r>
      <w:proofErr w:type="spellStart"/>
      <w:r w:rsidRPr="005F10DC">
        <w:t>DBpedia</w:t>
      </w:r>
      <w:proofErr w:type="spellEnd"/>
      <w:r w:rsidRPr="005F10DC">
        <w:t xml:space="preserve"> usados por Wikipedia</w:t>
      </w:r>
    </w:p>
    <w:p w14:paraId="1EC9DA53" w14:textId="77777777" w:rsidR="00CC1BD1" w:rsidRPr="00CC1BD1" w:rsidRDefault="00CC1BD1" w:rsidP="00CC1BD1">
      <w:pPr>
        <w:rPr>
          <w:lang w:val="es-MX"/>
        </w:rPr>
      </w:pPr>
    </w:p>
    <w:p w14:paraId="6882B4D2" w14:textId="0A746B95" w:rsidR="00403B37" w:rsidRPr="00CC1BD1" w:rsidRDefault="00403B37" w:rsidP="00984990">
      <w:pPr>
        <w:pStyle w:val="Ttulo2"/>
        <w:numPr>
          <w:ilvl w:val="1"/>
          <w:numId w:val="7"/>
        </w:numPr>
        <w:rPr>
          <w:lang w:val="es-MX"/>
        </w:rPr>
      </w:pPr>
      <w:bookmarkStart w:id="50" w:name="_Toc23418465"/>
      <w:proofErr w:type="spellStart"/>
      <w:r w:rsidRPr="00984990">
        <w:rPr>
          <w:i/>
          <w:iCs/>
          <w:lang w:val="es-MX"/>
        </w:rPr>
        <w:t>GeoSPARQL</w:t>
      </w:r>
      <w:bookmarkEnd w:id="50"/>
      <w:proofErr w:type="spellEnd"/>
    </w:p>
    <w:p w14:paraId="4E9C23C5" w14:textId="77777777" w:rsidR="002F0277" w:rsidRPr="005F10DC" w:rsidRDefault="002F0277" w:rsidP="002261F5">
      <w:pPr>
        <w:jc w:val="both"/>
        <w:rPr>
          <w:lang w:val="es-MX"/>
        </w:rPr>
      </w:pPr>
      <w:r w:rsidRPr="005F10DC">
        <w:rPr>
          <w:lang w:val="es-MX"/>
        </w:rPr>
        <w:t xml:space="preserve">Es un lenguaje de consultas geográficas para datos RDF en la Web Semántica estandarizado por el </w:t>
      </w:r>
      <w:r w:rsidRPr="005F10DC">
        <w:rPr>
          <w:i/>
          <w:lang w:val="es-MX"/>
        </w:rPr>
        <w:t xml:space="preserve">Open </w:t>
      </w:r>
      <w:proofErr w:type="spellStart"/>
      <w:r w:rsidRPr="005F10DC">
        <w:rPr>
          <w:i/>
          <w:lang w:val="es-MX"/>
        </w:rPr>
        <w:t>Geospatial</w:t>
      </w:r>
      <w:proofErr w:type="spellEnd"/>
      <w:r w:rsidRPr="005F10DC">
        <w:rPr>
          <w:i/>
          <w:lang w:val="es-MX"/>
        </w:rPr>
        <w:t xml:space="preserve"> </w:t>
      </w:r>
      <w:proofErr w:type="spellStart"/>
      <w:r w:rsidRPr="005F10DC">
        <w:rPr>
          <w:i/>
          <w:lang w:val="es-MX"/>
        </w:rPr>
        <w:t>Consortium</w:t>
      </w:r>
      <w:proofErr w:type="spellEnd"/>
      <w:r w:rsidRPr="005F10DC">
        <w:rPr>
          <w:i/>
          <w:lang w:val="es-MX"/>
        </w:rPr>
        <w:t xml:space="preserve"> </w:t>
      </w:r>
      <w:r w:rsidRPr="005F10DC">
        <w:rPr>
          <w:lang w:val="es-MX"/>
        </w:rPr>
        <w:t>(OGC)</w:t>
      </w:r>
      <w:r w:rsidRPr="005F10DC">
        <w:rPr>
          <w:i/>
          <w:lang w:val="es-MX"/>
        </w:rPr>
        <w:t>.</w:t>
      </w:r>
      <w:r w:rsidRPr="005F10DC">
        <w:rPr>
          <w:lang w:val="es-MX"/>
        </w:rPr>
        <w:t xml:space="preserve"> </w:t>
      </w:r>
      <w:proofErr w:type="spellStart"/>
      <w:r w:rsidRPr="005F10DC">
        <w:rPr>
          <w:lang w:val="es-MX"/>
        </w:rPr>
        <w:t>GeoSPARQL</w:t>
      </w:r>
      <w:proofErr w:type="spellEnd"/>
      <w:r w:rsidRPr="005F10DC">
        <w:rPr>
          <w:lang w:val="es-MX"/>
        </w:rPr>
        <w:t xml:space="preserve"> define un vocabulario para la representación de datos en RDF y también define una extensión para el lenguaje de consultas geoespaciales SPARQL.</w:t>
      </w:r>
    </w:p>
    <w:p w14:paraId="5715295C" w14:textId="77777777" w:rsidR="002F0277" w:rsidRPr="005F10DC" w:rsidRDefault="002F0277" w:rsidP="002261F5">
      <w:pPr>
        <w:jc w:val="both"/>
        <w:rPr>
          <w:lang w:val="es-MX"/>
        </w:rPr>
      </w:pPr>
      <w:r w:rsidRPr="005F10DC">
        <w:rPr>
          <w:lang w:val="es-MX"/>
        </w:rPr>
        <w:t>Un ejemplo de consulta es el siguiente: Determinar los objetos que estén contenidos en la figura A de la figura 13</w:t>
      </w:r>
    </w:p>
    <w:p w14:paraId="61E0A4BB" w14:textId="77777777" w:rsidR="002F0277" w:rsidRPr="005F10DC" w:rsidRDefault="002F0277" w:rsidP="002F0277">
      <w:pPr>
        <w:keepNext/>
        <w:jc w:val="center"/>
        <w:rPr>
          <w:lang w:val="es-MX"/>
        </w:rPr>
      </w:pPr>
      <w:r w:rsidRPr="005F10DC">
        <w:rPr>
          <w:noProof/>
          <w:lang w:val="es-MX"/>
        </w:rPr>
        <w:lastRenderedPageBreak/>
        <w:drawing>
          <wp:inline distT="0" distB="0" distL="0" distR="0" wp14:anchorId="372E0C05" wp14:editId="7C8FDD00">
            <wp:extent cx="2074459" cy="1296594"/>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35308" cy="1334626"/>
                    </a:xfrm>
                    <a:prstGeom prst="rect">
                      <a:avLst/>
                    </a:prstGeom>
                  </pic:spPr>
                </pic:pic>
              </a:graphicData>
            </a:graphic>
          </wp:inline>
        </w:drawing>
      </w:r>
    </w:p>
    <w:p w14:paraId="021C92DF" w14:textId="4EB89A19" w:rsidR="002F0277" w:rsidRPr="005F10DC" w:rsidRDefault="002F0277" w:rsidP="002F0277">
      <w:pPr>
        <w:pStyle w:val="Descripcin"/>
        <w:jc w:val="center"/>
      </w:pPr>
      <w:r w:rsidRPr="005F10DC">
        <w:t xml:space="preserve">Fig. </w:t>
      </w:r>
      <w:r w:rsidRPr="005F10DC">
        <w:fldChar w:fldCharType="begin"/>
      </w:r>
      <w:r w:rsidRPr="005F10DC">
        <w:instrText xml:space="preserve"> SEQ Fig. \* ARABIC </w:instrText>
      </w:r>
      <w:r w:rsidRPr="005F10DC">
        <w:fldChar w:fldCharType="separate"/>
      </w:r>
      <w:r w:rsidR="00F21628">
        <w:rPr>
          <w:noProof/>
        </w:rPr>
        <w:t>12</w:t>
      </w:r>
      <w:r w:rsidRPr="005F10DC">
        <w:fldChar w:fldCharType="end"/>
      </w:r>
      <w:r w:rsidRPr="005F10DC">
        <w:t xml:space="preserve"> Representación de datos espaciales</w:t>
      </w:r>
    </w:p>
    <w:p w14:paraId="1D3B2EEF" w14:textId="77777777" w:rsidR="002F0277" w:rsidRPr="005F10DC" w:rsidRDefault="002F0277" w:rsidP="002F0277">
      <w:pPr>
        <w:rPr>
          <w:lang w:val="es-MX"/>
        </w:rPr>
      </w:pPr>
      <w:r w:rsidRPr="005F10DC">
        <w:rPr>
          <w:lang w:val="es-MX"/>
        </w:rPr>
        <w:t>A continuación, la consulta SPARQL asociada para resolver ese interrogante:</w:t>
      </w:r>
    </w:p>
    <w:p w14:paraId="028449F7" w14:textId="77777777" w:rsidR="002F0277" w:rsidRPr="005F10DC" w:rsidRDefault="002F0277" w:rsidP="002F0277">
      <w:pPr>
        <w:spacing w:after="0"/>
        <w:ind w:left="708"/>
        <w:rPr>
          <w:lang w:val="es-MX"/>
        </w:rPr>
      </w:pPr>
      <w:r w:rsidRPr="005F10DC">
        <w:rPr>
          <w:lang w:val="es-MX"/>
        </w:rPr>
        <w:t xml:space="preserve">PREFIX </w:t>
      </w:r>
      <w:proofErr w:type="spellStart"/>
      <w:r w:rsidRPr="005F10DC">
        <w:rPr>
          <w:lang w:val="es-MX"/>
        </w:rPr>
        <w:t>my</w:t>
      </w:r>
      <w:proofErr w:type="spellEnd"/>
      <w:r w:rsidRPr="005F10DC">
        <w:rPr>
          <w:lang w:val="es-MX"/>
        </w:rPr>
        <w:t>: &lt;http://example.org/ApplicationSchema#&gt;</w:t>
      </w:r>
    </w:p>
    <w:p w14:paraId="2816499F" w14:textId="77777777" w:rsidR="002F0277" w:rsidRPr="005F10DC" w:rsidRDefault="002F0277" w:rsidP="002F0277">
      <w:pPr>
        <w:spacing w:after="0"/>
        <w:ind w:left="708"/>
        <w:rPr>
          <w:lang w:val="es-MX"/>
        </w:rPr>
      </w:pPr>
      <w:r w:rsidRPr="005F10DC">
        <w:rPr>
          <w:lang w:val="es-MX"/>
        </w:rPr>
        <w:t>PREFIX geo: &lt;http://www.opengis.net/ont/geosparql#&gt;</w:t>
      </w:r>
    </w:p>
    <w:p w14:paraId="7A1317C7" w14:textId="77777777" w:rsidR="002F0277" w:rsidRPr="005F10DC" w:rsidRDefault="002F0277" w:rsidP="002F0277">
      <w:pPr>
        <w:spacing w:after="0"/>
        <w:ind w:left="708"/>
        <w:rPr>
          <w:lang w:val="es-MX"/>
        </w:rPr>
      </w:pPr>
      <w:r w:rsidRPr="005F10DC">
        <w:rPr>
          <w:lang w:val="es-MX"/>
        </w:rPr>
        <w:t xml:space="preserve">PREFIX </w:t>
      </w:r>
      <w:proofErr w:type="spellStart"/>
      <w:r w:rsidRPr="005F10DC">
        <w:rPr>
          <w:lang w:val="es-MX"/>
        </w:rPr>
        <w:t>geof</w:t>
      </w:r>
      <w:proofErr w:type="spellEnd"/>
      <w:r w:rsidRPr="005F10DC">
        <w:rPr>
          <w:lang w:val="es-MX"/>
        </w:rPr>
        <w:t>: &lt;http://www.opengis.net/def/function/geosparql/&gt;</w:t>
      </w:r>
    </w:p>
    <w:p w14:paraId="498414EB" w14:textId="77777777" w:rsidR="002F0277" w:rsidRPr="005F10DC" w:rsidRDefault="002F0277" w:rsidP="002F0277">
      <w:pPr>
        <w:spacing w:after="0"/>
        <w:ind w:left="708"/>
        <w:rPr>
          <w:lang w:val="es-MX"/>
        </w:rPr>
      </w:pPr>
      <w:proofErr w:type="gramStart"/>
      <w:r w:rsidRPr="005F10DC">
        <w:rPr>
          <w:lang w:val="es-MX"/>
        </w:rPr>
        <w:t>SELECT ?f</w:t>
      </w:r>
      <w:proofErr w:type="gramEnd"/>
    </w:p>
    <w:p w14:paraId="6B235D4D" w14:textId="77777777" w:rsidR="002F0277" w:rsidRPr="005F10DC" w:rsidRDefault="002F0277" w:rsidP="002F0277">
      <w:pPr>
        <w:spacing w:after="0"/>
        <w:ind w:left="708"/>
        <w:rPr>
          <w:lang w:val="es-MX"/>
        </w:rPr>
      </w:pPr>
      <w:r w:rsidRPr="005F10DC">
        <w:rPr>
          <w:lang w:val="es-MX"/>
        </w:rPr>
        <w:t xml:space="preserve">WHERE </w:t>
      </w:r>
      <w:proofErr w:type="gramStart"/>
      <w:r w:rsidRPr="005F10DC">
        <w:rPr>
          <w:lang w:val="es-MX"/>
        </w:rPr>
        <w:t xml:space="preserve">{ </w:t>
      </w:r>
      <w:proofErr w:type="spellStart"/>
      <w:r w:rsidRPr="005F10DC">
        <w:rPr>
          <w:lang w:val="es-MX"/>
        </w:rPr>
        <w:t>my</w:t>
      </w:r>
      <w:proofErr w:type="gramEnd"/>
      <w:r w:rsidRPr="005F10DC">
        <w:rPr>
          <w:lang w:val="es-MX"/>
        </w:rPr>
        <w:t>:A</w:t>
      </w:r>
      <w:proofErr w:type="spellEnd"/>
      <w:r w:rsidRPr="005F10DC">
        <w:rPr>
          <w:lang w:val="es-MX"/>
        </w:rPr>
        <w:t xml:space="preserve"> </w:t>
      </w:r>
      <w:proofErr w:type="spellStart"/>
      <w:r w:rsidRPr="005F10DC">
        <w:rPr>
          <w:lang w:val="es-MX"/>
        </w:rPr>
        <w:t>my:hasExactGeometry</w:t>
      </w:r>
      <w:proofErr w:type="spellEnd"/>
      <w:r w:rsidRPr="005F10DC">
        <w:rPr>
          <w:lang w:val="es-MX"/>
        </w:rPr>
        <w:t xml:space="preserve"> ?</w:t>
      </w:r>
      <w:proofErr w:type="spellStart"/>
      <w:r w:rsidRPr="005F10DC">
        <w:rPr>
          <w:lang w:val="es-MX"/>
        </w:rPr>
        <w:t>aGeom</w:t>
      </w:r>
      <w:proofErr w:type="spellEnd"/>
      <w:r w:rsidRPr="005F10DC">
        <w:rPr>
          <w:lang w:val="es-MX"/>
        </w:rPr>
        <w:t xml:space="preserve"> .</w:t>
      </w:r>
    </w:p>
    <w:p w14:paraId="46BF3C52" w14:textId="77777777" w:rsidR="002F0277" w:rsidRPr="005F10DC" w:rsidRDefault="002F0277" w:rsidP="002F0277">
      <w:pPr>
        <w:spacing w:after="0"/>
        <w:ind w:left="1416"/>
        <w:rPr>
          <w:lang w:val="es-MX"/>
        </w:rPr>
      </w:pPr>
      <w:r w:rsidRPr="005F10DC">
        <w:rPr>
          <w:lang w:val="es-MX"/>
        </w:rPr>
        <w:t xml:space="preserve"> </w:t>
      </w:r>
      <w:proofErr w:type="gramStart"/>
      <w:r w:rsidRPr="005F10DC">
        <w:rPr>
          <w:lang w:val="es-MX"/>
        </w:rPr>
        <w:t>?</w:t>
      </w:r>
      <w:proofErr w:type="spellStart"/>
      <w:r w:rsidRPr="005F10DC">
        <w:rPr>
          <w:lang w:val="es-MX"/>
        </w:rPr>
        <w:t>aGeom</w:t>
      </w:r>
      <w:proofErr w:type="spellEnd"/>
      <w:proofErr w:type="gramEnd"/>
      <w:r w:rsidRPr="005F10DC">
        <w:rPr>
          <w:lang w:val="es-MX"/>
        </w:rPr>
        <w:t xml:space="preserve"> </w:t>
      </w:r>
      <w:proofErr w:type="spellStart"/>
      <w:r w:rsidRPr="005F10DC">
        <w:rPr>
          <w:lang w:val="es-MX"/>
        </w:rPr>
        <w:t>geo:asWKT</w:t>
      </w:r>
      <w:proofErr w:type="spellEnd"/>
      <w:r w:rsidRPr="005F10DC">
        <w:rPr>
          <w:lang w:val="es-MX"/>
        </w:rPr>
        <w:t xml:space="preserve"> ?</w:t>
      </w:r>
      <w:proofErr w:type="spellStart"/>
      <w:r w:rsidRPr="005F10DC">
        <w:rPr>
          <w:lang w:val="es-MX"/>
        </w:rPr>
        <w:t>aWKT</w:t>
      </w:r>
      <w:proofErr w:type="spellEnd"/>
      <w:r w:rsidRPr="005F10DC">
        <w:rPr>
          <w:lang w:val="es-MX"/>
        </w:rPr>
        <w:t xml:space="preserve"> .</w:t>
      </w:r>
    </w:p>
    <w:p w14:paraId="3179FE9D" w14:textId="77777777" w:rsidR="002F0277" w:rsidRPr="005F10DC" w:rsidRDefault="002F0277" w:rsidP="002F0277">
      <w:pPr>
        <w:spacing w:after="0"/>
        <w:ind w:left="1416"/>
        <w:rPr>
          <w:lang w:val="es-MX"/>
        </w:rPr>
      </w:pPr>
      <w:r w:rsidRPr="005F10DC">
        <w:rPr>
          <w:lang w:val="es-MX"/>
        </w:rPr>
        <w:t xml:space="preserve"> </w:t>
      </w:r>
      <w:proofErr w:type="gramStart"/>
      <w:r w:rsidRPr="005F10DC">
        <w:rPr>
          <w:lang w:val="es-MX"/>
        </w:rPr>
        <w:t>?f</w:t>
      </w:r>
      <w:proofErr w:type="gramEnd"/>
      <w:r w:rsidRPr="005F10DC">
        <w:rPr>
          <w:lang w:val="es-MX"/>
        </w:rPr>
        <w:t xml:space="preserve"> </w:t>
      </w:r>
      <w:proofErr w:type="spellStart"/>
      <w:r w:rsidRPr="005F10DC">
        <w:rPr>
          <w:lang w:val="es-MX"/>
        </w:rPr>
        <w:t>my:hasExactGeometry</w:t>
      </w:r>
      <w:proofErr w:type="spellEnd"/>
      <w:r w:rsidRPr="005F10DC">
        <w:rPr>
          <w:lang w:val="es-MX"/>
        </w:rPr>
        <w:t xml:space="preserve"> ?</w:t>
      </w:r>
      <w:proofErr w:type="spellStart"/>
      <w:r w:rsidRPr="005F10DC">
        <w:rPr>
          <w:lang w:val="es-MX"/>
        </w:rPr>
        <w:t>fGeom</w:t>
      </w:r>
      <w:proofErr w:type="spellEnd"/>
      <w:r w:rsidRPr="005F10DC">
        <w:rPr>
          <w:lang w:val="es-MX"/>
        </w:rPr>
        <w:t xml:space="preserve"> .</w:t>
      </w:r>
    </w:p>
    <w:p w14:paraId="3029AB4C" w14:textId="77777777" w:rsidR="002F0277" w:rsidRPr="005F10DC" w:rsidRDefault="002F0277" w:rsidP="002F0277">
      <w:pPr>
        <w:spacing w:after="0"/>
        <w:ind w:left="1416"/>
        <w:rPr>
          <w:lang w:val="es-MX"/>
        </w:rPr>
      </w:pPr>
      <w:r w:rsidRPr="005F10DC">
        <w:rPr>
          <w:lang w:val="es-MX"/>
        </w:rPr>
        <w:t xml:space="preserve"> </w:t>
      </w:r>
      <w:proofErr w:type="gramStart"/>
      <w:r w:rsidRPr="005F10DC">
        <w:rPr>
          <w:lang w:val="es-MX"/>
        </w:rPr>
        <w:t>?</w:t>
      </w:r>
      <w:proofErr w:type="spellStart"/>
      <w:r w:rsidRPr="005F10DC">
        <w:rPr>
          <w:lang w:val="es-MX"/>
        </w:rPr>
        <w:t>fGeom</w:t>
      </w:r>
      <w:proofErr w:type="spellEnd"/>
      <w:proofErr w:type="gramEnd"/>
      <w:r w:rsidRPr="005F10DC">
        <w:rPr>
          <w:lang w:val="es-MX"/>
        </w:rPr>
        <w:t xml:space="preserve"> </w:t>
      </w:r>
      <w:proofErr w:type="spellStart"/>
      <w:r w:rsidRPr="005F10DC">
        <w:rPr>
          <w:lang w:val="es-MX"/>
        </w:rPr>
        <w:t>geo:asWKT</w:t>
      </w:r>
      <w:proofErr w:type="spellEnd"/>
      <w:r w:rsidRPr="005F10DC">
        <w:rPr>
          <w:lang w:val="es-MX"/>
        </w:rPr>
        <w:t xml:space="preserve"> ?</w:t>
      </w:r>
      <w:proofErr w:type="spellStart"/>
      <w:r w:rsidRPr="005F10DC">
        <w:rPr>
          <w:lang w:val="es-MX"/>
        </w:rPr>
        <w:t>fWKT</w:t>
      </w:r>
      <w:proofErr w:type="spellEnd"/>
      <w:r w:rsidRPr="005F10DC">
        <w:rPr>
          <w:lang w:val="es-MX"/>
        </w:rPr>
        <w:t xml:space="preserve"> .</w:t>
      </w:r>
    </w:p>
    <w:p w14:paraId="499D496B" w14:textId="77777777" w:rsidR="002F0277" w:rsidRPr="005F10DC" w:rsidRDefault="002F0277" w:rsidP="002F0277">
      <w:pPr>
        <w:spacing w:after="0"/>
        <w:ind w:left="1416"/>
        <w:rPr>
          <w:lang w:val="es-MX"/>
        </w:rPr>
      </w:pPr>
      <w:r w:rsidRPr="005F10DC">
        <w:rPr>
          <w:lang w:val="es-MX"/>
        </w:rPr>
        <w:t xml:space="preserve"> FILTER (</w:t>
      </w:r>
      <w:proofErr w:type="spellStart"/>
      <w:proofErr w:type="gramStart"/>
      <w:r w:rsidRPr="005F10DC">
        <w:rPr>
          <w:lang w:val="es-MX"/>
        </w:rPr>
        <w:t>geof:sfContains</w:t>
      </w:r>
      <w:proofErr w:type="spellEnd"/>
      <w:proofErr w:type="gramEnd"/>
      <w:r w:rsidRPr="005F10DC">
        <w:rPr>
          <w:lang w:val="es-MX"/>
        </w:rPr>
        <w:t>(?</w:t>
      </w:r>
      <w:proofErr w:type="spellStart"/>
      <w:r w:rsidRPr="005F10DC">
        <w:rPr>
          <w:lang w:val="es-MX"/>
        </w:rPr>
        <w:t>aWKT</w:t>
      </w:r>
      <w:proofErr w:type="spellEnd"/>
      <w:r w:rsidRPr="005F10DC">
        <w:rPr>
          <w:lang w:val="es-MX"/>
        </w:rPr>
        <w:t>, ?</w:t>
      </w:r>
      <w:proofErr w:type="spellStart"/>
      <w:r w:rsidRPr="005F10DC">
        <w:rPr>
          <w:lang w:val="es-MX"/>
        </w:rPr>
        <w:t>fWKT</w:t>
      </w:r>
      <w:proofErr w:type="spellEnd"/>
      <w:r w:rsidRPr="005F10DC">
        <w:rPr>
          <w:lang w:val="es-MX"/>
        </w:rPr>
        <w:t>) &amp;&amp;</w:t>
      </w:r>
    </w:p>
    <w:p w14:paraId="32165A4D" w14:textId="77777777" w:rsidR="002F0277" w:rsidRPr="005F10DC" w:rsidRDefault="002F0277" w:rsidP="002F0277">
      <w:pPr>
        <w:spacing w:after="0"/>
        <w:ind w:left="1416"/>
        <w:rPr>
          <w:lang w:val="es-MX"/>
        </w:rPr>
      </w:pPr>
      <w:r w:rsidRPr="005F10DC">
        <w:rPr>
          <w:lang w:val="es-MX"/>
        </w:rPr>
        <w:t xml:space="preserve"> </w:t>
      </w:r>
      <w:r w:rsidRPr="005F10DC">
        <w:rPr>
          <w:lang w:val="es-MX"/>
        </w:rPr>
        <w:tab/>
      </w:r>
      <w:r w:rsidRPr="005F10DC">
        <w:rPr>
          <w:lang w:val="es-MX"/>
        </w:rPr>
        <w:tab/>
      </w:r>
      <w:proofErr w:type="gramStart"/>
      <w:r w:rsidRPr="005F10DC">
        <w:rPr>
          <w:lang w:val="es-MX"/>
        </w:rPr>
        <w:t>!</w:t>
      </w:r>
      <w:proofErr w:type="spellStart"/>
      <w:r w:rsidRPr="005F10DC">
        <w:rPr>
          <w:lang w:val="es-MX"/>
        </w:rPr>
        <w:t>sameTerm</w:t>
      </w:r>
      <w:proofErr w:type="spellEnd"/>
      <w:proofErr w:type="gramEnd"/>
      <w:r w:rsidRPr="005F10DC">
        <w:rPr>
          <w:lang w:val="es-MX"/>
        </w:rPr>
        <w:t>(?</w:t>
      </w:r>
      <w:proofErr w:type="spellStart"/>
      <w:r w:rsidRPr="005F10DC">
        <w:rPr>
          <w:lang w:val="es-MX"/>
        </w:rPr>
        <w:t>aGeom</w:t>
      </w:r>
      <w:proofErr w:type="spellEnd"/>
      <w:r w:rsidRPr="005F10DC">
        <w:rPr>
          <w:lang w:val="es-MX"/>
        </w:rPr>
        <w:t>, ?</w:t>
      </w:r>
      <w:proofErr w:type="spellStart"/>
      <w:r w:rsidRPr="005F10DC">
        <w:rPr>
          <w:lang w:val="es-MX"/>
        </w:rPr>
        <w:t>fGeom</w:t>
      </w:r>
      <w:proofErr w:type="spellEnd"/>
      <w:r w:rsidRPr="005F10DC">
        <w:rPr>
          <w:lang w:val="es-MX"/>
        </w:rPr>
        <w:t>))</w:t>
      </w:r>
    </w:p>
    <w:p w14:paraId="1E92F9F1" w14:textId="77777777" w:rsidR="002F0277" w:rsidRPr="005F10DC" w:rsidRDefault="002F0277" w:rsidP="002F0277">
      <w:pPr>
        <w:spacing w:after="0"/>
        <w:ind w:left="708"/>
        <w:rPr>
          <w:lang w:val="es-MX"/>
        </w:rPr>
      </w:pPr>
      <w:r w:rsidRPr="005F10DC">
        <w:rPr>
          <w:lang w:val="es-MX"/>
        </w:rPr>
        <w:t>}</w:t>
      </w:r>
    </w:p>
    <w:p w14:paraId="078B4E59" w14:textId="77777777" w:rsidR="002F0277" w:rsidRPr="005F10DC" w:rsidRDefault="002F0277" w:rsidP="002F0277">
      <w:pPr>
        <w:rPr>
          <w:lang w:val="es-MX"/>
        </w:rPr>
      </w:pPr>
      <w:r w:rsidRPr="005F10DC">
        <w:rPr>
          <w:lang w:val="es-MX"/>
        </w:rPr>
        <w:t>El resultado se muestra en la figura 14.</w:t>
      </w:r>
    </w:p>
    <w:p w14:paraId="06495DDD" w14:textId="77777777" w:rsidR="002F0277" w:rsidRPr="005F10DC" w:rsidRDefault="002F0277" w:rsidP="002F0277">
      <w:pPr>
        <w:keepNext/>
        <w:jc w:val="center"/>
        <w:rPr>
          <w:lang w:val="es-MX"/>
        </w:rPr>
      </w:pPr>
      <w:r w:rsidRPr="005F10DC">
        <w:rPr>
          <w:noProof/>
          <w:lang w:val="es-MX"/>
        </w:rPr>
        <w:drawing>
          <wp:inline distT="0" distB="0" distL="0" distR="0" wp14:anchorId="361E4A41" wp14:editId="43135FD4">
            <wp:extent cx="1433015" cy="85669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60054" cy="872859"/>
                    </a:xfrm>
                    <a:prstGeom prst="rect">
                      <a:avLst/>
                    </a:prstGeom>
                  </pic:spPr>
                </pic:pic>
              </a:graphicData>
            </a:graphic>
          </wp:inline>
        </w:drawing>
      </w:r>
    </w:p>
    <w:p w14:paraId="47A29D3C" w14:textId="4DF2336D" w:rsidR="002F0277" w:rsidRPr="005F10DC" w:rsidRDefault="002F0277" w:rsidP="002F0277">
      <w:pPr>
        <w:pStyle w:val="Descripcin"/>
        <w:jc w:val="center"/>
      </w:pPr>
      <w:r w:rsidRPr="005F10DC">
        <w:t xml:space="preserve">Fig. </w:t>
      </w:r>
      <w:r w:rsidRPr="005F10DC">
        <w:fldChar w:fldCharType="begin"/>
      </w:r>
      <w:r w:rsidRPr="005F10DC">
        <w:instrText xml:space="preserve"> SEQ Fig. \* ARABIC </w:instrText>
      </w:r>
      <w:r w:rsidRPr="005F10DC">
        <w:fldChar w:fldCharType="separate"/>
      </w:r>
      <w:r w:rsidR="00F21628">
        <w:rPr>
          <w:noProof/>
        </w:rPr>
        <w:t>13</w:t>
      </w:r>
      <w:r w:rsidRPr="005F10DC">
        <w:fldChar w:fldCharType="end"/>
      </w:r>
      <w:r w:rsidRPr="005F10DC">
        <w:t xml:space="preserve"> Resultado de la consulta en </w:t>
      </w:r>
      <w:proofErr w:type="spellStart"/>
      <w:r w:rsidRPr="005F10DC">
        <w:t>GeoSPARQL</w:t>
      </w:r>
      <w:proofErr w:type="spellEnd"/>
    </w:p>
    <w:p w14:paraId="4476D83E" w14:textId="77777777" w:rsidR="002F0277" w:rsidRPr="005F10DC" w:rsidRDefault="002F0277" w:rsidP="002261F5">
      <w:pPr>
        <w:jc w:val="both"/>
        <w:rPr>
          <w:lang w:val="es-MX"/>
        </w:rPr>
      </w:pPr>
      <w:r w:rsidRPr="005F10DC">
        <w:rPr>
          <w:lang w:val="es-MX"/>
        </w:rPr>
        <w:t>Como era de esperarse, el resultado dice que ‘A’ contiene tanto a ‘B’ como al punto ‘F’</w:t>
      </w:r>
    </w:p>
    <w:p w14:paraId="0B3F411D" w14:textId="36C47BE3" w:rsidR="00CC1BD1" w:rsidRPr="001D557A" w:rsidRDefault="00CC1BD1" w:rsidP="00984990">
      <w:pPr>
        <w:pStyle w:val="Ttulo2"/>
        <w:numPr>
          <w:ilvl w:val="1"/>
          <w:numId w:val="7"/>
        </w:numPr>
        <w:rPr>
          <w:lang w:val="es-MX"/>
        </w:rPr>
      </w:pPr>
      <w:bookmarkStart w:id="51" w:name="_Toc23418466"/>
      <w:r>
        <w:rPr>
          <w:lang w:val="es-MX"/>
        </w:rPr>
        <w:t>Arquitectura SOA</w:t>
      </w:r>
      <w:bookmarkEnd w:id="51"/>
    </w:p>
    <w:p w14:paraId="64D1F019" w14:textId="206830DB" w:rsidR="002F0277" w:rsidRPr="005F10DC" w:rsidRDefault="002F0277" w:rsidP="002261F5">
      <w:pPr>
        <w:jc w:val="both"/>
        <w:rPr>
          <w:lang w:val="es-MX"/>
        </w:rPr>
      </w:pPr>
      <w:r w:rsidRPr="005F10DC">
        <w:rPr>
          <w:lang w:val="es-MX"/>
        </w:rPr>
        <w:t xml:space="preserve">La arquitectura orientada a servicios, SOA por sus siglas en inglés, es un concepto en la ingeniería de software </w:t>
      </w:r>
      <w:r w:rsidR="00674075" w:rsidRPr="005F10DC">
        <w:rPr>
          <w:lang w:val="es-MX"/>
        </w:rPr>
        <w:t>cuya intención es reducir costos de implementación servicios para clientes innovadores, agilidad para adaptar cambios del sistema</w:t>
      </w:r>
      <w:r w:rsidR="00965EFA" w:rsidRPr="005F10DC">
        <w:rPr>
          <w:lang w:val="es-MX"/>
        </w:rPr>
        <w:t xml:space="preserve"> </w:t>
      </w:r>
      <w:sdt>
        <w:sdtPr>
          <w:rPr>
            <w:lang w:val="es-MX"/>
          </w:rPr>
          <w:id w:val="1805420601"/>
          <w:citation/>
        </w:sdtPr>
        <w:sdtEndPr/>
        <w:sdtContent>
          <w:r w:rsidR="00965EFA" w:rsidRPr="005F10DC">
            <w:rPr>
              <w:lang w:val="es-MX"/>
            </w:rPr>
            <w:fldChar w:fldCharType="begin"/>
          </w:r>
          <w:r w:rsidR="00965EFA" w:rsidRPr="005F10DC">
            <w:rPr>
              <w:lang w:val="es-MX"/>
            </w:rPr>
            <w:instrText xml:space="preserve"> CITATION Bec07 \l 2058 </w:instrText>
          </w:r>
          <w:r w:rsidR="00965EFA" w:rsidRPr="005F10DC">
            <w:rPr>
              <w:lang w:val="es-MX"/>
            </w:rPr>
            <w:fldChar w:fldCharType="separate"/>
          </w:r>
          <w:r w:rsidR="00595C94" w:rsidRPr="005F10DC">
            <w:rPr>
              <w:noProof/>
              <w:lang w:val="es-MX"/>
            </w:rPr>
            <w:t>[43]</w:t>
          </w:r>
          <w:r w:rsidR="00965EFA" w:rsidRPr="005F10DC">
            <w:rPr>
              <w:lang w:val="es-MX"/>
            </w:rPr>
            <w:fldChar w:fldCharType="end"/>
          </w:r>
        </w:sdtContent>
      </w:sdt>
      <w:r w:rsidR="00674075" w:rsidRPr="005F10DC">
        <w:rPr>
          <w:lang w:val="es-MX"/>
        </w:rPr>
        <w:t>. Sus características son las siguientes</w:t>
      </w:r>
    </w:p>
    <w:p w14:paraId="64F4E012" w14:textId="40C81ABD" w:rsidR="00674075" w:rsidRPr="005F10DC" w:rsidRDefault="00674075" w:rsidP="002261F5">
      <w:pPr>
        <w:numPr>
          <w:ilvl w:val="0"/>
          <w:numId w:val="5"/>
        </w:numPr>
        <w:jc w:val="both"/>
        <w:rPr>
          <w:lang w:val="es-MX"/>
        </w:rPr>
      </w:pPr>
      <w:r w:rsidRPr="005F10DC">
        <w:rPr>
          <w:lang w:val="es-MX"/>
        </w:rPr>
        <w:t xml:space="preserve">Objetivos de negocio ligados a la infraestructura </w:t>
      </w:r>
      <w:r w:rsidR="00234205" w:rsidRPr="005F10DC">
        <w:rPr>
          <w:lang w:val="es-MX"/>
        </w:rPr>
        <w:t>de tecnologías de información (TI)</w:t>
      </w:r>
    </w:p>
    <w:p w14:paraId="21450F72" w14:textId="77777777" w:rsidR="00674075" w:rsidRPr="005F10DC" w:rsidRDefault="00674075" w:rsidP="002261F5">
      <w:pPr>
        <w:numPr>
          <w:ilvl w:val="0"/>
          <w:numId w:val="5"/>
        </w:numPr>
        <w:jc w:val="both"/>
        <w:rPr>
          <w:lang w:val="es-MX"/>
        </w:rPr>
      </w:pPr>
      <w:r w:rsidRPr="005F10DC">
        <w:rPr>
          <w:lang w:val="es-MX"/>
        </w:rPr>
        <w:t xml:space="preserve">Orientada a la arquitectura de sistemas. Esto busca que la lógica de procesos de negocio no intervenga con la lógica del software de un sistema.  </w:t>
      </w:r>
    </w:p>
    <w:p w14:paraId="716E5A62" w14:textId="77777777" w:rsidR="00674075" w:rsidRPr="005F10DC" w:rsidRDefault="00674075" w:rsidP="002261F5">
      <w:pPr>
        <w:numPr>
          <w:ilvl w:val="0"/>
          <w:numId w:val="5"/>
        </w:numPr>
        <w:jc w:val="both"/>
        <w:rPr>
          <w:lang w:val="es-MX"/>
        </w:rPr>
      </w:pPr>
      <w:r w:rsidRPr="005F10DC">
        <w:rPr>
          <w:lang w:val="es-MX"/>
        </w:rPr>
        <w:t>Separación de objetivos: Dividir objetivos primarios en diferentes características con funcionalidades estrechas tan pequeñas como sean posible.</w:t>
      </w:r>
    </w:p>
    <w:p w14:paraId="318E56DE" w14:textId="4E9A4C72" w:rsidR="00674075" w:rsidRPr="005F10DC" w:rsidRDefault="00674075" w:rsidP="003510A9">
      <w:pPr>
        <w:numPr>
          <w:ilvl w:val="0"/>
          <w:numId w:val="5"/>
        </w:numPr>
        <w:jc w:val="both"/>
        <w:rPr>
          <w:lang w:val="es-MX"/>
        </w:rPr>
      </w:pPr>
      <w:r w:rsidRPr="005F10DC">
        <w:rPr>
          <w:lang w:val="es-MX"/>
        </w:rPr>
        <w:t>Modularidad: La aplicación estará dividida en piezas distinguibles las cuales, desempeñar</w:t>
      </w:r>
      <w:r w:rsidR="00D4381D" w:rsidRPr="005F10DC">
        <w:rPr>
          <w:lang w:val="es-MX"/>
        </w:rPr>
        <w:t>á</w:t>
      </w:r>
      <w:r w:rsidRPr="005F10DC">
        <w:rPr>
          <w:lang w:val="es-MX"/>
        </w:rPr>
        <w:t>n una función en específico en el sistema.</w:t>
      </w:r>
    </w:p>
    <w:p w14:paraId="3CA74077" w14:textId="77777777" w:rsidR="00674075" w:rsidRPr="005F10DC" w:rsidRDefault="00674075" w:rsidP="003510A9">
      <w:pPr>
        <w:numPr>
          <w:ilvl w:val="0"/>
          <w:numId w:val="5"/>
        </w:numPr>
        <w:jc w:val="both"/>
        <w:rPr>
          <w:lang w:val="es-MX"/>
        </w:rPr>
      </w:pPr>
      <w:r w:rsidRPr="005F10DC">
        <w:rPr>
          <w:lang w:val="es-MX"/>
        </w:rPr>
        <w:lastRenderedPageBreak/>
        <w:t xml:space="preserve">Bajo acoplamiento: Los atributos de los componentes de un sistema no tienen y/o no hacen uso del conocimiento de otros componentes independientes. </w:t>
      </w:r>
    </w:p>
    <w:p w14:paraId="7760E972" w14:textId="77777777" w:rsidR="00674075" w:rsidRPr="005F10DC" w:rsidRDefault="00674075" w:rsidP="003510A9">
      <w:pPr>
        <w:numPr>
          <w:ilvl w:val="0"/>
          <w:numId w:val="5"/>
        </w:numPr>
        <w:jc w:val="both"/>
        <w:rPr>
          <w:lang w:val="es-MX"/>
        </w:rPr>
      </w:pPr>
      <w:r w:rsidRPr="005F10DC">
        <w:rPr>
          <w:lang w:val="es-MX"/>
        </w:rPr>
        <w:t>Encapsulación: El acceso a datos con sus respectivas instrucciones de manipulación, las cuales estarán dentro de un paquete, es posible mediante una interfaz independiente.</w:t>
      </w:r>
    </w:p>
    <w:p w14:paraId="5BE8C0E9" w14:textId="77777777" w:rsidR="00674075" w:rsidRPr="005F10DC" w:rsidRDefault="00674075" w:rsidP="003510A9">
      <w:pPr>
        <w:numPr>
          <w:ilvl w:val="0"/>
          <w:numId w:val="5"/>
        </w:numPr>
        <w:jc w:val="both"/>
        <w:rPr>
          <w:lang w:val="es-MX"/>
        </w:rPr>
      </w:pPr>
      <w:r w:rsidRPr="005F10DC">
        <w:rPr>
          <w:lang w:val="es-MX"/>
        </w:rPr>
        <w:t>Interfaces: Implementación de un pequeño conjunto de interfaces que son mantenidas de manera separada.</w:t>
      </w:r>
    </w:p>
    <w:p w14:paraId="0B3D8649" w14:textId="7469497E" w:rsidR="00674075" w:rsidRPr="005F10DC" w:rsidRDefault="00674075" w:rsidP="003510A9">
      <w:pPr>
        <w:numPr>
          <w:ilvl w:val="0"/>
          <w:numId w:val="5"/>
        </w:numPr>
        <w:jc w:val="both"/>
        <w:rPr>
          <w:lang w:val="es-MX"/>
        </w:rPr>
      </w:pPr>
      <w:r w:rsidRPr="005F10DC">
        <w:rPr>
          <w:lang w:val="es-MX"/>
        </w:rPr>
        <w:t>Mensajes: Uso de mensaje que contengan información a ser intercambiada a través de las interfaces mediante una estructura y vocabulario delimitado por un esquema.</w:t>
      </w:r>
    </w:p>
    <w:p w14:paraId="5255579D" w14:textId="1A231865" w:rsidR="00674075" w:rsidRPr="005F10DC" w:rsidRDefault="00674075" w:rsidP="003510A9">
      <w:pPr>
        <w:numPr>
          <w:ilvl w:val="0"/>
          <w:numId w:val="5"/>
        </w:numPr>
        <w:jc w:val="both"/>
        <w:rPr>
          <w:lang w:val="es-MX"/>
        </w:rPr>
      </w:pPr>
      <w:r w:rsidRPr="005F10DC">
        <w:rPr>
          <w:lang w:val="es-MX"/>
        </w:rPr>
        <w:t>Reutilización: Es la acción de reutilizar un componente múltiples veces.</w:t>
      </w:r>
    </w:p>
    <w:p w14:paraId="739F5473" w14:textId="33CD4307" w:rsidR="0051263F" w:rsidRPr="005F10DC" w:rsidRDefault="00674075" w:rsidP="0051263F">
      <w:pPr>
        <w:pStyle w:val="Prrafodelista"/>
        <w:numPr>
          <w:ilvl w:val="0"/>
          <w:numId w:val="5"/>
        </w:numPr>
      </w:pPr>
      <w:proofErr w:type="spellStart"/>
      <w:r w:rsidRPr="005F10DC">
        <w:t>Composabilidad</w:t>
      </w:r>
      <w:proofErr w:type="spellEnd"/>
      <w:r w:rsidRPr="005F10DC">
        <w:t>: Capacidad de seleccionar componentes y ensamblarlos de diversas maneras que puedan cumplir el objetivo de la aplicación</w:t>
      </w:r>
    </w:p>
    <w:p w14:paraId="571509F6" w14:textId="17846B80" w:rsidR="00B14731" w:rsidRPr="00571435" w:rsidRDefault="00B14731" w:rsidP="00DD0F03">
      <w:pPr>
        <w:pStyle w:val="Ttulo2"/>
        <w:numPr>
          <w:ilvl w:val="1"/>
          <w:numId w:val="7"/>
        </w:numPr>
        <w:rPr>
          <w:lang w:val="es-MX"/>
        </w:rPr>
      </w:pPr>
      <w:bookmarkStart w:id="52" w:name="_Toc23418467"/>
      <w:r>
        <w:rPr>
          <w:lang w:val="es-MX"/>
        </w:rPr>
        <w:t>Protocolo HTTP</w:t>
      </w:r>
      <w:bookmarkEnd w:id="52"/>
    </w:p>
    <w:p w14:paraId="2E26CDFD" w14:textId="1795149E" w:rsidR="0051263F" w:rsidRPr="005F10DC" w:rsidRDefault="0051263F" w:rsidP="003510A9">
      <w:pPr>
        <w:jc w:val="both"/>
        <w:rPr>
          <w:lang w:val="es-MX"/>
        </w:rPr>
      </w:pPr>
      <w:r w:rsidRPr="005F10DC">
        <w:rPr>
          <w:lang w:val="es-MX"/>
        </w:rPr>
        <w:t xml:space="preserve">El </w:t>
      </w:r>
      <w:r w:rsidR="005B1F7D" w:rsidRPr="005F10DC">
        <w:rPr>
          <w:lang w:val="es-MX"/>
        </w:rPr>
        <w:t>protocolo</w:t>
      </w:r>
      <w:r w:rsidRPr="005F10DC">
        <w:rPr>
          <w:lang w:val="es-MX"/>
        </w:rPr>
        <w:t xml:space="preserve"> HTTP es un </w:t>
      </w:r>
      <w:r w:rsidR="005B1F7D" w:rsidRPr="005F10DC">
        <w:rPr>
          <w:lang w:val="es-MX"/>
        </w:rPr>
        <w:t>protocolo</w:t>
      </w:r>
      <w:r w:rsidRPr="005F10DC">
        <w:rPr>
          <w:lang w:val="es-MX"/>
        </w:rPr>
        <w:t xml:space="preserve"> a nivel de aplicación para colaborar, distribuir sistemas de información de tipo hipermedia (texto, imagen, audio, video, mapas). </w:t>
      </w:r>
      <w:r w:rsidR="00CD7200" w:rsidRPr="005F10DC">
        <w:rPr>
          <w:lang w:val="es-MX"/>
        </w:rPr>
        <w:t>La comunicación entre sistemas, según e</w:t>
      </w:r>
      <w:r w:rsidRPr="005F10DC">
        <w:rPr>
          <w:lang w:val="es-MX"/>
        </w:rPr>
        <w:t>l protocol</w:t>
      </w:r>
      <w:r w:rsidR="00CD7200" w:rsidRPr="005F10DC">
        <w:rPr>
          <w:lang w:val="es-MX"/>
        </w:rPr>
        <w:t>o,</w:t>
      </w:r>
      <w:r w:rsidRPr="005F10DC">
        <w:rPr>
          <w:lang w:val="es-MX"/>
        </w:rPr>
        <w:t xml:space="preserve"> está basado en respuestas y </w:t>
      </w:r>
      <w:r w:rsidR="005B1F7D" w:rsidRPr="005F10DC">
        <w:rPr>
          <w:lang w:val="es-MX"/>
        </w:rPr>
        <w:t>peticiones</w:t>
      </w:r>
      <w:sdt>
        <w:sdtPr>
          <w:rPr>
            <w:lang w:val="es-MX"/>
          </w:rPr>
          <w:id w:val="546113633"/>
          <w:citation/>
        </w:sdtPr>
        <w:sdtEndPr/>
        <w:sdtContent>
          <w:r w:rsidR="00CE1B4A" w:rsidRPr="005F10DC">
            <w:rPr>
              <w:lang w:val="es-MX"/>
            </w:rPr>
            <w:fldChar w:fldCharType="begin"/>
          </w:r>
          <w:r w:rsidR="00CE1B4A" w:rsidRPr="005F10DC">
            <w:rPr>
              <w:lang w:val="es-MX"/>
            </w:rPr>
            <w:instrText xml:space="preserve"> CITATION Ber99 \l 2058 </w:instrText>
          </w:r>
          <w:r w:rsidR="00CE1B4A" w:rsidRPr="005F10DC">
            <w:rPr>
              <w:lang w:val="es-MX"/>
            </w:rPr>
            <w:fldChar w:fldCharType="separate"/>
          </w:r>
          <w:r w:rsidR="00595C94" w:rsidRPr="005F10DC">
            <w:rPr>
              <w:noProof/>
              <w:lang w:val="es-MX"/>
            </w:rPr>
            <w:t xml:space="preserve"> [44]</w:t>
          </w:r>
          <w:r w:rsidR="00CE1B4A" w:rsidRPr="005F10DC">
            <w:rPr>
              <w:lang w:val="es-MX"/>
            </w:rPr>
            <w:fldChar w:fldCharType="end"/>
          </w:r>
        </w:sdtContent>
      </w:sdt>
      <w:r w:rsidRPr="005F10DC">
        <w:rPr>
          <w:lang w:val="es-MX"/>
        </w:rPr>
        <w:t>.</w:t>
      </w:r>
    </w:p>
    <w:p w14:paraId="7EA46B9C" w14:textId="2A1571D2" w:rsidR="00CD7200" w:rsidRPr="005F10DC" w:rsidRDefault="00CD7200" w:rsidP="003510A9">
      <w:pPr>
        <w:pStyle w:val="Prrafodelista"/>
        <w:numPr>
          <w:ilvl w:val="0"/>
          <w:numId w:val="5"/>
        </w:numPr>
        <w:rPr>
          <w:rFonts w:asciiTheme="minorHAnsi" w:hAnsiTheme="minorHAnsi"/>
        </w:rPr>
      </w:pPr>
      <w:r w:rsidRPr="005F10DC">
        <w:rPr>
          <w:rFonts w:asciiTheme="minorHAnsi" w:hAnsiTheme="minorHAnsi"/>
        </w:rPr>
        <w:t>El cliente hace una petición HTTP</w:t>
      </w:r>
    </w:p>
    <w:p w14:paraId="15959E42" w14:textId="5CFA7721" w:rsidR="00CD7200" w:rsidRPr="005F10DC" w:rsidRDefault="00CD7200" w:rsidP="003510A9">
      <w:pPr>
        <w:pStyle w:val="Prrafodelista"/>
        <w:numPr>
          <w:ilvl w:val="0"/>
          <w:numId w:val="5"/>
        </w:numPr>
        <w:rPr>
          <w:rFonts w:asciiTheme="minorHAnsi" w:hAnsiTheme="minorHAnsi"/>
        </w:rPr>
      </w:pPr>
      <w:r w:rsidRPr="005F10DC">
        <w:rPr>
          <w:rFonts w:asciiTheme="minorHAnsi" w:hAnsiTheme="minorHAnsi"/>
        </w:rPr>
        <w:t>El servidor recibe la petición</w:t>
      </w:r>
    </w:p>
    <w:p w14:paraId="0FB9185D" w14:textId="59B5C820" w:rsidR="00CD7200" w:rsidRPr="005F10DC" w:rsidRDefault="00CD7200" w:rsidP="003510A9">
      <w:pPr>
        <w:pStyle w:val="Prrafodelista"/>
        <w:numPr>
          <w:ilvl w:val="0"/>
          <w:numId w:val="5"/>
        </w:numPr>
        <w:rPr>
          <w:rFonts w:asciiTheme="minorHAnsi" w:hAnsiTheme="minorHAnsi"/>
        </w:rPr>
      </w:pPr>
      <w:r w:rsidRPr="005F10DC">
        <w:rPr>
          <w:rFonts w:asciiTheme="minorHAnsi" w:hAnsiTheme="minorHAnsi"/>
        </w:rPr>
        <w:t>El servidor procesa la petición</w:t>
      </w:r>
    </w:p>
    <w:p w14:paraId="2DCB56D5" w14:textId="35AAD68C" w:rsidR="00CD7200" w:rsidRPr="005F10DC" w:rsidRDefault="00CD7200" w:rsidP="003510A9">
      <w:pPr>
        <w:pStyle w:val="Prrafodelista"/>
        <w:numPr>
          <w:ilvl w:val="0"/>
          <w:numId w:val="5"/>
        </w:numPr>
        <w:rPr>
          <w:rFonts w:asciiTheme="minorHAnsi" w:hAnsiTheme="minorHAnsi"/>
        </w:rPr>
      </w:pPr>
      <w:r w:rsidRPr="005F10DC">
        <w:rPr>
          <w:rFonts w:asciiTheme="minorHAnsi" w:hAnsiTheme="minorHAnsi"/>
        </w:rPr>
        <w:t>El servidor lleva a cabo una respuesta HTTP con la información solicitada o con un mensaje de error.</w:t>
      </w:r>
    </w:p>
    <w:p w14:paraId="75F593D2" w14:textId="065074A6" w:rsidR="00CD7200" w:rsidRPr="005F10DC" w:rsidRDefault="00CD7200" w:rsidP="003510A9">
      <w:pPr>
        <w:pStyle w:val="Prrafodelista"/>
        <w:numPr>
          <w:ilvl w:val="0"/>
          <w:numId w:val="5"/>
        </w:numPr>
        <w:rPr>
          <w:rFonts w:asciiTheme="minorHAnsi" w:hAnsiTheme="minorHAnsi"/>
        </w:rPr>
      </w:pPr>
      <w:r w:rsidRPr="005F10DC">
        <w:rPr>
          <w:rFonts w:asciiTheme="minorHAnsi" w:hAnsiTheme="minorHAnsi"/>
        </w:rPr>
        <w:t>El cliente recibe la respuesta.</w:t>
      </w:r>
    </w:p>
    <w:p w14:paraId="5797C484" w14:textId="77D99E51" w:rsidR="009E301A" w:rsidRPr="005F10DC" w:rsidRDefault="009E301A" w:rsidP="003510A9">
      <w:pPr>
        <w:jc w:val="both"/>
        <w:rPr>
          <w:lang w:val="es-MX"/>
        </w:rPr>
      </w:pPr>
      <w:r w:rsidRPr="005F10DC">
        <w:rPr>
          <w:lang w:val="es-MX"/>
        </w:rPr>
        <w:t xml:space="preserve">Así mismo, el protocolo HTTP establece un grupo de métodos de petición los cuales </w:t>
      </w:r>
      <w:r w:rsidR="004B412B" w:rsidRPr="005F10DC">
        <w:rPr>
          <w:lang w:val="es-MX"/>
        </w:rPr>
        <w:t>indican</w:t>
      </w:r>
      <w:r w:rsidRPr="005F10DC">
        <w:rPr>
          <w:lang w:val="es-MX"/>
        </w:rPr>
        <w:t xml:space="preserve"> que acción de quiere llevar a cabo sobre un específico recurso. Los métodos son los siguientes</w:t>
      </w:r>
      <w:r w:rsidR="002950A2" w:rsidRPr="005F10DC">
        <w:rPr>
          <w:lang w:val="es-MX"/>
        </w:rPr>
        <w:t xml:space="preserve"> </w:t>
      </w:r>
      <w:sdt>
        <w:sdtPr>
          <w:rPr>
            <w:lang w:val="es-MX"/>
          </w:rPr>
          <w:id w:val="516044547"/>
          <w:citation/>
        </w:sdtPr>
        <w:sdtEndPr/>
        <w:sdtContent>
          <w:r w:rsidR="002950A2" w:rsidRPr="005F10DC">
            <w:rPr>
              <w:lang w:val="es-MX"/>
            </w:rPr>
            <w:fldChar w:fldCharType="begin"/>
          </w:r>
          <w:r w:rsidR="002950A2" w:rsidRPr="005F10DC">
            <w:rPr>
              <w:lang w:val="es-MX"/>
            </w:rPr>
            <w:instrText xml:space="preserve"> CITATION Moz19 \l 2058 </w:instrText>
          </w:r>
          <w:r w:rsidR="002950A2" w:rsidRPr="005F10DC">
            <w:rPr>
              <w:lang w:val="es-MX"/>
            </w:rPr>
            <w:fldChar w:fldCharType="separate"/>
          </w:r>
          <w:r w:rsidR="00595C94" w:rsidRPr="005F10DC">
            <w:rPr>
              <w:noProof/>
              <w:lang w:val="es-MX"/>
            </w:rPr>
            <w:t>[45]</w:t>
          </w:r>
          <w:r w:rsidR="002950A2" w:rsidRPr="005F10DC">
            <w:rPr>
              <w:lang w:val="es-MX"/>
            </w:rPr>
            <w:fldChar w:fldCharType="end"/>
          </w:r>
        </w:sdtContent>
      </w:sdt>
    </w:p>
    <w:p w14:paraId="2F968985" w14:textId="51A7E092" w:rsidR="009E301A" w:rsidRPr="005F10DC" w:rsidRDefault="009E301A" w:rsidP="003510A9">
      <w:pPr>
        <w:pStyle w:val="Prrafodelista"/>
        <w:numPr>
          <w:ilvl w:val="0"/>
          <w:numId w:val="5"/>
        </w:numPr>
        <w:rPr>
          <w:rFonts w:asciiTheme="minorHAnsi" w:hAnsiTheme="minorHAnsi"/>
        </w:rPr>
      </w:pPr>
      <w:r w:rsidRPr="005F10DC">
        <w:rPr>
          <w:rFonts w:asciiTheme="minorHAnsi" w:hAnsiTheme="minorHAnsi"/>
        </w:rPr>
        <w:t>GET: Pide un</w:t>
      </w:r>
      <w:r w:rsidR="00014DEA" w:rsidRPr="005F10DC">
        <w:rPr>
          <w:rFonts w:asciiTheme="minorHAnsi" w:hAnsiTheme="minorHAnsi"/>
        </w:rPr>
        <w:t>a</w:t>
      </w:r>
      <w:r w:rsidRPr="005F10DC">
        <w:rPr>
          <w:rFonts w:asciiTheme="minorHAnsi" w:hAnsiTheme="minorHAnsi"/>
        </w:rPr>
        <w:t xml:space="preserve"> representación de un específico recurso. </w:t>
      </w:r>
      <w:r w:rsidR="004B412B" w:rsidRPr="005F10DC">
        <w:rPr>
          <w:rFonts w:asciiTheme="minorHAnsi" w:hAnsiTheme="minorHAnsi"/>
        </w:rPr>
        <w:t>Este</w:t>
      </w:r>
      <w:r w:rsidRPr="005F10DC">
        <w:rPr>
          <w:rFonts w:asciiTheme="minorHAnsi" w:hAnsiTheme="minorHAnsi"/>
        </w:rPr>
        <w:t xml:space="preserve"> método solo debe ser capaz de recuperar datos.</w:t>
      </w:r>
    </w:p>
    <w:p w14:paraId="51782F7D" w14:textId="03B01C93" w:rsidR="009E301A" w:rsidRPr="005F10DC" w:rsidRDefault="009E301A" w:rsidP="003510A9">
      <w:pPr>
        <w:pStyle w:val="Prrafodelista"/>
        <w:numPr>
          <w:ilvl w:val="0"/>
          <w:numId w:val="5"/>
        </w:numPr>
        <w:rPr>
          <w:rFonts w:asciiTheme="minorHAnsi" w:hAnsiTheme="minorHAnsi"/>
        </w:rPr>
      </w:pPr>
      <w:r w:rsidRPr="005F10DC">
        <w:rPr>
          <w:rFonts w:asciiTheme="minorHAnsi" w:hAnsiTheme="minorHAnsi"/>
        </w:rPr>
        <w:t xml:space="preserve">POST: </w:t>
      </w:r>
      <w:r w:rsidR="00F47028" w:rsidRPr="005F10DC">
        <w:rPr>
          <w:rFonts w:asciiTheme="minorHAnsi" w:hAnsiTheme="minorHAnsi"/>
        </w:rPr>
        <w:t>Crea un nuevo recurso en el servidor.</w:t>
      </w:r>
      <w:r w:rsidRPr="005F10DC">
        <w:rPr>
          <w:rFonts w:asciiTheme="minorHAnsi" w:hAnsiTheme="minorHAnsi"/>
        </w:rPr>
        <w:t xml:space="preserve"> </w:t>
      </w:r>
    </w:p>
    <w:p w14:paraId="6A12B994" w14:textId="2630C866" w:rsidR="009E301A" w:rsidRPr="005F10DC" w:rsidRDefault="009E301A" w:rsidP="003510A9">
      <w:pPr>
        <w:pStyle w:val="Prrafodelista"/>
        <w:numPr>
          <w:ilvl w:val="0"/>
          <w:numId w:val="5"/>
        </w:numPr>
        <w:rPr>
          <w:rFonts w:asciiTheme="minorHAnsi" w:hAnsiTheme="minorHAnsi"/>
        </w:rPr>
      </w:pPr>
      <w:r w:rsidRPr="005F10DC">
        <w:rPr>
          <w:rFonts w:asciiTheme="minorHAnsi" w:hAnsiTheme="minorHAnsi"/>
        </w:rPr>
        <w:t xml:space="preserve">PUT: Las representaciones actuales de un recurso son sustituidas </w:t>
      </w:r>
      <w:r w:rsidR="006A21F0" w:rsidRPr="005F10DC">
        <w:rPr>
          <w:rFonts w:asciiTheme="minorHAnsi" w:hAnsiTheme="minorHAnsi"/>
        </w:rPr>
        <w:t>por la información que lleva el mensaje</w:t>
      </w:r>
      <w:r w:rsidR="00F47028" w:rsidRPr="005F10DC">
        <w:rPr>
          <w:rFonts w:asciiTheme="minorHAnsi" w:hAnsiTheme="minorHAnsi"/>
        </w:rPr>
        <w:t>, y en caso de no existir, lo crea.</w:t>
      </w:r>
    </w:p>
    <w:p w14:paraId="2368C9A8" w14:textId="1E199E9C" w:rsidR="006A21F0" w:rsidRPr="005F10DC" w:rsidRDefault="006A21F0" w:rsidP="003510A9">
      <w:pPr>
        <w:pStyle w:val="Prrafodelista"/>
        <w:numPr>
          <w:ilvl w:val="0"/>
          <w:numId w:val="5"/>
        </w:numPr>
        <w:rPr>
          <w:rFonts w:asciiTheme="minorHAnsi" w:hAnsiTheme="minorHAnsi"/>
        </w:rPr>
      </w:pPr>
      <w:r w:rsidRPr="005F10DC">
        <w:rPr>
          <w:rFonts w:asciiTheme="minorHAnsi" w:hAnsiTheme="minorHAnsi"/>
        </w:rPr>
        <w:t>DELETE: Elimina un recurso determinado.</w:t>
      </w:r>
    </w:p>
    <w:p w14:paraId="57E68ED4" w14:textId="53724701" w:rsidR="006A21F0" w:rsidRPr="005F10DC" w:rsidRDefault="006A21F0" w:rsidP="003510A9">
      <w:pPr>
        <w:pStyle w:val="Prrafodelista"/>
        <w:numPr>
          <w:ilvl w:val="0"/>
          <w:numId w:val="5"/>
        </w:numPr>
        <w:rPr>
          <w:rFonts w:asciiTheme="minorHAnsi" w:hAnsiTheme="minorHAnsi"/>
        </w:rPr>
      </w:pPr>
      <w:r w:rsidRPr="005F10DC">
        <w:rPr>
          <w:rFonts w:asciiTheme="minorHAnsi" w:hAnsiTheme="minorHAnsi"/>
        </w:rPr>
        <w:t xml:space="preserve">HEAD: Petición similar a la de </w:t>
      </w:r>
      <w:r w:rsidR="004B412B" w:rsidRPr="005F10DC">
        <w:rPr>
          <w:rFonts w:asciiTheme="minorHAnsi" w:hAnsiTheme="minorHAnsi"/>
        </w:rPr>
        <w:t>GET,</w:t>
      </w:r>
      <w:r w:rsidRPr="005F10DC">
        <w:rPr>
          <w:rFonts w:asciiTheme="minorHAnsi" w:hAnsiTheme="minorHAnsi"/>
        </w:rPr>
        <w:t xml:space="preserve"> pero sin cuerpo de la respuesta.</w:t>
      </w:r>
    </w:p>
    <w:p w14:paraId="27186658" w14:textId="77777777" w:rsidR="00701DBB" w:rsidRPr="005F10DC" w:rsidRDefault="006A21F0" w:rsidP="003510A9">
      <w:pPr>
        <w:pStyle w:val="Prrafodelista"/>
        <w:numPr>
          <w:ilvl w:val="0"/>
          <w:numId w:val="5"/>
        </w:numPr>
        <w:rPr>
          <w:rFonts w:asciiTheme="minorHAnsi" w:hAnsiTheme="minorHAnsi"/>
        </w:rPr>
      </w:pPr>
      <w:r w:rsidRPr="005F10DC">
        <w:rPr>
          <w:rFonts w:asciiTheme="minorHAnsi" w:hAnsiTheme="minorHAnsi"/>
        </w:rPr>
        <w:t>CONNECT: Establece comunicación en 2 vías con el servidor del recurso solicitado. Comúnmente es usado para llevar a cabo una comunicación túnel.</w:t>
      </w:r>
    </w:p>
    <w:p w14:paraId="1A3DB66E" w14:textId="10B74872" w:rsidR="006A21F0" w:rsidRPr="005F10DC" w:rsidRDefault="006A21F0" w:rsidP="003510A9">
      <w:pPr>
        <w:pStyle w:val="Prrafodelista"/>
        <w:numPr>
          <w:ilvl w:val="0"/>
          <w:numId w:val="5"/>
        </w:numPr>
        <w:rPr>
          <w:rFonts w:asciiTheme="minorHAnsi" w:hAnsiTheme="minorHAnsi"/>
        </w:rPr>
      </w:pPr>
      <w:r w:rsidRPr="005F10DC">
        <w:rPr>
          <w:rFonts w:asciiTheme="minorHAnsi" w:hAnsiTheme="minorHAnsi"/>
        </w:rPr>
        <w:t xml:space="preserve"> </w:t>
      </w:r>
      <w:r w:rsidR="00136816" w:rsidRPr="005F10DC">
        <w:rPr>
          <w:rFonts w:asciiTheme="minorHAnsi" w:hAnsiTheme="minorHAnsi"/>
        </w:rPr>
        <w:t xml:space="preserve">TRACE: Lleva a cabo un mensaje </w:t>
      </w:r>
      <w:r w:rsidR="0002223D" w:rsidRPr="005F10DC">
        <w:rPr>
          <w:rFonts w:asciiTheme="minorHAnsi" w:hAnsiTheme="minorHAnsi"/>
        </w:rPr>
        <w:t xml:space="preserve">de prueba </w:t>
      </w:r>
      <w:r w:rsidR="00136816" w:rsidRPr="005F10DC">
        <w:rPr>
          <w:rFonts w:asciiTheme="minorHAnsi" w:hAnsiTheme="minorHAnsi"/>
        </w:rPr>
        <w:t xml:space="preserve">de ida y vuelta en toda la ruta hasta el recurso objetivo con el fin de ser un mecanismo de depuración. </w:t>
      </w:r>
    </w:p>
    <w:p w14:paraId="6262EF77" w14:textId="329FACC6" w:rsidR="0002223D" w:rsidRPr="005F10DC" w:rsidRDefault="0002223D" w:rsidP="003510A9">
      <w:pPr>
        <w:pStyle w:val="Prrafodelista"/>
        <w:numPr>
          <w:ilvl w:val="0"/>
          <w:numId w:val="5"/>
        </w:numPr>
        <w:rPr>
          <w:rFonts w:asciiTheme="minorHAnsi" w:hAnsiTheme="minorHAnsi"/>
        </w:rPr>
      </w:pPr>
      <w:r w:rsidRPr="005F10DC">
        <w:rPr>
          <w:rFonts w:asciiTheme="minorHAnsi" w:hAnsiTheme="minorHAnsi"/>
        </w:rPr>
        <w:t>OPTIONS: Método que permite describir las opciones de comunicación para un recurso en específico.</w:t>
      </w:r>
    </w:p>
    <w:p w14:paraId="1A6F8CCA" w14:textId="57874055" w:rsidR="00674075" w:rsidRPr="00571435" w:rsidRDefault="0002223D" w:rsidP="003510A9">
      <w:pPr>
        <w:pStyle w:val="Prrafodelista"/>
        <w:numPr>
          <w:ilvl w:val="0"/>
          <w:numId w:val="5"/>
        </w:numPr>
        <w:rPr>
          <w:rFonts w:asciiTheme="minorHAnsi" w:hAnsiTheme="minorHAnsi"/>
        </w:rPr>
      </w:pPr>
      <w:r w:rsidRPr="005F10DC">
        <w:rPr>
          <w:rFonts w:asciiTheme="minorHAnsi" w:hAnsiTheme="minorHAnsi"/>
        </w:rPr>
        <w:lastRenderedPageBreak/>
        <w:t>PATCH: Permite modificar un recurso de manera parcial, a diferencia de que el método PUT lo hace sobre todo el recurso.</w:t>
      </w:r>
    </w:p>
    <w:p w14:paraId="3054F0E6" w14:textId="1ED5FFEA" w:rsidR="00571435" w:rsidRPr="00571435" w:rsidRDefault="00571435" w:rsidP="00DD0F03">
      <w:pPr>
        <w:pStyle w:val="Ttulo2"/>
        <w:numPr>
          <w:ilvl w:val="1"/>
          <w:numId w:val="7"/>
        </w:numPr>
        <w:rPr>
          <w:lang w:val="es-MX"/>
        </w:rPr>
      </w:pPr>
      <w:bookmarkStart w:id="53" w:name="_Toc23418468"/>
      <w:r w:rsidRPr="00DD0F03">
        <w:rPr>
          <w:i/>
          <w:iCs/>
          <w:lang w:val="es-MX"/>
        </w:rPr>
        <w:t>REST</w:t>
      </w:r>
      <w:bookmarkEnd w:id="53"/>
    </w:p>
    <w:p w14:paraId="4435AA33" w14:textId="16D3F5FB" w:rsidR="008A36B0" w:rsidRPr="005F10DC" w:rsidRDefault="008A36B0" w:rsidP="003510A9">
      <w:pPr>
        <w:jc w:val="both"/>
        <w:rPr>
          <w:lang w:val="es-MX"/>
        </w:rPr>
      </w:pPr>
      <w:r w:rsidRPr="005F10DC">
        <w:rPr>
          <w:lang w:val="es-MX"/>
        </w:rPr>
        <w:t>La transferencia de estado representacional, REST por sus siglas en inglés, es un tipo de arquitectura define reglas de comunicación entre sistemas computacionales en la Web</w:t>
      </w:r>
      <w:sdt>
        <w:sdtPr>
          <w:rPr>
            <w:lang w:val="es-MX"/>
          </w:rPr>
          <w:id w:val="100384999"/>
          <w:citation/>
        </w:sdtPr>
        <w:sdtEndPr/>
        <w:sdtContent>
          <w:r w:rsidR="002950A2" w:rsidRPr="005F10DC">
            <w:rPr>
              <w:lang w:val="es-MX"/>
            </w:rPr>
            <w:fldChar w:fldCharType="begin"/>
          </w:r>
          <w:r w:rsidR="002950A2" w:rsidRPr="005F10DC">
            <w:rPr>
              <w:lang w:val="es-MX"/>
            </w:rPr>
            <w:instrText xml:space="preserve"> CITATION Cod19 \l 2058 </w:instrText>
          </w:r>
          <w:r w:rsidR="002950A2" w:rsidRPr="005F10DC">
            <w:rPr>
              <w:lang w:val="es-MX"/>
            </w:rPr>
            <w:fldChar w:fldCharType="separate"/>
          </w:r>
          <w:r w:rsidR="00595C94" w:rsidRPr="005F10DC">
            <w:rPr>
              <w:noProof/>
              <w:lang w:val="es-MX"/>
            </w:rPr>
            <w:t xml:space="preserve"> [46]</w:t>
          </w:r>
          <w:r w:rsidR="002950A2" w:rsidRPr="005F10DC">
            <w:rPr>
              <w:lang w:val="es-MX"/>
            </w:rPr>
            <w:fldChar w:fldCharType="end"/>
          </w:r>
        </w:sdtContent>
      </w:sdt>
      <w:r w:rsidRPr="005F10DC">
        <w:rPr>
          <w:lang w:val="es-MX"/>
        </w:rPr>
        <w:t xml:space="preserve">. </w:t>
      </w:r>
    </w:p>
    <w:p w14:paraId="543A86D0" w14:textId="056E0BAB" w:rsidR="008A36B0" w:rsidRPr="005F10DC" w:rsidRDefault="008A36B0" w:rsidP="003510A9">
      <w:pPr>
        <w:jc w:val="both"/>
        <w:rPr>
          <w:lang w:val="es-MX"/>
        </w:rPr>
      </w:pPr>
      <w:r w:rsidRPr="005F10DC">
        <w:rPr>
          <w:lang w:val="es-MX"/>
        </w:rPr>
        <w:t xml:space="preserve">A pesar de que </w:t>
      </w:r>
      <w:r w:rsidRPr="005F10DC">
        <w:rPr>
          <w:i/>
          <w:iCs/>
          <w:lang w:val="es-MX"/>
        </w:rPr>
        <w:t>REST</w:t>
      </w:r>
      <w:r w:rsidRPr="005F10DC">
        <w:rPr>
          <w:lang w:val="es-MX"/>
        </w:rPr>
        <w:t xml:space="preserve"> no es un estándar, si hace uso de ellos</w:t>
      </w:r>
    </w:p>
    <w:p w14:paraId="69C25EBC" w14:textId="7A090D85" w:rsidR="008A36B0" w:rsidRPr="005F10DC" w:rsidRDefault="008A36B0" w:rsidP="003510A9">
      <w:pPr>
        <w:pStyle w:val="Prrafodelista"/>
        <w:numPr>
          <w:ilvl w:val="0"/>
          <w:numId w:val="5"/>
        </w:numPr>
        <w:rPr>
          <w:rFonts w:asciiTheme="minorHAnsi" w:hAnsiTheme="minorHAnsi"/>
        </w:rPr>
      </w:pPr>
      <w:r w:rsidRPr="005F10DC">
        <w:rPr>
          <w:rFonts w:asciiTheme="minorHAnsi" w:hAnsiTheme="minorHAnsi"/>
        </w:rPr>
        <w:t>URL</w:t>
      </w:r>
    </w:p>
    <w:p w14:paraId="4858B36F" w14:textId="5A972050" w:rsidR="008A36B0" w:rsidRPr="005F10DC" w:rsidRDefault="008A36B0" w:rsidP="003510A9">
      <w:pPr>
        <w:pStyle w:val="Prrafodelista"/>
        <w:numPr>
          <w:ilvl w:val="0"/>
          <w:numId w:val="5"/>
        </w:numPr>
        <w:rPr>
          <w:rFonts w:asciiTheme="minorHAnsi" w:hAnsiTheme="minorHAnsi"/>
        </w:rPr>
      </w:pPr>
      <w:r w:rsidRPr="005F10DC">
        <w:rPr>
          <w:rFonts w:asciiTheme="minorHAnsi" w:hAnsiTheme="minorHAnsi"/>
        </w:rPr>
        <w:t>HTTP</w:t>
      </w:r>
    </w:p>
    <w:p w14:paraId="4B60529B" w14:textId="69BE2AB0" w:rsidR="008A36B0" w:rsidRPr="005F10DC" w:rsidRDefault="004B412B" w:rsidP="003510A9">
      <w:pPr>
        <w:pStyle w:val="Prrafodelista"/>
        <w:numPr>
          <w:ilvl w:val="0"/>
          <w:numId w:val="5"/>
        </w:numPr>
        <w:rPr>
          <w:rFonts w:asciiTheme="minorHAnsi" w:hAnsiTheme="minorHAnsi"/>
        </w:rPr>
      </w:pPr>
      <w:r w:rsidRPr="005F10DC">
        <w:rPr>
          <w:rFonts w:asciiTheme="minorHAnsi" w:hAnsiTheme="minorHAnsi"/>
        </w:rPr>
        <w:t>XML, GIF</w:t>
      </w:r>
      <w:r w:rsidR="008A36B0" w:rsidRPr="005F10DC">
        <w:rPr>
          <w:rFonts w:asciiTheme="minorHAnsi" w:hAnsiTheme="minorHAnsi"/>
        </w:rPr>
        <w:t>,</w:t>
      </w:r>
      <w:r w:rsidRPr="005F10DC">
        <w:rPr>
          <w:rFonts w:asciiTheme="minorHAnsi" w:hAnsiTheme="minorHAnsi"/>
        </w:rPr>
        <w:t xml:space="preserve"> </w:t>
      </w:r>
      <w:r w:rsidR="003510A9" w:rsidRPr="005F10DC">
        <w:rPr>
          <w:rFonts w:asciiTheme="minorHAnsi" w:hAnsiTheme="minorHAnsi"/>
        </w:rPr>
        <w:t>JPG,</w:t>
      </w:r>
      <w:r w:rsidR="00B57877" w:rsidRPr="005F10DC">
        <w:rPr>
          <w:rFonts w:asciiTheme="minorHAnsi" w:hAnsiTheme="minorHAnsi"/>
        </w:rPr>
        <w:t xml:space="preserve"> </w:t>
      </w:r>
      <w:r w:rsidR="003510A9" w:rsidRPr="005F10DC">
        <w:rPr>
          <w:rFonts w:asciiTheme="minorHAnsi" w:hAnsiTheme="minorHAnsi"/>
        </w:rPr>
        <w:t>etc.</w:t>
      </w:r>
      <w:r w:rsidR="008A36B0" w:rsidRPr="005F10DC">
        <w:rPr>
          <w:rFonts w:asciiTheme="minorHAnsi" w:hAnsiTheme="minorHAnsi"/>
        </w:rPr>
        <w:t xml:space="preserve"> (representación de recursos)</w:t>
      </w:r>
    </w:p>
    <w:p w14:paraId="5A2F0E87" w14:textId="77777777" w:rsidR="00B24AA5" w:rsidRPr="005F10DC" w:rsidRDefault="008A36B0" w:rsidP="003510A9">
      <w:pPr>
        <w:pStyle w:val="Prrafodelista"/>
        <w:numPr>
          <w:ilvl w:val="0"/>
          <w:numId w:val="5"/>
        </w:numPr>
        <w:rPr>
          <w:rFonts w:asciiTheme="minorHAnsi" w:hAnsiTheme="minorHAnsi"/>
        </w:rPr>
      </w:pPr>
      <w:r w:rsidRPr="005F10DC">
        <w:rPr>
          <w:rFonts w:asciiTheme="minorHAnsi" w:hAnsiTheme="minorHAnsi"/>
        </w:rPr>
        <w:t>Extensiones multipropósito de correo de Internet (MIME)</w:t>
      </w:r>
    </w:p>
    <w:p w14:paraId="5DD2EAF7" w14:textId="1419544F" w:rsidR="008A36B0" w:rsidRPr="005F10DC" w:rsidRDefault="00B24AA5" w:rsidP="003510A9">
      <w:pPr>
        <w:jc w:val="both"/>
        <w:rPr>
          <w:lang w:val="es-MX"/>
        </w:rPr>
      </w:pPr>
      <w:r w:rsidRPr="005F10DC">
        <w:rPr>
          <w:lang w:val="es-MX"/>
        </w:rPr>
        <w:t>Las características de</w:t>
      </w:r>
      <w:r w:rsidR="008A36B0" w:rsidRPr="005F10DC">
        <w:rPr>
          <w:lang w:val="es-MX"/>
        </w:rPr>
        <w:t xml:space="preserve"> </w:t>
      </w:r>
      <w:r w:rsidRPr="005F10DC">
        <w:rPr>
          <w:i/>
          <w:iCs/>
          <w:lang w:val="es-MX"/>
        </w:rPr>
        <w:t>REST</w:t>
      </w:r>
      <w:r w:rsidRPr="005F10DC">
        <w:rPr>
          <w:lang w:val="es-MX"/>
        </w:rPr>
        <w:t xml:space="preserve"> son</w:t>
      </w:r>
    </w:p>
    <w:p w14:paraId="31085167" w14:textId="2B5C94DC" w:rsidR="00B24AA5" w:rsidRPr="005F10DC" w:rsidRDefault="00B24AA5" w:rsidP="003510A9">
      <w:pPr>
        <w:pStyle w:val="Prrafodelista"/>
        <w:numPr>
          <w:ilvl w:val="0"/>
          <w:numId w:val="5"/>
        </w:numPr>
        <w:rPr>
          <w:rFonts w:asciiTheme="minorHAnsi" w:hAnsiTheme="minorHAnsi"/>
        </w:rPr>
      </w:pPr>
      <w:r w:rsidRPr="005F10DC">
        <w:rPr>
          <w:rFonts w:asciiTheme="minorHAnsi" w:hAnsiTheme="minorHAnsi"/>
        </w:rPr>
        <w:t>Basado en cliente servidor: Consumo de componentes mediante peticiones</w:t>
      </w:r>
    </w:p>
    <w:p w14:paraId="19C7807C" w14:textId="66391398" w:rsidR="00B24AA5" w:rsidRPr="005F10DC" w:rsidRDefault="00B24AA5" w:rsidP="003510A9">
      <w:pPr>
        <w:pStyle w:val="Prrafodelista"/>
        <w:numPr>
          <w:ilvl w:val="0"/>
          <w:numId w:val="5"/>
        </w:numPr>
        <w:rPr>
          <w:rFonts w:asciiTheme="minorHAnsi" w:hAnsiTheme="minorHAnsi"/>
        </w:rPr>
      </w:pPr>
      <w:r w:rsidRPr="005F10DC">
        <w:rPr>
          <w:rFonts w:asciiTheme="minorHAnsi" w:hAnsiTheme="minorHAnsi"/>
        </w:rPr>
        <w:t xml:space="preserve">Sistemas independientes: Los sistemas computacionales no deben de estar desarrollados en el mismo lenguaje o paradigma de programación mientras estos cumplan el estilo de arquitectura </w:t>
      </w:r>
      <w:r w:rsidRPr="005F10DC">
        <w:rPr>
          <w:rFonts w:asciiTheme="minorHAnsi" w:hAnsiTheme="minorHAnsi"/>
          <w:i/>
          <w:iCs/>
        </w:rPr>
        <w:t>REST</w:t>
      </w:r>
      <w:r w:rsidRPr="005F10DC">
        <w:rPr>
          <w:rFonts w:asciiTheme="minorHAnsi" w:hAnsiTheme="minorHAnsi"/>
        </w:rPr>
        <w:t xml:space="preserve"> se puede estableces comunicación entre los sistemas.</w:t>
      </w:r>
    </w:p>
    <w:p w14:paraId="36B189C8" w14:textId="32AE4EA5" w:rsidR="00B24AA5" w:rsidRPr="005F10DC" w:rsidRDefault="00B24AA5" w:rsidP="003510A9">
      <w:pPr>
        <w:pStyle w:val="Prrafodelista"/>
        <w:numPr>
          <w:ilvl w:val="0"/>
          <w:numId w:val="5"/>
        </w:numPr>
        <w:rPr>
          <w:rFonts w:asciiTheme="minorHAnsi" w:hAnsiTheme="minorHAnsi"/>
        </w:rPr>
      </w:pPr>
      <w:r w:rsidRPr="005F10DC">
        <w:rPr>
          <w:rFonts w:asciiTheme="minorHAnsi" w:hAnsiTheme="minorHAnsi"/>
        </w:rPr>
        <w:t>Uso de memoria caché: Con el fin de mejorar la eficiencia de respuestas, los sistemas deben de ser capaces de decidir si las respuestas son o no parte de la memoria caché.</w:t>
      </w:r>
    </w:p>
    <w:p w14:paraId="41B47183" w14:textId="05678A3F" w:rsidR="00B24AA5" w:rsidRPr="005F10DC" w:rsidRDefault="00B24AA5" w:rsidP="003510A9">
      <w:pPr>
        <w:pStyle w:val="Prrafodelista"/>
        <w:numPr>
          <w:ilvl w:val="0"/>
          <w:numId w:val="5"/>
        </w:numPr>
        <w:rPr>
          <w:rFonts w:asciiTheme="minorHAnsi" w:hAnsiTheme="minorHAnsi"/>
        </w:rPr>
      </w:pPr>
      <w:r w:rsidRPr="005F10DC">
        <w:rPr>
          <w:rFonts w:asciiTheme="minorHAnsi" w:hAnsiTheme="minorHAnsi"/>
        </w:rPr>
        <w:t>Recursos etiquetados: Los sistemas deben de identificar a sus recursos con una URL.</w:t>
      </w:r>
    </w:p>
    <w:p w14:paraId="702F3B0C" w14:textId="070A9956" w:rsidR="00B24AA5" w:rsidRPr="005F10DC" w:rsidRDefault="00B24AA5" w:rsidP="003510A9">
      <w:pPr>
        <w:pStyle w:val="Prrafodelista"/>
        <w:numPr>
          <w:ilvl w:val="0"/>
          <w:numId w:val="5"/>
        </w:numPr>
        <w:rPr>
          <w:rFonts w:asciiTheme="minorHAnsi" w:hAnsiTheme="minorHAnsi"/>
        </w:rPr>
      </w:pPr>
      <w:r w:rsidRPr="005F10DC">
        <w:rPr>
          <w:rFonts w:asciiTheme="minorHAnsi" w:hAnsiTheme="minorHAnsi"/>
        </w:rPr>
        <w:t>Interfaz uniforme: Cualquier recurso del sistema puede accederse mediante una interfaz genérica. Ejemplo: métodos HTTP</w:t>
      </w:r>
      <w:r w:rsidR="00DF567D" w:rsidRPr="005F10DC">
        <w:rPr>
          <w:rFonts w:asciiTheme="minorHAnsi" w:hAnsiTheme="minorHAnsi"/>
        </w:rPr>
        <w:t xml:space="preserve"> </w:t>
      </w:r>
    </w:p>
    <w:p w14:paraId="460E4B76" w14:textId="4C76FD51" w:rsidR="00B24AA5" w:rsidRPr="005F10DC" w:rsidRDefault="00B24AA5" w:rsidP="003510A9">
      <w:pPr>
        <w:pStyle w:val="Prrafodelista"/>
        <w:numPr>
          <w:ilvl w:val="0"/>
          <w:numId w:val="5"/>
        </w:numPr>
        <w:rPr>
          <w:rFonts w:asciiTheme="minorHAnsi" w:hAnsiTheme="minorHAnsi"/>
        </w:rPr>
      </w:pPr>
      <w:r w:rsidRPr="005F10DC">
        <w:rPr>
          <w:rFonts w:asciiTheme="minorHAnsi" w:hAnsiTheme="minorHAnsi"/>
        </w:rPr>
        <w:t xml:space="preserve">Representación de recursos enlazados: Las representaciones de los recursos deben de estar conectados entre sí para que el usuario sea capaz de ir de una representación a otra. </w:t>
      </w:r>
    </w:p>
    <w:p w14:paraId="3ABB7353" w14:textId="0100DF32" w:rsidR="00F07C2A" w:rsidRPr="00571435" w:rsidRDefault="007D0248" w:rsidP="00F07C2A">
      <w:pPr>
        <w:pStyle w:val="Prrafodelista"/>
        <w:numPr>
          <w:ilvl w:val="0"/>
          <w:numId w:val="5"/>
        </w:numPr>
        <w:rPr>
          <w:rFonts w:asciiTheme="minorHAnsi" w:hAnsiTheme="minorHAnsi"/>
        </w:rPr>
      </w:pPr>
      <w:r w:rsidRPr="005F10DC">
        <w:rPr>
          <w:rFonts w:asciiTheme="minorHAnsi" w:hAnsiTheme="minorHAnsi"/>
        </w:rPr>
        <w:t xml:space="preserve">Capas entre los componentes: Con el fin de otorgar servicios al usuario como seguridad, privacidad, eficiencia de servicio, entre otros, pueden usarse sistemas intermediarios como </w:t>
      </w:r>
      <w:proofErr w:type="spellStart"/>
      <w:r w:rsidRPr="005F10DC">
        <w:rPr>
          <w:rFonts w:asciiTheme="minorHAnsi" w:hAnsiTheme="minorHAnsi"/>
          <w:i/>
          <w:iCs/>
        </w:rPr>
        <w:t>gateways</w:t>
      </w:r>
      <w:proofErr w:type="spellEnd"/>
      <w:r w:rsidRPr="005F10DC">
        <w:rPr>
          <w:rFonts w:asciiTheme="minorHAnsi" w:hAnsiTheme="minorHAnsi"/>
          <w:i/>
          <w:iCs/>
        </w:rPr>
        <w:t xml:space="preserve">, </w:t>
      </w:r>
      <w:r w:rsidRPr="005F10DC">
        <w:rPr>
          <w:rFonts w:asciiTheme="minorHAnsi" w:hAnsiTheme="minorHAnsi"/>
        </w:rPr>
        <w:t xml:space="preserve">servidores </w:t>
      </w:r>
      <w:r w:rsidRPr="005F10DC">
        <w:rPr>
          <w:rFonts w:asciiTheme="minorHAnsi" w:hAnsiTheme="minorHAnsi"/>
          <w:i/>
          <w:iCs/>
        </w:rPr>
        <w:t xml:space="preserve">proxy </w:t>
      </w:r>
      <w:r w:rsidRPr="005F10DC">
        <w:rPr>
          <w:rFonts w:asciiTheme="minorHAnsi" w:hAnsiTheme="minorHAnsi"/>
        </w:rPr>
        <w:t>o servidores</w:t>
      </w:r>
      <w:r w:rsidRPr="005F10DC">
        <w:rPr>
          <w:rFonts w:asciiTheme="minorHAnsi" w:hAnsiTheme="minorHAnsi"/>
          <w:i/>
          <w:iCs/>
        </w:rPr>
        <w:t xml:space="preserve"> caché </w:t>
      </w:r>
      <w:r w:rsidRPr="005F10DC">
        <w:rPr>
          <w:rFonts w:asciiTheme="minorHAnsi" w:hAnsiTheme="minorHAnsi"/>
        </w:rPr>
        <w:t>por mencionar algunos.</w:t>
      </w:r>
    </w:p>
    <w:p w14:paraId="3CF9ECF2" w14:textId="50B65712" w:rsidR="00571435" w:rsidRPr="00571435" w:rsidRDefault="00571435" w:rsidP="00DD0F03">
      <w:pPr>
        <w:pStyle w:val="Ttulo2"/>
        <w:numPr>
          <w:ilvl w:val="1"/>
          <w:numId w:val="7"/>
        </w:numPr>
        <w:rPr>
          <w:lang w:val="es-MX"/>
        </w:rPr>
      </w:pPr>
      <w:bookmarkStart w:id="54" w:name="_Toc23418469"/>
      <w:r w:rsidRPr="00DD0F03">
        <w:rPr>
          <w:i/>
          <w:iCs/>
          <w:lang w:val="es-MX"/>
        </w:rPr>
        <w:t>JSON</w:t>
      </w:r>
      <w:bookmarkEnd w:id="54"/>
    </w:p>
    <w:p w14:paraId="64BBD1F4" w14:textId="4CB91D2B" w:rsidR="00F07C2A" w:rsidRPr="005F10DC" w:rsidRDefault="00F07C2A" w:rsidP="00F07C2A">
      <w:pPr>
        <w:rPr>
          <w:lang w:val="es-MX"/>
        </w:rPr>
      </w:pPr>
      <w:r w:rsidRPr="005F10DC">
        <w:rPr>
          <w:lang w:val="es-MX"/>
        </w:rPr>
        <w:t>La notación de Objetos de JavaScript, JSON por sus siglas en inglés, es un formato de intercambio de información basado en texto e independiente de lenguaje. El formato fue un derivado del estándar del lenguaje de programación ECMAScript</w:t>
      </w:r>
      <w:r w:rsidR="002950A2" w:rsidRPr="005F10DC">
        <w:rPr>
          <w:lang w:val="es-MX"/>
        </w:rPr>
        <w:t xml:space="preserve"> </w:t>
      </w:r>
      <w:sdt>
        <w:sdtPr>
          <w:rPr>
            <w:lang w:val="es-MX"/>
          </w:rPr>
          <w:id w:val="1598288763"/>
          <w:citation/>
        </w:sdtPr>
        <w:sdtEndPr/>
        <w:sdtContent>
          <w:r w:rsidR="002950A2" w:rsidRPr="005F10DC">
            <w:rPr>
              <w:lang w:val="es-MX"/>
            </w:rPr>
            <w:fldChar w:fldCharType="begin"/>
          </w:r>
          <w:r w:rsidR="002950A2" w:rsidRPr="005F10DC">
            <w:rPr>
              <w:lang w:val="es-MX"/>
            </w:rPr>
            <w:instrText xml:space="preserve"> CITATION Int17 \l 2058 </w:instrText>
          </w:r>
          <w:r w:rsidR="002950A2" w:rsidRPr="005F10DC">
            <w:rPr>
              <w:lang w:val="es-MX"/>
            </w:rPr>
            <w:fldChar w:fldCharType="separate"/>
          </w:r>
          <w:r w:rsidR="00595C94" w:rsidRPr="005F10DC">
            <w:rPr>
              <w:noProof/>
              <w:lang w:val="es-MX"/>
            </w:rPr>
            <w:t>[47]</w:t>
          </w:r>
          <w:r w:rsidR="002950A2" w:rsidRPr="005F10DC">
            <w:rPr>
              <w:lang w:val="es-MX"/>
            </w:rPr>
            <w:fldChar w:fldCharType="end"/>
          </w:r>
        </w:sdtContent>
      </w:sdt>
      <w:r w:rsidRPr="005F10DC">
        <w:rPr>
          <w:lang w:val="es-MX"/>
        </w:rPr>
        <w:t xml:space="preserve">. </w:t>
      </w:r>
    </w:p>
    <w:p w14:paraId="01227D42" w14:textId="6F02B501" w:rsidR="00F07C2A" w:rsidRPr="005F10DC" w:rsidRDefault="00F07C2A" w:rsidP="00F07C2A">
      <w:pPr>
        <w:rPr>
          <w:lang w:val="es-MX"/>
        </w:rPr>
      </w:pPr>
      <w:r w:rsidRPr="005F10DC">
        <w:rPr>
          <w:i/>
          <w:iCs/>
          <w:lang w:val="es-MX"/>
        </w:rPr>
        <w:t xml:space="preserve">JSON </w:t>
      </w:r>
      <w:r w:rsidRPr="005F10DC">
        <w:rPr>
          <w:lang w:val="es-MX"/>
        </w:rPr>
        <w:t>está conformado por2 estructuras</w:t>
      </w:r>
    </w:p>
    <w:p w14:paraId="55E6E996" w14:textId="3C3BDE0B" w:rsidR="00F07C2A" w:rsidRPr="005F10DC" w:rsidRDefault="00F07C2A" w:rsidP="00F07C2A">
      <w:pPr>
        <w:pStyle w:val="Prrafodelista"/>
        <w:numPr>
          <w:ilvl w:val="0"/>
          <w:numId w:val="5"/>
        </w:numPr>
      </w:pPr>
      <w:r w:rsidRPr="005F10DC">
        <w:lastRenderedPageBreak/>
        <w:t xml:space="preserve">Colección de pares nombre/valor: En diversos lenguajes de programación implementan esta estructura como un objeto, diccionario, registro, tabla </w:t>
      </w:r>
      <w:r w:rsidRPr="005F10DC">
        <w:rPr>
          <w:i/>
          <w:iCs/>
        </w:rPr>
        <w:t>hash</w:t>
      </w:r>
      <w:r w:rsidRPr="005F10DC">
        <w:t>, arreglos asociativos o lista de claves.</w:t>
      </w:r>
    </w:p>
    <w:p w14:paraId="2098C174" w14:textId="34D774B2" w:rsidR="00F07C2A" w:rsidRPr="005F10DC" w:rsidRDefault="00F07C2A" w:rsidP="00F07C2A">
      <w:pPr>
        <w:pStyle w:val="Prrafodelista"/>
        <w:numPr>
          <w:ilvl w:val="0"/>
          <w:numId w:val="5"/>
        </w:numPr>
      </w:pPr>
      <w:r w:rsidRPr="005F10DC">
        <w:t xml:space="preserve">Lista ordenada de valores: Se implementa en los lenguajes de programación como vectores, arreglos, secuencias o listas. </w:t>
      </w:r>
    </w:p>
    <w:p w14:paraId="242C48B7" w14:textId="4443FC50" w:rsidR="00F07C2A" w:rsidRPr="005F10DC" w:rsidRDefault="00F07C2A" w:rsidP="00F07C2A">
      <w:pPr>
        <w:rPr>
          <w:lang w:val="es-MX"/>
        </w:rPr>
      </w:pPr>
      <w:r w:rsidRPr="005F10DC">
        <w:rPr>
          <w:lang w:val="es-MX"/>
        </w:rPr>
        <w:t xml:space="preserve">Ejemplo de un objeto </w:t>
      </w:r>
      <w:r w:rsidRPr="005F10DC">
        <w:rPr>
          <w:i/>
          <w:iCs/>
          <w:lang w:val="es-MX"/>
        </w:rPr>
        <w:t>JSON</w:t>
      </w:r>
      <w:r w:rsidRPr="005F10DC">
        <w:rPr>
          <w:lang w:val="es-MX"/>
        </w:rPr>
        <w:t xml:space="preserve"> es</w:t>
      </w:r>
    </w:p>
    <w:p w14:paraId="51FB77DB" w14:textId="7F3355A3" w:rsidR="00F07C2A" w:rsidRPr="005F10DC"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5F10DC">
        <w:rPr>
          <w:rFonts w:ascii="Courier New" w:eastAsia="Times New Roman" w:hAnsi="Courier New" w:cs="Courier New"/>
          <w:color w:val="000000"/>
          <w:sz w:val="20"/>
          <w:szCs w:val="20"/>
          <w:lang w:val="es-MX" w:eastAsia="es-MX"/>
        </w:rPr>
        <w:tab/>
        <w:t>{</w:t>
      </w:r>
    </w:p>
    <w:p w14:paraId="3731FBAE" w14:textId="7FFC2598" w:rsidR="00F07C2A" w:rsidRPr="005F10DC"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5F10DC">
        <w:rPr>
          <w:rFonts w:ascii="Courier New" w:eastAsia="Times New Roman" w:hAnsi="Courier New" w:cs="Courier New"/>
          <w:color w:val="000000"/>
          <w:sz w:val="20"/>
          <w:szCs w:val="20"/>
          <w:lang w:val="es-MX" w:eastAsia="es-MX"/>
        </w:rPr>
        <w:t xml:space="preserve">        "</w:t>
      </w:r>
      <w:proofErr w:type="spellStart"/>
      <w:r w:rsidRPr="005F10DC">
        <w:rPr>
          <w:rFonts w:ascii="Courier New" w:eastAsia="Times New Roman" w:hAnsi="Courier New" w:cs="Courier New"/>
          <w:color w:val="000000"/>
          <w:sz w:val="20"/>
          <w:szCs w:val="20"/>
          <w:lang w:val="es-MX" w:eastAsia="es-MX"/>
        </w:rPr>
        <w:t>Image</w:t>
      </w:r>
      <w:proofErr w:type="spellEnd"/>
      <w:r w:rsidRPr="005F10DC">
        <w:rPr>
          <w:rFonts w:ascii="Courier New" w:eastAsia="Times New Roman" w:hAnsi="Courier New" w:cs="Courier New"/>
          <w:color w:val="000000"/>
          <w:sz w:val="20"/>
          <w:szCs w:val="20"/>
          <w:lang w:val="es-MX" w:eastAsia="es-MX"/>
        </w:rPr>
        <w:t>": {</w:t>
      </w:r>
    </w:p>
    <w:p w14:paraId="13910400" w14:textId="77777777" w:rsidR="00F07C2A" w:rsidRPr="005F10DC"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5F10DC">
        <w:rPr>
          <w:rFonts w:ascii="Courier New" w:eastAsia="Times New Roman" w:hAnsi="Courier New" w:cs="Courier New"/>
          <w:color w:val="000000"/>
          <w:sz w:val="20"/>
          <w:szCs w:val="20"/>
          <w:lang w:val="es-MX" w:eastAsia="es-MX"/>
        </w:rPr>
        <w:t xml:space="preserve">            "</w:t>
      </w:r>
      <w:proofErr w:type="spellStart"/>
      <w:r w:rsidRPr="005F10DC">
        <w:rPr>
          <w:rFonts w:ascii="Courier New" w:eastAsia="Times New Roman" w:hAnsi="Courier New" w:cs="Courier New"/>
          <w:color w:val="000000"/>
          <w:sz w:val="20"/>
          <w:szCs w:val="20"/>
          <w:lang w:val="es-MX" w:eastAsia="es-MX"/>
        </w:rPr>
        <w:t>Width</w:t>
      </w:r>
      <w:proofErr w:type="spellEnd"/>
      <w:r w:rsidRPr="005F10DC">
        <w:rPr>
          <w:rFonts w:ascii="Courier New" w:eastAsia="Times New Roman" w:hAnsi="Courier New" w:cs="Courier New"/>
          <w:color w:val="000000"/>
          <w:sz w:val="20"/>
          <w:szCs w:val="20"/>
          <w:lang w:val="es-MX" w:eastAsia="es-MX"/>
        </w:rPr>
        <w:t>":  800,</w:t>
      </w:r>
    </w:p>
    <w:p w14:paraId="3D5339E9" w14:textId="77777777" w:rsidR="00F07C2A" w:rsidRPr="005F10DC"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5F10DC">
        <w:rPr>
          <w:rFonts w:ascii="Courier New" w:eastAsia="Times New Roman" w:hAnsi="Courier New" w:cs="Courier New"/>
          <w:color w:val="000000"/>
          <w:sz w:val="20"/>
          <w:szCs w:val="20"/>
          <w:lang w:val="es-MX" w:eastAsia="es-MX"/>
        </w:rPr>
        <w:t xml:space="preserve">            "</w:t>
      </w:r>
      <w:proofErr w:type="spellStart"/>
      <w:r w:rsidRPr="005F10DC">
        <w:rPr>
          <w:rFonts w:ascii="Courier New" w:eastAsia="Times New Roman" w:hAnsi="Courier New" w:cs="Courier New"/>
          <w:color w:val="000000"/>
          <w:sz w:val="20"/>
          <w:szCs w:val="20"/>
          <w:lang w:val="es-MX" w:eastAsia="es-MX"/>
        </w:rPr>
        <w:t>Height</w:t>
      </w:r>
      <w:proofErr w:type="spellEnd"/>
      <w:r w:rsidRPr="005F10DC">
        <w:rPr>
          <w:rFonts w:ascii="Courier New" w:eastAsia="Times New Roman" w:hAnsi="Courier New" w:cs="Courier New"/>
          <w:color w:val="000000"/>
          <w:sz w:val="20"/>
          <w:szCs w:val="20"/>
          <w:lang w:val="es-MX" w:eastAsia="es-MX"/>
        </w:rPr>
        <w:t>": 600,</w:t>
      </w:r>
    </w:p>
    <w:p w14:paraId="3CE1652E" w14:textId="77777777" w:rsidR="00F07C2A" w:rsidRPr="005F10DC"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5F10DC">
        <w:rPr>
          <w:rFonts w:ascii="Courier New" w:eastAsia="Times New Roman" w:hAnsi="Courier New" w:cs="Courier New"/>
          <w:color w:val="000000"/>
          <w:sz w:val="20"/>
          <w:szCs w:val="20"/>
          <w:lang w:val="es-MX" w:eastAsia="es-MX"/>
        </w:rPr>
        <w:t xml:space="preserve">            "</w:t>
      </w:r>
      <w:proofErr w:type="spellStart"/>
      <w:r w:rsidRPr="005F10DC">
        <w:rPr>
          <w:rFonts w:ascii="Courier New" w:eastAsia="Times New Roman" w:hAnsi="Courier New" w:cs="Courier New"/>
          <w:color w:val="000000"/>
          <w:sz w:val="20"/>
          <w:szCs w:val="20"/>
          <w:lang w:val="es-MX" w:eastAsia="es-MX"/>
        </w:rPr>
        <w:t>Title</w:t>
      </w:r>
      <w:proofErr w:type="spellEnd"/>
      <w:r w:rsidRPr="005F10DC">
        <w:rPr>
          <w:rFonts w:ascii="Courier New" w:eastAsia="Times New Roman" w:hAnsi="Courier New" w:cs="Courier New"/>
          <w:color w:val="000000"/>
          <w:sz w:val="20"/>
          <w:szCs w:val="20"/>
          <w:lang w:val="es-MX" w:eastAsia="es-MX"/>
        </w:rPr>
        <w:t xml:space="preserve">":  "View </w:t>
      </w:r>
      <w:proofErr w:type="spellStart"/>
      <w:r w:rsidRPr="005F10DC">
        <w:rPr>
          <w:rFonts w:ascii="Courier New" w:eastAsia="Times New Roman" w:hAnsi="Courier New" w:cs="Courier New"/>
          <w:color w:val="000000"/>
          <w:sz w:val="20"/>
          <w:szCs w:val="20"/>
          <w:lang w:val="es-MX" w:eastAsia="es-MX"/>
        </w:rPr>
        <w:t>from</w:t>
      </w:r>
      <w:proofErr w:type="spellEnd"/>
      <w:r w:rsidRPr="005F10DC">
        <w:rPr>
          <w:rFonts w:ascii="Courier New" w:eastAsia="Times New Roman" w:hAnsi="Courier New" w:cs="Courier New"/>
          <w:color w:val="000000"/>
          <w:sz w:val="20"/>
          <w:szCs w:val="20"/>
          <w:lang w:val="es-MX" w:eastAsia="es-MX"/>
        </w:rPr>
        <w:t xml:space="preserve"> 15th </w:t>
      </w:r>
      <w:proofErr w:type="spellStart"/>
      <w:r w:rsidRPr="005F10DC">
        <w:rPr>
          <w:rFonts w:ascii="Courier New" w:eastAsia="Times New Roman" w:hAnsi="Courier New" w:cs="Courier New"/>
          <w:color w:val="000000"/>
          <w:sz w:val="20"/>
          <w:szCs w:val="20"/>
          <w:lang w:val="es-MX" w:eastAsia="es-MX"/>
        </w:rPr>
        <w:t>Floor</w:t>
      </w:r>
      <w:proofErr w:type="spellEnd"/>
      <w:r w:rsidRPr="005F10DC">
        <w:rPr>
          <w:rFonts w:ascii="Courier New" w:eastAsia="Times New Roman" w:hAnsi="Courier New" w:cs="Courier New"/>
          <w:color w:val="000000"/>
          <w:sz w:val="20"/>
          <w:szCs w:val="20"/>
          <w:lang w:val="es-MX" w:eastAsia="es-MX"/>
        </w:rPr>
        <w:t>",</w:t>
      </w:r>
    </w:p>
    <w:p w14:paraId="2DF35EC4" w14:textId="77777777" w:rsidR="00F07C2A" w:rsidRPr="005F10DC"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5F10DC">
        <w:rPr>
          <w:rFonts w:ascii="Courier New" w:eastAsia="Times New Roman" w:hAnsi="Courier New" w:cs="Courier New"/>
          <w:color w:val="000000"/>
          <w:sz w:val="20"/>
          <w:szCs w:val="20"/>
          <w:lang w:val="es-MX" w:eastAsia="es-MX"/>
        </w:rPr>
        <w:t xml:space="preserve">            "</w:t>
      </w:r>
      <w:proofErr w:type="spellStart"/>
      <w:r w:rsidRPr="005F10DC">
        <w:rPr>
          <w:rFonts w:ascii="Courier New" w:eastAsia="Times New Roman" w:hAnsi="Courier New" w:cs="Courier New"/>
          <w:color w:val="000000"/>
          <w:sz w:val="20"/>
          <w:szCs w:val="20"/>
          <w:lang w:val="es-MX" w:eastAsia="es-MX"/>
        </w:rPr>
        <w:t>Thumbnail</w:t>
      </w:r>
      <w:proofErr w:type="spellEnd"/>
      <w:r w:rsidRPr="005F10DC">
        <w:rPr>
          <w:rFonts w:ascii="Courier New" w:eastAsia="Times New Roman" w:hAnsi="Courier New" w:cs="Courier New"/>
          <w:color w:val="000000"/>
          <w:sz w:val="20"/>
          <w:szCs w:val="20"/>
          <w:lang w:val="es-MX" w:eastAsia="es-MX"/>
        </w:rPr>
        <w:t>": {</w:t>
      </w:r>
    </w:p>
    <w:p w14:paraId="6C8762DC" w14:textId="77777777" w:rsidR="00F07C2A" w:rsidRPr="005F10DC"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5F10DC">
        <w:rPr>
          <w:rFonts w:ascii="Courier New" w:eastAsia="Times New Roman" w:hAnsi="Courier New" w:cs="Courier New"/>
          <w:color w:val="000000"/>
          <w:sz w:val="20"/>
          <w:szCs w:val="20"/>
          <w:lang w:val="es-MX" w:eastAsia="es-MX"/>
        </w:rPr>
        <w:t xml:space="preserve">                "</w:t>
      </w:r>
      <w:proofErr w:type="spellStart"/>
      <w:r w:rsidRPr="005F10DC">
        <w:rPr>
          <w:rFonts w:ascii="Courier New" w:eastAsia="Times New Roman" w:hAnsi="Courier New" w:cs="Courier New"/>
          <w:color w:val="000000"/>
          <w:sz w:val="20"/>
          <w:szCs w:val="20"/>
          <w:lang w:val="es-MX" w:eastAsia="es-MX"/>
        </w:rPr>
        <w:t>Url</w:t>
      </w:r>
      <w:proofErr w:type="spellEnd"/>
      <w:r w:rsidRPr="005F10DC">
        <w:rPr>
          <w:rFonts w:ascii="Courier New" w:eastAsia="Times New Roman" w:hAnsi="Courier New" w:cs="Courier New"/>
          <w:color w:val="000000"/>
          <w:sz w:val="20"/>
          <w:szCs w:val="20"/>
          <w:lang w:val="es-MX" w:eastAsia="es-MX"/>
        </w:rPr>
        <w:t>":    "http://www.example.com/image/481989943",</w:t>
      </w:r>
    </w:p>
    <w:p w14:paraId="20E89413" w14:textId="77777777" w:rsidR="00F07C2A" w:rsidRPr="005F10DC"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5F10DC">
        <w:rPr>
          <w:rFonts w:ascii="Courier New" w:eastAsia="Times New Roman" w:hAnsi="Courier New" w:cs="Courier New"/>
          <w:color w:val="000000"/>
          <w:sz w:val="20"/>
          <w:szCs w:val="20"/>
          <w:lang w:val="es-MX" w:eastAsia="es-MX"/>
        </w:rPr>
        <w:t xml:space="preserve">                "</w:t>
      </w:r>
      <w:proofErr w:type="spellStart"/>
      <w:r w:rsidRPr="005F10DC">
        <w:rPr>
          <w:rFonts w:ascii="Courier New" w:eastAsia="Times New Roman" w:hAnsi="Courier New" w:cs="Courier New"/>
          <w:color w:val="000000"/>
          <w:sz w:val="20"/>
          <w:szCs w:val="20"/>
          <w:lang w:val="es-MX" w:eastAsia="es-MX"/>
        </w:rPr>
        <w:t>Height</w:t>
      </w:r>
      <w:proofErr w:type="spellEnd"/>
      <w:r w:rsidRPr="005F10DC">
        <w:rPr>
          <w:rFonts w:ascii="Courier New" w:eastAsia="Times New Roman" w:hAnsi="Courier New" w:cs="Courier New"/>
          <w:color w:val="000000"/>
          <w:sz w:val="20"/>
          <w:szCs w:val="20"/>
          <w:lang w:val="es-MX" w:eastAsia="es-MX"/>
        </w:rPr>
        <w:t>": 125,</w:t>
      </w:r>
    </w:p>
    <w:p w14:paraId="15856403" w14:textId="77777777" w:rsidR="00F07C2A" w:rsidRPr="005F10DC"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5F10DC">
        <w:rPr>
          <w:rFonts w:ascii="Courier New" w:eastAsia="Times New Roman" w:hAnsi="Courier New" w:cs="Courier New"/>
          <w:color w:val="000000"/>
          <w:sz w:val="20"/>
          <w:szCs w:val="20"/>
          <w:lang w:val="es-MX" w:eastAsia="es-MX"/>
        </w:rPr>
        <w:t xml:space="preserve">                "</w:t>
      </w:r>
      <w:proofErr w:type="spellStart"/>
      <w:r w:rsidRPr="005F10DC">
        <w:rPr>
          <w:rFonts w:ascii="Courier New" w:eastAsia="Times New Roman" w:hAnsi="Courier New" w:cs="Courier New"/>
          <w:color w:val="000000"/>
          <w:sz w:val="20"/>
          <w:szCs w:val="20"/>
          <w:lang w:val="es-MX" w:eastAsia="es-MX"/>
        </w:rPr>
        <w:t>Width</w:t>
      </w:r>
      <w:proofErr w:type="spellEnd"/>
      <w:r w:rsidRPr="005F10DC">
        <w:rPr>
          <w:rFonts w:ascii="Courier New" w:eastAsia="Times New Roman" w:hAnsi="Courier New" w:cs="Courier New"/>
          <w:color w:val="000000"/>
          <w:sz w:val="20"/>
          <w:szCs w:val="20"/>
          <w:lang w:val="es-MX" w:eastAsia="es-MX"/>
        </w:rPr>
        <w:t>":  100</w:t>
      </w:r>
    </w:p>
    <w:p w14:paraId="395A8907" w14:textId="77777777" w:rsidR="00F07C2A" w:rsidRPr="005F10DC"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5F10DC">
        <w:rPr>
          <w:rFonts w:ascii="Courier New" w:eastAsia="Times New Roman" w:hAnsi="Courier New" w:cs="Courier New"/>
          <w:color w:val="000000"/>
          <w:sz w:val="20"/>
          <w:szCs w:val="20"/>
          <w:lang w:val="es-MX" w:eastAsia="es-MX"/>
        </w:rPr>
        <w:t xml:space="preserve">            },</w:t>
      </w:r>
    </w:p>
    <w:p w14:paraId="6147A563" w14:textId="77777777" w:rsidR="00F07C2A" w:rsidRPr="005F10DC"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5F10DC">
        <w:rPr>
          <w:rFonts w:ascii="Courier New" w:eastAsia="Times New Roman" w:hAnsi="Courier New" w:cs="Courier New"/>
          <w:color w:val="000000"/>
          <w:sz w:val="20"/>
          <w:szCs w:val="20"/>
          <w:lang w:val="es-MX" w:eastAsia="es-MX"/>
        </w:rPr>
        <w:t xml:space="preserve">            "</w:t>
      </w:r>
      <w:proofErr w:type="spellStart"/>
      <w:r w:rsidRPr="005F10DC">
        <w:rPr>
          <w:rFonts w:ascii="Courier New" w:eastAsia="Times New Roman" w:hAnsi="Courier New" w:cs="Courier New"/>
          <w:color w:val="000000"/>
          <w:sz w:val="20"/>
          <w:szCs w:val="20"/>
          <w:lang w:val="es-MX" w:eastAsia="es-MX"/>
        </w:rPr>
        <w:t>Animated</w:t>
      </w:r>
      <w:proofErr w:type="spellEnd"/>
      <w:proofErr w:type="gramStart"/>
      <w:r w:rsidRPr="005F10DC">
        <w:rPr>
          <w:rFonts w:ascii="Courier New" w:eastAsia="Times New Roman" w:hAnsi="Courier New" w:cs="Courier New"/>
          <w:color w:val="000000"/>
          <w:sz w:val="20"/>
          <w:szCs w:val="20"/>
          <w:lang w:val="es-MX" w:eastAsia="es-MX"/>
        </w:rPr>
        <w:t>" :</w:t>
      </w:r>
      <w:proofErr w:type="gramEnd"/>
      <w:r w:rsidRPr="005F10DC">
        <w:rPr>
          <w:rFonts w:ascii="Courier New" w:eastAsia="Times New Roman" w:hAnsi="Courier New" w:cs="Courier New"/>
          <w:color w:val="000000"/>
          <w:sz w:val="20"/>
          <w:szCs w:val="20"/>
          <w:lang w:val="es-MX" w:eastAsia="es-MX"/>
        </w:rPr>
        <w:t xml:space="preserve"> false,</w:t>
      </w:r>
    </w:p>
    <w:p w14:paraId="14A0AA9F" w14:textId="77777777" w:rsidR="00F07C2A" w:rsidRPr="005F10DC"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5F10DC">
        <w:rPr>
          <w:rFonts w:ascii="Courier New" w:eastAsia="Times New Roman" w:hAnsi="Courier New" w:cs="Courier New"/>
          <w:color w:val="000000"/>
          <w:sz w:val="20"/>
          <w:szCs w:val="20"/>
          <w:lang w:val="es-MX" w:eastAsia="es-MX"/>
        </w:rPr>
        <w:t xml:space="preserve">            "</w:t>
      </w:r>
      <w:proofErr w:type="spellStart"/>
      <w:r w:rsidRPr="005F10DC">
        <w:rPr>
          <w:rFonts w:ascii="Courier New" w:eastAsia="Times New Roman" w:hAnsi="Courier New" w:cs="Courier New"/>
          <w:color w:val="000000"/>
          <w:sz w:val="20"/>
          <w:szCs w:val="20"/>
          <w:lang w:val="es-MX" w:eastAsia="es-MX"/>
        </w:rPr>
        <w:t>IDs</w:t>
      </w:r>
      <w:proofErr w:type="spellEnd"/>
      <w:r w:rsidRPr="005F10DC">
        <w:rPr>
          <w:rFonts w:ascii="Courier New" w:eastAsia="Times New Roman" w:hAnsi="Courier New" w:cs="Courier New"/>
          <w:color w:val="000000"/>
          <w:sz w:val="20"/>
          <w:szCs w:val="20"/>
          <w:lang w:val="es-MX" w:eastAsia="es-MX"/>
        </w:rPr>
        <w:t>": [116, 943, 234, 38793]</w:t>
      </w:r>
    </w:p>
    <w:p w14:paraId="2794249B" w14:textId="77777777" w:rsidR="00F07C2A" w:rsidRPr="005F10DC"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5F10DC">
        <w:rPr>
          <w:rFonts w:ascii="Courier New" w:eastAsia="Times New Roman" w:hAnsi="Courier New" w:cs="Courier New"/>
          <w:color w:val="000000"/>
          <w:sz w:val="20"/>
          <w:szCs w:val="20"/>
          <w:lang w:val="es-MX" w:eastAsia="es-MX"/>
        </w:rPr>
        <w:t xml:space="preserve">          }</w:t>
      </w:r>
    </w:p>
    <w:p w14:paraId="0C65144C" w14:textId="794D0EF8" w:rsidR="00F07C2A" w:rsidRPr="005F10DC"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5F10DC">
        <w:rPr>
          <w:rFonts w:ascii="Courier New" w:eastAsia="Times New Roman" w:hAnsi="Courier New" w:cs="Courier New"/>
          <w:color w:val="000000"/>
          <w:sz w:val="20"/>
          <w:szCs w:val="20"/>
          <w:lang w:val="es-MX" w:eastAsia="es-MX"/>
        </w:rPr>
        <w:tab/>
        <w:t>}</w:t>
      </w:r>
    </w:p>
    <w:p w14:paraId="49401218" w14:textId="6DE562DE" w:rsidR="00F07C2A" w:rsidRPr="005F10DC" w:rsidRDefault="00F07C2A" w:rsidP="00F07C2A">
      <w:pPr>
        <w:rPr>
          <w:lang w:val="es-MX"/>
        </w:rPr>
      </w:pPr>
    </w:p>
    <w:p w14:paraId="140EC202" w14:textId="25081B94" w:rsidR="00784EF5" w:rsidRPr="005F10DC" w:rsidRDefault="00784EF5" w:rsidP="00F07C2A">
      <w:pPr>
        <w:rPr>
          <w:lang w:val="es-MX"/>
        </w:rPr>
      </w:pPr>
    </w:p>
    <w:p w14:paraId="4316B004" w14:textId="586B6C95" w:rsidR="00784EF5" w:rsidRPr="005F10DC" w:rsidRDefault="00784EF5" w:rsidP="00F07C2A">
      <w:pPr>
        <w:rPr>
          <w:lang w:val="es-MX"/>
        </w:rPr>
      </w:pPr>
    </w:p>
    <w:p w14:paraId="2C3175E2" w14:textId="02615202" w:rsidR="00784EF5" w:rsidRPr="005F10DC" w:rsidRDefault="00784EF5" w:rsidP="00F07C2A">
      <w:pPr>
        <w:rPr>
          <w:lang w:val="es-MX"/>
        </w:rPr>
      </w:pPr>
    </w:p>
    <w:p w14:paraId="6A93CDCC" w14:textId="434AF85B" w:rsidR="00A97B88" w:rsidRPr="005F10DC" w:rsidRDefault="00A97B88" w:rsidP="00F07C2A">
      <w:pPr>
        <w:rPr>
          <w:lang w:val="es-MX"/>
        </w:rPr>
      </w:pPr>
    </w:p>
    <w:p w14:paraId="2E26A575" w14:textId="1BA650A6" w:rsidR="00A97B88" w:rsidRPr="005F10DC" w:rsidRDefault="00A97B88" w:rsidP="00F07C2A">
      <w:pPr>
        <w:rPr>
          <w:lang w:val="es-MX"/>
        </w:rPr>
      </w:pPr>
    </w:p>
    <w:p w14:paraId="5670AD4C" w14:textId="3BB510E7" w:rsidR="00A97B88" w:rsidRPr="005F10DC" w:rsidRDefault="00A97B88" w:rsidP="00F07C2A">
      <w:pPr>
        <w:rPr>
          <w:lang w:val="es-MX"/>
        </w:rPr>
      </w:pPr>
    </w:p>
    <w:p w14:paraId="6C274F04" w14:textId="7E371EE8" w:rsidR="00A97B88" w:rsidRDefault="00A97B88" w:rsidP="00F07C2A">
      <w:pPr>
        <w:rPr>
          <w:lang w:val="es-MX"/>
        </w:rPr>
      </w:pPr>
    </w:p>
    <w:p w14:paraId="23A9B487" w14:textId="121AD516" w:rsidR="00DD0F03" w:rsidRDefault="00DD0F03" w:rsidP="00F07C2A">
      <w:pPr>
        <w:rPr>
          <w:lang w:val="es-MX"/>
        </w:rPr>
      </w:pPr>
    </w:p>
    <w:p w14:paraId="2A6D6DA8" w14:textId="050D01A2" w:rsidR="00DD0F03" w:rsidRDefault="00DD0F03" w:rsidP="00F07C2A">
      <w:pPr>
        <w:rPr>
          <w:lang w:val="es-MX"/>
        </w:rPr>
      </w:pPr>
    </w:p>
    <w:p w14:paraId="5F04699C" w14:textId="247501B8" w:rsidR="00DD0F03" w:rsidRDefault="00DD0F03" w:rsidP="00F07C2A">
      <w:pPr>
        <w:rPr>
          <w:lang w:val="es-MX"/>
        </w:rPr>
      </w:pPr>
    </w:p>
    <w:p w14:paraId="37CFAC50" w14:textId="23BC977C" w:rsidR="00DD0F03" w:rsidRDefault="00DD0F03" w:rsidP="00F07C2A">
      <w:pPr>
        <w:rPr>
          <w:lang w:val="es-MX"/>
        </w:rPr>
      </w:pPr>
    </w:p>
    <w:p w14:paraId="150C3B21" w14:textId="1145149E" w:rsidR="00C65B79" w:rsidRDefault="00C65B79" w:rsidP="00F07C2A">
      <w:pPr>
        <w:rPr>
          <w:lang w:val="es-MX"/>
        </w:rPr>
      </w:pPr>
    </w:p>
    <w:p w14:paraId="2234AAA5" w14:textId="04979398" w:rsidR="00C65B79" w:rsidRDefault="00C65B79" w:rsidP="00F07C2A">
      <w:pPr>
        <w:rPr>
          <w:lang w:val="es-MX"/>
        </w:rPr>
      </w:pPr>
    </w:p>
    <w:p w14:paraId="4605D0FC" w14:textId="77777777" w:rsidR="00C65B79" w:rsidRPr="005F10DC" w:rsidRDefault="00C65B79" w:rsidP="00F07C2A">
      <w:pPr>
        <w:rPr>
          <w:lang w:val="es-MX"/>
        </w:rPr>
      </w:pPr>
    </w:p>
    <w:p w14:paraId="5A637AC6" w14:textId="3213FDE5" w:rsidR="00A97B88" w:rsidRPr="005F10DC" w:rsidRDefault="00A97B88" w:rsidP="00D67792">
      <w:pPr>
        <w:pStyle w:val="Ttulo1"/>
        <w:numPr>
          <w:ilvl w:val="0"/>
          <w:numId w:val="7"/>
        </w:numPr>
        <w:rPr>
          <w:lang w:val="es-MX"/>
        </w:rPr>
      </w:pPr>
      <w:bookmarkStart w:id="55" w:name="_Toc23418470"/>
      <w:r w:rsidRPr="005F10DC">
        <w:rPr>
          <w:lang w:val="es-MX"/>
        </w:rPr>
        <w:lastRenderedPageBreak/>
        <w:t>Análisis del sistema</w:t>
      </w:r>
      <w:bookmarkEnd w:id="55"/>
    </w:p>
    <w:p w14:paraId="221493CF" w14:textId="1F961DA9" w:rsidR="00C65B79" w:rsidRPr="00C65B79" w:rsidRDefault="0099115D" w:rsidP="00C65B79">
      <w:pPr>
        <w:pStyle w:val="Ttulo2"/>
        <w:numPr>
          <w:ilvl w:val="1"/>
          <w:numId w:val="7"/>
        </w:numPr>
        <w:rPr>
          <w:lang w:val="es-MX"/>
        </w:rPr>
      </w:pPr>
      <w:bookmarkStart w:id="56" w:name="_Toc33238239"/>
      <w:bookmarkStart w:id="57" w:name="_Toc23373160"/>
      <w:bookmarkStart w:id="58" w:name="_Toc23418471"/>
      <w:r w:rsidRPr="005F10DC">
        <w:rPr>
          <w:lang w:val="es-MX"/>
        </w:rPr>
        <w:t>Descripción general</w:t>
      </w:r>
      <w:bookmarkEnd w:id="56"/>
      <w:bookmarkEnd w:id="57"/>
      <w:bookmarkEnd w:id="58"/>
    </w:p>
    <w:p w14:paraId="35C2ACDB" w14:textId="4E76E56C" w:rsidR="0099115D" w:rsidRPr="005F10DC" w:rsidRDefault="0099115D" w:rsidP="0039303B">
      <w:pPr>
        <w:pStyle w:val="Ttulo3"/>
        <w:numPr>
          <w:ilvl w:val="2"/>
          <w:numId w:val="7"/>
        </w:numPr>
        <w:rPr>
          <w:lang w:val="es-MX"/>
        </w:rPr>
      </w:pPr>
      <w:bookmarkStart w:id="59" w:name="_Toc33238240"/>
      <w:bookmarkStart w:id="60" w:name="_Toc23373161"/>
      <w:bookmarkStart w:id="61" w:name="_Toc23418472"/>
      <w:r w:rsidRPr="005F10DC">
        <w:rPr>
          <w:lang w:val="es-MX"/>
        </w:rPr>
        <w:t>Perspectiva del product</w:t>
      </w:r>
      <w:bookmarkEnd w:id="59"/>
      <w:r w:rsidRPr="005F10DC">
        <w:rPr>
          <w:lang w:val="es-MX"/>
        </w:rPr>
        <w:t>o</w:t>
      </w:r>
      <w:bookmarkEnd w:id="60"/>
      <w:bookmarkEnd w:id="61"/>
    </w:p>
    <w:p w14:paraId="06397459" w14:textId="58EC8452" w:rsidR="0099115D" w:rsidRPr="005F10DC" w:rsidRDefault="0099115D" w:rsidP="0099115D">
      <w:pPr>
        <w:pStyle w:val="Normalindentado2"/>
        <w:jc w:val="both"/>
        <w:rPr>
          <w:lang w:val="es-MX"/>
        </w:rPr>
      </w:pPr>
      <w:r w:rsidRPr="005F10DC">
        <w:rPr>
          <w:lang w:val="es-MX"/>
        </w:rPr>
        <w:t>La aplicación Web permite llevar a cabo las consultas federadas geoespaciales y usará la herramienta Map4RDF para visualizar e interactuar con los resultados en un mapa.</w:t>
      </w:r>
      <w:bookmarkStart w:id="62" w:name="_Toc532878320"/>
      <w:bookmarkStart w:id="63" w:name="_Toc33238242"/>
    </w:p>
    <w:p w14:paraId="65313DFE" w14:textId="07C921E5" w:rsidR="0099115D" w:rsidRPr="005F10DC" w:rsidRDefault="0099115D" w:rsidP="0039303B">
      <w:pPr>
        <w:pStyle w:val="Ttulo3"/>
        <w:numPr>
          <w:ilvl w:val="2"/>
          <w:numId w:val="7"/>
        </w:numPr>
        <w:rPr>
          <w:lang w:val="es-MX"/>
        </w:rPr>
      </w:pPr>
      <w:bookmarkStart w:id="64" w:name="_Toc23373164"/>
      <w:bookmarkStart w:id="65" w:name="_Toc23418473"/>
      <w:r w:rsidRPr="005F10DC">
        <w:rPr>
          <w:lang w:val="es-MX"/>
        </w:rPr>
        <w:t>Características de los usuarios</w:t>
      </w:r>
      <w:bookmarkEnd w:id="62"/>
      <w:bookmarkEnd w:id="63"/>
      <w:bookmarkEnd w:id="64"/>
      <w:bookmarkEnd w:id="65"/>
    </w:p>
    <w:p w14:paraId="1DA39535" w14:textId="77777777" w:rsidR="0099115D" w:rsidRPr="005F10DC" w:rsidRDefault="0099115D" w:rsidP="0099115D">
      <w:pPr>
        <w:rPr>
          <w:lang w:val="es-MX"/>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99115D" w:rsidRPr="005F10DC" w14:paraId="79ED8470"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2D2413F0" w14:textId="77777777" w:rsidR="0099115D" w:rsidRPr="005F10DC" w:rsidRDefault="0099115D" w:rsidP="00230FC2">
            <w:pPr>
              <w:pStyle w:val="Normalindentado2"/>
              <w:ind w:left="0"/>
              <w:jc w:val="both"/>
              <w:rPr>
                <w:lang w:val="es-MX"/>
              </w:rPr>
            </w:pPr>
            <w:r w:rsidRPr="005F10DC">
              <w:rPr>
                <w:lang w:val="es-MX"/>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5C1DAFC8" w14:textId="77777777" w:rsidR="0099115D" w:rsidRPr="005F10DC" w:rsidRDefault="0099115D" w:rsidP="00230FC2">
            <w:pPr>
              <w:pStyle w:val="Normalindentado2"/>
              <w:ind w:left="0"/>
              <w:jc w:val="both"/>
              <w:rPr>
                <w:lang w:val="es-MX"/>
              </w:rPr>
            </w:pPr>
            <w:r w:rsidRPr="005F10DC">
              <w:rPr>
                <w:lang w:val="es-MX"/>
              </w:rPr>
              <w:t>Anónimo</w:t>
            </w:r>
          </w:p>
        </w:tc>
      </w:tr>
      <w:tr w:rsidR="0099115D" w:rsidRPr="005F10DC" w14:paraId="1CE8B2B2"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7FEB566" w14:textId="77777777" w:rsidR="0099115D" w:rsidRPr="005F10DC" w:rsidRDefault="0099115D" w:rsidP="00230FC2">
            <w:pPr>
              <w:pStyle w:val="Normalindentado2"/>
              <w:ind w:left="0"/>
              <w:jc w:val="both"/>
              <w:rPr>
                <w:lang w:val="es-MX"/>
              </w:rPr>
            </w:pPr>
            <w:r w:rsidRPr="005F10DC">
              <w:rPr>
                <w:lang w:val="es-MX"/>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181D581" w14:textId="77777777" w:rsidR="0099115D" w:rsidRPr="005F10DC" w:rsidRDefault="0099115D" w:rsidP="00230FC2">
            <w:pPr>
              <w:pStyle w:val="Normalindentado2"/>
              <w:ind w:left="0"/>
              <w:jc w:val="both"/>
              <w:rPr>
                <w:lang w:val="es-MX"/>
              </w:rPr>
            </w:pPr>
            <w:r w:rsidRPr="005F10DC">
              <w:rPr>
                <w:lang w:val="es-MX"/>
              </w:rPr>
              <w:t>Estudiante, profesor y/o investigador</w:t>
            </w:r>
          </w:p>
        </w:tc>
      </w:tr>
      <w:tr w:rsidR="0099115D" w:rsidRPr="005F10DC" w14:paraId="591BCC96"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61C21D2" w14:textId="77777777" w:rsidR="0099115D" w:rsidRPr="005F10DC" w:rsidRDefault="0099115D" w:rsidP="00230FC2">
            <w:pPr>
              <w:pStyle w:val="Normalindentado2"/>
              <w:ind w:left="0"/>
              <w:jc w:val="both"/>
              <w:rPr>
                <w:lang w:val="es-MX"/>
              </w:rPr>
            </w:pPr>
            <w:r w:rsidRPr="005F10DC">
              <w:rPr>
                <w:lang w:val="es-MX"/>
              </w:rP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04A2FE3" w14:textId="77777777" w:rsidR="0099115D" w:rsidRPr="005F10DC" w:rsidRDefault="0099115D" w:rsidP="00230FC2">
            <w:pPr>
              <w:pStyle w:val="Normalindentado2"/>
              <w:ind w:left="0"/>
              <w:jc w:val="both"/>
              <w:rPr>
                <w:lang w:val="es-MX"/>
              </w:rPr>
            </w:pPr>
            <w:r w:rsidRPr="005F10DC">
              <w:rPr>
                <w:lang w:val="es-MX"/>
              </w:rPr>
              <w:t xml:space="preserve">Conocimiento SPARQL y </w:t>
            </w:r>
            <w:proofErr w:type="spellStart"/>
            <w:r w:rsidRPr="005F10DC">
              <w:rPr>
                <w:lang w:val="es-MX"/>
              </w:rPr>
              <w:t>GeoSPARQL</w:t>
            </w:r>
            <w:proofErr w:type="spellEnd"/>
          </w:p>
        </w:tc>
      </w:tr>
      <w:tr w:rsidR="0099115D" w:rsidRPr="005F10DC" w14:paraId="23765EC5"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A848E61" w14:textId="77777777" w:rsidR="0099115D" w:rsidRPr="005F10DC" w:rsidRDefault="0099115D" w:rsidP="00230FC2">
            <w:pPr>
              <w:pStyle w:val="Normalindentado2"/>
              <w:ind w:left="0"/>
              <w:jc w:val="both"/>
              <w:rPr>
                <w:lang w:val="es-MX"/>
              </w:rPr>
            </w:pPr>
            <w:r w:rsidRPr="005F10DC">
              <w:rPr>
                <w:lang w:val="es-MX"/>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A56EAB0" w14:textId="77777777" w:rsidR="0099115D" w:rsidRPr="005F10DC" w:rsidRDefault="0099115D" w:rsidP="00230FC2">
            <w:pPr>
              <w:pStyle w:val="Normalindentado2"/>
              <w:ind w:left="0"/>
              <w:jc w:val="both"/>
              <w:rPr>
                <w:lang w:val="es-MX"/>
              </w:rPr>
            </w:pPr>
            <w:r w:rsidRPr="005F10DC">
              <w:rPr>
                <w:lang w:val="es-MX"/>
              </w:rPr>
              <w:t>Consultar, visualizar datos, filtrar datos, descargar resultados</w:t>
            </w:r>
          </w:p>
        </w:tc>
      </w:tr>
    </w:tbl>
    <w:p w14:paraId="0F1E7693" w14:textId="77777777" w:rsidR="0099115D" w:rsidRPr="005F10DC" w:rsidRDefault="0099115D" w:rsidP="0099115D">
      <w:pPr>
        <w:pStyle w:val="guiazul"/>
        <w:ind w:left="708"/>
        <w:jc w:val="both"/>
        <w:rPr>
          <w:lang w:val="es-MX"/>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99115D" w:rsidRPr="005F10DC" w14:paraId="41B10E7C"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1EB79210" w14:textId="77777777" w:rsidR="0099115D" w:rsidRPr="005F10DC" w:rsidRDefault="0099115D" w:rsidP="00230FC2">
            <w:pPr>
              <w:pStyle w:val="Normalindentado2"/>
              <w:ind w:left="0"/>
              <w:jc w:val="both"/>
              <w:rPr>
                <w:lang w:val="es-MX"/>
              </w:rPr>
            </w:pPr>
            <w:r w:rsidRPr="005F10DC">
              <w:rPr>
                <w:lang w:val="es-MX"/>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036B2D2F" w14:textId="77777777" w:rsidR="0099115D" w:rsidRPr="005F10DC" w:rsidRDefault="0099115D" w:rsidP="00230FC2">
            <w:pPr>
              <w:pStyle w:val="Normalindentado2"/>
              <w:ind w:left="0"/>
              <w:jc w:val="both"/>
              <w:rPr>
                <w:lang w:val="es-MX"/>
              </w:rPr>
            </w:pPr>
            <w:r w:rsidRPr="005F10DC">
              <w:rPr>
                <w:lang w:val="es-MX"/>
              </w:rPr>
              <w:t>Administrador</w:t>
            </w:r>
          </w:p>
        </w:tc>
      </w:tr>
      <w:tr w:rsidR="0099115D" w:rsidRPr="005F10DC" w14:paraId="6F2DF0D1"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0857D8B" w14:textId="77777777" w:rsidR="0099115D" w:rsidRPr="005F10DC" w:rsidRDefault="0099115D" w:rsidP="00230FC2">
            <w:pPr>
              <w:pStyle w:val="Normalindentado2"/>
              <w:ind w:left="0"/>
              <w:jc w:val="both"/>
              <w:rPr>
                <w:lang w:val="es-MX"/>
              </w:rPr>
            </w:pPr>
            <w:r w:rsidRPr="005F10DC">
              <w:rPr>
                <w:lang w:val="es-MX"/>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C2E16CF" w14:textId="77777777" w:rsidR="0099115D" w:rsidRPr="005F10DC" w:rsidRDefault="0099115D" w:rsidP="00230FC2">
            <w:pPr>
              <w:pStyle w:val="Normalindentado2"/>
              <w:ind w:left="0"/>
              <w:jc w:val="both"/>
              <w:rPr>
                <w:lang w:val="es-MX"/>
              </w:rPr>
            </w:pPr>
            <w:r w:rsidRPr="005F10DC">
              <w:rPr>
                <w:lang w:val="es-MX"/>
              </w:rPr>
              <w:t>Estudiante, profesor y/o investigador</w:t>
            </w:r>
          </w:p>
        </w:tc>
      </w:tr>
      <w:tr w:rsidR="0099115D" w:rsidRPr="005F10DC" w14:paraId="64B8D211"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07C7829" w14:textId="77777777" w:rsidR="0099115D" w:rsidRPr="005F10DC" w:rsidRDefault="0099115D" w:rsidP="00230FC2">
            <w:pPr>
              <w:pStyle w:val="Normalindentado2"/>
              <w:ind w:left="0"/>
              <w:jc w:val="both"/>
              <w:rPr>
                <w:lang w:val="es-MX"/>
              </w:rPr>
            </w:pPr>
            <w:r w:rsidRPr="005F10DC">
              <w:rPr>
                <w:lang w:val="es-MX"/>
              </w:rP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21AAF02" w14:textId="77777777" w:rsidR="0099115D" w:rsidRPr="005F10DC" w:rsidRDefault="0099115D" w:rsidP="00230FC2">
            <w:pPr>
              <w:pStyle w:val="Normalindentado2"/>
              <w:ind w:left="0"/>
              <w:jc w:val="both"/>
              <w:rPr>
                <w:lang w:val="es-MX"/>
              </w:rPr>
            </w:pPr>
            <w:r w:rsidRPr="005F10DC">
              <w:rPr>
                <w:lang w:val="es-MX"/>
              </w:rPr>
              <w:t xml:space="preserve">Conocimiento SPARQL y </w:t>
            </w:r>
            <w:proofErr w:type="spellStart"/>
            <w:r w:rsidRPr="005F10DC">
              <w:rPr>
                <w:lang w:val="es-MX"/>
              </w:rPr>
              <w:t>GeoSPARQL</w:t>
            </w:r>
            <w:proofErr w:type="spellEnd"/>
          </w:p>
        </w:tc>
      </w:tr>
      <w:tr w:rsidR="0099115D" w:rsidRPr="005F10DC" w14:paraId="13BF95BD"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15FB70F" w14:textId="77777777" w:rsidR="0099115D" w:rsidRPr="005F10DC" w:rsidRDefault="0099115D" w:rsidP="00230FC2">
            <w:pPr>
              <w:pStyle w:val="Normalindentado2"/>
              <w:ind w:left="0"/>
              <w:jc w:val="both"/>
              <w:rPr>
                <w:lang w:val="es-MX"/>
              </w:rPr>
            </w:pPr>
            <w:r w:rsidRPr="005F10DC">
              <w:rPr>
                <w:lang w:val="es-MX"/>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FFE8EF7" w14:textId="77777777" w:rsidR="0099115D" w:rsidRPr="005F10DC" w:rsidRDefault="0099115D" w:rsidP="00230FC2">
            <w:pPr>
              <w:pStyle w:val="Normalindentado2"/>
              <w:ind w:left="0"/>
              <w:jc w:val="both"/>
              <w:rPr>
                <w:lang w:val="es-MX"/>
              </w:rPr>
            </w:pPr>
            <w:r w:rsidRPr="005F10DC">
              <w:rPr>
                <w:lang w:val="es-MX"/>
              </w:rPr>
              <w:t xml:space="preserve">Configurar Apache </w:t>
            </w:r>
            <w:proofErr w:type="spellStart"/>
            <w:r w:rsidRPr="005F10DC">
              <w:rPr>
                <w:lang w:val="es-MX"/>
              </w:rPr>
              <w:t>Marmotta</w:t>
            </w:r>
            <w:proofErr w:type="spellEnd"/>
            <w:r w:rsidRPr="005F10DC">
              <w:rPr>
                <w:lang w:val="es-MX"/>
              </w:rPr>
              <w:t xml:space="preserve"> para que funcione bajo uno de los 3 perfiles: </w:t>
            </w:r>
            <w:r w:rsidRPr="005F10DC">
              <w:rPr>
                <w:i/>
                <w:iCs/>
                <w:lang w:val="es-MX"/>
              </w:rPr>
              <w:t xml:space="preserve">simple, estándar </w:t>
            </w:r>
            <w:r w:rsidRPr="005F10DC">
              <w:rPr>
                <w:lang w:val="es-MX"/>
              </w:rPr>
              <w:t>y</w:t>
            </w:r>
            <w:r w:rsidRPr="005F10DC">
              <w:rPr>
                <w:i/>
                <w:iCs/>
                <w:lang w:val="es-MX"/>
              </w:rPr>
              <w:t xml:space="preserve"> </w:t>
            </w:r>
            <w:proofErr w:type="spellStart"/>
            <w:r w:rsidRPr="005F10DC">
              <w:rPr>
                <w:i/>
                <w:iCs/>
                <w:lang w:val="es-MX"/>
              </w:rPr>
              <w:t>restricted</w:t>
            </w:r>
            <w:proofErr w:type="spellEnd"/>
            <w:r w:rsidRPr="005F10DC">
              <w:rPr>
                <w:i/>
                <w:iCs/>
                <w:lang w:val="es-MX"/>
              </w:rPr>
              <w:t>.</w:t>
            </w:r>
          </w:p>
        </w:tc>
      </w:tr>
    </w:tbl>
    <w:p w14:paraId="37E03ED0" w14:textId="77777777" w:rsidR="0099115D" w:rsidRPr="005F10DC" w:rsidRDefault="0099115D" w:rsidP="0099115D">
      <w:pPr>
        <w:pStyle w:val="guiazul"/>
        <w:jc w:val="both"/>
        <w:rPr>
          <w:lang w:val="es-MX"/>
        </w:rPr>
      </w:pPr>
    </w:p>
    <w:p w14:paraId="30D69285" w14:textId="098C18CE" w:rsidR="0099115D" w:rsidRPr="005F10DC" w:rsidRDefault="0099115D" w:rsidP="0039303B">
      <w:pPr>
        <w:pStyle w:val="Ttulo3"/>
        <w:numPr>
          <w:ilvl w:val="2"/>
          <w:numId w:val="7"/>
        </w:numPr>
        <w:rPr>
          <w:lang w:val="es-MX"/>
        </w:rPr>
      </w:pPr>
      <w:bookmarkStart w:id="66" w:name="_Toc532878321"/>
      <w:bookmarkStart w:id="67" w:name="_Toc33238243"/>
      <w:bookmarkStart w:id="68" w:name="_Toc23373165"/>
      <w:bookmarkStart w:id="69" w:name="_Toc23418474"/>
      <w:r w:rsidRPr="005F10DC">
        <w:rPr>
          <w:lang w:val="es-MX"/>
        </w:rPr>
        <w:t>Restricciones</w:t>
      </w:r>
      <w:bookmarkEnd w:id="66"/>
      <w:bookmarkEnd w:id="67"/>
      <w:bookmarkEnd w:id="68"/>
      <w:bookmarkEnd w:id="69"/>
    </w:p>
    <w:p w14:paraId="32BFD3CE" w14:textId="77777777" w:rsidR="0099115D" w:rsidRPr="005F10DC" w:rsidRDefault="0099115D" w:rsidP="0099115D">
      <w:pPr>
        <w:pStyle w:val="Normalindentado2"/>
        <w:numPr>
          <w:ilvl w:val="1"/>
          <w:numId w:val="6"/>
        </w:numPr>
        <w:ind w:left="1440"/>
        <w:jc w:val="both"/>
        <w:rPr>
          <w:lang w:val="es-MX"/>
        </w:rPr>
      </w:pPr>
      <w:r w:rsidRPr="005F10DC">
        <w:rPr>
          <w:lang w:val="es-MX"/>
        </w:rPr>
        <w:t>Conexión a Internet</w:t>
      </w:r>
    </w:p>
    <w:p w14:paraId="042D575D" w14:textId="77777777" w:rsidR="0099115D" w:rsidRPr="005F10DC" w:rsidRDefault="0099115D" w:rsidP="0099115D">
      <w:pPr>
        <w:pStyle w:val="Normalindentado2"/>
        <w:numPr>
          <w:ilvl w:val="1"/>
          <w:numId w:val="6"/>
        </w:numPr>
        <w:ind w:left="1440"/>
        <w:jc w:val="both"/>
        <w:rPr>
          <w:lang w:val="es-MX"/>
        </w:rPr>
      </w:pPr>
      <w:r w:rsidRPr="005F10DC">
        <w:rPr>
          <w:lang w:val="es-MX"/>
        </w:rPr>
        <w:t xml:space="preserve">Consultas basadas en los protocolos </w:t>
      </w:r>
      <w:r w:rsidRPr="005F10DC">
        <w:rPr>
          <w:i/>
          <w:iCs/>
          <w:lang w:val="es-MX"/>
        </w:rPr>
        <w:t>SPARQL 1.1</w:t>
      </w:r>
      <w:r w:rsidRPr="005F10DC">
        <w:rPr>
          <w:lang w:val="es-MX"/>
        </w:rPr>
        <w:t xml:space="preserve"> y </w:t>
      </w:r>
      <w:proofErr w:type="spellStart"/>
      <w:r w:rsidRPr="005F10DC">
        <w:rPr>
          <w:i/>
          <w:iCs/>
          <w:lang w:val="es-MX"/>
        </w:rPr>
        <w:t>GeoSPARQL</w:t>
      </w:r>
      <w:proofErr w:type="spellEnd"/>
    </w:p>
    <w:p w14:paraId="5A7D2FE0" w14:textId="77777777" w:rsidR="0099115D" w:rsidRPr="005F10DC" w:rsidRDefault="0099115D" w:rsidP="0099115D">
      <w:pPr>
        <w:pStyle w:val="Normalindentado2"/>
        <w:numPr>
          <w:ilvl w:val="1"/>
          <w:numId w:val="6"/>
        </w:numPr>
        <w:ind w:left="1440"/>
        <w:jc w:val="both"/>
        <w:rPr>
          <w:lang w:val="es-MX"/>
        </w:rPr>
      </w:pPr>
      <w:r w:rsidRPr="005F10DC">
        <w:rPr>
          <w:lang w:val="es-MX"/>
        </w:rPr>
        <w:t>Las consultas pueden ser federadas</w:t>
      </w:r>
    </w:p>
    <w:p w14:paraId="0FA27AD8" w14:textId="77777777" w:rsidR="0099115D" w:rsidRPr="005F10DC" w:rsidRDefault="0099115D" w:rsidP="0099115D">
      <w:pPr>
        <w:pStyle w:val="Normalindentado2"/>
        <w:numPr>
          <w:ilvl w:val="1"/>
          <w:numId w:val="6"/>
        </w:numPr>
        <w:ind w:left="1440"/>
        <w:jc w:val="both"/>
        <w:rPr>
          <w:lang w:val="es-MX"/>
        </w:rPr>
      </w:pPr>
      <w:r w:rsidRPr="005F10DC">
        <w:rPr>
          <w:lang w:val="es-MX"/>
        </w:rPr>
        <w:t xml:space="preserve">Consultas a la nube </w:t>
      </w:r>
      <w:proofErr w:type="spellStart"/>
      <w:r w:rsidRPr="005F10DC">
        <w:rPr>
          <w:i/>
          <w:iCs/>
          <w:lang w:val="es-MX"/>
        </w:rPr>
        <w:t>Linked</w:t>
      </w:r>
      <w:proofErr w:type="spellEnd"/>
      <w:r w:rsidRPr="005F10DC">
        <w:rPr>
          <w:i/>
          <w:iCs/>
          <w:lang w:val="es-MX"/>
        </w:rPr>
        <w:t xml:space="preserve"> Data</w:t>
      </w:r>
    </w:p>
    <w:p w14:paraId="674F7B78" w14:textId="77777777" w:rsidR="0099115D" w:rsidRPr="005F10DC" w:rsidRDefault="0099115D" w:rsidP="0099115D">
      <w:pPr>
        <w:pStyle w:val="Normalindentado2"/>
        <w:numPr>
          <w:ilvl w:val="1"/>
          <w:numId w:val="6"/>
        </w:numPr>
        <w:ind w:left="1440"/>
        <w:jc w:val="both"/>
        <w:rPr>
          <w:lang w:val="es-MX"/>
        </w:rPr>
      </w:pPr>
      <w:r w:rsidRPr="005F10DC">
        <w:rPr>
          <w:lang w:val="es-MX"/>
        </w:rPr>
        <w:t>Los lenguajes de programación y de marcado para la plataforma serán</w:t>
      </w:r>
    </w:p>
    <w:p w14:paraId="6F40A3FA" w14:textId="77777777" w:rsidR="0099115D" w:rsidRPr="005F10DC" w:rsidRDefault="0099115D" w:rsidP="0099115D">
      <w:pPr>
        <w:pStyle w:val="Normalindentado2"/>
        <w:numPr>
          <w:ilvl w:val="2"/>
          <w:numId w:val="6"/>
        </w:numPr>
        <w:ind w:left="2160"/>
        <w:jc w:val="both"/>
        <w:rPr>
          <w:lang w:val="es-MX"/>
        </w:rPr>
      </w:pPr>
      <w:r w:rsidRPr="005F10DC">
        <w:rPr>
          <w:lang w:val="es-MX"/>
        </w:rPr>
        <w:t>HTML</w:t>
      </w:r>
    </w:p>
    <w:p w14:paraId="1DDF918D" w14:textId="77777777" w:rsidR="0099115D" w:rsidRPr="005F10DC" w:rsidRDefault="0099115D" w:rsidP="0099115D">
      <w:pPr>
        <w:pStyle w:val="Normalindentado2"/>
        <w:numPr>
          <w:ilvl w:val="2"/>
          <w:numId w:val="6"/>
        </w:numPr>
        <w:ind w:left="2160"/>
        <w:jc w:val="both"/>
        <w:rPr>
          <w:lang w:val="es-MX"/>
        </w:rPr>
      </w:pPr>
      <w:r w:rsidRPr="005F10DC">
        <w:rPr>
          <w:lang w:val="es-MX"/>
        </w:rPr>
        <w:t>CSS</w:t>
      </w:r>
    </w:p>
    <w:p w14:paraId="24DF9F13" w14:textId="77777777" w:rsidR="0099115D" w:rsidRPr="005F10DC" w:rsidRDefault="0099115D" w:rsidP="0099115D">
      <w:pPr>
        <w:pStyle w:val="Normalindentado2"/>
        <w:numPr>
          <w:ilvl w:val="2"/>
          <w:numId w:val="6"/>
        </w:numPr>
        <w:ind w:left="2160"/>
        <w:jc w:val="both"/>
        <w:rPr>
          <w:lang w:val="es-MX"/>
        </w:rPr>
      </w:pPr>
      <w:r w:rsidRPr="005F10DC">
        <w:rPr>
          <w:lang w:val="es-MX"/>
        </w:rPr>
        <w:t>JavaScript</w:t>
      </w:r>
    </w:p>
    <w:p w14:paraId="31E64F01" w14:textId="77777777" w:rsidR="0099115D" w:rsidRPr="005F10DC" w:rsidRDefault="0099115D" w:rsidP="0099115D">
      <w:pPr>
        <w:pStyle w:val="Normalindentado2"/>
        <w:numPr>
          <w:ilvl w:val="2"/>
          <w:numId w:val="6"/>
        </w:numPr>
        <w:ind w:left="2160"/>
        <w:jc w:val="both"/>
        <w:rPr>
          <w:lang w:val="es-MX"/>
        </w:rPr>
      </w:pPr>
      <w:r w:rsidRPr="005F10DC">
        <w:rPr>
          <w:lang w:val="es-MX"/>
        </w:rPr>
        <w:t>Java</w:t>
      </w:r>
    </w:p>
    <w:p w14:paraId="6B71AE8E" w14:textId="77777777" w:rsidR="0099115D" w:rsidRPr="005F10DC" w:rsidRDefault="0099115D" w:rsidP="0099115D">
      <w:pPr>
        <w:pStyle w:val="Normalindentado2"/>
        <w:numPr>
          <w:ilvl w:val="1"/>
          <w:numId w:val="6"/>
        </w:numPr>
        <w:ind w:left="1440"/>
        <w:jc w:val="both"/>
        <w:rPr>
          <w:lang w:val="es-MX"/>
        </w:rPr>
      </w:pPr>
      <w:r w:rsidRPr="005F10DC">
        <w:rPr>
          <w:lang w:val="es-MX"/>
        </w:rPr>
        <w:t>La aplicación estará basada en métodos HTTP, en REST y JSON</w:t>
      </w:r>
    </w:p>
    <w:p w14:paraId="03426B96" w14:textId="1F5440AD" w:rsidR="0099115D" w:rsidRPr="005F10DC" w:rsidRDefault="0099115D" w:rsidP="0039303B">
      <w:pPr>
        <w:pStyle w:val="Ttulo3"/>
        <w:numPr>
          <w:ilvl w:val="2"/>
          <w:numId w:val="7"/>
        </w:numPr>
        <w:rPr>
          <w:lang w:val="es-MX"/>
        </w:rPr>
      </w:pPr>
      <w:bookmarkStart w:id="70" w:name="_Toc532878322"/>
      <w:bookmarkStart w:id="71" w:name="_Toc33238244"/>
      <w:bookmarkStart w:id="72" w:name="_Toc23373166"/>
      <w:bookmarkStart w:id="73" w:name="_Toc23418475"/>
      <w:r w:rsidRPr="005F10DC">
        <w:rPr>
          <w:lang w:val="es-MX"/>
        </w:rPr>
        <w:t>Suposiciones y dependencias</w:t>
      </w:r>
      <w:bookmarkEnd w:id="70"/>
      <w:bookmarkEnd w:id="71"/>
      <w:bookmarkEnd w:id="72"/>
      <w:bookmarkEnd w:id="73"/>
    </w:p>
    <w:p w14:paraId="2625FF7C" w14:textId="77777777" w:rsidR="0099115D" w:rsidRPr="005F10DC" w:rsidRDefault="0099115D" w:rsidP="0099115D">
      <w:pPr>
        <w:pStyle w:val="Normalindentado2"/>
        <w:numPr>
          <w:ilvl w:val="1"/>
          <w:numId w:val="6"/>
        </w:numPr>
        <w:ind w:left="1440"/>
        <w:jc w:val="both"/>
        <w:rPr>
          <w:lang w:val="es-MX"/>
        </w:rPr>
      </w:pPr>
      <w:r w:rsidRPr="005F10DC">
        <w:rPr>
          <w:lang w:val="es-MX"/>
        </w:rPr>
        <w:t>La herramienta Map4RDF en próximas versiones seguirá usando las tecnologías mencionadas para la aplicación Web.</w:t>
      </w:r>
    </w:p>
    <w:p w14:paraId="1AC6EF0D" w14:textId="0A806566" w:rsidR="0099115D" w:rsidRDefault="0099115D" w:rsidP="0099115D">
      <w:pPr>
        <w:pStyle w:val="Normalindentado2"/>
        <w:numPr>
          <w:ilvl w:val="1"/>
          <w:numId w:val="6"/>
        </w:numPr>
        <w:ind w:left="2124" w:hanging="1044"/>
        <w:jc w:val="both"/>
        <w:rPr>
          <w:lang w:val="es-MX"/>
        </w:rPr>
      </w:pPr>
      <w:r w:rsidRPr="005F10DC">
        <w:rPr>
          <w:lang w:val="es-MX"/>
        </w:rPr>
        <w:t>Se asume que el módulo de consultas federadas estará disponible cuando la</w:t>
      </w:r>
      <w:r w:rsidR="0039303B">
        <w:rPr>
          <w:lang w:val="es-MX"/>
        </w:rPr>
        <w:t xml:space="preserve"> </w:t>
      </w:r>
      <w:r w:rsidRPr="005F10DC">
        <w:rPr>
          <w:lang w:val="es-MX"/>
        </w:rPr>
        <w:t>aplicación Web esté lista.</w:t>
      </w:r>
    </w:p>
    <w:p w14:paraId="7E7FB168" w14:textId="704A9967" w:rsidR="0039303B" w:rsidRDefault="0039303B" w:rsidP="0039303B">
      <w:pPr>
        <w:pStyle w:val="Normalindentado2"/>
        <w:jc w:val="both"/>
        <w:rPr>
          <w:lang w:val="es-MX"/>
        </w:rPr>
      </w:pPr>
    </w:p>
    <w:p w14:paraId="78EBF794" w14:textId="77777777" w:rsidR="0039303B" w:rsidRPr="005F10DC" w:rsidRDefault="0039303B" w:rsidP="0039303B">
      <w:pPr>
        <w:pStyle w:val="Normalindentado2"/>
        <w:jc w:val="both"/>
        <w:rPr>
          <w:lang w:val="es-MX"/>
        </w:rPr>
      </w:pPr>
    </w:p>
    <w:p w14:paraId="2B14909A" w14:textId="631970C8" w:rsidR="00B06CC3" w:rsidRPr="0039303B" w:rsidRDefault="00B06CC3" w:rsidP="0039303B">
      <w:pPr>
        <w:pStyle w:val="Ttulo2"/>
        <w:numPr>
          <w:ilvl w:val="1"/>
          <w:numId w:val="7"/>
        </w:numPr>
        <w:rPr>
          <w:lang w:val="es-MX"/>
        </w:rPr>
      </w:pPr>
      <w:bookmarkStart w:id="74" w:name="_Toc23418476"/>
      <w:r>
        <w:rPr>
          <w:lang w:val="es-MX"/>
        </w:rPr>
        <w:t>Requisitos específicos</w:t>
      </w:r>
      <w:bookmarkEnd w:id="74"/>
    </w:p>
    <w:p w14:paraId="23C1B6B6" w14:textId="09A5E351" w:rsidR="00B06CC3" w:rsidRDefault="00B06CC3" w:rsidP="0039303B">
      <w:pPr>
        <w:pStyle w:val="Ttulo3"/>
        <w:numPr>
          <w:ilvl w:val="2"/>
          <w:numId w:val="7"/>
        </w:numPr>
        <w:rPr>
          <w:lang w:val="es-MX"/>
        </w:rPr>
      </w:pPr>
      <w:bookmarkStart w:id="75" w:name="_Toc23418477"/>
      <w:bookmarkStart w:id="76" w:name="_Hlk23344296"/>
      <w:r>
        <w:rPr>
          <w:lang w:val="es-MX"/>
        </w:rPr>
        <w:t>Requerimientos funcionales</w:t>
      </w:r>
      <w:bookmarkEnd w:id="75"/>
    </w:p>
    <w:p w14:paraId="7CE58332" w14:textId="77777777" w:rsidR="00A97B88" w:rsidRPr="005F10DC" w:rsidRDefault="00A97B88" w:rsidP="00A97B88">
      <w:pPr>
        <w:pStyle w:val="Normalindentado1"/>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5F10DC" w14:paraId="7CAE3C7B" w14:textId="77777777" w:rsidTr="009E35A7">
        <w:tc>
          <w:tcPr>
            <w:tcW w:w="2490" w:type="dxa"/>
            <w:tcBorders>
              <w:right w:val="double" w:sz="4" w:space="0" w:color="auto"/>
            </w:tcBorders>
            <w:shd w:val="clear" w:color="auto" w:fill="EAEAEA"/>
            <w:tcMar>
              <w:left w:w="40" w:type="dxa"/>
              <w:bottom w:w="17" w:type="dxa"/>
              <w:right w:w="40" w:type="dxa"/>
            </w:tcMar>
          </w:tcPr>
          <w:p w14:paraId="0BE70DE1" w14:textId="77777777" w:rsidR="00A97B88" w:rsidRPr="005F10DC" w:rsidRDefault="00A97B88" w:rsidP="009E35A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3A0C15D4" w14:textId="77777777" w:rsidR="00A97B88" w:rsidRPr="005F10DC" w:rsidRDefault="00A97B88" w:rsidP="009E35A7">
            <w:pPr>
              <w:pStyle w:val="Normalindentado1"/>
              <w:ind w:left="0"/>
              <w:jc w:val="both"/>
              <w:rPr>
                <w:lang w:val="es-MX"/>
              </w:rPr>
            </w:pPr>
            <w:r w:rsidRPr="005F10DC">
              <w:rPr>
                <w:lang w:val="es-MX"/>
              </w:rPr>
              <w:t>RF01</w:t>
            </w:r>
          </w:p>
        </w:tc>
      </w:tr>
      <w:tr w:rsidR="00A97B88" w:rsidRPr="005F10DC" w14:paraId="389159A0" w14:textId="77777777" w:rsidTr="009E35A7">
        <w:tc>
          <w:tcPr>
            <w:tcW w:w="2490" w:type="dxa"/>
            <w:tcBorders>
              <w:right w:val="double" w:sz="4" w:space="0" w:color="auto"/>
            </w:tcBorders>
            <w:shd w:val="clear" w:color="auto" w:fill="EAEAEA"/>
            <w:tcMar>
              <w:left w:w="40" w:type="dxa"/>
              <w:bottom w:w="17" w:type="dxa"/>
              <w:right w:w="40" w:type="dxa"/>
            </w:tcMar>
          </w:tcPr>
          <w:p w14:paraId="43532C0D" w14:textId="77777777" w:rsidR="00A97B88" w:rsidRPr="005F10DC" w:rsidRDefault="00A97B88" w:rsidP="009E35A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68CDC1D1" w14:textId="77777777" w:rsidR="00A97B88" w:rsidRPr="005F10DC" w:rsidRDefault="00A97B88" w:rsidP="009E35A7">
            <w:pPr>
              <w:pStyle w:val="Normalindentado1"/>
              <w:ind w:left="0"/>
              <w:jc w:val="both"/>
              <w:rPr>
                <w:lang w:val="es-MX"/>
              </w:rPr>
            </w:pPr>
            <w:r w:rsidRPr="005F10DC">
              <w:rPr>
                <w:lang w:val="es-MX"/>
              </w:rPr>
              <w:t>Establecer comunicación</w:t>
            </w:r>
          </w:p>
        </w:tc>
      </w:tr>
      <w:tr w:rsidR="00A97B88" w:rsidRPr="005F10DC" w14:paraId="017B450E" w14:textId="77777777" w:rsidTr="009E35A7">
        <w:tc>
          <w:tcPr>
            <w:tcW w:w="2490" w:type="dxa"/>
            <w:tcBorders>
              <w:right w:val="double" w:sz="4" w:space="0" w:color="auto"/>
            </w:tcBorders>
            <w:shd w:val="clear" w:color="auto" w:fill="EAEAEA"/>
            <w:tcMar>
              <w:left w:w="40" w:type="dxa"/>
              <w:bottom w:w="17" w:type="dxa"/>
              <w:right w:w="40" w:type="dxa"/>
            </w:tcMar>
          </w:tcPr>
          <w:p w14:paraId="3B281BC7" w14:textId="77777777" w:rsidR="00A97B88" w:rsidRPr="005F10DC" w:rsidRDefault="00A97B88" w:rsidP="009E35A7">
            <w:pPr>
              <w:pStyle w:val="guiazul"/>
              <w:jc w:val="both"/>
              <w:rPr>
                <w:i w:val="0"/>
                <w:iCs/>
                <w:color w:val="auto"/>
                <w:lang w:val="es-MX"/>
              </w:rPr>
            </w:pPr>
            <w:r w:rsidRPr="005F10DC">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0CBE742B" w14:textId="77777777" w:rsidR="00A97B88" w:rsidRPr="005F10DC" w:rsidRDefault="00A97B88" w:rsidP="009E35A7">
            <w:pPr>
              <w:pStyle w:val="Normalindentado1"/>
              <w:ind w:left="0"/>
              <w:jc w:val="both"/>
              <w:rPr>
                <w:lang w:val="es-MX"/>
              </w:rPr>
            </w:pPr>
            <w:r w:rsidRPr="005F10DC">
              <w:rPr>
                <w:lang w:val="es-MX"/>
              </w:rPr>
              <w:t>Requisito</w:t>
            </w:r>
          </w:p>
        </w:tc>
      </w:tr>
      <w:tr w:rsidR="00A97B88" w:rsidRPr="005F10DC" w14:paraId="683351C0" w14:textId="77777777" w:rsidTr="009E35A7">
        <w:tc>
          <w:tcPr>
            <w:tcW w:w="2490" w:type="dxa"/>
            <w:tcBorders>
              <w:right w:val="double" w:sz="4" w:space="0" w:color="auto"/>
            </w:tcBorders>
            <w:shd w:val="clear" w:color="auto" w:fill="EAEAEA"/>
            <w:tcMar>
              <w:left w:w="40" w:type="dxa"/>
              <w:bottom w:w="17" w:type="dxa"/>
              <w:right w:w="40" w:type="dxa"/>
            </w:tcMar>
          </w:tcPr>
          <w:p w14:paraId="7114DCBC" w14:textId="77777777" w:rsidR="00A97B88" w:rsidRPr="005F10DC" w:rsidRDefault="00A97B88" w:rsidP="009E35A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8651068" w14:textId="77777777" w:rsidR="00A97B88" w:rsidRPr="005F10DC" w:rsidRDefault="00A97B88" w:rsidP="009E35A7">
            <w:pPr>
              <w:pStyle w:val="Normalindentado1"/>
              <w:ind w:left="0"/>
              <w:jc w:val="both"/>
              <w:rPr>
                <w:lang w:val="es-MX"/>
              </w:rPr>
            </w:pPr>
            <w:r w:rsidRPr="005F10DC">
              <w:rPr>
                <w:lang w:val="es-MX"/>
              </w:rPr>
              <w:t>El usuario debe de inicializar la aplicación Web para poder usarla.</w:t>
            </w:r>
          </w:p>
        </w:tc>
      </w:tr>
      <w:tr w:rsidR="00A97B88" w:rsidRPr="005F10DC" w14:paraId="6B1282C6" w14:textId="77777777" w:rsidTr="009E35A7">
        <w:tc>
          <w:tcPr>
            <w:tcW w:w="2490" w:type="dxa"/>
            <w:tcBorders>
              <w:right w:val="double" w:sz="4" w:space="0" w:color="auto"/>
            </w:tcBorders>
            <w:shd w:val="clear" w:color="auto" w:fill="EAEAEA"/>
            <w:tcMar>
              <w:left w:w="40" w:type="dxa"/>
              <w:bottom w:w="17" w:type="dxa"/>
              <w:right w:w="40" w:type="dxa"/>
            </w:tcMar>
          </w:tcPr>
          <w:p w14:paraId="13D42924" w14:textId="77777777" w:rsidR="00A97B88" w:rsidRPr="005F10DC" w:rsidRDefault="00A97B88" w:rsidP="009E35A7">
            <w:pPr>
              <w:pStyle w:val="guiazul"/>
              <w:rPr>
                <w:i w:val="0"/>
                <w:iCs/>
                <w:color w:val="auto"/>
                <w:lang w:val="es-MX"/>
              </w:rPr>
            </w:pPr>
            <w:r w:rsidRPr="005F10DC">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D3AFD41" w14:textId="77777777" w:rsidR="00A97B88" w:rsidRPr="005F10DC" w:rsidRDefault="00A97B88" w:rsidP="009E35A7">
            <w:pPr>
              <w:pStyle w:val="Normalindentado1"/>
              <w:ind w:left="0"/>
              <w:jc w:val="both"/>
              <w:rPr>
                <w:lang w:val="es-MX"/>
              </w:rPr>
            </w:pPr>
            <w:r w:rsidRPr="005F10DC">
              <w:rPr>
                <w:lang w:val="es-MX"/>
              </w:rPr>
              <w:t xml:space="preserve">Se debe de establecer comunicación entre el software Apache </w:t>
            </w:r>
            <w:proofErr w:type="spellStart"/>
            <w:r w:rsidRPr="005F10DC">
              <w:rPr>
                <w:lang w:val="es-MX"/>
              </w:rPr>
              <w:t>Marmotta</w:t>
            </w:r>
            <w:proofErr w:type="spellEnd"/>
            <w:r w:rsidRPr="005F10DC">
              <w:rPr>
                <w:lang w:val="es-MX"/>
              </w:rPr>
              <w:t xml:space="preserve"> ya que, sin ellos la aplicación Web no puede funcionar.</w:t>
            </w:r>
          </w:p>
        </w:tc>
      </w:tr>
      <w:tr w:rsidR="00A97B88" w:rsidRPr="005F10DC" w14:paraId="1E587AB3" w14:textId="77777777" w:rsidTr="009E35A7">
        <w:tc>
          <w:tcPr>
            <w:tcW w:w="2490" w:type="dxa"/>
            <w:tcBorders>
              <w:right w:val="double" w:sz="4" w:space="0" w:color="auto"/>
            </w:tcBorders>
            <w:shd w:val="clear" w:color="auto" w:fill="EAEAEA"/>
            <w:tcMar>
              <w:left w:w="40" w:type="dxa"/>
              <w:bottom w:w="17" w:type="dxa"/>
              <w:right w:w="40" w:type="dxa"/>
            </w:tcMar>
          </w:tcPr>
          <w:p w14:paraId="402FCFCE" w14:textId="77777777" w:rsidR="00A97B88" w:rsidRPr="005F10DC" w:rsidRDefault="00A97B88" w:rsidP="009E35A7">
            <w:pPr>
              <w:pStyle w:val="guiazul"/>
              <w:rPr>
                <w:i w:val="0"/>
                <w:iCs/>
                <w:color w:val="auto"/>
                <w:lang w:val="es-MX"/>
              </w:rPr>
            </w:pPr>
            <w:r w:rsidRPr="005F10DC">
              <w:rPr>
                <w:i w:val="0"/>
                <w:iCs/>
                <w:color w:val="auto"/>
                <w:lang w:val="es-MX"/>
              </w:rPr>
              <w:lastRenderedPageBreak/>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0543DEA4" w14:textId="77777777" w:rsidR="00A97B88" w:rsidRPr="005F10DC" w:rsidRDefault="00A97B88" w:rsidP="009E35A7">
            <w:pPr>
              <w:pStyle w:val="Normalindentado1"/>
              <w:ind w:left="0"/>
              <w:jc w:val="both"/>
              <w:rPr>
                <w:lang w:val="es-MX"/>
              </w:rPr>
            </w:pPr>
            <w:r w:rsidRPr="005F10DC">
              <w:rPr>
                <w:lang w:val="es-MX"/>
              </w:rPr>
              <w:t>RNF01</w:t>
            </w:r>
          </w:p>
          <w:p w14:paraId="17C0F406" w14:textId="77777777" w:rsidR="00A97B88" w:rsidRPr="005F10DC" w:rsidRDefault="00A97B88" w:rsidP="009E35A7">
            <w:pPr>
              <w:pStyle w:val="Normalindentado1"/>
              <w:ind w:left="0"/>
              <w:jc w:val="both"/>
              <w:rPr>
                <w:lang w:val="es-MX"/>
              </w:rPr>
            </w:pPr>
            <w:r w:rsidRPr="005F10DC">
              <w:rPr>
                <w:lang w:val="es-MX"/>
              </w:rPr>
              <w:t>RNF02</w:t>
            </w:r>
          </w:p>
          <w:p w14:paraId="605E57BB" w14:textId="77777777" w:rsidR="00A97B88" w:rsidRPr="005F10DC" w:rsidRDefault="00A97B88" w:rsidP="009E35A7">
            <w:pPr>
              <w:pStyle w:val="Normalindentado1"/>
              <w:ind w:left="0"/>
              <w:jc w:val="both"/>
              <w:rPr>
                <w:lang w:val="es-MX"/>
              </w:rPr>
            </w:pPr>
            <w:r w:rsidRPr="005F10DC">
              <w:rPr>
                <w:lang w:val="es-MX"/>
              </w:rPr>
              <w:t>RNF03</w:t>
            </w:r>
          </w:p>
        </w:tc>
      </w:tr>
      <w:tr w:rsidR="00A97B88" w:rsidRPr="005F10DC" w14:paraId="03B80145" w14:textId="77777777" w:rsidTr="009E35A7">
        <w:tc>
          <w:tcPr>
            <w:tcW w:w="2490" w:type="dxa"/>
            <w:tcBorders>
              <w:right w:val="double" w:sz="4" w:space="0" w:color="auto"/>
            </w:tcBorders>
            <w:shd w:val="clear" w:color="auto" w:fill="EAEAEA"/>
            <w:tcMar>
              <w:left w:w="40" w:type="dxa"/>
              <w:bottom w:w="17" w:type="dxa"/>
              <w:right w:w="40" w:type="dxa"/>
            </w:tcMar>
          </w:tcPr>
          <w:p w14:paraId="4367EFBB" w14:textId="77777777" w:rsidR="00A97B88" w:rsidRPr="005F10DC" w:rsidRDefault="00A97B88" w:rsidP="009E35A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0564B673" w14:textId="77777777" w:rsidR="00A97B88" w:rsidRPr="005F10DC" w:rsidRDefault="00A97B88" w:rsidP="009E35A7">
            <w:pPr>
              <w:pStyle w:val="Normalindentado1"/>
              <w:ind w:left="0"/>
              <w:jc w:val="both"/>
              <w:rPr>
                <w:lang w:val="es-MX"/>
              </w:rPr>
            </w:pPr>
            <w:r w:rsidRPr="005F10DC">
              <w:rPr>
                <w:lang w:val="es-MX"/>
              </w:rPr>
              <w:t>Alta/Esencial</w:t>
            </w:r>
          </w:p>
        </w:tc>
      </w:tr>
    </w:tbl>
    <w:p w14:paraId="45155CFA" w14:textId="77777777" w:rsidR="00A97B88" w:rsidRPr="005F10DC" w:rsidRDefault="00A97B88" w:rsidP="00A97B88">
      <w:pPr>
        <w:pStyle w:val="guiazul"/>
        <w:ind w:left="360"/>
        <w:jc w:val="both"/>
        <w:rPr>
          <w:lang w:val="es-MX"/>
        </w:rPr>
      </w:pPr>
    </w:p>
    <w:p w14:paraId="5F9CC367" w14:textId="77777777" w:rsidR="00A97B88" w:rsidRPr="005F10DC" w:rsidRDefault="00A97B88" w:rsidP="00A97B88">
      <w:pPr>
        <w:pStyle w:val="guiazul"/>
        <w:ind w:left="360"/>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5F10DC" w14:paraId="3BC02527" w14:textId="77777777" w:rsidTr="009E35A7">
        <w:tc>
          <w:tcPr>
            <w:tcW w:w="2490" w:type="dxa"/>
            <w:tcBorders>
              <w:right w:val="double" w:sz="4" w:space="0" w:color="auto"/>
            </w:tcBorders>
            <w:shd w:val="clear" w:color="auto" w:fill="EAEAEA"/>
            <w:tcMar>
              <w:left w:w="40" w:type="dxa"/>
              <w:bottom w:w="17" w:type="dxa"/>
              <w:right w:w="40" w:type="dxa"/>
            </w:tcMar>
          </w:tcPr>
          <w:p w14:paraId="1C01256E" w14:textId="77777777" w:rsidR="00A97B88" w:rsidRPr="005F10DC" w:rsidRDefault="00A97B88" w:rsidP="009E35A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7305ACB9" w14:textId="77777777" w:rsidR="00A97B88" w:rsidRPr="005F10DC" w:rsidRDefault="00A97B88" w:rsidP="009E35A7">
            <w:pPr>
              <w:pStyle w:val="Normalindentado1"/>
              <w:ind w:left="0"/>
              <w:jc w:val="both"/>
              <w:rPr>
                <w:lang w:val="es-MX"/>
              </w:rPr>
            </w:pPr>
            <w:r w:rsidRPr="005F10DC">
              <w:rPr>
                <w:lang w:val="es-MX"/>
              </w:rPr>
              <w:t>RF02</w:t>
            </w:r>
          </w:p>
        </w:tc>
      </w:tr>
      <w:tr w:rsidR="00A97B88" w:rsidRPr="005F10DC" w14:paraId="2D10266F" w14:textId="77777777" w:rsidTr="009E35A7">
        <w:tc>
          <w:tcPr>
            <w:tcW w:w="2490" w:type="dxa"/>
            <w:tcBorders>
              <w:right w:val="double" w:sz="4" w:space="0" w:color="auto"/>
            </w:tcBorders>
            <w:shd w:val="clear" w:color="auto" w:fill="EAEAEA"/>
            <w:tcMar>
              <w:left w:w="40" w:type="dxa"/>
              <w:bottom w:w="17" w:type="dxa"/>
              <w:right w:w="40" w:type="dxa"/>
            </w:tcMar>
          </w:tcPr>
          <w:p w14:paraId="555E0B07" w14:textId="77777777" w:rsidR="00A97B88" w:rsidRPr="005F10DC" w:rsidRDefault="00A97B88" w:rsidP="009E35A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13D9FEC9" w14:textId="77777777" w:rsidR="00A97B88" w:rsidRPr="005F10DC" w:rsidRDefault="00A97B88" w:rsidP="009E35A7">
            <w:pPr>
              <w:pStyle w:val="Normalindentado1"/>
              <w:ind w:left="0"/>
              <w:jc w:val="both"/>
              <w:rPr>
                <w:lang w:val="es-MX"/>
              </w:rPr>
            </w:pPr>
            <w:r w:rsidRPr="005F10DC">
              <w:rPr>
                <w:lang w:val="es-MX"/>
              </w:rPr>
              <w:t>Valida conexión</w:t>
            </w:r>
          </w:p>
        </w:tc>
      </w:tr>
      <w:tr w:rsidR="00A97B88" w:rsidRPr="005F10DC" w14:paraId="54C033CB" w14:textId="77777777" w:rsidTr="009E35A7">
        <w:tc>
          <w:tcPr>
            <w:tcW w:w="2490" w:type="dxa"/>
            <w:tcBorders>
              <w:right w:val="double" w:sz="4" w:space="0" w:color="auto"/>
            </w:tcBorders>
            <w:shd w:val="clear" w:color="auto" w:fill="EAEAEA"/>
            <w:tcMar>
              <w:left w:w="40" w:type="dxa"/>
              <w:bottom w:w="17" w:type="dxa"/>
              <w:right w:w="40" w:type="dxa"/>
            </w:tcMar>
          </w:tcPr>
          <w:p w14:paraId="5F9F39C1" w14:textId="77777777" w:rsidR="00A97B88" w:rsidRPr="005F10DC" w:rsidRDefault="00A97B88" w:rsidP="009E35A7">
            <w:pPr>
              <w:pStyle w:val="guiazul"/>
              <w:jc w:val="both"/>
              <w:rPr>
                <w:i w:val="0"/>
                <w:iCs/>
                <w:color w:val="auto"/>
                <w:lang w:val="es-MX"/>
              </w:rPr>
            </w:pPr>
            <w:r w:rsidRPr="005F10DC">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7A777B40" w14:textId="77777777" w:rsidR="00A97B88" w:rsidRPr="005F10DC" w:rsidRDefault="00A97B88" w:rsidP="009E35A7">
            <w:pPr>
              <w:pStyle w:val="Normalindentado1"/>
              <w:ind w:left="0"/>
              <w:jc w:val="both"/>
              <w:rPr>
                <w:lang w:val="es-MX"/>
              </w:rPr>
            </w:pPr>
            <w:r w:rsidRPr="005F10DC">
              <w:rPr>
                <w:lang w:val="es-MX"/>
              </w:rPr>
              <w:t>Requisito</w:t>
            </w:r>
          </w:p>
        </w:tc>
      </w:tr>
      <w:tr w:rsidR="00A97B88" w:rsidRPr="005F10DC" w14:paraId="5DE80D4E" w14:textId="77777777" w:rsidTr="009E35A7">
        <w:tc>
          <w:tcPr>
            <w:tcW w:w="2490" w:type="dxa"/>
            <w:tcBorders>
              <w:right w:val="double" w:sz="4" w:space="0" w:color="auto"/>
            </w:tcBorders>
            <w:shd w:val="clear" w:color="auto" w:fill="EAEAEA"/>
            <w:tcMar>
              <w:left w:w="40" w:type="dxa"/>
              <w:bottom w:w="17" w:type="dxa"/>
              <w:right w:w="40" w:type="dxa"/>
            </w:tcMar>
          </w:tcPr>
          <w:p w14:paraId="6C8FE229" w14:textId="77777777" w:rsidR="00A97B88" w:rsidRPr="005F10DC" w:rsidRDefault="00A97B88" w:rsidP="009E35A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6E442EB" w14:textId="77777777" w:rsidR="00A97B88" w:rsidRPr="005F10DC" w:rsidRDefault="00A97B88" w:rsidP="009E35A7">
            <w:pPr>
              <w:pStyle w:val="Normalindentado1"/>
              <w:ind w:left="0"/>
              <w:jc w:val="both"/>
              <w:rPr>
                <w:lang w:val="es-MX"/>
              </w:rPr>
            </w:pPr>
            <w:r w:rsidRPr="005F10DC">
              <w:rPr>
                <w:lang w:val="es-MX"/>
              </w:rPr>
              <w:t>La aplicación Web debe validar la conexión.</w:t>
            </w:r>
          </w:p>
        </w:tc>
      </w:tr>
      <w:tr w:rsidR="00A97B88" w:rsidRPr="005F10DC" w14:paraId="16526956" w14:textId="77777777" w:rsidTr="009E35A7">
        <w:tc>
          <w:tcPr>
            <w:tcW w:w="2490" w:type="dxa"/>
            <w:tcBorders>
              <w:right w:val="double" w:sz="4" w:space="0" w:color="auto"/>
            </w:tcBorders>
            <w:shd w:val="clear" w:color="auto" w:fill="EAEAEA"/>
            <w:tcMar>
              <w:left w:w="40" w:type="dxa"/>
              <w:bottom w:w="17" w:type="dxa"/>
              <w:right w:w="40" w:type="dxa"/>
            </w:tcMar>
          </w:tcPr>
          <w:p w14:paraId="2A5364AB" w14:textId="77777777" w:rsidR="00A97B88" w:rsidRPr="005F10DC" w:rsidRDefault="00A97B88" w:rsidP="009E35A7">
            <w:pPr>
              <w:pStyle w:val="guiazul"/>
              <w:rPr>
                <w:i w:val="0"/>
                <w:iCs/>
                <w:color w:val="auto"/>
                <w:lang w:val="es-MX"/>
              </w:rPr>
            </w:pPr>
            <w:r w:rsidRPr="005F10DC">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5C49CD36" w14:textId="77777777" w:rsidR="00A97B88" w:rsidRPr="005F10DC" w:rsidRDefault="00A97B88" w:rsidP="009E35A7">
            <w:pPr>
              <w:pStyle w:val="Normalindentado1"/>
              <w:ind w:left="0"/>
              <w:jc w:val="both"/>
              <w:rPr>
                <w:lang w:val="es-MX"/>
              </w:rPr>
            </w:pPr>
            <w:r w:rsidRPr="005F10DC">
              <w:rPr>
                <w:lang w:val="es-MX"/>
              </w:rPr>
              <w:t xml:space="preserve">Para usar la aplicación Web, se debe de conectar la aplicación con Apache </w:t>
            </w:r>
            <w:proofErr w:type="spellStart"/>
            <w:r w:rsidRPr="005F10DC">
              <w:rPr>
                <w:lang w:val="es-MX"/>
              </w:rPr>
              <w:t>Marmotta</w:t>
            </w:r>
            <w:proofErr w:type="spellEnd"/>
            <w:r w:rsidRPr="005F10DC">
              <w:rPr>
                <w:lang w:val="es-MX"/>
              </w:rPr>
              <w:t xml:space="preserve"> e Internet con el fin de avanzar o mostrar un mensaje de error de conexión en la aplicación.</w:t>
            </w:r>
          </w:p>
        </w:tc>
      </w:tr>
      <w:tr w:rsidR="00A97B88" w:rsidRPr="005F10DC" w14:paraId="31EB04FF" w14:textId="77777777" w:rsidTr="009E35A7">
        <w:tc>
          <w:tcPr>
            <w:tcW w:w="2490" w:type="dxa"/>
            <w:tcBorders>
              <w:right w:val="double" w:sz="4" w:space="0" w:color="auto"/>
            </w:tcBorders>
            <w:shd w:val="clear" w:color="auto" w:fill="EAEAEA"/>
            <w:tcMar>
              <w:left w:w="40" w:type="dxa"/>
              <w:bottom w:w="17" w:type="dxa"/>
              <w:right w:w="40" w:type="dxa"/>
            </w:tcMar>
          </w:tcPr>
          <w:p w14:paraId="729FBE1D" w14:textId="77777777" w:rsidR="00A97B88" w:rsidRPr="005F10DC" w:rsidRDefault="00A97B88" w:rsidP="009E35A7">
            <w:pPr>
              <w:pStyle w:val="guiazul"/>
              <w:rPr>
                <w:i w:val="0"/>
                <w:iCs/>
                <w:color w:val="auto"/>
                <w:lang w:val="es-MX"/>
              </w:rPr>
            </w:pPr>
            <w:r w:rsidRPr="005F10DC">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754D4F60" w14:textId="77777777" w:rsidR="00A97B88" w:rsidRPr="005F10DC" w:rsidRDefault="00A97B88" w:rsidP="009E35A7">
            <w:pPr>
              <w:pStyle w:val="Normalindentado1"/>
              <w:ind w:left="0"/>
              <w:jc w:val="both"/>
              <w:rPr>
                <w:lang w:val="es-MX"/>
              </w:rPr>
            </w:pPr>
            <w:r w:rsidRPr="005F10DC">
              <w:rPr>
                <w:lang w:val="es-MX"/>
              </w:rPr>
              <w:t>RNF01</w:t>
            </w:r>
          </w:p>
        </w:tc>
      </w:tr>
      <w:tr w:rsidR="00A97B88" w:rsidRPr="005F10DC" w14:paraId="19CF45A7" w14:textId="77777777" w:rsidTr="009E35A7">
        <w:tc>
          <w:tcPr>
            <w:tcW w:w="2490" w:type="dxa"/>
            <w:tcBorders>
              <w:right w:val="double" w:sz="4" w:space="0" w:color="auto"/>
            </w:tcBorders>
            <w:shd w:val="clear" w:color="auto" w:fill="EAEAEA"/>
            <w:tcMar>
              <w:left w:w="40" w:type="dxa"/>
              <w:bottom w:w="17" w:type="dxa"/>
              <w:right w:w="40" w:type="dxa"/>
            </w:tcMar>
          </w:tcPr>
          <w:p w14:paraId="202B6C80" w14:textId="77777777" w:rsidR="00A97B88" w:rsidRPr="005F10DC" w:rsidRDefault="00A97B88" w:rsidP="009E35A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3CEE3760" w14:textId="77777777" w:rsidR="00A97B88" w:rsidRPr="005F10DC" w:rsidRDefault="00A97B88" w:rsidP="009E35A7">
            <w:pPr>
              <w:pStyle w:val="Normalindentado1"/>
              <w:ind w:left="0"/>
              <w:jc w:val="both"/>
              <w:rPr>
                <w:lang w:val="es-MX"/>
              </w:rPr>
            </w:pPr>
            <w:r w:rsidRPr="005F10DC">
              <w:rPr>
                <w:lang w:val="es-MX"/>
              </w:rPr>
              <w:fldChar w:fldCharType="begin">
                <w:ffData>
                  <w:name w:val="Casilla3"/>
                  <w:enabled/>
                  <w:calcOnExit w:val="0"/>
                  <w:checkBox>
                    <w:sizeAuto/>
                    <w:default w:val="0"/>
                  </w:checkBox>
                </w:ffData>
              </w:fldChar>
            </w:r>
            <w:r w:rsidRPr="005F10DC">
              <w:rPr>
                <w:lang w:val="es-MX"/>
              </w:rPr>
              <w:instrText xml:space="preserve"> FORMCHECKBOX </w:instrText>
            </w:r>
            <w:r w:rsidR="009E7D13">
              <w:rPr>
                <w:lang w:val="es-MX"/>
              </w:rPr>
            </w:r>
            <w:r w:rsidR="009E7D13">
              <w:rPr>
                <w:lang w:val="es-MX"/>
              </w:rPr>
              <w:fldChar w:fldCharType="separate"/>
            </w:r>
            <w:r w:rsidRPr="005F10DC">
              <w:rPr>
                <w:lang w:val="es-MX"/>
              </w:rPr>
              <w:fldChar w:fldCharType="end"/>
            </w:r>
            <w:r w:rsidRPr="005F10DC">
              <w:rPr>
                <w:lang w:val="es-MX"/>
              </w:rPr>
              <w:t xml:space="preserve"> Alta/Esencial</w:t>
            </w:r>
          </w:p>
        </w:tc>
      </w:tr>
    </w:tbl>
    <w:p w14:paraId="3FAFE119" w14:textId="77777777" w:rsidR="00A97B88" w:rsidRPr="005F10DC" w:rsidRDefault="00A97B88" w:rsidP="00A97B88">
      <w:pPr>
        <w:pStyle w:val="guiazul"/>
        <w:ind w:left="360"/>
        <w:jc w:val="both"/>
        <w:rPr>
          <w:lang w:val="es-MX"/>
        </w:rPr>
      </w:pPr>
    </w:p>
    <w:p w14:paraId="595B5638" w14:textId="77777777" w:rsidR="00A97B88" w:rsidRPr="005F10DC" w:rsidRDefault="00A97B88" w:rsidP="00A97B88">
      <w:pPr>
        <w:pStyle w:val="guiazul"/>
        <w:ind w:left="360"/>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5F10DC" w14:paraId="5ECB8A05" w14:textId="77777777" w:rsidTr="009E35A7">
        <w:tc>
          <w:tcPr>
            <w:tcW w:w="2490" w:type="dxa"/>
            <w:tcBorders>
              <w:right w:val="double" w:sz="4" w:space="0" w:color="auto"/>
            </w:tcBorders>
            <w:shd w:val="clear" w:color="auto" w:fill="EAEAEA"/>
            <w:tcMar>
              <w:left w:w="40" w:type="dxa"/>
              <w:bottom w:w="17" w:type="dxa"/>
              <w:right w:w="40" w:type="dxa"/>
            </w:tcMar>
          </w:tcPr>
          <w:p w14:paraId="20078FE4" w14:textId="77777777" w:rsidR="00A97B88" w:rsidRPr="005F10DC" w:rsidRDefault="00A97B88" w:rsidP="009E35A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5D27E6BB" w14:textId="77777777" w:rsidR="00A97B88" w:rsidRPr="005F10DC" w:rsidRDefault="00A97B88" w:rsidP="009E35A7">
            <w:pPr>
              <w:pStyle w:val="Normalindentado1"/>
              <w:ind w:left="0"/>
              <w:jc w:val="both"/>
              <w:rPr>
                <w:lang w:val="es-MX"/>
              </w:rPr>
            </w:pPr>
            <w:r w:rsidRPr="005F10DC">
              <w:rPr>
                <w:lang w:val="es-MX"/>
              </w:rPr>
              <w:t>RF03</w:t>
            </w:r>
          </w:p>
        </w:tc>
      </w:tr>
      <w:tr w:rsidR="00A97B88" w:rsidRPr="005F10DC" w14:paraId="3B7D2CE9" w14:textId="77777777" w:rsidTr="009E35A7">
        <w:tc>
          <w:tcPr>
            <w:tcW w:w="2490" w:type="dxa"/>
            <w:tcBorders>
              <w:right w:val="double" w:sz="4" w:space="0" w:color="auto"/>
            </w:tcBorders>
            <w:shd w:val="clear" w:color="auto" w:fill="EAEAEA"/>
            <w:tcMar>
              <w:left w:w="40" w:type="dxa"/>
              <w:bottom w:w="17" w:type="dxa"/>
              <w:right w:w="40" w:type="dxa"/>
            </w:tcMar>
          </w:tcPr>
          <w:p w14:paraId="417AC5D9" w14:textId="77777777" w:rsidR="00A97B88" w:rsidRPr="005F10DC" w:rsidRDefault="00A97B88" w:rsidP="009E35A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1E04DC1E" w14:textId="77777777" w:rsidR="00A97B88" w:rsidRPr="005F10DC" w:rsidRDefault="00A97B88" w:rsidP="009E35A7">
            <w:pPr>
              <w:pStyle w:val="Normalindentado1"/>
              <w:ind w:left="0"/>
              <w:jc w:val="both"/>
              <w:rPr>
                <w:lang w:val="es-MX"/>
              </w:rPr>
            </w:pPr>
            <w:r w:rsidRPr="005F10DC">
              <w:rPr>
                <w:lang w:val="es-MX"/>
              </w:rPr>
              <w:t>Selección de modo</w:t>
            </w:r>
          </w:p>
        </w:tc>
      </w:tr>
      <w:tr w:rsidR="00A97B88" w:rsidRPr="005F10DC" w14:paraId="484E9AD0" w14:textId="77777777" w:rsidTr="009E35A7">
        <w:tc>
          <w:tcPr>
            <w:tcW w:w="2490" w:type="dxa"/>
            <w:tcBorders>
              <w:right w:val="double" w:sz="4" w:space="0" w:color="auto"/>
            </w:tcBorders>
            <w:shd w:val="clear" w:color="auto" w:fill="EAEAEA"/>
            <w:tcMar>
              <w:left w:w="40" w:type="dxa"/>
              <w:bottom w:w="17" w:type="dxa"/>
              <w:right w:w="40" w:type="dxa"/>
            </w:tcMar>
          </w:tcPr>
          <w:p w14:paraId="4C30C175" w14:textId="77777777" w:rsidR="00A97B88" w:rsidRPr="005F10DC" w:rsidRDefault="00A97B88" w:rsidP="009E35A7">
            <w:pPr>
              <w:pStyle w:val="guiazul"/>
              <w:jc w:val="both"/>
              <w:rPr>
                <w:i w:val="0"/>
                <w:iCs/>
                <w:color w:val="auto"/>
                <w:lang w:val="es-MX"/>
              </w:rPr>
            </w:pPr>
            <w:r w:rsidRPr="005F10DC">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057A850B" w14:textId="77777777" w:rsidR="00A97B88" w:rsidRPr="005F10DC" w:rsidRDefault="00A97B88" w:rsidP="009E35A7">
            <w:pPr>
              <w:pStyle w:val="Normalindentado1"/>
              <w:ind w:left="0"/>
              <w:jc w:val="both"/>
              <w:rPr>
                <w:lang w:val="es-MX"/>
              </w:rPr>
            </w:pPr>
            <w:r w:rsidRPr="005F10DC">
              <w:rPr>
                <w:lang w:val="es-MX"/>
              </w:rPr>
              <w:t>Requisito</w:t>
            </w:r>
          </w:p>
        </w:tc>
      </w:tr>
      <w:tr w:rsidR="00A97B88" w:rsidRPr="005F10DC" w14:paraId="31529D96" w14:textId="77777777" w:rsidTr="009E35A7">
        <w:tc>
          <w:tcPr>
            <w:tcW w:w="2490" w:type="dxa"/>
            <w:tcBorders>
              <w:right w:val="double" w:sz="4" w:space="0" w:color="auto"/>
            </w:tcBorders>
            <w:shd w:val="clear" w:color="auto" w:fill="EAEAEA"/>
            <w:tcMar>
              <w:left w:w="40" w:type="dxa"/>
              <w:bottom w:w="17" w:type="dxa"/>
              <w:right w:w="40" w:type="dxa"/>
            </w:tcMar>
          </w:tcPr>
          <w:p w14:paraId="0A95F0A9" w14:textId="77777777" w:rsidR="00A97B88" w:rsidRPr="005F10DC" w:rsidRDefault="00A97B88" w:rsidP="009E35A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353E47BB" w14:textId="77777777" w:rsidR="00A97B88" w:rsidRPr="005F10DC" w:rsidRDefault="00A97B88" w:rsidP="009E35A7">
            <w:pPr>
              <w:pStyle w:val="Normalindentado1"/>
              <w:ind w:left="0"/>
              <w:jc w:val="both"/>
              <w:rPr>
                <w:lang w:val="es-MX"/>
              </w:rPr>
            </w:pPr>
            <w:r w:rsidRPr="005F10DC">
              <w:rPr>
                <w:lang w:val="es-MX"/>
              </w:rPr>
              <w:t xml:space="preserve">El usuario deberá escoger el modo de uso de la aplicación: Consultar </w:t>
            </w:r>
            <w:proofErr w:type="spellStart"/>
            <w:r w:rsidRPr="005F10DC">
              <w:rPr>
                <w:i/>
                <w:iCs/>
                <w:lang w:val="es-MX"/>
              </w:rPr>
              <w:t>dataset</w:t>
            </w:r>
            <w:proofErr w:type="spellEnd"/>
            <w:r w:rsidRPr="005F10DC">
              <w:rPr>
                <w:lang w:val="es-MX"/>
              </w:rPr>
              <w:t xml:space="preserve"> o Realizar consulta.</w:t>
            </w:r>
          </w:p>
        </w:tc>
      </w:tr>
      <w:tr w:rsidR="00A97B88" w:rsidRPr="005F10DC" w14:paraId="26F01DC8" w14:textId="77777777" w:rsidTr="009E35A7">
        <w:tc>
          <w:tcPr>
            <w:tcW w:w="2490" w:type="dxa"/>
            <w:tcBorders>
              <w:right w:val="double" w:sz="4" w:space="0" w:color="auto"/>
            </w:tcBorders>
            <w:shd w:val="clear" w:color="auto" w:fill="EAEAEA"/>
            <w:tcMar>
              <w:left w:w="40" w:type="dxa"/>
              <w:bottom w:w="17" w:type="dxa"/>
              <w:right w:w="40" w:type="dxa"/>
            </w:tcMar>
          </w:tcPr>
          <w:p w14:paraId="4974565D" w14:textId="77777777" w:rsidR="00A97B88" w:rsidRPr="005F10DC" w:rsidRDefault="00A97B88" w:rsidP="009E35A7">
            <w:pPr>
              <w:pStyle w:val="guiazul"/>
              <w:rPr>
                <w:i w:val="0"/>
                <w:iCs/>
                <w:color w:val="auto"/>
                <w:lang w:val="es-MX"/>
              </w:rPr>
            </w:pPr>
            <w:r w:rsidRPr="005F10DC">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0F220395" w14:textId="77777777" w:rsidR="00A97B88" w:rsidRPr="005F10DC" w:rsidRDefault="00A97B88" w:rsidP="009E35A7">
            <w:pPr>
              <w:pStyle w:val="Normalindentado1"/>
              <w:ind w:left="0"/>
              <w:jc w:val="both"/>
              <w:rPr>
                <w:lang w:val="es-MX"/>
              </w:rPr>
            </w:pPr>
            <w:r w:rsidRPr="005F10DC">
              <w:rPr>
                <w:lang w:val="es-MX"/>
              </w:rPr>
              <w:t xml:space="preserve">La aplicación Web da la opción de escoger 2 opciones de operación. En la primera, existirán varios </w:t>
            </w:r>
            <w:proofErr w:type="spellStart"/>
            <w:r w:rsidRPr="005F10DC">
              <w:rPr>
                <w:i/>
                <w:iCs/>
                <w:lang w:val="es-MX"/>
              </w:rPr>
              <w:t>datasets</w:t>
            </w:r>
            <w:proofErr w:type="spellEnd"/>
            <w:r w:rsidRPr="005F10DC">
              <w:rPr>
                <w:lang w:val="es-MX"/>
              </w:rPr>
              <w:t xml:space="preserve"> precargados en Apache </w:t>
            </w:r>
            <w:proofErr w:type="spellStart"/>
            <w:r w:rsidRPr="005F10DC">
              <w:rPr>
                <w:lang w:val="es-MX"/>
              </w:rPr>
              <w:t>Marmotta</w:t>
            </w:r>
            <w:proofErr w:type="spellEnd"/>
            <w:r w:rsidRPr="005F10DC">
              <w:rPr>
                <w:lang w:val="es-MX"/>
              </w:rPr>
              <w:t xml:space="preserve"> mientras que, en la segunda opción, el usuario podrá ingresar una consulta que quiera ser ejecutada en tiempo real. Los resultados de ambas opciones se podrán visualizar en la aplicación Web con la ayuda de la herramienta Map4RDF.</w:t>
            </w:r>
          </w:p>
        </w:tc>
      </w:tr>
      <w:tr w:rsidR="00A97B88" w:rsidRPr="005F10DC" w14:paraId="66A4672E" w14:textId="77777777" w:rsidTr="009E35A7">
        <w:tc>
          <w:tcPr>
            <w:tcW w:w="2490" w:type="dxa"/>
            <w:tcBorders>
              <w:right w:val="double" w:sz="4" w:space="0" w:color="auto"/>
            </w:tcBorders>
            <w:shd w:val="clear" w:color="auto" w:fill="EAEAEA"/>
            <w:tcMar>
              <w:left w:w="40" w:type="dxa"/>
              <w:bottom w:w="17" w:type="dxa"/>
              <w:right w:w="40" w:type="dxa"/>
            </w:tcMar>
          </w:tcPr>
          <w:p w14:paraId="64B35367" w14:textId="77777777" w:rsidR="00A97B88" w:rsidRPr="005F10DC" w:rsidRDefault="00A97B88" w:rsidP="009E35A7">
            <w:pPr>
              <w:pStyle w:val="guiazul"/>
              <w:rPr>
                <w:i w:val="0"/>
                <w:iCs/>
                <w:color w:val="auto"/>
                <w:lang w:val="es-MX"/>
              </w:rPr>
            </w:pPr>
            <w:r w:rsidRPr="005F10DC">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E9376C6" w14:textId="77777777" w:rsidR="00A97B88" w:rsidRPr="005F10DC" w:rsidRDefault="00A97B88" w:rsidP="009E35A7">
            <w:pPr>
              <w:pStyle w:val="Normalindentado1"/>
              <w:ind w:left="0"/>
              <w:jc w:val="both"/>
              <w:rPr>
                <w:lang w:val="es-MX"/>
              </w:rPr>
            </w:pPr>
            <w:r w:rsidRPr="005F10DC">
              <w:rPr>
                <w:lang w:val="es-MX"/>
              </w:rPr>
              <w:t>RNF02</w:t>
            </w:r>
          </w:p>
          <w:p w14:paraId="0A407A67" w14:textId="77777777" w:rsidR="00A97B88" w:rsidRPr="005F10DC" w:rsidRDefault="00A97B88" w:rsidP="009E35A7">
            <w:pPr>
              <w:pStyle w:val="Normalindentado1"/>
              <w:ind w:left="0"/>
              <w:jc w:val="both"/>
              <w:rPr>
                <w:lang w:val="es-MX"/>
              </w:rPr>
            </w:pPr>
            <w:r w:rsidRPr="005F10DC">
              <w:rPr>
                <w:lang w:val="es-MX"/>
              </w:rPr>
              <w:t>RNF03</w:t>
            </w:r>
          </w:p>
        </w:tc>
      </w:tr>
      <w:tr w:rsidR="00A97B88" w:rsidRPr="005F10DC" w14:paraId="0BE816F8" w14:textId="77777777" w:rsidTr="009E35A7">
        <w:tc>
          <w:tcPr>
            <w:tcW w:w="2490" w:type="dxa"/>
            <w:tcBorders>
              <w:right w:val="double" w:sz="4" w:space="0" w:color="auto"/>
            </w:tcBorders>
            <w:shd w:val="clear" w:color="auto" w:fill="EAEAEA"/>
            <w:tcMar>
              <w:left w:w="40" w:type="dxa"/>
              <w:bottom w:w="17" w:type="dxa"/>
              <w:right w:w="40" w:type="dxa"/>
            </w:tcMar>
          </w:tcPr>
          <w:p w14:paraId="4C173E88" w14:textId="77777777" w:rsidR="00A97B88" w:rsidRPr="005F10DC" w:rsidRDefault="00A97B88" w:rsidP="009E35A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32C6B3AF" w14:textId="77777777" w:rsidR="00A97B88" w:rsidRPr="005F10DC" w:rsidRDefault="00A97B88" w:rsidP="009E35A7">
            <w:pPr>
              <w:pStyle w:val="Normalindentado1"/>
              <w:ind w:left="0"/>
              <w:jc w:val="both"/>
              <w:rPr>
                <w:lang w:val="es-MX"/>
              </w:rPr>
            </w:pPr>
            <w:r w:rsidRPr="005F10DC">
              <w:rPr>
                <w:lang w:val="es-MX"/>
              </w:rPr>
              <w:fldChar w:fldCharType="begin">
                <w:ffData>
                  <w:name w:val="Casilla3"/>
                  <w:enabled/>
                  <w:calcOnExit w:val="0"/>
                  <w:checkBox>
                    <w:sizeAuto/>
                    <w:default w:val="0"/>
                  </w:checkBox>
                </w:ffData>
              </w:fldChar>
            </w:r>
            <w:r w:rsidRPr="005F10DC">
              <w:rPr>
                <w:lang w:val="es-MX"/>
              </w:rPr>
              <w:instrText xml:space="preserve"> FORMCHECKBOX </w:instrText>
            </w:r>
            <w:r w:rsidR="009E7D13">
              <w:rPr>
                <w:lang w:val="es-MX"/>
              </w:rPr>
            </w:r>
            <w:r w:rsidR="009E7D13">
              <w:rPr>
                <w:lang w:val="es-MX"/>
              </w:rPr>
              <w:fldChar w:fldCharType="separate"/>
            </w:r>
            <w:r w:rsidRPr="005F10DC">
              <w:rPr>
                <w:lang w:val="es-MX"/>
              </w:rPr>
              <w:fldChar w:fldCharType="end"/>
            </w:r>
            <w:r w:rsidRPr="005F10DC">
              <w:rPr>
                <w:lang w:val="es-MX"/>
              </w:rPr>
              <w:t xml:space="preserve"> Alta/Esencial</w:t>
            </w:r>
          </w:p>
        </w:tc>
      </w:tr>
    </w:tbl>
    <w:p w14:paraId="61C5EC20" w14:textId="77777777" w:rsidR="00A97B88" w:rsidRPr="005F10DC" w:rsidRDefault="00A97B88" w:rsidP="00A97B88">
      <w:pPr>
        <w:pStyle w:val="guiazul"/>
        <w:ind w:left="360"/>
        <w:jc w:val="both"/>
        <w:rPr>
          <w:lang w:val="es-MX"/>
        </w:rPr>
      </w:pPr>
    </w:p>
    <w:p w14:paraId="01008522" w14:textId="77777777" w:rsidR="00A97B88" w:rsidRPr="005F10DC" w:rsidRDefault="00A97B88" w:rsidP="00A97B88">
      <w:pPr>
        <w:pStyle w:val="guiazul"/>
        <w:ind w:left="360"/>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5F10DC" w14:paraId="324E46F2" w14:textId="77777777" w:rsidTr="009E35A7">
        <w:tc>
          <w:tcPr>
            <w:tcW w:w="2490" w:type="dxa"/>
            <w:tcBorders>
              <w:right w:val="double" w:sz="4" w:space="0" w:color="auto"/>
            </w:tcBorders>
            <w:shd w:val="clear" w:color="auto" w:fill="EAEAEA"/>
            <w:tcMar>
              <w:left w:w="40" w:type="dxa"/>
              <w:bottom w:w="17" w:type="dxa"/>
              <w:right w:w="40" w:type="dxa"/>
            </w:tcMar>
          </w:tcPr>
          <w:p w14:paraId="0C002659" w14:textId="77777777" w:rsidR="00A97B88" w:rsidRPr="005F10DC" w:rsidRDefault="00A97B88" w:rsidP="009E35A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7CCBD243" w14:textId="77777777" w:rsidR="00A97B88" w:rsidRPr="005F10DC" w:rsidRDefault="00A97B88" w:rsidP="009E35A7">
            <w:pPr>
              <w:pStyle w:val="Normalindentado1"/>
              <w:ind w:left="0"/>
              <w:jc w:val="both"/>
              <w:rPr>
                <w:lang w:val="es-MX"/>
              </w:rPr>
            </w:pPr>
            <w:r w:rsidRPr="005F10DC">
              <w:rPr>
                <w:lang w:val="es-MX"/>
              </w:rPr>
              <w:t>RF04</w:t>
            </w:r>
          </w:p>
        </w:tc>
      </w:tr>
      <w:tr w:rsidR="00A97B88" w:rsidRPr="005F10DC" w14:paraId="56DAD275" w14:textId="77777777" w:rsidTr="009E35A7">
        <w:tc>
          <w:tcPr>
            <w:tcW w:w="2490" w:type="dxa"/>
            <w:tcBorders>
              <w:right w:val="double" w:sz="4" w:space="0" w:color="auto"/>
            </w:tcBorders>
            <w:shd w:val="clear" w:color="auto" w:fill="EAEAEA"/>
            <w:tcMar>
              <w:left w:w="40" w:type="dxa"/>
              <w:bottom w:w="17" w:type="dxa"/>
              <w:right w:w="40" w:type="dxa"/>
            </w:tcMar>
          </w:tcPr>
          <w:p w14:paraId="000471AF" w14:textId="77777777" w:rsidR="00A97B88" w:rsidRPr="005F10DC" w:rsidRDefault="00A97B88" w:rsidP="009E35A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4589E9CA" w14:textId="77777777" w:rsidR="00A97B88" w:rsidRPr="005F10DC" w:rsidRDefault="00A97B88" w:rsidP="009E35A7">
            <w:pPr>
              <w:pStyle w:val="Normalindentado1"/>
              <w:ind w:left="0"/>
              <w:jc w:val="both"/>
              <w:rPr>
                <w:lang w:val="es-MX"/>
              </w:rPr>
            </w:pPr>
            <w:r w:rsidRPr="005F10DC">
              <w:rPr>
                <w:lang w:val="es-MX"/>
              </w:rPr>
              <w:t xml:space="preserve">Modo </w:t>
            </w:r>
            <w:proofErr w:type="spellStart"/>
            <w:r w:rsidRPr="005F10DC">
              <w:rPr>
                <w:lang w:val="es-MX"/>
              </w:rPr>
              <w:t>dataset</w:t>
            </w:r>
            <w:proofErr w:type="spellEnd"/>
          </w:p>
        </w:tc>
      </w:tr>
      <w:tr w:rsidR="00A97B88" w:rsidRPr="005F10DC" w14:paraId="7C40A502" w14:textId="77777777" w:rsidTr="009E35A7">
        <w:tc>
          <w:tcPr>
            <w:tcW w:w="2490" w:type="dxa"/>
            <w:tcBorders>
              <w:right w:val="double" w:sz="4" w:space="0" w:color="auto"/>
            </w:tcBorders>
            <w:shd w:val="clear" w:color="auto" w:fill="EAEAEA"/>
            <w:tcMar>
              <w:left w:w="40" w:type="dxa"/>
              <w:bottom w:w="17" w:type="dxa"/>
              <w:right w:w="40" w:type="dxa"/>
            </w:tcMar>
          </w:tcPr>
          <w:p w14:paraId="23C8C5AC" w14:textId="77777777" w:rsidR="00A97B88" w:rsidRPr="005F10DC" w:rsidRDefault="00A97B88" w:rsidP="009E35A7">
            <w:pPr>
              <w:pStyle w:val="guiazul"/>
              <w:jc w:val="both"/>
              <w:rPr>
                <w:i w:val="0"/>
                <w:iCs/>
                <w:color w:val="auto"/>
                <w:lang w:val="es-MX"/>
              </w:rPr>
            </w:pPr>
            <w:r w:rsidRPr="005F10DC">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685411ED" w14:textId="77777777" w:rsidR="00A97B88" w:rsidRPr="005F10DC" w:rsidRDefault="00A97B88" w:rsidP="009E35A7">
            <w:pPr>
              <w:pStyle w:val="Normalindentado1"/>
              <w:ind w:left="0"/>
              <w:jc w:val="both"/>
              <w:rPr>
                <w:lang w:val="es-MX"/>
              </w:rPr>
            </w:pPr>
            <w:r w:rsidRPr="005F10DC">
              <w:rPr>
                <w:lang w:val="es-MX"/>
              </w:rPr>
              <w:t>Requisito</w:t>
            </w:r>
          </w:p>
        </w:tc>
      </w:tr>
      <w:tr w:rsidR="00A97B88" w:rsidRPr="005F10DC" w14:paraId="6F8E3897" w14:textId="77777777" w:rsidTr="009E35A7">
        <w:tc>
          <w:tcPr>
            <w:tcW w:w="2490" w:type="dxa"/>
            <w:tcBorders>
              <w:right w:val="double" w:sz="4" w:space="0" w:color="auto"/>
            </w:tcBorders>
            <w:shd w:val="clear" w:color="auto" w:fill="EAEAEA"/>
            <w:tcMar>
              <w:left w:w="40" w:type="dxa"/>
              <w:bottom w:w="17" w:type="dxa"/>
              <w:right w:w="40" w:type="dxa"/>
            </w:tcMar>
          </w:tcPr>
          <w:p w14:paraId="57073DDA" w14:textId="77777777" w:rsidR="00A97B88" w:rsidRPr="005F10DC" w:rsidRDefault="00A97B88" w:rsidP="009E35A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BDCC569" w14:textId="77777777" w:rsidR="00A97B88" w:rsidRPr="005F10DC" w:rsidRDefault="00A97B88" w:rsidP="009E35A7">
            <w:pPr>
              <w:pStyle w:val="Normalindentado1"/>
              <w:ind w:left="0"/>
              <w:jc w:val="both"/>
              <w:rPr>
                <w:iCs/>
                <w:lang w:val="es-MX"/>
              </w:rPr>
            </w:pPr>
            <w:r w:rsidRPr="005F10DC">
              <w:rPr>
                <w:lang w:val="es-MX"/>
              </w:rPr>
              <w:t xml:space="preserve">La aplicación Web debe mostrar los </w:t>
            </w:r>
            <w:proofErr w:type="spellStart"/>
            <w:r w:rsidRPr="005F10DC">
              <w:rPr>
                <w:i/>
                <w:iCs/>
                <w:lang w:val="es-MX"/>
              </w:rPr>
              <w:t>datasets</w:t>
            </w:r>
            <w:proofErr w:type="spellEnd"/>
            <w:r w:rsidRPr="005F10DC">
              <w:rPr>
                <w:lang w:val="es-MX"/>
              </w:rPr>
              <w:t xml:space="preserve"> </w:t>
            </w:r>
            <w:r w:rsidRPr="005F10DC">
              <w:rPr>
                <w:iCs/>
                <w:lang w:val="es-MX"/>
              </w:rPr>
              <w:t xml:space="preserve">disponibles en </w:t>
            </w:r>
            <w:proofErr w:type="spellStart"/>
            <w:r w:rsidRPr="005F10DC">
              <w:rPr>
                <w:iCs/>
                <w:lang w:val="es-MX"/>
              </w:rPr>
              <w:t>Marmotta</w:t>
            </w:r>
            <w:proofErr w:type="spellEnd"/>
            <w:r w:rsidRPr="005F10DC">
              <w:rPr>
                <w:iCs/>
                <w:lang w:val="es-MX"/>
              </w:rPr>
              <w:t>.</w:t>
            </w:r>
          </w:p>
        </w:tc>
      </w:tr>
      <w:tr w:rsidR="00A97B88" w:rsidRPr="005F10DC" w14:paraId="0B2D5E0C" w14:textId="77777777" w:rsidTr="009E35A7">
        <w:tc>
          <w:tcPr>
            <w:tcW w:w="2490" w:type="dxa"/>
            <w:tcBorders>
              <w:right w:val="double" w:sz="4" w:space="0" w:color="auto"/>
            </w:tcBorders>
            <w:shd w:val="clear" w:color="auto" w:fill="EAEAEA"/>
            <w:tcMar>
              <w:left w:w="40" w:type="dxa"/>
              <w:bottom w:w="17" w:type="dxa"/>
              <w:right w:w="40" w:type="dxa"/>
            </w:tcMar>
          </w:tcPr>
          <w:p w14:paraId="3E1DE4D4" w14:textId="77777777" w:rsidR="00A97B88" w:rsidRPr="005F10DC" w:rsidRDefault="00A97B88" w:rsidP="009E35A7">
            <w:pPr>
              <w:pStyle w:val="guiazul"/>
              <w:rPr>
                <w:i w:val="0"/>
                <w:iCs/>
                <w:color w:val="auto"/>
                <w:lang w:val="es-MX"/>
              </w:rPr>
            </w:pPr>
            <w:r w:rsidRPr="005F10DC">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1BE0691E" w14:textId="77777777" w:rsidR="00A97B88" w:rsidRPr="005F10DC" w:rsidRDefault="00A97B88" w:rsidP="009E35A7">
            <w:pPr>
              <w:pStyle w:val="Normalindentado1"/>
              <w:ind w:left="0"/>
              <w:jc w:val="both"/>
              <w:rPr>
                <w:lang w:val="es-MX"/>
              </w:rPr>
            </w:pPr>
            <w:r w:rsidRPr="005F10DC">
              <w:rPr>
                <w:lang w:val="es-MX"/>
              </w:rPr>
              <w:t xml:space="preserve">Los </w:t>
            </w:r>
            <w:proofErr w:type="spellStart"/>
            <w:r w:rsidRPr="005F10DC">
              <w:rPr>
                <w:i/>
                <w:iCs/>
                <w:lang w:val="es-MX"/>
              </w:rPr>
              <w:t>datasets</w:t>
            </w:r>
            <w:proofErr w:type="spellEnd"/>
            <w:r w:rsidRPr="005F10DC">
              <w:rPr>
                <w:lang w:val="es-MX"/>
              </w:rPr>
              <w:t xml:space="preserve"> disponibles en Apache </w:t>
            </w:r>
            <w:proofErr w:type="spellStart"/>
            <w:r w:rsidRPr="005F10DC">
              <w:rPr>
                <w:lang w:val="es-MX"/>
              </w:rPr>
              <w:t>Marmotta</w:t>
            </w:r>
            <w:proofErr w:type="spellEnd"/>
            <w:r w:rsidRPr="005F10DC">
              <w:rPr>
                <w:lang w:val="es-MX"/>
              </w:rPr>
              <w:t xml:space="preserve"> serán desplegados en la aplicación Web para que usuario escoja cual quiere explorar.</w:t>
            </w:r>
          </w:p>
        </w:tc>
      </w:tr>
      <w:tr w:rsidR="00A97B88" w:rsidRPr="005F10DC" w14:paraId="686B23FC" w14:textId="77777777" w:rsidTr="009E35A7">
        <w:tc>
          <w:tcPr>
            <w:tcW w:w="2490" w:type="dxa"/>
            <w:tcBorders>
              <w:right w:val="double" w:sz="4" w:space="0" w:color="auto"/>
            </w:tcBorders>
            <w:shd w:val="clear" w:color="auto" w:fill="EAEAEA"/>
            <w:tcMar>
              <w:left w:w="40" w:type="dxa"/>
              <w:bottom w:w="17" w:type="dxa"/>
              <w:right w:w="40" w:type="dxa"/>
            </w:tcMar>
          </w:tcPr>
          <w:p w14:paraId="667DA409" w14:textId="77777777" w:rsidR="00A97B88" w:rsidRPr="005F10DC" w:rsidRDefault="00A97B88" w:rsidP="009E35A7">
            <w:pPr>
              <w:pStyle w:val="guiazul"/>
              <w:rPr>
                <w:i w:val="0"/>
                <w:iCs/>
                <w:color w:val="auto"/>
                <w:lang w:val="es-MX"/>
              </w:rPr>
            </w:pPr>
            <w:r w:rsidRPr="005F10DC">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7D0AD784" w14:textId="77777777" w:rsidR="00A97B88" w:rsidRPr="005F10DC" w:rsidRDefault="00A97B88" w:rsidP="009E35A7">
            <w:pPr>
              <w:pStyle w:val="Normalindentado1"/>
              <w:ind w:left="0"/>
              <w:jc w:val="both"/>
              <w:rPr>
                <w:lang w:val="es-MX"/>
              </w:rPr>
            </w:pPr>
            <w:r w:rsidRPr="005F10DC">
              <w:rPr>
                <w:lang w:val="es-MX"/>
              </w:rPr>
              <w:t>RNF02</w:t>
            </w:r>
          </w:p>
          <w:p w14:paraId="23FAD286" w14:textId="77777777" w:rsidR="00A97B88" w:rsidRPr="005F10DC" w:rsidRDefault="00A97B88" w:rsidP="009E35A7">
            <w:pPr>
              <w:pStyle w:val="Normalindentado1"/>
              <w:ind w:left="0"/>
              <w:jc w:val="both"/>
              <w:rPr>
                <w:lang w:val="es-MX"/>
              </w:rPr>
            </w:pPr>
            <w:r w:rsidRPr="005F10DC">
              <w:rPr>
                <w:lang w:val="es-MX"/>
              </w:rPr>
              <w:t>RNF03</w:t>
            </w:r>
          </w:p>
        </w:tc>
      </w:tr>
      <w:tr w:rsidR="00A97B88" w:rsidRPr="005F10DC" w14:paraId="6E5E66B6" w14:textId="77777777" w:rsidTr="009E35A7">
        <w:tc>
          <w:tcPr>
            <w:tcW w:w="2490" w:type="dxa"/>
            <w:tcBorders>
              <w:right w:val="double" w:sz="4" w:space="0" w:color="auto"/>
            </w:tcBorders>
            <w:shd w:val="clear" w:color="auto" w:fill="EAEAEA"/>
            <w:tcMar>
              <w:left w:w="40" w:type="dxa"/>
              <w:bottom w:w="17" w:type="dxa"/>
              <w:right w:w="40" w:type="dxa"/>
            </w:tcMar>
          </w:tcPr>
          <w:p w14:paraId="71507B6C" w14:textId="77777777" w:rsidR="00A97B88" w:rsidRPr="005F10DC" w:rsidRDefault="00A97B88" w:rsidP="009E35A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379BC842" w14:textId="77777777" w:rsidR="00A97B88" w:rsidRPr="005F10DC" w:rsidRDefault="00A97B88" w:rsidP="009E35A7">
            <w:pPr>
              <w:pStyle w:val="Normalindentado1"/>
              <w:ind w:left="0"/>
              <w:jc w:val="both"/>
              <w:rPr>
                <w:lang w:val="es-MX"/>
              </w:rPr>
            </w:pPr>
            <w:r w:rsidRPr="005F10DC">
              <w:rPr>
                <w:lang w:val="es-MX"/>
              </w:rPr>
              <w:fldChar w:fldCharType="begin">
                <w:ffData>
                  <w:name w:val="Casilla3"/>
                  <w:enabled/>
                  <w:calcOnExit w:val="0"/>
                  <w:checkBox>
                    <w:sizeAuto/>
                    <w:default w:val="0"/>
                  </w:checkBox>
                </w:ffData>
              </w:fldChar>
            </w:r>
            <w:r w:rsidRPr="005F10DC">
              <w:rPr>
                <w:lang w:val="es-MX"/>
              </w:rPr>
              <w:instrText xml:space="preserve"> FORMCHECKBOX </w:instrText>
            </w:r>
            <w:r w:rsidR="009E7D13">
              <w:rPr>
                <w:lang w:val="es-MX"/>
              </w:rPr>
            </w:r>
            <w:r w:rsidR="009E7D13">
              <w:rPr>
                <w:lang w:val="es-MX"/>
              </w:rPr>
              <w:fldChar w:fldCharType="separate"/>
            </w:r>
            <w:r w:rsidRPr="005F10DC">
              <w:rPr>
                <w:lang w:val="es-MX"/>
              </w:rPr>
              <w:fldChar w:fldCharType="end"/>
            </w:r>
            <w:r w:rsidRPr="005F10DC">
              <w:rPr>
                <w:lang w:val="es-MX"/>
              </w:rPr>
              <w:t xml:space="preserve"> Alta/Esencial</w:t>
            </w:r>
          </w:p>
        </w:tc>
      </w:tr>
    </w:tbl>
    <w:p w14:paraId="3697530C" w14:textId="77777777" w:rsidR="00A97B88" w:rsidRPr="005F10DC" w:rsidRDefault="00A97B88" w:rsidP="00A97B88">
      <w:pPr>
        <w:pStyle w:val="guiazul"/>
        <w:jc w:val="both"/>
        <w:rPr>
          <w:lang w:val="es-MX"/>
        </w:rPr>
      </w:pPr>
    </w:p>
    <w:p w14:paraId="6659C1CF" w14:textId="77777777" w:rsidR="00A97B88" w:rsidRPr="005F10DC" w:rsidRDefault="00A97B88" w:rsidP="00A97B88">
      <w:pPr>
        <w:pStyle w:val="guiazul"/>
        <w:ind w:left="360"/>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5F10DC" w14:paraId="0DF776C7" w14:textId="77777777" w:rsidTr="009E35A7">
        <w:tc>
          <w:tcPr>
            <w:tcW w:w="2490" w:type="dxa"/>
            <w:tcBorders>
              <w:right w:val="double" w:sz="4" w:space="0" w:color="auto"/>
            </w:tcBorders>
            <w:shd w:val="clear" w:color="auto" w:fill="EAEAEA"/>
            <w:tcMar>
              <w:left w:w="40" w:type="dxa"/>
              <w:bottom w:w="17" w:type="dxa"/>
              <w:right w:w="40" w:type="dxa"/>
            </w:tcMar>
          </w:tcPr>
          <w:p w14:paraId="1C6D02DC" w14:textId="77777777" w:rsidR="00A97B88" w:rsidRPr="005F10DC" w:rsidRDefault="00A97B88" w:rsidP="009E35A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1D13718A" w14:textId="77777777" w:rsidR="00A97B88" w:rsidRPr="005F10DC" w:rsidRDefault="00A97B88" w:rsidP="009E35A7">
            <w:pPr>
              <w:pStyle w:val="Normalindentado1"/>
              <w:ind w:left="0"/>
              <w:jc w:val="both"/>
              <w:rPr>
                <w:lang w:val="es-MX"/>
              </w:rPr>
            </w:pPr>
            <w:r w:rsidRPr="005F10DC">
              <w:rPr>
                <w:lang w:val="es-MX"/>
              </w:rPr>
              <w:t>RF05</w:t>
            </w:r>
          </w:p>
        </w:tc>
      </w:tr>
      <w:tr w:rsidR="00A97B88" w:rsidRPr="005F10DC" w14:paraId="4C7E6AC0" w14:textId="77777777" w:rsidTr="009E35A7">
        <w:tc>
          <w:tcPr>
            <w:tcW w:w="2490" w:type="dxa"/>
            <w:tcBorders>
              <w:right w:val="double" w:sz="4" w:space="0" w:color="auto"/>
            </w:tcBorders>
            <w:shd w:val="clear" w:color="auto" w:fill="EAEAEA"/>
            <w:tcMar>
              <w:left w:w="40" w:type="dxa"/>
              <w:bottom w:w="17" w:type="dxa"/>
              <w:right w:w="40" w:type="dxa"/>
            </w:tcMar>
          </w:tcPr>
          <w:p w14:paraId="69947A3F" w14:textId="77777777" w:rsidR="00A97B88" w:rsidRPr="005F10DC" w:rsidRDefault="00A97B88" w:rsidP="009E35A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0022A772" w14:textId="77777777" w:rsidR="00A97B88" w:rsidRPr="005F10DC" w:rsidRDefault="00A97B88" w:rsidP="009E35A7">
            <w:pPr>
              <w:pStyle w:val="Normalindentado1"/>
              <w:ind w:left="0"/>
              <w:jc w:val="both"/>
              <w:rPr>
                <w:lang w:val="es-MX"/>
              </w:rPr>
            </w:pPr>
            <w:r w:rsidRPr="005F10DC">
              <w:rPr>
                <w:lang w:val="es-MX"/>
              </w:rPr>
              <w:t xml:space="preserve">Selección </w:t>
            </w:r>
            <w:proofErr w:type="spellStart"/>
            <w:r w:rsidRPr="005F10DC">
              <w:rPr>
                <w:i/>
                <w:iCs/>
                <w:lang w:val="es-MX"/>
              </w:rPr>
              <w:t>dataset</w:t>
            </w:r>
            <w:proofErr w:type="spellEnd"/>
          </w:p>
        </w:tc>
      </w:tr>
      <w:tr w:rsidR="00A97B88" w:rsidRPr="005F10DC" w14:paraId="43E54D7C" w14:textId="77777777" w:rsidTr="009E35A7">
        <w:tc>
          <w:tcPr>
            <w:tcW w:w="2490" w:type="dxa"/>
            <w:tcBorders>
              <w:right w:val="double" w:sz="4" w:space="0" w:color="auto"/>
            </w:tcBorders>
            <w:shd w:val="clear" w:color="auto" w:fill="EAEAEA"/>
            <w:tcMar>
              <w:left w:w="40" w:type="dxa"/>
              <w:bottom w:w="17" w:type="dxa"/>
              <w:right w:w="40" w:type="dxa"/>
            </w:tcMar>
          </w:tcPr>
          <w:p w14:paraId="28D21348" w14:textId="77777777" w:rsidR="00A97B88" w:rsidRPr="005F10DC" w:rsidRDefault="00A97B88" w:rsidP="009E35A7">
            <w:pPr>
              <w:pStyle w:val="guiazul"/>
              <w:jc w:val="both"/>
              <w:rPr>
                <w:i w:val="0"/>
                <w:iCs/>
                <w:color w:val="auto"/>
                <w:lang w:val="es-MX"/>
              </w:rPr>
            </w:pPr>
            <w:r w:rsidRPr="005F10DC">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1E3A769E" w14:textId="77777777" w:rsidR="00A97B88" w:rsidRPr="005F10DC" w:rsidRDefault="00A97B88" w:rsidP="009E35A7">
            <w:pPr>
              <w:pStyle w:val="Normalindentado1"/>
              <w:ind w:left="0"/>
              <w:jc w:val="both"/>
              <w:rPr>
                <w:lang w:val="es-MX"/>
              </w:rPr>
            </w:pPr>
            <w:r w:rsidRPr="005F10DC">
              <w:rPr>
                <w:lang w:val="es-MX"/>
              </w:rPr>
              <w:t>Requisito</w:t>
            </w:r>
          </w:p>
        </w:tc>
      </w:tr>
      <w:tr w:rsidR="00A97B88" w:rsidRPr="005F10DC" w14:paraId="18878D84" w14:textId="77777777" w:rsidTr="009E35A7">
        <w:tc>
          <w:tcPr>
            <w:tcW w:w="2490" w:type="dxa"/>
            <w:tcBorders>
              <w:right w:val="double" w:sz="4" w:space="0" w:color="auto"/>
            </w:tcBorders>
            <w:shd w:val="clear" w:color="auto" w:fill="EAEAEA"/>
            <w:tcMar>
              <w:left w:w="40" w:type="dxa"/>
              <w:bottom w:w="17" w:type="dxa"/>
              <w:right w:w="40" w:type="dxa"/>
            </w:tcMar>
          </w:tcPr>
          <w:p w14:paraId="4EDA6FD4" w14:textId="77777777" w:rsidR="00A97B88" w:rsidRPr="005F10DC" w:rsidRDefault="00A97B88" w:rsidP="009E35A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D00F36E" w14:textId="77777777" w:rsidR="00A97B88" w:rsidRPr="005F10DC" w:rsidRDefault="00A97B88" w:rsidP="009E35A7">
            <w:pPr>
              <w:pStyle w:val="Normalindentado1"/>
              <w:ind w:left="0"/>
              <w:jc w:val="both"/>
              <w:rPr>
                <w:lang w:val="es-MX"/>
              </w:rPr>
            </w:pPr>
            <w:r w:rsidRPr="005F10DC">
              <w:rPr>
                <w:lang w:val="es-MX"/>
              </w:rPr>
              <w:t xml:space="preserve">El usuario podrá escoger los </w:t>
            </w:r>
            <w:proofErr w:type="spellStart"/>
            <w:r w:rsidRPr="005F10DC">
              <w:rPr>
                <w:i/>
                <w:iCs/>
                <w:lang w:val="es-MX"/>
              </w:rPr>
              <w:t>dataset</w:t>
            </w:r>
            <w:proofErr w:type="spellEnd"/>
            <w:r w:rsidRPr="005F10DC">
              <w:rPr>
                <w:lang w:val="es-MX"/>
              </w:rPr>
              <w:t xml:space="preserve"> disponibles en el sistema para luego ser visualizados</w:t>
            </w:r>
          </w:p>
        </w:tc>
      </w:tr>
      <w:tr w:rsidR="00A97B88" w:rsidRPr="005F10DC" w14:paraId="7B7A8A3D" w14:textId="77777777" w:rsidTr="009E35A7">
        <w:tc>
          <w:tcPr>
            <w:tcW w:w="2490" w:type="dxa"/>
            <w:tcBorders>
              <w:right w:val="double" w:sz="4" w:space="0" w:color="auto"/>
            </w:tcBorders>
            <w:shd w:val="clear" w:color="auto" w:fill="EAEAEA"/>
            <w:tcMar>
              <w:left w:w="40" w:type="dxa"/>
              <w:bottom w:w="17" w:type="dxa"/>
              <w:right w:w="40" w:type="dxa"/>
            </w:tcMar>
          </w:tcPr>
          <w:p w14:paraId="234CD087" w14:textId="77777777" w:rsidR="00A97B88" w:rsidRPr="005F10DC" w:rsidRDefault="00A97B88" w:rsidP="009E35A7">
            <w:pPr>
              <w:pStyle w:val="guiazul"/>
              <w:rPr>
                <w:i w:val="0"/>
                <w:iCs/>
                <w:color w:val="auto"/>
                <w:lang w:val="es-MX"/>
              </w:rPr>
            </w:pPr>
            <w:r w:rsidRPr="005F10DC">
              <w:rPr>
                <w:i w:val="0"/>
                <w:iCs/>
                <w:color w:val="auto"/>
                <w:lang w:val="es-MX"/>
              </w:rPr>
              <w:lastRenderedPageBreak/>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54E8A122" w14:textId="77777777" w:rsidR="00A97B88" w:rsidRPr="005F10DC" w:rsidRDefault="00A97B88" w:rsidP="009E35A7">
            <w:pPr>
              <w:pStyle w:val="Normalindentado1"/>
              <w:ind w:left="0"/>
              <w:jc w:val="both"/>
              <w:rPr>
                <w:lang w:val="es-MX"/>
              </w:rPr>
            </w:pPr>
            <w:r w:rsidRPr="005F10DC">
              <w:rPr>
                <w:lang w:val="es-MX"/>
              </w:rPr>
              <w:t xml:space="preserve">El sistema Web en conjunto con Apache </w:t>
            </w:r>
            <w:proofErr w:type="spellStart"/>
            <w:r w:rsidRPr="005F10DC">
              <w:rPr>
                <w:lang w:val="es-MX"/>
              </w:rPr>
              <w:t>Marmotta</w:t>
            </w:r>
            <w:proofErr w:type="spellEnd"/>
            <w:r w:rsidRPr="005F10DC">
              <w:rPr>
                <w:lang w:val="es-MX"/>
              </w:rPr>
              <w:t xml:space="preserve">, deberán mostrar </w:t>
            </w:r>
            <w:proofErr w:type="spellStart"/>
            <w:r w:rsidRPr="005F10DC">
              <w:rPr>
                <w:i/>
                <w:iCs/>
                <w:lang w:val="es-MX"/>
              </w:rPr>
              <w:t>datasets</w:t>
            </w:r>
            <w:proofErr w:type="spellEnd"/>
            <w:r w:rsidRPr="005F10DC">
              <w:rPr>
                <w:lang w:val="es-MX"/>
              </w:rPr>
              <w:t xml:space="preserve"> disponibles de consultas federadas previas y posteriormente, con la herramienta Map4RDF, visualizar e interactuar con los resultados de la consulta asociada a dicho </w:t>
            </w:r>
            <w:proofErr w:type="spellStart"/>
            <w:r w:rsidRPr="005F10DC">
              <w:rPr>
                <w:i/>
                <w:iCs/>
                <w:lang w:val="es-MX"/>
              </w:rPr>
              <w:t>dataset</w:t>
            </w:r>
            <w:proofErr w:type="spellEnd"/>
            <w:r w:rsidRPr="005F10DC">
              <w:rPr>
                <w:lang w:val="es-MX"/>
              </w:rPr>
              <w:t>.</w:t>
            </w:r>
          </w:p>
        </w:tc>
      </w:tr>
      <w:tr w:rsidR="00A97B88" w:rsidRPr="005F10DC" w14:paraId="372B8ADF" w14:textId="77777777" w:rsidTr="009E35A7">
        <w:tc>
          <w:tcPr>
            <w:tcW w:w="2490" w:type="dxa"/>
            <w:tcBorders>
              <w:right w:val="double" w:sz="4" w:space="0" w:color="auto"/>
            </w:tcBorders>
            <w:shd w:val="clear" w:color="auto" w:fill="EAEAEA"/>
            <w:tcMar>
              <w:left w:w="40" w:type="dxa"/>
              <w:bottom w:w="17" w:type="dxa"/>
              <w:right w:w="40" w:type="dxa"/>
            </w:tcMar>
          </w:tcPr>
          <w:p w14:paraId="27162DCA" w14:textId="77777777" w:rsidR="00A97B88" w:rsidRPr="005F10DC" w:rsidRDefault="00A97B88" w:rsidP="009E35A7">
            <w:pPr>
              <w:pStyle w:val="guiazul"/>
              <w:rPr>
                <w:i w:val="0"/>
                <w:iCs/>
                <w:color w:val="auto"/>
                <w:lang w:val="es-MX"/>
              </w:rPr>
            </w:pPr>
            <w:r w:rsidRPr="005F10DC">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18E759F4" w14:textId="77777777" w:rsidR="00A97B88" w:rsidRPr="005F10DC" w:rsidRDefault="00A97B88" w:rsidP="009E35A7">
            <w:pPr>
              <w:pStyle w:val="Normalindentado1"/>
              <w:ind w:left="0"/>
              <w:jc w:val="both"/>
              <w:rPr>
                <w:lang w:val="es-MX"/>
              </w:rPr>
            </w:pPr>
            <w:r w:rsidRPr="005F10DC">
              <w:rPr>
                <w:lang w:val="es-MX"/>
              </w:rPr>
              <w:t>RNF01</w:t>
            </w:r>
          </w:p>
          <w:p w14:paraId="7E72A89F" w14:textId="77777777" w:rsidR="00A97B88" w:rsidRPr="005F10DC" w:rsidRDefault="00A97B88" w:rsidP="009E35A7">
            <w:pPr>
              <w:pStyle w:val="Normalindentado1"/>
              <w:ind w:left="0"/>
              <w:jc w:val="both"/>
              <w:rPr>
                <w:lang w:val="es-MX"/>
              </w:rPr>
            </w:pPr>
            <w:r w:rsidRPr="005F10DC">
              <w:rPr>
                <w:lang w:val="es-MX"/>
              </w:rPr>
              <w:t>RNF02</w:t>
            </w:r>
          </w:p>
          <w:p w14:paraId="0FBBEACE" w14:textId="77777777" w:rsidR="00A97B88" w:rsidRPr="005F10DC" w:rsidRDefault="00A97B88" w:rsidP="009E35A7">
            <w:pPr>
              <w:pStyle w:val="Normalindentado1"/>
              <w:ind w:left="0"/>
              <w:jc w:val="both"/>
              <w:rPr>
                <w:lang w:val="es-MX"/>
              </w:rPr>
            </w:pPr>
            <w:r w:rsidRPr="005F10DC">
              <w:rPr>
                <w:lang w:val="es-MX"/>
              </w:rPr>
              <w:t>RNF03</w:t>
            </w:r>
          </w:p>
        </w:tc>
      </w:tr>
      <w:tr w:rsidR="00A97B88" w:rsidRPr="005F10DC" w14:paraId="5446279D" w14:textId="77777777" w:rsidTr="009E35A7">
        <w:tc>
          <w:tcPr>
            <w:tcW w:w="2490" w:type="dxa"/>
            <w:tcBorders>
              <w:right w:val="double" w:sz="4" w:space="0" w:color="auto"/>
            </w:tcBorders>
            <w:shd w:val="clear" w:color="auto" w:fill="EAEAEA"/>
            <w:tcMar>
              <w:left w:w="40" w:type="dxa"/>
              <w:bottom w:w="17" w:type="dxa"/>
              <w:right w:w="40" w:type="dxa"/>
            </w:tcMar>
          </w:tcPr>
          <w:p w14:paraId="1C7B6308" w14:textId="77777777" w:rsidR="00A97B88" w:rsidRPr="005F10DC" w:rsidRDefault="00A97B88" w:rsidP="009E35A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4492F176" w14:textId="77777777" w:rsidR="00A97B88" w:rsidRPr="005F10DC" w:rsidRDefault="00A97B88" w:rsidP="009E35A7">
            <w:pPr>
              <w:pStyle w:val="Normalindentado1"/>
              <w:ind w:left="0"/>
              <w:jc w:val="both"/>
              <w:rPr>
                <w:lang w:val="es-MX"/>
              </w:rPr>
            </w:pPr>
            <w:r w:rsidRPr="005F10DC">
              <w:rPr>
                <w:lang w:val="es-MX"/>
              </w:rPr>
              <w:fldChar w:fldCharType="begin">
                <w:ffData>
                  <w:name w:val="Casilla3"/>
                  <w:enabled/>
                  <w:calcOnExit w:val="0"/>
                  <w:checkBox>
                    <w:sizeAuto/>
                    <w:default w:val="0"/>
                  </w:checkBox>
                </w:ffData>
              </w:fldChar>
            </w:r>
            <w:r w:rsidRPr="005F10DC">
              <w:rPr>
                <w:lang w:val="es-MX"/>
              </w:rPr>
              <w:instrText xml:space="preserve"> FORMCHECKBOX </w:instrText>
            </w:r>
            <w:r w:rsidR="009E7D13">
              <w:rPr>
                <w:lang w:val="es-MX"/>
              </w:rPr>
            </w:r>
            <w:r w:rsidR="009E7D13">
              <w:rPr>
                <w:lang w:val="es-MX"/>
              </w:rPr>
              <w:fldChar w:fldCharType="separate"/>
            </w:r>
            <w:r w:rsidRPr="005F10DC">
              <w:rPr>
                <w:lang w:val="es-MX"/>
              </w:rPr>
              <w:fldChar w:fldCharType="end"/>
            </w:r>
            <w:r w:rsidRPr="005F10DC">
              <w:rPr>
                <w:lang w:val="es-MX"/>
              </w:rPr>
              <w:t xml:space="preserve"> Alta/Esencial</w:t>
            </w:r>
          </w:p>
        </w:tc>
      </w:tr>
    </w:tbl>
    <w:p w14:paraId="226A9385" w14:textId="77777777" w:rsidR="00A97B88" w:rsidRPr="005F10DC" w:rsidRDefault="00A97B88" w:rsidP="00A97B88">
      <w:pPr>
        <w:pStyle w:val="guiazul"/>
        <w:jc w:val="both"/>
        <w:rPr>
          <w:lang w:val="es-MX"/>
        </w:rPr>
      </w:pPr>
    </w:p>
    <w:p w14:paraId="6DAA14DA" w14:textId="77777777" w:rsidR="00A97B88" w:rsidRPr="005F10DC" w:rsidRDefault="00A97B88" w:rsidP="00A97B88">
      <w:pPr>
        <w:pStyle w:val="guiazul"/>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5F10DC" w14:paraId="27B05015" w14:textId="77777777" w:rsidTr="009E35A7">
        <w:tc>
          <w:tcPr>
            <w:tcW w:w="2490" w:type="dxa"/>
            <w:tcBorders>
              <w:right w:val="double" w:sz="4" w:space="0" w:color="auto"/>
            </w:tcBorders>
            <w:shd w:val="clear" w:color="auto" w:fill="EAEAEA"/>
            <w:tcMar>
              <w:left w:w="40" w:type="dxa"/>
              <w:bottom w:w="17" w:type="dxa"/>
              <w:right w:w="40" w:type="dxa"/>
            </w:tcMar>
          </w:tcPr>
          <w:p w14:paraId="30EEF099" w14:textId="77777777" w:rsidR="00A97B88" w:rsidRPr="005F10DC" w:rsidRDefault="00A97B88" w:rsidP="009E35A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5990EBBB" w14:textId="77777777" w:rsidR="00A97B88" w:rsidRPr="005F10DC" w:rsidRDefault="00A97B88" w:rsidP="009E35A7">
            <w:pPr>
              <w:pStyle w:val="Normalindentado1"/>
              <w:ind w:left="0"/>
              <w:jc w:val="both"/>
              <w:rPr>
                <w:lang w:val="es-MX"/>
              </w:rPr>
            </w:pPr>
            <w:r w:rsidRPr="005F10DC">
              <w:rPr>
                <w:lang w:val="es-MX"/>
              </w:rPr>
              <w:t>RF06</w:t>
            </w:r>
          </w:p>
        </w:tc>
      </w:tr>
      <w:tr w:rsidR="00A97B88" w:rsidRPr="005F10DC" w14:paraId="4CB7844E" w14:textId="77777777" w:rsidTr="009E35A7">
        <w:tc>
          <w:tcPr>
            <w:tcW w:w="2490" w:type="dxa"/>
            <w:tcBorders>
              <w:right w:val="double" w:sz="4" w:space="0" w:color="auto"/>
            </w:tcBorders>
            <w:shd w:val="clear" w:color="auto" w:fill="EAEAEA"/>
            <w:tcMar>
              <w:left w:w="40" w:type="dxa"/>
              <w:bottom w:w="17" w:type="dxa"/>
              <w:right w:w="40" w:type="dxa"/>
            </w:tcMar>
          </w:tcPr>
          <w:p w14:paraId="31FD05BA" w14:textId="77777777" w:rsidR="00A97B88" w:rsidRPr="005F10DC" w:rsidRDefault="00A97B88" w:rsidP="009E35A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52D19114" w14:textId="77777777" w:rsidR="00A97B88" w:rsidRPr="005F10DC" w:rsidRDefault="00A97B88" w:rsidP="009E35A7">
            <w:pPr>
              <w:pStyle w:val="Normalindentado1"/>
              <w:ind w:left="0"/>
              <w:jc w:val="both"/>
              <w:rPr>
                <w:lang w:val="es-MX"/>
              </w:rPr>
            </w:pPr>
            <w:r w:rsidRPr="005F10DC">
              <w:rPr>
                <w:lang w:val="es-MX"/>
              </w:rPr>
              <w:t>Cargar datos</w:t>
            </w:r>
          </w:p>
        </w:tc>
      </w:tr>
      <w:tr w:rsidR="00A97B88" w:rsidRPr="005F10DC" w14:paraId="33A16D43" w14:textId="77777777" w:rsidTr="009E35A7">
        <w:tc>
          <w:tcPr>
            <w:tcW w:w="2490" w:type="dxa"/>
            <w:tcBorders>
              <w:right w:val="double" w:sz="4" w:space="0" w:color="auto"/>
            </w:tcBorders>
            <w:shd w:val="clear" w:color="auto" w:fill="EAEAEA"/>
            <w:tcMar>
              <w:left w:w="40" w:type="dxa"/>
              <w:bottom w:w="17" w:type="dxa"/>
              <w:right w:w="40" w:type="dxa"/>
            </w:tcMar>
          </w:tcPr>
          <w:p w14:paraId="375B8E96" w14:textId="77777777" w:rsidR="00A97B88" w:rsidRPr="005F10DC" w:rsidRDefault="00A97B88" w:rsidP="009E35A7">
            <w:pPr>
              <w:pStyle w:val="guiazul"/>
              <w:jc w:val="both"/>
              <w:rPr>
                <w:i w:val="0"/>
                <w:iCs/>
                <w:color w:val="auto"/>
                <w:lang w:val="es-MX"/>
              </w:rPr>
            </w:pPr>
            <w:r w:rsidRPr="005F10DC">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4E79D9B2" w14:textId="77777777" w:rsidR="00A97B88" w:rsidRPr="005F10DC" w:rsidRDefault="00A97B88" w:rsidP="009E35A7">
            <w:pPr>
              <w:pStyle w:val="Normalindentado1"/>
              <w:ind w:left="0"/>
              <w:jc w:val="both"/>
              <w:rPr>
                <w:lang w:val="es-MX"/>
              </w:rPr>
            </w:pPr>
            <w:r w:rsidRPr="005F10DC">
              <w:rPr>
                <w:lang w:val="es-MX"/>
              </w:rPr>
              <w:t>Requisito</w:t>
            </w:r>
          </w:p>
        </w:tc>
      </w:tr>
      <w:tr w:rsidR="00A97B88" w:rsidRPr="005F10DC" w14:paraId="6CCA0D2C" w14:textId="77777777" w:rsidTr="009E35A7">
        <w:tc>
          <w:tcPr>
            <w:tcW w:w="2490" w:type="dxa"/>
            <w:tcBorders>
              <w:right w:val="double" w:sz="4" w:space="0" w:color="auto"/>
            </w:tcBorders>
            <w:shd w:val="clear" w:color="auto" w:fill="EAEAEA"/>
            <w:tcMar>
              <w:left w:w="40" w:type="dxa"/>
              <w:bottom w:w="17" w:type="dxa"/>
              <w:right w:w="40" w:type="dxa"/>
            </w:tcMar>
          </w:tcPr>
          <w:p w14:paraId="52E976E2" w14:textId="77777777" w:rsidR="00A97B88" w:rsidRPr="005F10DC" w:rsidRDefault="00A97B88" w:rsidP="009E35A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182AA3F" w14:textId="77777777" w:rsidR="00A97B88" w:rsidRPr="005F10DC" w:rsidRDefault="00A97B88" w:rsidP="009E35A7">
            <w:pPr>
              <w:pStyle w:val="Normalindentado1"/>
              <w:ind w:left="0"/>
              <w:jc w:val="both"/>
              <w:rPr>
                <w:lang w:val="es-MX"/>
              </w:rPr>
            </w:pPr>
            <w:r w:rsidRPr="005F10DC">
              <w:rPr>
                <w:lang w:val="es-MX"/>
              </w:rPr>
              <w:t xml:space="preserve">Se carga el </w:t>
            </w:r>
            <w:proofErr w:type="spellStart"/>
            <w:r w:rsidRPr="005F10DC">
              <w:rPr>
                <w:i/>
                <w:iCs/>
                <w:lang w:val="es-MX"/>
              </w:rPr>
              <w:t>dataset</w:t>
            </w:r>
            <w:proofErr w:type="spellEnd"/>
            <w:r w:rsidRPr="005F10DC">
              <w:rPr>
                <w:lang w:val="es-MX"/>
              </w:rPr>
              <w:t xml:space="preserve"> en la aplicación Web.</w:t>
            </w:r>
          </w:p>
        </w:tc>
      </w:tr>
      <w:tr w:rsidR="00A97B88" w:rsidRPr="005F10DC" w14:paraId="1928AC74" w14:textId="77777777" w:rsidTr="009E35A7">
        <w:tc>
          <w:tcPr>
            <w:tcW w:w="2490" w:type="dxa"/>
            <w:tcBorders>
              <w:right w:val="double" w:sz="4" w:space="0" w:color="auto"/>
            </w:tcBorders>
            <w:shd w:val="clear" w:color="auto" w:fill="EAEAEA"/>
            <w:tcMar>
              <w:left w:w="40" w:type="dxa"/>
              <w:bottom w:w="17" w:type="dxa"/>
              <w:right w:w="40" w:type="dxa"/>
            </w:tcMar>
          </w:tcPr>
          <w:p w14:paraId="1E684C78" w14:textId="77777777" w:rsidR="00A97B88" w:rsidRPr="005F10DC" w:rsidRDefault="00A97B88" w:rsidP="009E35A7">
            <w:pPr>
              <w:pStyle w:val="guiazul"/>
              <w:rPr>
                <w:i w:val="0"/>
                <w:iCs/>
                <w:color w:val="auto"/>
                <w:lang w:val="es-MX"/>
              </w:rPr>
            </w:pPr>
            <w:r w:rsidRPr="005F10DC">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24A5842" w14:textId="77777777" w:rsidR="00A97B88" w:rsidRPr="005F10DC" w:rsidRDefault="00A97B88" w:rsidP="009E35A7">
            <w:pPr>
              <w:pStyle w:val="Normalindentado1"/>
              <w:ind w:left="0"/>
              <w:jc w:val="both"/>
              <w:rPr>
                <w:lang w:val="es-MX"/>
              </w:rPr>
            </w:pPr>
            <w:r w:rsidRPr="005F10DC">
              <w:rPr>
                <w:lang w:val="es-MX"/>
              </w:rPr>
              <w:t xml:space="preserve">Una vez que el usuario seleccionó que </w:t>
            </w:r>
            <w:proofErr w:type="spellStart"/>
            <w:r w:rsidRPr="005F10DC">
              <w:rPr>
                <w:i/>
                <w:iCs/>
                <w:lang w:val="es-MX"/>
              </w:rPr>
              <w:t>dataset</w:t>
            </w:r>
            <w:proofErr w:type="spellEnd"/>
            <w:r w:rsidRPr="005F10DC">
              <w:rPr>
                <w:lang w:val="es-MX"/>
              </w:rPr>
              <w:t xml:space="preserve"> quiere explorar, la aplicación pedirá los datos a Apache </w:t>
            </w:r>
            <w:proofErr w:type="spellStart"/>
            <w:r w:rsidRPr="005F10DC">
              <w:rPr>
                <w:lang w:val="es-MX"/>
              </w:rPr>
              <w:t>Marmotta</w:t>
            </w:r>
            <w:proofErr w:type="spellEnd"/>
            <w:r w:rsidRPr="005F10DC">
              <w:rPr>
                <w:lang w:val="es-MX"/>
              </w:rPr>
              <w:t xml:space="preserve"> para que sean cargados en la aplicación.</w:t>
            </w:r>
          </w:p>
        </w:tc>
      </w:tr>
      <w:tr w:rsidR="00A97B88" w:rsidRPr="005F10DC" w14:paraId="2D03E756" w14:textId="77777777" w:rsidTr="009E35A7">
        <w:tc>
          <w:tcPr>
            <w:tcW w:w="2490" w:type="dxa"/>
            <w:tcBorders>
              <w:right w:val="double" w:sz="4" w:space="0" w:color="auto"/>
            </w:tcBorders>
            <w:shd w:val="clear" w:color="auto" w:fill="EAEAEA"/>
            <w:tcMar>
              <w:left w:w="40" w:type="dxa"/>
              <w:bottom w:w="17" w:type="dxa"/>
              <w:right w:w="40" w:type="dxa"/>
            </w:tcMar>
          </w:tcPr>
          <w:p w14:paraId="486C94C3" w14:textId="77777777" w:rsidR="00A97B88" w:rsidRPr="005F10DC" w:rsidRDefault="00A97B88" w:rsidP="009E35A7">
            <w:pPr>
              <w:pStyle w:val="guiazul"/>
              <w:rPr>
                <w:i w:val="0"/>
                <w:iCs/>
                <w:color w:val="auto"/>
                <w:lang w:val="es-MX"/>
              </w:rPr>
            </w:pPr>
            <w:r w:rsidRPr="005F10DC">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0893E6A4" w14:textId="77777777" w:rsidR="00A97B88" w:rsidRPr="005F10DC" w:rsidRDefault="00A97B88" w:rsidP="009E35A7">
            <w:pPr>
              <w:pStyle w:val="Normalindentado1"/>
              <w:ind w:left="0"/>
              <w:jc w:val="both"/>
              <w:rPr>
                <w:lang w:val="es-MX"/>
              </w:rPr>
            </w:pPr>
            <w:r w:rsidRPr="005F10DC">
              <w:rPr>
                <w:lang w:val="es-MX"/>
              </w:rPr>
              <w:t>RNF01</w:t>
            </w:r>
          </w:p>
        </w:tc>
      </w:tr>
      <w:tr w:rsidR="00A97B88" w:rsidRPr="005F10DC" w14:paraId="1CF9C65A" w14:textId="77777777" w:rsidTr="009E35A7">
        <w:tc>
          <w:tcPr>
            <w:tcW w:w="2490" w:type="dxa"/>
            <w:tcBorders>
              <w:right w:val="double" w:sz="4" w:space="0" w:color="auto"/>
            </w:tcBorders>
            <w:shd w:val="clear" w:color="auto" w:fill="EAEAEA"/>
            <w:tcMar>
              <w:left w:w="40" w:type="dxa"/>
              <w:bottom w:w="17" w:type="dxa"/>
              <w:right w:w="40" w:type="dxa"/>
            </w:tcMar>
          </w:tcPr>
          <w:p w14:paraId="09CEAC35" w14:textId="77777777" w:rsidR="00A97B88" w:rsidRPr="005F10DC" w:rsidRDefault="00A97B88" w:rsidP="009E35A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58B11830" w14:textId="77777777" w:rsidR="00A97B88" w:rsidRPr="005F10DC" w:rsidRDefault="00A97B88" w:rsidP="009E35A7">
            <w:pPr>
              <w:pStyle w:val="Normalindentado1"/>
              <w:ind w:left="0"/>
              <w:jc w:val="both"/>
              <w:rPr>
                <w:lang w:val="es-MX"/>
              </w:rPr>
            </w:pPr>
            <w:r w:rsidRPr="005F10DC">
              <w:rPr>
                <w:lang w:val="es-MX"/>
              </w:rPr>
              <w:fldChar w:fldCharType="begin">
                <w:ffData>
                  <w:name w:val="Casilla3"/>
                  <w:enabled/>
                  <w:calcOnExit w:val="0"/>
                  <w:checkBox>
                    <w:sizeAuto/>
                    <w:default w:val="0"/>
                  </w:checkBox>
                </w:ffData>
              </w:fldChar>
            </w:r>
            <w:r w:rsidRPr="005F10DC">
              <w:rPr>
                <w:lang w:val="es-MX"/>
              </w:rPr>
              <w:instrText xml:space="preserve"> FORMCHECKBOX </w:instrText>
            </w:r>
            <w:r w:rsidR="009E7D13">
              <w:rPr>
                <w:lang w:val="es-MX"/>
              </w:rPr>
            </w:r>
            <w:r w:rsidR="009E7D13">
              <w:rPr>
                <w:lang w:val="es-MX"/>
              </w:rPr>
              <w:fldChar w:fldCharType="separate"/>
            </w:r>
            <w:r w:rsidRPr="005F10DC">
              <w:rPr>
                <w:lang w:val="es-MX"/>
              </w:rPr>
              <w:fldChar w:fldCharType="end"/>
            </w:r>
            <w:r w:rsidRPr="005F10DC">
              <w:rPr>
                <w:lang w:val="es-MX"/>
              </w:rPr>
              <w:t xml:space="preserve"> Alta/Esencial</w:t>
            </w:r>
          </w:p>
        </w:tc>
      </w:tr>
    </w:tbl>
    <w:p w14:paraId="353B272A" w14:textId="77777777" w:rsidR="00A97B88" w:rsidRPr="005F10DC" w:rsidRDefault="00A97B88" w:rsidP="00A97B88">
      <w:pPr>
        <w:pStyle w:val="guiazul"/>
        <w:jc w:val="both"/>
        <w:rPr>
          <w:lang w:val="es-MX"/>
        </w:rPr>
      </w:pPr>
    </w:p>
    <w:p w14:paraId="395A4023" w14:textId="77777777" w:rsidR="00A97B88" w:rsidRPr="005F10DC" w:rsidRDefault="00A97B88" w:rsidP="00A97B88">
      <w:pPr>
        <w:pStyle w:val="guiazul"/>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5F10DC" w14:paraId="75A098E5" w14:textId="77777777" w:rsidTr="009E35A7">
        <w:tc>
          <w:tcPr>
            <w:tcW w:w="2490" w:type="dxa"/>
            <w:tcBorders>
              <w:right w:val="double" w:sz="4" w:space="0" w:color="auto"/>
            </w:tcBorders>
            <w:shd w:val="clear" w:color="auto" w:fill="EAEAEA"/>
            <w:tcMar>
              <w:left w:w="40" w:type="dxa"/>
              <w:bottom w:w="17" w:type="dxa"/>
              <w:right w:w="40" w:type="dxa"/>
            </w:tcMar>
          </w:tcPr>
          <w:p w14:paraId="565B5C4D" w14:textId="77777777" w:rsidR="00A97B88" w:rsidRPr="005F10DC" w:rsidRDefault="00A97B88" w:rsidP="009E35A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09F0CACC" w14:textId="77777777" w:rsidR="00A97B88" w:rsidRPr="005F10DC" w:rsidRDefault="00A97B88" w:rsidP="009E35A7">
            <w:pPr>
              <w:pStyle w:val="Normalindentado1"/>
              <w:ind w:left="0"/>
              <w:jc w:val="both"/>
              <w:rPr>
                <w:lang w:val="es-MX"/>
              </w:rPr>
            </w:pPr>
            <w:r w:rsidRPr="005F10DC">
              <w:rPr>
                <w:lang w:val="es-MX"/>
              </w:rPr>
              <w:t>RF07</w:t>
            </w:r>
          </w:p>
        </w:tc>
      </w:tr>
      <w:tr w:rsidR="00A97B88" w:rsidRPr="005F10DC" w14:paraId="47780987" w14:textId="77777777" w:rsidTr="009E35A7">
        <w:tc>
          <w:tcPr>
            <w:tcW w:w="2490" w:type="dxa"/>
            <w:tcBorders>
              <w:right w:val="double" w:sz="4" w:space="0" w:color="auto"/>
            </w:tcBorders>
            <w:shd w:val="clear" w:color="auto" w:fill="EAEAEA"/>
            <w:tcMar>
              <w:left w:w="40" w:type="dxa"/>
              <w:bottom w:w="17" w:type="dxa"/>
              <w:right w:w="40" w:type="dxa"/>
            </w:tcMar>
          </w:tcPr>
          <w:p w14:paraId="2D169083" w14:textId="77777777" w:rsidR="00A97B88" w:rsidRPr="005F10DC" w:rsidRDefault="00A97B88" w:rsidP="009E35A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55B2CD3A" w14:textId="77777777" w:rsidR="00A97B88" w:rsidRPr="005F10DC" w:rsidRDefault="00A97B88" w:rsidP="009E35A7">
            <w:pPr>
              <w:pStyle w:val="Normalindentado1"/>
              <w:ind w:left="0"/>
              <w:jc w:val="both"/>
              <w:rPr>
                <w:lang w:val="es-MX"/>
              </w:rPr>
            </w:pPr>
            <w:r w:rsidRPr="005F10DC">
              <w:rPr>
                <w:lang w:val="es-MX"/>
              </w:rPr>
              <w:t>Modo consulta</w:t>
            </w:r>
          </w:p>
        </w:tc>
      </w:tr>
      <w:tr w:rsidR="00A97B88" w:rsidRPr="005F10DC" w14:paraId="1AF9D65C" w14:textId="77777777" w:rsidTr="009E35A7">
        <w:tc>
          <w:tcPr>
            <w:tcW w:w="2490" w:type="dxa"/>
            <w:tcBorders>
              <w:right w:val="double" w:sz="4" w:space="0" w:color="auto"/>
            </w:tcBorders>
            <w:shd w:val="clear" w:color="auto" w:fill="EAEAEA"/>
            <w:tcMar>
              <w:left w:w="40" w:type="dxa"/>
              <w:bottom w:w="17" w:type="dxa"/>
              <w:right w:w="40" w:type="dxa"/>
            </w:tcMar>
          </w:tcPr>
          <w:p w14:paraId="6312699D" w14:textId="77777777" w:rsidR="00A97B88" w:rsidRPr="005F10DC" w:rsidRDefault="00A97B88" w:rsidP="009E35A7">
            <w:pPr>
              <w:pStyle w:val="guiazul"/>
              <w:jc w:val="both"/>
              <w:rPr>
                <w:i w:val="0"/>
                <w:iCs/>
                <w:color w:val="auto"/>
                <w:lang w:val="es-MX"/>
              </w:rPr>
            </w:pPr>
            <w:r w:rsidRPr="005F10DC">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546AA99D" w14:textId="77777777" w:rsidR="00A97B88" w:rsidRPr="005F10DC" w:rsidRDefault="00A97B88" w:rsidP="009E35A7">
            <w:pPr>
              <w:pStyle w:val="Normalindentado1"/>
              <w:ind w:left="0"/>
              <w:jc w:val="both"/>
              <w:rPr>
                <w:lang w:val="es-MX"/>
              </w:rPr>
            </w:pPr>
            <w:r w:rsidRPr="005F10DC">
              <w:rPr>
                <w:lang w:val="es-MX"/>
              </w:rPr>
              <w:t>Requisito</w:t>
            </w:r>
          </w:p>
        </w:tc>
      </w:tr>
      <w:tr w:rsidR="00A97B88" w:rsidRPr="005F10DC" w14:paraId="6CDA05A8" w14:textId="77777777" w:rsidTr="009E35A7">
        <w:tc>
          <w:tcPr>
            <w:tcW w:w="2490" w:type="dxa"/>
            <w:tcBorders>
              <w:right w:val="double" w:sz="4" w:space="0" w:color="auto"/>
            </w:tcBorders>
            <w:shd w:val="clear" w:color="auto" w:fill="EAEAEA"/>
            <w:tcMar>
              <w:left w:w="40" w:type="dxa"/>
              <w:bottom w:w="17" w:type="dxa"/>
              <w:right w:w="40" w:type="dxa"/>
            </w:tcMar>
          </w:tcPr>
          <w:p w14:paraId="7DA15797" w14:textId="77777777" w:rsidR="00A97B88" w:rsidRPr="005F10DC" w:rsidRDefault="00A97B88" w:rsidP="009E35A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31AA49B2" w14:textId="77777777" w:rsidR="00A97B88" w:rsidRPr="005F10DC" w:rsidRDefault="00A97B88" w:rsidP="009E35A7">
            <w:pPr>
              <w:pStyle w:val="Normalindentado1"/>
              <w:ind w:left="0"/>
              <w:jc w:val="both"/>
              <w:rPr>
                <w:lang w:val="es-MX"/>
              </w:rPr>
            </w:pPr>
            <w:r w:rsidRPr="005F10DC">
              <w:rPr>
                <w:lang w:val="es-MX"/>
              </w:rPr>
              <w:t>La aplicación Web debe mostrar una caja de texto donde el usuario ingresará una consulta.</w:t>
            </w:r>
          </w:p>
        </w:tc>
      </w:tr>
      <w:tr w:rsidR="00A97B88" w:rsidRPr="005F10DC" w14:paraId="557ECD4E" w14:textId="77777777" w:rsidTr="009E35A7">
        <w:tc>
          <w:tcPr>
            <w:tcW w:w="2490" w:type="dxa"/>
            <w:tcBorders>
              <w:right w:val="double" w:sz="4" w:space="0" w:color="auto"/>
            </w:tcBorders>
            <w:shd w:val="clear" w:color="auto" w:fill="EAEAEA"/>
            <w:tcMar>
              <w:left w:w="40" w:type="dxa"/>
              <w:bottom w:w="17" w:type="dxa"/>
              <w:right w:w="40" w:type="dxa"/>
            </w:tcMar>
          </w:tcPr>
          <w:p w14:paraId="0317EFA0" w14:textId="77777777" w:rsidR="00A97B88" w:rsidRPr="005F10DC" w:rsidRDefault="00A97B88" w:rsidP="009E35A7">
            <w:pPr>
              <w:pStyle w:val="guiazul"/>
              <w:rPr>
                <w:i w:val="0"/>
                <w:iCs/>
                <w:color w:val="auto"/>
                <w:lang w:val="es-MX"/>
              </w:rPr>
            </w:pPr>
            <w:r w:rsidRPr="005F10DC">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8508EB0" w14:textId="77777777" w:rsidR="00A97B88" w:rsidRPr="005F10DC" w:rsidRDefault="00A97B88" w:rsidP="009E35A7">
            <w:pPr>
              <w:pStyle w:val="Normalindentado1"/>
              <w:ind w:left="0"/>
              <w:jc w:val="both"/>
              <w:rPr>
                <w:lang w:val="es-MX"/>
              </w:rPr>
            </w:pPr>
            <w:r w:rsidRPr="005F10DC">
              <w:rPr>
                <w:lang w:val="es-MX"/>
              </w:rPr>
              <w:t>En este modo, el usuario deberá ingresar una consulta que en una caja de texto cargada en la aplicación Web.</w:t>
            </w:r>
          </w:p>
        </w:tc>
      </w:tr>
      <w:tr w:rsidR="00A97B88" w:rsidRPr="005F10DC" w14:paraId="10A04C1C" w14:textId="77777777" w:rsidTr="009E35A7">
        <w:tc>
          <w:tcPr>
            <w:tcW w:w="2490" w:type="dxa"/>
            <w:tcBorders>
              <w:right w:val="double" w:sz="4" w:space="0" w:color="auto"/>
            </w:tcBorders>
            <w:shd w:val="clear" w:color="auto" w:fill="EAEAEA"/>
            <w:tcMar>
              <w:left w:w="40" w:type="dxa"/>
              <w:bottom w:w="17" w:type="dxa"/>
              <w:right w:w="40" w:type="dxa"/>
            </w:tcMar>
          </w:tcPr>
          <w:p w14:paraId="7C97123B" w14:textId="77777777" w:rsidR="00A97B88" w:rsidRPr="005F10DC" w:rsidRDefault="00A97B88" w:rsidP="009E35A7">
            <w:pPr>
              <w:pStyle w:val="guiazul"/>
              <w:rPr>
                <w:i w:val="0"/>
                <w:iCs/>
                <w:color w:val="auto"/>
                <w:lang w:val="es-MX"/>
              </w:rPr>
            </w:pPr>
            <w:r w:rsidRPr="005F10DC">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AA36D06" w14:textId="77777777" w:rsidR="00A97B88" w:rsidRPr="005F10DC" w:rsidRDefault="00A97B88" w:rsidP="009E35A7">
            <w:pPr>
              <w:pStyle w:val="Normalindentado1"/>
              <w:ind w:left="0"/>
              <w:jc w:val="both"/>
              <w:rPr>
                <w:lang w:val="es-MX"/>
              </w:rPr>
            </w:pPr>
            <w:r w:rsidRPr="005F10DC">
              <w:rPr>
                <w:lang w:val="es-MX"/>
              </w:rPr>
              <w:t>RNF02</w:t>
            </w:r>
          </w:p>
          <w:p w14:paraId="7A9A684D" w14:textId="77777777" w:rsidR="00A97B88" w:rsidRPr="005F10DC" w:rsidRDefault="00A97B88" w:rsidP="009E35A7">
            <w:pPr>
              <w:pStyle w:val="Normalindentado1"/>
              <w:ind w:left="0"/>
              <w:jc w:val="both"/>
              <w:rPr>
                <w:lang w:val="es-MX"/>
              </w:rPr>
            </w:pPr>
            <w:r w:rsidRPr="005F10DC">
              <w:rPr>
                <w:lang w:val="es-MX"/>
              </w:rPr>
              <w:t>RNF03</w:t>
            </w:r>
          </w:p>
        </w:tc>
      </w:tr>
      <w:tr w:rsidR="00A97B88" w:rsidRPr="005F10DC" w14:paraId="120071FD" w14:textId="77777777" w:rsidTr="009E35A7">
        <w:tc>
          <w:tcPr>
            <w:tcW w:w="2490" w:type="dxa"/>
            <w:tcBorders>
              <w:right w:val="double" w:sz="4" w:space="0" w:color="auto"/>
            </w:tcBorders>
            <w:shd w:val="clear" w:color="auto" w:fill="EAEAEA"/>
            <w:tcMar>
              <w:left w:w="40" w:type="dxa"/>
              <w:bottom w:w="17" w:type="dxa"/>
              <w:right w:w="40" w:type="dxa"/>
            </w:tcMar>
          </w:tcPr>
          <w:p w14:paraId="709484A4" w14:textId="77777777" w:rsidR="00A97B88" w:rsidRPr="005F10DC" w:rsidRDefault="00A97B88" w:rsidP="009E35A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0CB189CF" w14:textId="77777777" w:rsidR="00A97B88" w:rsidRPr="005F10DC" w:rsidRDefault="00A97B88" w:rsidP="009E35A7">
            <w:pPr>
              <w:pStyle w:val="Normalindentado1"/>
              <w:ind w:left="0"/>
              <w:jc w:val="both"/>
              <w:rPr>
                <w:lang w:val="es-MX"/>
              </w:rPr>
            </w:pPr>
            <w:r w:rsidRPr="005F10DC">
              <w:rPr>
                <w:lang w:val="es-MX"/>
              </w:rPr>
              <w:fldChar w:fldCharType="begin">
                <w:ffData>
                  <w:name w:val="Casilla3"/>
                  <w:enabled/>
                  <w:calcOnExit w:val="0"/>
                  <w:checkBox>
                    <w:sizeAuto/>
                    <w:default w:val="0"/>
                  </w:checkBox>
                </w:ffData>
              </w:fldChar>
            </w:r>
            <w:r w:rsidRPr="005F10DC">
              <w:rPr>
                <w:lang w:val="es-MX"/>
              </w:rPr>
              <w:instrText xml:space="preserve"> FORMCHECKBOX </w:instrText>
            </w:r>
            <w:r w:rsidR="009E7D13">
              <w:rPr>
                <w:lang w:val="es-MX"/>
              </w:rPr>
            </w:r>
            <w:r w:rsidR="009E7D13">
              <w:rPr>
                <w:lang w:val="es-MX"/>
              </w:rPr>
              <w:fldChar w:fldCharType="separate"/>
            </w:r>
            <w:r w:rsidRPr="005F10DC">
              <w:rPr>
                <w:lang w:val="es-MX"/>
              </w:rPr>
              <w:fldChar w:fldCharType="end"/>
            </w:r>
            <w:r w:rsidRPr="005F10DC">
              <w:rPr>
                <w:lang w:val="es-MX"/>
              </w:rPr>
              <w:t xml:space="preserve"> Alta/Esencial</w:t>
            </w:r>
          </w:p>
        </w:tc>
      </w:tr>
    </w:tbl>
    <w:p w14:paraId="3621BBB2" w14:textId="77777777" w:rsidR="00A97B88" w:rsidRPr="005F10DC" w:rsidRDefault="00A97B88" w:rsidP="00A97B88">
      <w:pPr>
        <w:pStyle w:val="guiazul"/>
        <w:ind w:left="360"/>
        <w:jc w:val="both"/>
        <w:rPr>
          <w:lang w:val="es-MX"/>
        </w:rPr>
      </w:pPr>
    </w:p>
    <w:p w14:paraId="472A6BC3" w14:textId="77777777" w:rsidR="00A97B88" w:rsidRPr="005F10DC" w:rsidRDefault="00A97B88" w:rsidP="00A97B88">
      <w:pPr>
        <w:pStyle w:val="guiazul"/>
        <w:ind w:left="360"/>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5F10DC" w14:paraId="1E6094C3" w14:textId="77777777" w:rsidTr="009E35A7">
        <w:tc>
          <w:tcPr>
            <w:tcW w:w="2490" w:type="dxa"/>
            <w:tcBorders>
              <w:right w:val="double" w:sz="4" w:space="0" w:color="auto"/>
            </w:tcBorders>
            <w:shd w:val="clear" w:color="auto" w:fill="EAEAEA"/>
            <w:tcMar>
              <w:left w:w="40" w:type="dxa"/>
              <w:bottom w:w="17" w:type="dxa"/>
              <w:right w:w="40" w:type="dxa"/>
            </w:tcMar>
          </w:tcPr>
          <w:p w14:paraId="4174F859" w14:textId="77777777" w:rsidR="00A97B88" w:rsidRPr="005F10DC" w:rsidRDefault="00A97B88" w:rsidP="009E35A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3F684660" w14:textId="77777777" w:rsidR="00A97B88" w:rsidRPr="005F10DC" w:rsidRDefault="00A97B88" w:rsidP="009E35A7">
            <w:pPr>
              <w:pStyle w:val="Normalindentado1"/>
              <w:ind w:left="0"/>
              <w:jc w:val="both"/>
              <w:rPr>
                <w:lang w:val="es-MX"/>
              </w:rPr>
            </w:pPr>
            <w:r w:rsidRPr="005F10DC">
              <w:rPr>
                <w:lang w:val="es-MX"/>
              </w:rPr>
              <w:t>RF08</w:t>
            </w:r>
          </w:p>
        </w:tc>
      </w:tr>
      <w:tr w:rsidR="00A97B88" w:rsidRPr="005F10DC" w14:paraId="75ECBDC3" w14:textId="77777777" w:rsidTr="009E35A7">
        <w:tc>
          <w:tcPr>
            <w:tcW w:w="2490" w:type="dxa"/>
            <w:tcBorders>
              <w:right w:val="double" w:sz="4" w:space="0" w:color="auto"/>
            </w:tcBorders>
            <w:shd w:val="clear" w:color="auto" w:fill="EAEAEA"/>
            <w:tcMar>
              <w:left w:w="40" w:type="dxa"/>
              <w:bottom w:w="17" w:type="dxa"/>
              <w:right w:w="40" w:type="dxa"/>
            </w:tcMar>
          </w:tcPr>
          <w:p w14:paraId="7A37C60B" w14:textId="77777777" w:rsidR="00A97B88" w:rsidRPr="005F10DC" w:rsidRDefault="00A97B88" w:rsidP="009E35A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48B57F98" w14:textId="77777777" w:rsidR="00A97B88" w:rsidRPr="005F10DC" w:rsidRDefault="00A97B88" w:rsidP="009E35A7">
            <w:pPr>
              <w:pStyle w:val="Normalindentado1"/>
              <w:ind w:left="0"/>
              <w:jc w:val="both"/>
              <w:rPr>
                <w:lang w:val="es-MX"/>
              </w:rPr>
            </w:pPr>
            <w:r w:rsidRPr="005F10DC">
              <w:rPr>
                <w:lang w:val="es-MX"/>
              </w:rPr>
              <w:t>Enviar consulta</w:t>
            </w:r>
          </w:p>
        </w:tc>
      </w:tr>
      <w:tr w:rsidR="00A97B88" w:rsidRPr="005F10DC" w14:paraId="5451369A" w14:textId="77777777" w:rsidTr="009E35A7">
        <w:tc>
          <w:tcPr>
            <w:tcW w:w="2490" w:type="dxa"/>
            <w:tcBorders>
              <w:right w:val="double" w:sz="4" w:space="0" w:color="auto"/>
            </w:tcBorders>
            <w:shd w:val="clear" w:color="auto" w:fill="EAEAEA"/>
            <w:tcMar>
              <w:left w:w="40" w:type="dxa"/>
              <w:bottom w:w="17" w:type="dxa"/>
              <w:right w:w="40" w:type="dxa"/>
            </w:tcMar>
          </w:tcPr>
          <w:p w14:paraId="1638CFFD" w14:textId="77777777" w:rsidR="00A97B88" w:rsidRPr="005F10DC" w:rsidRDefault="00A97B88" w:rsidP="009E35A7">
            <w:pPr>
              <w:pStyle w:val="guiazul"/>
              <w:jc w:val="both"/>
              <w:rPr>
                <w:i w:val="0"/>
                <w:iCs/>
                <w:color w:val="auto"/>
                <w:lang w:val="es-MX"/>
              </w:rPr>
            </w:pPr>
            <w:r w:rsidRPr="005F10DC">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1C8FD0FD" w14:textId="77777777" w:rsidR="00A97B88" w:rsidRPr="005F10DC" w:rsidRDefault="00A97B88" w:rsidP="009E35A7">
            <w:pPr>
              <w:pStyle w:val="Normalindentado1"/>
              <w:ind w:left="0"/>
              <w:jc w:val="both"/>
              <w:rPr>
                <w:lang w:val="es-MX"/>
              </w:rPr>
            </w:pPr>
            <w:r w:rsidRPr="005F10DC">
              <w:rPr>
                <w:lang w:val="es-MX"/>
              </w:rPr>
              <w:t>Requisito</w:t>
            </w:r>
          </w:p>
        </w:tc>
      </w:tr>
      <w:tr w:rsidR="00A97B88" w:rsidRPr="005F10DC" w14:paraId="097BFF7A" w14:textId="77777777" w:rsidTr="009E35A7">
        <w:tc>
          <w:tcPr>
            <w:tcW w:w="2490" w:type="dxa"/>
            <w:tcBorders>
              <w:right w:val="double" w:sz="4" w:space="0" w:color="auto"/>
            </w:tcBorders>
            <w:shd w:val="clear" w:color="auto" w:fill="EAEAEA"/>
            <w:tcMar>
              <w:left w:w="40" w:type="dxa"/>
              <w:bottom w:w="17" w:type="dxa"/>
              <w:right w:w="40" w:type="dxa"/>
            </w:tcMar>
          </w:tcPr>
          <w:p w14:paraId="4AA890BB" w14:textId="77777777" w:rsidR="00A97B88" w:rsidRPr="005F10DC" w:rsidRDefault="00A97B88" w:rsidP="009E35A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3FC52728" w14:textId="77777777" w:rsidR="00A97B88" w:rsidRPr="005F10DC" w:rsidRDefault="00A97B88" w:rsidP="009E35A7">
            <w:pPr>
              <w:pStyle w:val="Normalindentado1"/>
              <w:ind w:left="0"/>
              <w:jc w:val="both"/>
              <w:rPr>
                <w:lang w:val="es-MX"/>
              </w:rPr>
            </w:pPr>
            <w:r w:rsidRPr="005F10DC">
              <w:rPr>
                <w:lang w:val="es-MX"/>
              </w:rPr>
              <w:t>Botón que le permita al usuario enviar la consulta que quiera ser ejecutada.</w:t>
            </w:r>
          </w:p>
        </w:tc>
      </w:tr>
      <w:tr w:rsidR="00A97B88" w:rsidRPr="005F10DC" w14:paraId="780839FC" w14:textId="77777777" w:rsidTr="009E35A7">
        <w:tc>
          <w:tcPr>
            <w:tcW w:w="2490" w:type="dxa"/>
            <w:tcBorders>
              <w:right w:val="double" w:sz="4" w:space="0" w:color="auto"/>
            </w:tcBorders>
            <w:shd w:val="clear" w:color="auto" w:fill="EAEAEA"/>
            <w:tcMar>
              <w:left w:w="40" w:type="dxa"/>
              <w:bottom w:w="17" w:type="dxa"/>
              <w:right w:w="40" w:type="dxa"/>
            </w:tcMar>
          </w:tcPr>
          <w:p w14:paraId="7504ABE8" w14:textId="77777777" w:rsidR="00A97B88" w:rsidRPr="005F10DC" w:rsidRDefault="00A97B88" w:rsidP="009E35A7">
            <w:pPr>
              <w:pStyle w:val="guiazul"/>
              <w:rPr>
                <w:i w:val="0"/>
                <w:iCs/>
                <w:color w:val="auto"/>
                <w:lang w:val="es-MX"/>
              </w:rPr>
            </w:pPr>
            <w:r w:rsidRPr="005F10DC">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F43D326" w14:textId="77777777" w:rsidR="00A97B88" w:rsidRPr="005F10DC" w:rsidRDefault="00A97B88" w:rsidP="009E35A7">
            <w:pPr>
              <w:pStyle w:val="Normalindentado1"/>
              <w:ind w:left="0"/>
              <w:jc w:val="both"/>
              <w:rPr>
                <w:lang w:val="es-MX"/>
              </w:rPr>
            </w:pPr>
            <w:r w:rsidRPr="005F10DC">
              <w:rPr>
                <w:lang w:val="es-MX"/>
              </w:rPr>
              <w:t xml:space="preserve">Una vez terminada la tarea de escribir una consulta por parte del usuario, se deberá enviar la consulta escrita a Apache </w:t>
            </w:r>
            <w:proofErr w:type="spellStart"/>
            <w:r w:rsidRPr="005F10DC">
              <w:rPr>
                <w:lang w:val="es-MX"/>
              </w:rPr>
              <w:t>Marmotta</w:t>
            </w:r>
            <w:proofErr w:type="spellEnd"/>
            <w:r w:rsidRPr="005F10DC">
              <w:rPr>
                <w:lang w:val="es-MX"/>
              </w:rPr>
              <w:t>.</w:t>
            </w:r>
          </w:p>
        </w:tc>
      </w:tr>
      <w:tr w:rsidR="00A97B88" w:rsidRPr="005F10DC" w14:paraId="78B60A7A" w14:textId="77777777" w:rsidTr="009E35A7">
        <w:tc>
          <w:tcPr>
            <w:tcW w:w="2490" w:type="dxa"/>
            <w:tcBorders>
              <w:right w:val="double" w:sz="4" w:space="0" w:color="auto"/>
            </w:tcBorders>
            <w:shd w:val="clear" w:color="auto" w:fill="EAEAEA"/>
            <w:tcMar>
              <w:left w:w="40" w:type="dxa"/>
              <w:bottom w:w="17" w:type="dxa"/>
              <w:right w:w="40" w:type="dxa"/>
            </w:tcMar>
          </w:tcPr>
          <w:p w14:paraId="6EA568F0" w14:textId="77777777" w:rsidR="00A97B88" w:rsidRPr="005F10DC" w:rsidRDefault="00A97B88" w:rsidP="009E35A7">
            <w:pPr>
              <w:pStyle w:val="guiazul"/>
              <w:rPr>
                <w:i w:val="0"/>
                <w:iCs/>
                <w:color w:val="auto"/>
                <w:lang w:val="es-MX"/>
              </w:rPr>
            </w:pPr>
            <w:r w:rsidRPr="005F10DC">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5AB7AAB5" w14:textId="77777777" w:rsidR="00A97B88" w:rsidRPr="005F10DC" w:rsidRDefault="00A97B88" w:rsidP="009E35A7">
            <w:pPr>
              <w:pStyle w:val="Normalindentado1"/>
              <w:ind w:left="0"/>
              <w:jc w:val="both"/>
              <w:rPr>
                <w:lang w:val="es-MX"/>
              </w:rPr>
            </w:pPr>
            <w:r w:rsidRPr="005F10DC">
              <w:rPr>
                <w:lang w:val="es-MX"/>
              </w:rPr>
              <w:t>RNF01</w:t>
            </w:r>
          </w:p>
          <w:p w14:paraId="531CD4C5" w14:textId="77777777" w:rsidR="00A97B88" w:rsidRPr="005F10DC" w:rsidRDefault="00A97B88" w:rsidP="009E35A7">
            <w:pPr>
              <w:pStyle w:val="Normalindentado1"/>
              <w:ind w:left="0"/>
              <w:jc w:val="both"/>
              <w:rPr>
                <w:lang w:val="es-MX"/>
              </w:rPr>
            </w:pPr>
            <w:r w:rsidRPr="005F10DC">
              <w:rPr>
                <w:lang w:val="es-MX"/>
              </w:rPr>
              <w:t>RNF02</w:t>
            </w:r>
          </w:p>
          <w:p w14:paraId="141B5C71" w14:textId="77777777" w:rsidR="00A97B88" w:rsidRPr="005F10DC" w:rsidRDefault="00A97B88" w:rsidP="009E35A7">
            <w:pPr>
              <w:pStyle w:val="Normalindentado1"/>
              <w:ind w:left="0"/>
              <w:jc w:val="both"/>
              <w:rPr>
                <w:lang w:val="es-MX"/>
              </w:rPr>
            </w:pPr>
            <w:r w:rsidRPr="005F10DC">
              <w:rPr>
                <w:lang w:val="es-MX"/>
              </w:rPr>
              <w:t>RNF03</w:t>
            </w:r>
          </w:p>
        </w:tc>
      </w:tr>
      <w:tr w:rsidR="00A97B88" w:rsidRPr="005F10DC" w14:paraId="0841115E" w14:textId="77777777" w:rsidTr="009E35A7">
        <w:tc>
          <w:tcPr>
            <w:tcW w:w="2490" w:type="dxa"/>
            <w:tcBorders>
              <w:right w:val="double" w:sz="4" w:space="0" w:color="auto"/>
            </w:tcBorders>
            <w:shd w:val="clear" w:color="auto" w:fill="EAEAEA"/>
            <w:tcMar>
              <w:left w:w="40" w:type="dxa"/>
              <w:bottom w:w="17" w:type="dxa"/>
              <w:right w:w="40" w:type="dxa"/>
            </w:tcMar>
          </w:tcPr>
          <w:p w14:paraId="7ABCE9B2" w14:textId="77777777" w:rsidR="00A97B88" w:rsidRPr="005F10DC" w:rsidRDefault="00A97B88" w:rsidP="009E35A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3C5E49C6" w14:textId="77777777" w:rsidR="00A97B88" w:rsidRPr="005F10DC" w:rsidRDefault="00A97B88" w:rsidP="009E35A7">
            <w:pPr>
              <w:pStyle w:val="Normalindentado1"/>
              <w:ind w:left="0"/>
              <w:jc w:val="both"/>
              <w:rPr>
                <w:lang w:val="es-MX"/>
              </w:rPr>
            </w:pPr>
            <w:r w:rsidRPr="005F10DC">
              <w:rPr>
                <w:lang w:val="es-MX"/>
              </w:rPr>
              <w:fldChar w:fldCharType="begin">
                <w:ffData>
                  <w:name w:val="Casilla3"/>
                  <w:enabled/>
                  <w:calcOnExit w:val="0"/>
                  <w:checkBox>
                    <w:sizeAuto/>
                    <w:default w:val="0"/>
                  </w:checkBox>
                </w:ffData>
              </w:fldChar>
            </w:r>
            <w:r w:rsidRPr="005F10DC">
              <w:rPr>
                <w:lang w:val="es-MX"/>
              </w:rPr>
              <w:instrText xml:space="preserve"> FORMCHECKBOX </w:instrText>
            </w:r>
            <w:r w:rsidR="009E7D13">
              <w:rPr>
                <w:lang w:val="es-MX"/>
              </w:rPr>
            </w:r>
            <w:r w:rsidR="009E7D13">
              <w:rPr>
                <w:lang w:val="es-MX"/>
              </w:rPr>
              <w:fldChar w:fldCharType="separate"/>
            </w:r>
            <w:r w:rsidRPr="005F10DC">
              <w:rPr>
                <w:lang w:val="es-MX"/>
              </w:rPr>
              <w:fldChar w:fldCharType="end"/>
            </w:r>
            <w:r w:rsidRPr="005F10DC">
              <w:rPr>
                <w:lang w:val="es-MX"/>
              </w:rPr>
              <w:t xml:space="preserve"> Alta/Esencial</w:t>
            </w:r>
          </w:p>
        </w:tc>
      </w:tr>
    </w:tbl>
    <w:p w14:paraId="4343EDDC" w14:textId="77777777" w:rsidR="00A97B88" w:rsidRPr="005F10DC" w:rsidRDefault="00A97B88" w:rsidP="00A97B88">
      <w:pPr>
        <w:pStyle w:val="guiazul"/>
        <w:jc w:val="both"/>
        <w:rPr>
          <w:lang w:val="es-MX"/>
        </w:rPr>
      </w:pPr>
    </w:p>
    <w:p w14:paraId="2008D8EE" w14:textId="77777777" w:rsidR="00A97B88" w:rsidRPr="005F10DC" w:rsidRDefault="00A97B88" w:rsidP="00A97B88">
      <w:pPr>
        <w:pStyle w:val="guiazul"/>
        <w:ind w:left="360"/>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5F10DC" w14:paraId="7F889926" w14:textId="77777777" w:rsidTr="009E35A7">
        <w:tc>
          <w:tcPr>
            <w:tcW w:w="2490" w:type="dxa"/>
            <w:tcBorders>
              <w:right w:val="double" w:sz="4" w:space="0" w:color="auto"/>
            </w:tcBorders>
            <w:shd w:val="clear" w:color="auto" w:fill="EAEAEA"/>
            <w:tcMar>
              <w:left w:w="40" w:type="dxa"/>
              <w:bottom w:w="17" w:type="dxa"/>
              <w:right w:w="40" w:type="dxa"/>
            </w:tcMar>
          </w:tcPr>
          <w:p w14:paraId="0E76EB4B" w14:textId="77777777" w:rsidR="00A97B88" w:rsidRPr="005F10DC" w:rsidRDefault="00A97B88" w:rsidP="009E35A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032D6501" w14:textId="77777777" w:rsidR="00A97B88" w:rsidRPr="005F10DC" w:rsidRDefault="00A97B88" w:rsidP="009E35A7">
            <w:pPr>
              <w:pStyle w:val="Normalindentado1"/>
              <w:ind w:left="0"/>
              <w:jc w:val="both"/>
              <w:rPr>
                <w:lang w:val="es-MX"/>
              </w:rPr>
            </w:pPr>
            <w:r w:rsidRPr="005F10DC">
              <w:rPr>
                <w:lang w:val="es-MX"/>
              </w:rPr>
              <w:t>RF09</w:t>
            </w:r>
          </w:p>
        </w:tc>
      </w:tr>
      <w:tr w:rsidR="00A97B88" w:rsidRPr="005F10DC" w14:paraId="7CE738D2" w14:textId="77777777" w:rsidTr="009E35A7">
        <w:tc>
          <w:tcPr>
            <w:tcW w:w="2490" w:type="dxa"/>
            <w:tcBorders>
              <w:right w:val="double" w:sz="4" w:space="0" w:color="auto"/>
            </w:tcBorders>
            <w:shd w:val="clear" w:color="auto" w:fill="EAEAEA"/>
            <w:tcMar>
              <w:left w:w="40" w:type="dxa"/>
              <w:bottom w:w="17" w:type="dxa"/>
              <w:right w:w="40" w:type="dxa"/>
            </w:tcMar>
          </w:tcPr>
          <w:p w14:paraId="36683314" w14:textId="77777777" w:rsidR="00A97B88" w:rsidRPr="005F10DC" w:rsidRDefault="00A97B88" w:rsidP="009E35A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567C62CD" w14:textId="77777777" w:rsidR="00A97B88" w:rsidRPr="005F10DC" w:rsidRDefault="00A97B88" w:rsidP="009E35A7">
            <w:pPr>
              <w:pStyle w:val="Normalindentado1"/>
              <w:ind w:left="0"/>
              <w:jc w:val="both"/>
              <w:rPr>
                <w:lang w:val="es-MX"/>
              </w:rPr>
            </w:pPr>
            <w:r w:rsidRPr="005F10DC">
              <w:rPr>
                <w:lang w:val="es-MX"/>
              </w:rPr>
              <w:t>Validar consulta</w:t>
            </w:r>
          </w:p>
        </w:tc>
      </w:tr>
      <w:tr w:rsidR="00A97B88" w:rsidRPr="005F10DC" w14:paraId="4E0ACAE5" w14:textId="77777777" w:rsidTr="009E35A7">
        <w:tc>
          <w:tcPr>
            <w:tcW w:w="2490" w:type="dxa"/>
            <w:tcBorders>
              <w:right w:val="double" w:sz="4" w:space="0" w:color="auto"/>
            </w:tcBorders>
            <w:shd w:val="clear" w:color="auto" w:fill="EAEAEA"/>
            <w:tcMar>
              <w:left w:w="40" w:type="dxa"/>
              <w:bottom w:w="17" w:type="dxa"/>
              <w:right w:w="40" w:type="dxa"/>
            </w:tcMar>
          </w:tcPr>
          <w:p w14:paraId="4D7BD523" w14:textId="77777777" w:rsidR="00A97B88" w:rsidRPr="005F10DC" w:rsidRDefault="00A97B88" w:rsidP="009E35A7">
            <w:pPr>
              <w:pStyle w:val="guiazul"/>
              <w:jc w:val="both"/>
              <w:rPr>
                <w:i w:val="0"/>
                <w:iCs/>
                <w:color w:val="auto"/>
                <w:lang w:val="es-MX"/>
              </w:rPr>
            </w:pPr>
            <w:r w:rsidRPr="005F10DC">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22AC7B81" w14:textId="77777777" w:rsidR="00A97B88" w:rsidRPr="005F10DC" w:rsidRDefault="00A97B88" w:rsidP="009E35A7">
            <w:pPr>
              <w:pStyle w:val="Normalindentado1"/>
              <w:ind w:left="0"/>
              <w:jc w:val="both"/>
              <w:rPr>
                <w:lang w:val="es-MX"/>
              </w:rPr>
            </w:pPr>
            <w:r w:rsidRPr="005F10DC">
              <w:rPr>
                <w:lang w:val="es-MX"/>
              </w:rPr>
              <w:t>Requisito</w:t>
            </w:r>
          </w:p>
        </w:tc>
      </w:tr>
      <w:tr w:rsidR="00A97B88" w:rsidRPr="005F10DC" w14:paraId="49218D39" w14:textId="77777777" w:rsidTr="009E35A7">
        <w:tc>
          <w:tcPr>
            <w:tcW w:w="2490" w:type="dxa"/>
            <w:tcBorders>
              <w:right w:val="double" w:sz="4" w:space="0" w:color="auto"/>
            </w:tcBorders>
            <w:shd w:val="clear" w:color="auto" w:fill="EAEAEA"/>
            <w:tcMar>
              <w:left w:w="40" w:type="dxa"/>
              <w:bottom w:w="17" w:type="dxa"/>
              <w:right w:w="40" w:type="dxa"/>
            </w:tcMar>
          </w:tcPr>
          <w:p w14:paraId="0F169487" w14:textId="77777777" w:rsidR="00A97B88" w:rsidRPr="005F10DC" w:rsidRDefault="00A97B88" w:rsidP="009E35A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704CB0A5" w14:textId="77777777" w:rsidR="00A97B88" w:rsidRPr="005F10DC" w:rsidRDefault="00A97B88" w:rsidP="009E35A7">
            <w:pPr>
              <w:pStyle w:val="Normalindentado1"/>
              <w:ind w:left="0"/>
              <w:jc w:val="both"/>
              <w:rPr>
                <w:lang w:val="es-MX"/>
              </w:rPr>
            </w:pPr>
            <w:r w:rsidRPr="005F10DC">
              <w:rPr>
                <w:lang w:val="es-MX"/>
              </w:rPr>
              <w:t xml:space="preserve">Validará la consulta enviada a Apache </w:t>
            </w:r>
            <w:proofErr w:type="spellStart"/>
            <w:r w:rsidRPr="005F10DC">
              <w:rPr>
                <w:lang w:val="es-MX"/>
              </w:rPr>
              <w:t>Marmotta</w:t>
            </w:r>
            <w:proofErr w:type="spellEnd"/>
            <w:r w:rsidRPr="005F10DC">
              <w:rPr>
                <w:lang w:val="es-MX"/>
              </w:rPr>
              <w:t>.</w:t>
            </w:r>
          </w:p>
        </w:tc>
      </w:tr>
      <w:tr w:rsidR="00A97B88" w:rsidRPr="005F10DC" w14:paraId="7E76F1F1" w14:textId="77777777" w:rsidTr="009E35A7">
        <w:tc>
          <w:tcPr>
            <w:tcW w:w="2490" w:type="dxa"/>
            <w:tcBorders>
              <w:right w:val="double" w:sz="4" w:space="0" w:color="auto"/>
            </w:tcBorders>
            <w:shd w:val="clear" w:color="auto" w:fill="EAEAEA"/>
            <w:tcMar>
              <w:left w:w="40" w:type="dxa"/>
              <w:bottom w:w="17" w:type="dxa"/>
              <w:right w:w="40" w:type="dxa"/>
            </w:tcMar>
          </w:tcPr>
          <w:p w14:paraId="2733911C" w14:textId="77777777" w:rsidR="00A97B88" w:rsidRPr="005F10DC" w:rsidRDefault="00A97B88" w:rsidP="009E35A7">
            <w:pPr>
              <w:pStyle w:val="guiazul"/>
              <w:rPr>
                <w:i w:val="0"/>
                <w:iCs/>
                <w:color w:val="auto"/>
                <w:lang w:val="es-MX"/>
              </w:rPr>
            </w:pPr>
            <w:r w:rsidRPr="005F10DC">
              <w:rPr>
                <w:i w:val="0"/>
                <w:iCs/>
                <w:color w:val="auto"/>
                <w:lang w:val="es-MX"/>
              </w:rPr>
              <w:lastRenderedPageBreak/>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0052AB01" w14:textId="77777777" w:rsidR="00A97B88" w:rsidRPr="005F10DC" w:rsidRDefault="00A97B88" w:rsidP="009E35A7">
            <w:pPr>
              <w:pStyle w:val="Normalindentado1"/>
              <w:ind w:left="0"/>
              <w:jc w:val="both"/>
              <w:rPr>
                <w:lang w:val="es-MX"/>
              </w:rPr>
            </w:pPr>
            <w:r w:rsidRPr="005F10DC">
              <w:rPr>
                <w:lang w:val="es-MX"/>
              </w:rPr>
              <w:t>La aplicación mostrará un mensaje de error en caso de que la consulta enviada haya sido incorrecta.</w:t>
            </w:r>
          </w:p>
        </w:tc>
      </w:tr>
      <w:tr w:rsidR="00A97B88" w:rsidRPr="005F10DC" w14:paraId="7DDC5395" w14:textId="77777777" w:rsidTr="009E35A7">
        <w:tc>
          <w:tcPr>
            <w:tcW w:w="2490" w:type="dxa"/>
            <w:tcBorders>
              <w:right w:val="double" w:sz="4" w:space="0" w:color="auto"/>
            </w:tcBorders>
            <w:shd w:val="clear" w:color="auto" w:fill="EAEAEA"/>
            <w:tcMar>
              <w:left w:w="40" w:type="dxa"/>
              <w:bottom w:w="17" w:type="dxa"/>
              <w:right w:w="40" w:type="dxa"/>
            </w:tcMar>
          </w:tcPr>
          <w:p w14:paraId="342CADAE" w14:textId="77777777" w:rsidR="00A97B88" w:rsidRPr="005F10DC" w:rsidRDefault="00A97B88" w:rsidP="009E35A7">
            <w:pPr>
              <w:pStyle w:val="guiazul"/>
              <w:rPr>
                <w:i w:val="0"/>
                <w:iCs/>
                <w:color w:val="auto"/>
                <w:lang w:val="es-MX"/>
              </w:rPr>
            </w:pPr>
            <w:r w:rsidRPr="005F10DC">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310FA921" w14:textId="77777777" w:rsidR="00A97B88" w:rsidRPr="005F10DC" w:rsidRDefault="00A97B88" w:rsidP="009E35A7">
            <w:pPr>
              <w:pStyle w:val="Normalindentado1"/>
              <w:ind w:left="0"/>
              <w:jc w:val="both"/>
              <w:rPr>
                <w:lang w:val="es-MX"/>
              </w:rPr>
            </w:pPr>
            <w:r w:rsidRPr="005F10DC">
              <w:rPr>
                <w:lang w:val="es-MX"/>
              </w:rPr>
              <w:t>RNF01</w:t>
            </w:r>
          </w:p>
          <w:p w14:paraId="40D82451" w14:textId="77777777" w:rsidR="00A97B88" w:rsidRPr="005F10DC" w:rsidRDefault="00A97B88" w:rsidP="009E35A7">
            <w:pPr>
              <w:pStyle w:val="Normalindentado1"/>
              <w:ind w:left="0"/>
              <w:jc w:val="both"/>
              <w:rPr>
                <w:lang w:val="es-MX"/>
              </w:rPr>
            </w:pPr>
            <w:r w:rsidRPr="005F10DC">
              <w:rPr>
                <w:lang w:val="es-MX"/>
              </w:rPr>
              <w:t>RNF02</w:t>
            </w:r>
          </w:p>
          <w:p w14:paraId="3EF5FC49" w14:textId="77777777" w:rsidR="00A97B88" w:rsidRPr="005F10DC" w:rsidRDefault="00A97B88" w:rsidP="009E35A7">
            <w:pPr>
              <w:pStyle w:val="Normalindentado1"/>
              <w:ind w:left="0"/>
              <w:jc w:val="both"/>
              <w:rPr>
                <w:lang w:val="es-MX"/>
              </w:rPr>
            </w:pPr>
            <w:r w:rsidRPr="005F10DC">
              <w:rPr>
                <w:lang w:val="es-MX"/>
              </w:rPr>
              <w:t>RNF03</w:t>
            </w:r>
          </w:p>
        </w:tc>
      </w:tr>
      <w:tr w:rsidR="00A97B88" w:rsidRPr="005F10DC" w14:paraId="72C213C3" w14:textId="77777777" w:rsidTr="009E35A7">
        <w:tc>
          <w:tcPr>
            <w:tcW w:w="2490" w:type="dxa"/>
            <w:tcBorders>
              <w:right w:val="double" w:sz="4" w:space="0" w:color="auto"/>
            </w:tcBorders>
            <w:shd w:val="clear" w:color="auto" w:fill="EAEAEA"/>
            <w:tcMar>
              <w:left w:w="40" w:type="dxa"/>
              <w:bottom w:w="17" w:type="dxa"/>
              <w:right w:w="40" w:type="dxa"/>
            </w:tcMar>
          </w:tcPr>
          <w:p w14:paraId="087F7DE2" w14:textId="77777777" w:rsidR="00A97B88" w:rsidRPr="005F10DC" w:rsidRDefault="00A97B88" w:rsidP="009E35A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1E0CF93B" w14:textId="77777777" w:rsidR="00A97B88" w:rsidRPr="005F10DC" w:rsidRDefault="00A97B88" w:rsidP="009E35A7">
            <w:pPr>
              <w:pStyle w:val="Normalindentado1"/>
              <w:ind w:left="0"/>
              <w:jc w:val="both"/>
              <w:rPr>
                <w:lang w:val="es-MX"/>
              </w:rPr>
            </w:pPr>
            <w:r w:rsidRPr="005F10DC">
              <w:rPr>
                <w:lang w:val="es-MX"/>
              </w:rPr>
              <w:fldChar w:fldCharType="begin">
                <w:ffData>
                  <w:name w:val="Casilla3"/>
                  <w:enabled/>
                  <w:calcOnExit w:val="0"/>
                  <w:checkBox>
                    <w:sizeAuto/>
                    <w:default w:val="0"/>
                  </w:checkBox>
                </w:ffData>
              </w:fldChar>
            </w:r>
            <w:r w:rsidRPr="005F10DC">
              <w:rPr>
                <w:lang w:val="es-MX"/>
              </w:rPr>
              <w:instrText xml:space="preserve"> FORMCHECKBOX </w:instrText>
            </w:r>
            <w:r w:rsidR="009E7D13">
              <w:rPr>
                <w:lang w:val="es-MX"/>
              </w:rPr>
            </w:r>
            <w:r w:rsidR="009E7D13">
              <w:rPr>
                <w:lang w:val="es-MX"/>
              </w:rPr>
              <w:fldChar w:fldCharType="separate"/>
            </w:r>
            <w:r w:rsidRPr="005F10DC">
              <w:rPr>
                <w:lang w:val="es-MX"/>
              </w:rPr>
              <w:fldChar w:fldCharType="end"/>
            </w:r>
            <w:r w:rsidRPr="005F10DC">
              <w:rPr>
                <w:lang w:val="es-MX"/>
              </w:rPr>
              <w:t xml:space="preserve"> Alta/Esencial</w:t>
            </w:r>
          </w:p>
        </w:tc>
      </w:tr>
    </w:tbl>
    <w:p w14:paraId="1A7D1D0C" w14:textId="77777777" w:rsidR="00A97B88" w:rsidRPr="005F10DC" w:rsidRDefault="00A97B88" w:rsidP="00A97B88">
      <w:pPr>
        <w:pStyle w:val="guiazul"/>
        <w:ind w:left="360"/>
        <w:jc w:val="both"/>
        <w:rPr>
          <w:lang w:val="es-MX"/>
        </w:rPr>
      </w:pPr>
    </w:p>
    <w:p w14:paraId="4CD01CEA" w14:textId="77777777" w:rsidR="00A97B88" w:rsidRPr="005F10DC" w:rsidRDefault="00A97B88" w:rsidP="00A97B88">
      <w:pPr>
        <w:pStyle w:val="guiazul"/>
        <w:ind w:left="360"/>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5F10DC" w14:paraId="216A8E20" w14:textId="77777777" w:rsidTr="009E35A7">
        <w:tc>
          <w:tcPr>
            <w:tcW w:w="2490" w:type="dxa"/>
            <w:tcBorders>
              <w:right w:val="double" w:sz="4" w:space="0" w:color="auto"/>
            </w:tcBorders>
            <w:shd w:val="clear" w:color="auto" w:fill="EAEAEA"/>
            <w:tcMar>
              <w:left w:w="40" w:type="dxa"/>
              <w:bottom w:w="17" w:type="dxa"/>
              <w:right w:w="40" w:type="dxa"/>
            </w:tcMar>
          </w:tcPr>
          <w:p w14:paraId="66F228C1" w14:textId="77777777" w:rsidR="00A97B88" w:rsidRPr="005F10DC" w:rsidRDefault="00A97B88" w:rsidP="009E35A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73125598" w14:textId="77777777" w:rsidR="00A97B88" w:rsidRPr="005F10DC" w:rsidRDefault="00A97B88" w:rsidP="009E35A7">
            <w:pPr>
              <w:pStyle w:val="Normalindentado1"/>
              <w:ind w:left="0"/>
              <w:jc w:val="both"/>
              <w:rPr>
                <w:lang w:val="es-MX"/>
              </w:rPr>
            </w:pPr>
            <w:r w:rsidRPr="005F10DC">
              <w:rPr>
                <w:lang w:val="es-MX"/>
              </w:rPr>
              <w:t>RF10</w:t>
            </w:r>
          </w:p>
        </w:tc>
      </w:tr>
      <w:tr w:rsidR="00A97B88" w:rsidRPr="005F10DC" w14:paraId="2C38EE8A" w14:textId="77777777" w:rsidTr="009E35A7">
        <w:tc>
          <w:tcPr>
            <w:tcW w:w="2490" w:type="dxa"/>
            <w:tcBorders>
              <w:right w:val="double" w:sz="4" w:space="0" w:color="auto"/>
            </w:tcBorders>
            <w:shd w:val="clear" w:color="auto" w:fill="EAEAEA"/>
            <w:tcMar>
              <w:left w:w="40" w:type="dxa"/>
              <w:bottom w:w="17" w:type="dxa"/>
              <w:right w:w="40" w:type="dxa"/>
            </w:tcMar>
          </w:tcPr>
          <w:p w14:paraId="0FDB164E" w14:textId="77777777" w:rsidR="00A97B88" w:rsidRPr="005F10DC" w:rsidRDefault="00A97B88" w:rsidP="009E35A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62F3560C" w14:textId="77777777" w:rsidR="00A97B88" w:rsidRPr="005F10DC" w:rsidRDefault="00A97B88" w:rsidP="009E35A7">
            <w:pPr>
              <w:pStyle w:val="Normalindentado1"/>
              <w:ind w:left="0"/>
              <w:jc w:val="both"/>
              <w:rPr>
                <w:lang w:val="es-MX"/>
              </w:rPr>
            </w:pPr>
            <w:r w:rsidRPr="005F10DC">
              <w:rPr>
                <w:lang w:val="es-MX"/>
              </w:rPr>
              <w:t>Recibir resultados</w:t>
            </w:r>
          </w:p>
        </w:tc>
      </w:tr>
      <w:tr w:rsidR="00A97B88" w:rsidRPr="005F10DC" w14:paraId="66BDC493" w14:textId="77777777" w:rsidTr="009E35A7">
        <w:tc>
          <w:tcPr>
            <w:tcW w:w="2490" w:type="dxa"/>
            <w:tcBorders>
              <w:right w:val="double" w:sz="4" w:space="0" w:color="auto"/>
            </w:tcBorders>
            <w:shd w:val="clear" w:color="auto" w:fill="EAEAEA"/>
            <w:tcMar>
              <w:left w:w="40" w:type="dxa"/>
              <w:bottom w:w="17" w:type="dxa"/>
              <w:right w:w="40" w:type="dxa"/>
            </w:tcMar>
          </w:tcPr>
          <w:p w14:paraId="1F23F85B" w14:textId="77777777" w:rsidR="00A97B88" w:rsidRPr="005F10DC" w:rsidRDefault="00A97B88" w:rsidP="009E35A7">
            <w:pPr>
              <w:pStyle w:val="guiazul"/>
              <w:jc w:val="both"/>
              <w:rPr>
                <w:i w:val="0"/>
                <w:iCs/>
                <w:color w:val="auto"/>
                <w:lang w:val="es-MX"/>
              </w:rPr>
            </w:pPr>
            <w:r w:rsidRPr="005F10DC">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41FB74D4" w14:textId="77777777" w:rsidR="00A97B88" w:rsidRPr="005F10DC" w:rsidRDefault="00A97B88" w:rsidP="009E35A7">
            <w:pPr>
              <w:pStyle w:val="Normalindentado1"/>
              <w:ind w:left="0"/>
              <w:jc w:val="both"/>
              <w:rPr>
                <w:lang w:val="es-MX"/>
              </w:rPr>
            </w:pPr>
            <w:r w:rsidRPr="005F10DC">
              <w:rPr>
                <w:lang w:val="es-MX"/>
              </w:rPr>
              <w:t>Requisito</w:t>
            </w:r>
          </w:p>
        </w:tc>
      </w:tr>
      <w:tr w:rsidR="00A97B88" w:rsidRPr="005F10DC" w14:paraId="4279568B" w14:textId="77777777" w:rsidTr="009E35A7">
        <w:tc>
          <w:tcPr>
            <w:tcW w:w="2490" w:type="dxa"/>
            <w:tcBorders>
              <w:right w:val="double" w:sz="4" w:space="0" w:color="auto"/>
            </w:tcBorders>
            <w:shd w:val="clear" w:color="auto" w:fill="EAEAEA"/>
            <w:tcMar>
              <w:left w:w="40" w:type="dxa"/>
              <w:bottom w:w="17" w:type="dxa"/>
              <w:right w:w="40" w:type="dxa"/>
            </w:tcMar>
          </w:tcPr>
          <w:p w14:paraId="192B3A42" w14:textId="77777777" w:rsidR="00A97B88" w:rsidRPr="005F10DC" w:rsidRDefault="00A97B88" w:rsidP="009E35A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A66BD4F" w14:textId="77777777" w:rsidR="00A97B88" w:rsidRPr="005F10DC" w:rsidRDefault="00A97B88" w:rsidP="009E35A7">
            <w:pPr>
              <w:pStyle w:val="Normalindentado1"/>
              <w:ind w:left="0"/>
              <w:jc w:val="both"/>
              <w:rPr>
                <w:lang w:val="es-MX"/>
              </w:rPr>
            </w:pPr>
            <w:r w:rsidRPr="005F10DC">
              <w:rPr>
                <w:lang w:val="es-MX"/>
              </w:rPr>
              <w:t>La aplicación Web recibirá los resultados de la consulta enviada por el usuario.</w:t>
            </w:r>
          </w:p>
        </w:tc>
      </w:tr>
      <w:tr w:rsidR="00A97B88" w:rsidRPr="005F10DC" w14:paraId="31514330" w14:textId="77777777" w:rsidTr="009E35A7">
        <w:tc>
          <w:tcPr>
            <w:tcW w:w="2490" w:type="dxa"/>
            <w:tcBorders>
              <w:right w:val="double" w:sz="4" w:space="0" w:color="auto"/>
            </w:tcBorders>
            <w:shd w:val="clear" w:color="auto" w:fill="EAEAEA"/>
            <w:tcMar>
              <w:left w:w="40" w:type="dxa"/>
              <w:bottom w:w="17" w:type="dxa"/>
              <w:right w:w="40" w:type="dxa"/>
            </w:tcMar>
          </w:tcPr>
          <w:p w14:paraId="43F9D9FA" w14:textId="77777777" w:rsidR="00A97B88" w:rsidRPr="005F10DC" w:rsidRDefault="00A97B88" w:rsidP="009E35A7">
            <w:pPr>
              <w:pStyle w:val="guiazul"/>
              <w:rPr>
                <w:i w:val="0"/>
                <w:iCs/>
                <w:color w:val="auto"/>
                <w:lang w:val="es-MX"/>
              </w:rPr>
            </w:pPr>
            <w:r w:rsidRPr="005F10DC">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32C3099" w14:textId="77777777" w:rsidR="00A97B88" w:rsidRPr="005F10DC" w:rsidRDefault="00A97B88" w:rsidP="009E35A7">
            <w:pPr>
              <w:pStyle w:val="Normalindentado1"/>
              <w:ind w:left="0"/>
              <w:jc w:val="both"/>
              <w:rPr>
                <w:lang w:val="es-MX"/>
              </w:rPr>
            </w:pPr>
            <w:r w:rsidRPr="005F10DC">
              <w:rPr>
                <w:lang w:val="es-MX"/>
              </w:rPr>
              <w:t xml:space="preserve">Si la consulta enviada no tuvo algún error, la aplicación Web recibirá los datos provenientes de Apache </w:t>
            </w:r>
            <w:proofErr w:type="spellStart"/>
            <w:r w:rsidRPr="005F10DC">
              <w:rPr>
                <w:lang w:val="es-MX"/>
              </w:rPr>
              <w:t>Marmotta</w:t>
            </w:r>
            <w:proofErr w:type="spellEnd"/>
            <w:r w:rsidRPr="005F10DC">
              <w:rPr>
                <w:lang w:val="es-MX"/>
              </w:rPr>
              <w:t>.</w:t>
            </w:r>
          </w:p>
        </w:tc>
      </w:tr>
      <w:tr w:rsidR="00A97B88" w:rsidRPr="005F10DC" w14:paraId="03E0E08C" w14:textId="77777777" w:rsidTr="009E35A7">
        <w:tc>
          <w:tcPr>
            <w:tcW w:w="2490" w:type="dxa"/>
            <w:tcBorders>
              <w:right w:val="double" w:sz="4" w:space="0" w:color="auto"/>
            </w:tcBorders>
            <w:shd w:val="clear" w:color="auto" w:fill="EAEAEA"/>
            <w:tcMar>
              <w:left w:w="40" w:type="dxa"/>
              <w:bottom w:w="17" w:type="dxa"/>
              <w:right w:w="40" w:type="dxa"/>
            </w:tcMar>
          </w:tcPr>
          <w:p w14:paraId="158B479B" w14:textId="77777777" w:rsidR="00A97B88" w:rsidRPr="005F10DC" w:rsidRDefault="00A97B88" w:rsidP="009E35A7">
            <w:pPr>
              <w:pStyle w:val="guiazul"/>
              <w:rPr>
                <w:i w:val="0"/>
                <w:iCs/>
                <w:color w:val="auto"/>
                <w:lang w:val="es-MX"/>
              </w:rPr>
            </w:pPr>
            <w:r w:rsidRPr="005F10DC">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1B46BD82" w14:textId="77777777" w:rsidR="00A97B88" w:rsidRPr="005F10DC" w:rsidRDefault="00A97B88" w:rsidP="009E35A7">
            <w:pPr>
              <w:pStyle w:val="Normalindentado1"/>
              <w:ind w:left="0"/>
              <w:jc w:val="both"/>
              <w:rPr>
                <w:lang w:val="es-MX"/>
              </w:rPr>
            </w:pPr>
            <w:r w:rsidRPr="005F10DC">
              <w:rPr>
                <w:lang w:val="es-MX"/>
              </w:rPr>
              <w:t>RNF01</w:t>
            </w:r>
          </w:p>
        </w:tc>
      </w:tr>
      <w:tr w:rsidR="00A97B88" w:rsidRPr="005F10DC" w14:paraId="509F0A0B" w14:textId="77777777" w:rsidTr="009E35A7">
        <w:tc>
          <w:tcPr>
            <w:tcW w:w="2490" w:type="dxa"/>
            <w:tcBorders>
              <w:right w:val="double" w:sz="4" w:space="0" w:color="auto"/>
            </w:tcBorders>
            <w:shd w:val="clear" w:color="auto" w:fill="EAEAEA"/>
            <w:tcMar>
              <w:left w:w="40" w:type="dxa"/>
              <w:bottom w:w="17" w:type="dxa"/>
              <w:right w:w="40" w:type="dxa"/>
            </w:tcMar>
          </w:tcPr>
          <w:p w14:paraId="651316CD" w14:textId="77777777" w:rsidR="00A97B88" w:rsidRPr="005F10DC" w:rsidRDefault="00A97B88" w:rsidP="009E35A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285E9C4D" w14:textId="77777777" w:rsidR="00A97B88" w:rsidRPr="005F10DC" w:rsidRDefault="00A97B88" w:rsidP="009E35A7">
            <w:pPr>
              <w:pStyle w:val="Normalindentado1"/>
              <w:ind w:left="0"/>
              <w:jc w:val="both"/>
              <w:rPr>
                <w:lang w:val="es-MX"/>
              </w:rPr>
            </w:pPr>
            <w:r w:rsidRPr="005F10DC">
              <w:rPr>
                <w:lang w:val="es-MX"/>
              </w:rPr>
              <w:fldChar w:fldCharType="begin">
                <w:ffData>
                  <w:name w:val="Casilla3"/>
                  <w:enabled/>
                  <w:calcOnExit w:val="0"/>
                  <w:checkBox>
                    <w:sizeAuto/>
                    <w:default w:val="0"/>
                  </w:checkBox>
                </w:ffData>
              </w:fldChar>
            </w:r>
            <w:r w:rsidRPr="005F10DC">
              <w:rPr>
                <w:lang w:val="es-MX"/>
              </w:rPr>
              <w:instrText xml:space="preserve"> FORMCHECKBOX </w:instrText>
            </w:r>
            <w:r w:rsidR="009E7D13">
              <w:rPr>
                <w:lang w:val="es-MX"/>
              </w:rPr>
            </w:r>
            <w:r w:rsidR="009E7D13">
              <w:rPr>
                <w:lang w:val="es-MX"/>
              </w:rPr>
              <w:fldChar w:fldCharType="separate"/>
            </w:r>
            <w:r w:rsidRPr="005F10DC">
              <w:rPr>
                <w:lang w:val="es-MX"/>
              </w:rPr>
              <w:fldChar w:fldCharType="end"/>
            </w:r>
            <w:r w:rsidRPr="005F10DC">
              <w:rPr>
                <w:lang w:val="es-MX"/>
              </w:rPr>
              <w:t xml:space="preserve"> Alta/Esencial</w:t>
            </w:r>
          </w:p>
        </w:tc>
      </w:tr>
    </w:tbl>
    <w:p w14:paraId="00511A32" w14:textId="77777777" w:rsidR="00A97B88" w:rsidRPr="005F10DC" w:rsidRDefault="00A97B88" w:rsidP="00A97B88">
      <w:pPr>
        <w:pStyle w:val="guiazul"/>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5F10DC" w14:paraId="552C2E7C" w14:textId="77777777" w:rsidTr="009E35A7">
        <w:tc>
          <w:tcPr>
            <w:tcW w:w="2490" w:type="dxa"/>
            <w:tcBorders>
              <w:right w:val="double" w:sz="4" w:space="0" w:color="auto"/>
            </w:tcBorders>
            <w:shd w:val="clear" w:color="auto" w:fill="EAEAEA"/>
            <w:tcMar>
              <w:left w:w="40" w:type="dxa"/>
              <w:bottom w:w="17" w:type="dxa"/>
              <w:right w:w="40" w:type="dxa"/>
            </w:tcMar>
          </w:tcPr>
          <w:p w14:paraId="4266AD9B" w14:textId="77777777" w:rsidR="00A97B88" w:rsidRPr="005F10DC" w:rsidRDefault="00A97B88" w:rsidP="009E35A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781EEB0C" w14:textId="77777777" w:rsidR="00A97B88" w:rsidRPr="005F10DC" w:rsidRDefault="00A97B88" w:rsidP="009E35A7">
            <w:pPr>
              <w:pStyle w:val="Normalindentado1"/>
              <w:ind w:left="0"/>
              <w:jc w:val="both"/>
              <w:rPr>
                <w:lang w:val="es-MX"/>
              </w:rPr>
            </w:pPr>
            <w:r w:rsidRPr="005F10DC">
              <w:rPr>
                <w:lang w:val="es-MX"/>
              </w:rPr>
              <w:t>RF11</w:t>
            </w:r>
          </w:p>
        </w:tc>
      </w:tr>
      <w:tr w:rsidR="00A97B88" w:rsidRPr="005F10DC" w14:paraId="06EFA11B" w14:textId="77777777" w:rsidTr="009E35A7">
        <w:tc>
          <w:tcPr>
            <w:tcW w:w="2490" w:type="dxa"/>
            <w:tcBorders>
              <w:right w:val="double" w:sz="4" w:space="0" w:color="auto"/>
            </w:tcBorders>
            <w:shd w:val="clear" w:color="auto" w:fill="EAEAEA"/>
            <w:tcMar>
              <w:left w:w="40" w:type="dxa"/>
              <w:bottom w:w="17" w:type="dxa"/>
              <w:right w:w="40" w:type="dxa"/>
            </w:tcMar>
          </w:tcPr>
          <w:p w14:paraId="1B002018" w14:textId="77777777" w:rsidR="00A97B88" w:rsidRPr="005F10DC" w:rsidRDefault="00A97B88" w:rsidP="009E35A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6EDBF269" w14:textId="77777777" w:rsidR="00A97B88" w:rsidRPr="005F10DC" w:rsidRDefault="00A97B88" w:rsidP="009E35A7">
            <w:pPr>
              <w:pStyle w:val="Normalindentado1"/>
              <w:ind w:left="0"/>
              <w:jc w:val="both"/>
              <w:rPr>
                <w:lang w:val="es-MX"/>
              </w:rPr>
            </w:pPr>
            <w:r w:rsidRPr="005F10DC">
              <w:rPr>
                <w:lang w:val="es-MX"/>
              </w:rPr>
              <w:t>Visualizar datos</w:t>
            </w:r>
          </w:p>
        </w:tc>
      </w:tr>
      <w:tr w:rsidR="00A97B88" w:rsidRPr="005F10DC" w14:paraId="01947F0A" w14:textId="77777777" w:rsidTr="009E35A7">
        <w:tc>
          <w:tcPr>
            <w:tcW w:w="2490" w:type="dxa"/>
            <w:tcBorders>
              <w:right w:val="double" w:sz="4" w:space="0" w:color="auto"/>
            </w:tcBorders>
            <w:shd w:val="clear" w:color="auto" w:fill="EAEAEA"/>
            <w:tcMar>
              <w:left w:w="40" w:type="dxa"/>
              <w:bottom w:w="17" w:type="dxa"/>
              <w:right w:w="40" w:type="dxa"/>
            </w:tcMar>
          </w:tcPr>
          <w:p w14:paraId="32043F22" w14:textId="77777777" w:rsidR="00A97B88" w:rsidRPr="005F10DC" w:rsidRDefault="00A97B88" w:rsidP="009E35A7">
            <w:pPr>
              <w:pStyle w:val="guiazul"/>
              <w:jc w:val="both"/>
              <w:rPr>
                <w:i w:val="0"/>
                <w:iCs/>
                <w:color w:val="auto"/>
                <w:lang w:val="es-MX"/>
              </w:rPr>
            </w:pPr>
            <w:r w:rsidRPr="005F10DC">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67F6C946" w14:textId="77777777" w:rsidR="00A97B88" w:rsidRPr="005F10DC" w:rsidRDefault="00A97B88" w:rsidP="009E35A7">
            <w:pPr>
              <w:pStyle w:val="Normalindentado1"/>
              <w:ind w:left="0"/>
              <w:jc w:val="both"/>
              <w:rPr>
                <w:lang w:val="es-MX"/>
              </w:rPr>
            </w:pPr>
            <w:r w:rsidRPr="005F10DC">
              <w:rPr>
                <w:lang w:val="es-MX"/>
              </w:rPr>
              <w:t>Requisito</w:t>
            </w:r>
          </w:p>
        </w:tc>
      </w:tr>
      <w:tr w:rsidR="00A97B88" w:rsidRPr="005F10DC" w14:paraId="09595A80" w14:textId="77777777" w:rsidTr="009E35A7">
        <w:tc>
          <w:tcPr>
            <w:tcW w:w="2490" w:type="dxa"/>
            <w:tcBorders>
              <w:right w:val="double" w:sz="4" w:space="0" w:color="auto"/>
            </w:tcBorders>
            <w:shd w:val="clear" w:color="auto" w:fill="EAEAEA"/>
            <w:tcMar>
              <w:left w:w="40" w:type="dxa"/>
              <w:bottom w:w="17" w:type="dxa"/>
              <w:right w:w="40" w:type="dxa"/>
            </w:tcMar>
          </w:tcPr>
          <w:p w14:paraId="38DA58BB" w14:textId="77777777" w:rsidR="00A97B88" w:rsidRPr="005F10DC" w:rsidRDefault="00A97B88" w:rsidP="009E35A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B8ADD52" w14:textId="77777777" w:rsidR="00A97B88" w:rsidRPr="005F10DC" w:rsidRDefault="00A97B88" w:rsidP="009E35A7">
            <w:pPr>
              <w:pStyle w:val="Normalindentado1"/>
              <w:ind w:left="0"/>
              <w:jc w:val="both"/>
              <w:rPr>
                <w:lang w:val="es-MX"/>
              </w:rPr>
            </w:pPr>
            <w:r w:rsidRPr="005F10DC">
              <w:rPr>
                <w:lang w:val="es-MX"/>
              </w:rPr>
              <w:t xml:space="preserve">El usuario podrá visualizar los resultados de la consulta ingresada o </w:t>
            </w:r>
            <w:proofErr w:type="spellStart"/>
            <w:r w:rsidRPr="005F10DC">
              <w:rPr>
                <w:i/>
                <w:iCs/>
                <w:lang w:val="es-MX"/>
              </w:rPr>
              <w:t>dataset</w:t>
            </w:r>
            <w:proofErr w:type="spellEnd"/>
            <w:r w:rsidRPr="005F10DC">
              <w:rPr>
                <w:lang w:val="es-MX"/>
              </w:rPr>
              <w:t xml:space="preserve"> selección</w:t>
            </w:r>
            <w:r w:rsidRPr="005F10DC">
              <w:rPr>
                <w:i/>
                <w:iCs/>
                <w:lang w:val="es-MX"/>
              </w:rPr>
              <w:t>.</w:t>
            </w:r>
          </w:p>
        </w:tc>
      </w:tr>
      <w:tr w:rsidR="00A97B88" w:rsidRPr="005F10DC" w14:paraId="585951AD" w14:textId="77777777" w:rsidTr="009E35A7">
        <w:tc>
          <w:tcPr>
            <w:tcW w:w="2490" w:type="dxa"/>
            <w:tcBorders>
              <w:right w:val="double" w:sz="4" w:space="0" w:color="auto"/>
            </w:tcBorders>
            <w:shd w:val="clear" w:color="auto" w:fill="EAEAEA"/>
            <w:tcMar>
              <w:left w:w="40" w:type="dxa"/>
              <w:bottom w:w="17" w:type="dxa"/>
              <w:right w:w="40" w:type="dxa"/>
            </w:tcMar>
          </w:tcPr>
          <w:p w14:paraId="43F18D75" w14:textId="77777777" w:rsidR="00A97B88" w:rsidRPr="005F10DC" w:rsidRDefault="00A97B88" w:rsidP="009E35A7">
            <w:pPr>
              <w:pStyle w:val="guiazul"/>
              <w:rPr>
                <w:i w:val="0"/>
                <w:iCs/>
                <w:color w:val="auto"/>
                <w:lang w:val="es-MX"/>
              </w:rPr>
            </w:pPr>
            <w:r w:rsidRPr="005F10DC">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4CC9ABF" w14:textId="77777777" w:rsidR="00A97B88" w:rsidRPr="005F10DC" w:rsidRDefault="00A97B88" w:rsidP="009E35A7">
            <w:pPr>
              <w:pStyle w:val="Normalindentado1"/>
              <w:ind w:left="0"/>
              <w:jc w:val="both"/>
              <w:rPr>
                <w:lang w:val="es-MX"/>
              </w:rPr>
            </w:pPr>
            <w:r w:rsidRPr="005F10DC">
              <w:rPr>
                <w:lang w:val="es-MX"/>
              </w:rPr>
              <w:t xml:space="preserve">Una vez que Apache </w:t>
            </w:r>
            <w:proofErr w:type="spellStart"/>
            <w:r w:rsidRPr="005F10DC">
              <w:rPr>
                <w:lang w:val="es-MX"/>
              </w:rPr>
              <w:t>Marmotta</w:t>
            </w:r>
            <w:proofErr w:type="spellEnd"/>
            <w:r w:rsidRPr="005F10DC">
              <w:rPr>
                <w:lang w:val="es-MX"/>
              </w:rPr>
              <w:t xml:space="preserve"> haya terminado de hacer la consulta o de cargar el </w:t>
            </w:r>
            <w:proofErr w:type="spellStart"/>
            <w:r w:rsidRPr="005F10DC">
              <w:rPr>
                <w:i/>
                <w:iCs/>
                <w:lang w:val="es-MX"/>
              </w:rPr>
              <w:t>dataset</w:t>
            </w:r>
            <w:proofErr w:type="spellEnd"/>
            <w:r w:rsidRPr="005F10DC">
              <w:rPr>
                <w:lang w:val="es-MX"/>
              </w:rPr>
              <w:t xml:space="preserve">, la aplicación web dará la opción al usuario de visualizar los datos usando la herramienta </w:t>
            </w:r>
            <w:r w:rsidRPr="005F10DC">
              <w:rPr>
                <w:i/>
                <w:iCs/>
                <w:lang w:val="es-MX"/>
              </w:rPr>
              <w:t>Map4RDF</w:t>
            </w:r>
            <w:r w:rsidRPr="005F10DC">
              <w:rPr>
                <w:lang w:val="es-MX"/>
              </w:rPr>
              <w:t>.</w:t>
            </w:r>
          </w:p>
        </w:tc>
      </w:tr>
      <w:tr w:rsidR="00A97B88" w:rsidRPr="005F10DC" w14:paraId="7E1A9279" w14:textId="77777777" w:rsidTr="009E35A7">
        <w:tc>
          <w:tcPr>
            <w:tcW w:w="2490" w:type="dxa"/>
            <w:tcBorders>
              <w:right w:val="double" w:sz="4" w:space="0" w:color="auto"/>
            </w:tcBorders>
            <w:shd w:val="clear" w:color="auto" w:fill="EAEAEA"/>
            <w:tcMar>
              <w:left w:w="40" w:type="dxa"/>
              <w:bottom w:w="17" w:type="dxa"/>
              <w:right w:w="40" w:type="dxa"/>
            </w:tcMar>
          </w:tcPr>
          <w:p w14:paraId="759F2DD7" w14:textId="77777777" w:rsidR="00A97B88" w:rsidRPr="005F10DC" w:rsidRDefault="00A97B88" w:rsidP="009E35A7">
            <w:pPr>
              <w:pStyle w:val="guiazul"/>
              <w:rPr>
                <w:i w:val="0"/>
                <w:iCs/>
                <w:color w:val="auto"/>
                <w:lang w:val="es-MX"/>
              </w:rPr>
            </w:pPr>
            <w:r w:rsidRPr="005F10DC">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76AE82B2" w14:textId="77777777" w:rsidR="00A97B88" w:rsidRPr="005F10DC" w:rsidRDefault="00A97B88" w:rsidP="009E35A7">
            <w:pPr>
              <w:pStyle w:val="Normalindentado1"/>
              <w:ind w:left="0"/>
              <w:jc w:val="both"/>
              <w:rPr>
                <w:lang w:val="es-MX"/>
              </w:rPr>
            </w:pPr>
            <w:r w:rsidRPr="005F10DC">
              <w:rPr>
                <w:lang w:val="es-MX"/>
              </w:rPr>
              <w:t>RNF01</w:t>
            </w:r>
          </w:p>
          <w:p w14:paraId="1FD8CE98" w14:textId="77777777" w:rsidR="00A97B88" w:rsidRPr="005F10DC" w:rsidRDefault="00A97B88" w:rsidP="009E35A7">
            <w:pPr>
              <w:pStyle w:val="Normalindentado1"/>
              <w:ind w:left="0"/>
              <w:jc w:val="both"/>
              <w:rPr>
                <w:lang w:val="es-MX"/>
              </w:rPr>
            </w:pPr>
            <w:r w:rsidRPr="005F10DC">
              <w:rPr>
                <w:lang w:val="es-MX"/>
              </w:rPr>
              <w:t>RNF02</w:t>
            </w:r>
          </w:p>
          <w:p w14:paraId="5B7A4E4C" w14:textId="77777777" w:rsidR="00A97B88" w:rsidRPr="005F10DC" w:rsidRDefault="00A97B88" w:rsidP="009E35A7">
            <w:pPr>
              <w:pStyle w:val="Normalindentado1"/>
              <w:ind w:left="0"/>
              <w:jc w:val="both"/>
              <w:rPr>
                <w:lang w:val="es-MX"/>
              </w:rPr>
            </w:pPr>
            <w:r w:rsidRPr="005F10DC">
              <w:rPr>
                <w:lang w:val="es-MX"/>
              </w:rPr>
              <w:t>RNF03</w:t>
            </w:r>
          </w:p>
        </w:tc>
      </w:tr>
      <w:tr w:rsidR="00A97B88" w:rsidRPr="005F10DC" w14:paraId="50CFC215" w14:textId="77777777" w:rsidTr="009E35A7">
        <w:tc>
          <w:tcPr>
            <w:tcW w:w="2490" w:type="dxa"/>
            <w:tcBorders>
              <w:right w:val="double" w:sz="4" w:space="0" w:color="auto"/>
            </w:tcBorders>
            <w:shd w:val="clear" w:color="auto" w:fill="EAEAEA"/>
            <w:tcMar>
              <w:left w:w="40" w:type="dxa"/>
              <w:bottom w:w="17" w:type="dxa"/>
              <w:right w:w="40" w:type="dxa"/>
            </w:tcMar>
          </w:tcPr>
          <w:p w14:paraId="5C721621" w14:textId="77777777" w:rsidR="00A97B88" w:rsidRPr="005F10DC" w:rsidRDefault="00A97B88" w:rsidP="009E35A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1FC7D8AA" w14:textId="77777777" w:rsidR="00A97B88" w:rsidRPr="005F10DC" w:rsidRDefault="00A97B88" w:rsidP="009E35A7">
            <w:pPr>
              <w:pStyle w:val="Normalindentado1"/>
              <w:ind w:left="0"/>
              <w:jc w:val="both"/>
              <w:rPr>
                <w:lang w:val="es-MX"/>
              </w:rPr>
            </w:pPr>
            <w:r w:rsidRPr="005F10DC">
              <w:rPr>
                <w:lang w:val="es-MX"/>
              </w:rPr>
              <w:fldChar w:fldCharType="begin">
                <w:ffData>
                  <w:name w:val="Casilla3"/>
                  <w:enabled/>
                  <w:calcOnExit w:val="0"/>
                  <w:checkBox>
                    <w:sizeAuto/>
                    <w:default w:val="0"/>
                  </w:checkBox>
                </w:ffData>
              </w:fldChar>
            </w:r>
            <w:r w:rsidRPr="005F10DC">
              <w:rPr>
                <w:lang w:val="es-MX"/>
              </w:rPr>
              <w:instrText xml:space="preserve"> FORMCHECKBOX </w:instrText>
            </w:r>
            <w:r w:rsidR="009E7D13">
              <w:rPr>
                <w:lang w:val="es-MX"/>
              </w:rPr>
            </w:r>
            <w:r w:rsidR="009E7D13">
              <w:rPr>
                <w:lang w:val="es-MX"/>
              </w:rPr>
              <w:fldChar w:fldCharType="separate"/>
            </w:r>
            <w:r w:rsidRPr="005F10DC">
              <w:rPr>
                <w:lang w:val="es-MX"/>
              </w:rPr>
              <w:fldChar w:fldCharType="end"/>
            </w:r>
            <w:r w:rsidRPr="005F10DC">
              <w:rPr>
                <w:lang w:val="es-MX"/>
              </w:rPr>
              <w:t xml:space="preserve"> Alta/Esencial</w:t>
            </w:r>
          </w:p>
        </w:tc>
      </w:tr>
    </w:tbl>
    <w:p w14:paraId="4D556EAE" w14:textId="77777777" w:rsidR="00A97B88" w:rsidRPr="005F10DC" w:rsidRDefault="00A97B88" w:rsidP="00A97B88">
      <w:pPr>
        <w:pStyle w:val="guiazul"/>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5F10DC" w14:paraId="02B93DC0" w14:textId="77777777" w:rsidTr="009E35A7">
        <w:tc>
          <w:tcPr>
            <w:tcW w:w="2490" w:type="dxa"/>
            <w:tcBorders>
              <w:right w:val="double" w:sz="4" w:space="0" w:color="auto"/>
            </w:tcBorders>
            <w:shd w:val="clear" w:color="auto" w:fill="EAEAEA"/>
            <w:tcMar>
              <w:left w:w="40" w:type="dxa"/>
              <w:bottom w:w="17" w:type="dxa"/>
              <w:right w:w="40" w:type="dxa"/>
            </w:tcMar>
          </w:tcPr>
          <w:p w14:paraId="6183D4E3" w14:textId="77777777" w:rsidR="00A97B88" w:rsidRPr="005F10DC" w:rsidRDefault="00A97B88" w:rsidP="009E35A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198AF3D7" w14:textId="77777777" w:rsidR="00A97B88" w:rsidRPr="005F10DC" w:rsidRDefault="00A97B88" w:rsidP="009E35A7">
            <w:pPr>
              <w:pStyle w:val="Normalindentado1"/>
              <w:ind w:left="0"/>
              <w:jc w:val="both"/>
              <w:rPr>
                <w:lang w:val="es-MX"/>
              </w:rPr>
            </w:pPr>
            <w:r w:rsidRPr="005F10DC">
              <w:rPr>
                <w:lang w:val="es-MX"/>
              </w:rPr>
              <w:t>RF12</w:t>
            </w:r>
          </w:p>
        </w:tc>
      </w:tr>
      <w:tr w:rsidR="00A97B88" w:rsidRPr="005F10DC" w14:paraId="2B8965BA" w14:textId="77777777" w:rsidTr="009E35A7">
        <w:tc>
          <w:tcPr>
            <w:tcW w:w="2490" w:type="dxa"/>
            <w:tcBorders>
              <w:right w:val="double" w:sz="4" w:space="0" w:color="auto"/>
            </w:tcBorders>
            <w:shd w:val="clear" w:color="auto" w:fill="EAEAEA"/>
            <w:tcMar>
              <w:left w:w="40" w:type="dxa"/>
              <w:bottom w:w="17" w:type="dxa"/>
              <w:right w:w="40" w:type="dxa"/>
            </w:tcMar>
          </w:tcPr>
          <w:p w14:paraId="17829C89" w14:textId="77777777" w:rsidR="00A97B88" w:rsidRPr="005F10DC" w:rsidRDefault="00A97B88" w:rsidP="009E35A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08BBE694" w14:textId="77777777" w:rsidR="00A97B88" w:rsidRPr="005F10DC" w:rsidRDefault="00A97B88" w:rsidP="009E35A7">
            <w:pPr>
              <w:pStyle w:val="Normalindentado1"/>
              <w:ind w:left="0"/>
              <w:jc w:val="both"/>
              <w:rPr>
                <w:lang w:val="es-MX"/>
              </w:rPr>
            </w:pPr>
            <w:r w:rsidRPr="005F10DC">
              <w:rPr>
                <w:lang w:val="es-MX"/>
              </w:rPr>
              <w:t>Explorar datos</w:t>
            </w:r>
          </w:p>
        </w:tc>
      </w:tr>
      <w:tr w:rsidR="00A97B88" w:rsidRPr="005F10DC" w14:paraId="04030E10" w14:textId="77777777" w:rsidTr="009E35A7">
        <w:tc>
          <w:tcPr>
            <w:tcW w:w="2490" w:type="dxa"/>
            <w:tcBorders>
              <w:right w:val="double" w:sz="4" w:space="0" w:color="auto"/>
            </w:tcBorders>
            <w:shd w:val="clear" w:color="auto" w:fill="EAEAEA"/>
            <w:tcMar>
              <w:left w:w="40" w:type="dxa"/>
              <w:bottom w:w="17" w:type="dxa"/>
              <w:right w:w="40" w:type="dxa"/>
            </w:tcMar>
          </w:tcPr>
          <w:p w14:paraId="51105F9E" w14:textId="77777777" w:rsidR="00A97B88" w:rsidRPr="005F10DC" w:rsidRDefault="00A97B88" w:rsidP="009E35A7">
            <w:pPr>
              <w:pStyle w:val="guiazul"/>
              <w:jc w:val="both"/>
              <w:rPr>
                <w:i w:val="0"/>
                <w:iCs/>
                <w:color w:val="auto"/>
                <w:lang w:val="es-MX"/>
              </w:rPr>
            </w:pPr>
            <w:r w:rsidRPr="005F10DC">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7C312270" w14:textId="77777777" w:rsidR="00A97B88" w:rsidRPr="005F10DC" w:rsidRDefault="00A97B88" w:rsidP="009E35A7">
            <w:pPr>
              <w:pStyle w:val="Normalindentado1"/>
              <w:ind w:left="0"/>
              <w:jc w:val="both"/>
              <w:rPr>
                <w:lang w:val="es-MX"/>
              </w:rPr>
            </w:pPr>
            <w:r w:rsidRPr="005F10DC">
              <w:rPr>
                <w:lang w:val="es-MX"/>
              </w:rPr>
              <w:t>Requisito</w:t>
            </w:r>
          </w:p>
        </w:tc>
      </w:tr>
      <w:tr w:rsidR="00A97B88" w:rsidRPr="005F10DC" w14:paraId="28D25B94" w14:textId="77777777" w:rsidTr="009E35A7">
        <w:tc>
          <w:tcPr>
            <w:tcW w:w="2490" w:type="dxa"/>
            <w:tcBorders>
              <w:right w:val="double" w:sz="4" w:space="0" w:color="auto"/>
            </w:tcBorders>
            <w:shd w:val="clear" w:color="auto" w:fill="EAEAEA"/>
            <w:tcMar>
              <w:left w:w="40" w:type="dxa"/>
              <w:bottom w:w="17" w:type="dxa"/>
              <w:right w:w="40" w:type="dxa"/>
            </w:tcMar>
          </w:tcPr>
          <w:p w14:paraId="043F3A88" w14:textId="77777777" w:rsidR="00A97B88" w:rsidRPr="005F10DC" w:rsidRDefault="00A97B88" w:rsidP="009E35A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08B52829" w14:textId="77777777" w:rsidR="00A97B88" w:rsidRPr="005F10DC" w:rsidRDefault="00A97B88" w:rsidP="009E35A7">
            <w:pPr>
              <w:pStyle w:val="Normalindentado1"/>
              <w:ind w:left="0"/>
              <w:jc w:val="both"/>
              <w:rPr>
                <w:lang w:val="es-MX"/>
              </w:rPr>
            </w:pPr>
            <w:r w:rsidRPr="005F10DC">
              <w:rPr>
                <w:lang w:val="es-MX"/>
              </w:rPr>
              <w:t xml:space="preserve">La aplicación Web cargará la herramienta </w:t>
            </w:r>
            <w:r w:rsidRPr="005F10DC">
              <w:rPr>
                <w:i/>
                <w:iCs/>
                <w:lang w:val="es-MX"/>
              </w:rPr>
              <w:t>Map4RDF.</w:t>
            </w:r>
          </w:p>
        </w:tc>
      </w:tr>
      <w:tr w:rsidR="00A97B88" w:rsidRPr="005F10DC" w14:paraId="0CCC487B" w14:textId="77777777" w:rsidTr="009E35A7">
        <w:tc>
          <w:tcPr>
            <w:tcW w:w="2490" w:type="dxa"/>
            <w:tcBorders>
              <w:right w:val="double" w:sz="4" w:space="0" w:color="auto"/>
            </w:tcBorders>
            <w:shd w:val="clear" w:color="auto" w:fill="EAEAEA"/>
            <w:tcMar>
              <w:left w:w="40" w:type="dxa"/>
              <w:bottom w:w="17" w:type="dxa"/>
              <w:right w:w="40" w:type="dxa"/>
            </w:tcMar>
          </w:tcPr>
          <w:p w14:paraId="290FF676" w14:textId="77777777" w:rsidR="00A97B88" w:rsidRPr="005F10DC" w:rsidRDefault="00A97B88" w:rsidP="009E35A7">
            <w:pPr>
              <w:pStyle w:val="guiazul"/>
              <w:rPr>
                <w:i w:val="0"/>
                <w:iCs/>
                <w:color w:val="auto"/>
                <w:lang w:val="es-MX"/>
              </w:rPr>
            </w:pPr>
            <w:r w:rsidRPr="005F10DC">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46EE176" w14:textId="77777777" w:rsidR="00A97B88" w:rsidRPr="005F10DC" w:rsidRDefault="00A97B88" w:rsidP="009E35A7">
            <w:pPr>
              <w:pStyle w:val="Normalindentado1"/>
              <w:ind w:left="0"/>
              <w:jc w:val="both"/>
              <w:rPr>
                <w:lang w:val="es-MX"/>
              </w:rPr>
            </w:pPr>
            <w:r w:rsidRPr="005F10DC">
              <w:rPr>
                <w:lang w:val="es-MX"/>
              </w:rPr>
              <w:t xml:space="preserve">Cuando se tenga el </w:t>
            </w:r>
            <w:proofErr w:type="spellStart"/>
            <w:r w:rsidRPr="005F10DC">
              <w:rPr>
                <w:i/>
                <w:iCs/>
                <w:lang w:val="es-MX"/>
              </w:rPr>
              <w:t>dataset</w:t>
            </w:r>
            <w:proofErr w:type="spellEnd"/>
            <w:r w:rsidRPr="005F10DC">
              <w:rPr>
                <w:lang w:val="es-MX"/>
              </w:rPr>
              <w:t xml:space="preserve"> seleccionado cargado o los resultados de la consulta, se cargará la herramienta </w:t>
            </w:r>
            <w:r w:rsidRPr="005F10DC">
              <w:rPr>
                <w:i/>
                <w:iCs/>
                <w:lang w:val="es-MX"/>
              </w:rPr>
              <w:t>Map4RDF</w:t>
            </w:r>
            <w:r w:rsidRPr="005F10DC">
              <w:rPr>
                <w:lang w:val="es-MX"/>
              </w:rPr>
              <w:t xml:space="preserve"> con la que el usuario podrá visualizar e interactuar con los datos.</w:t>
            </w:r>
          </w:p>
        </w:tc>
      </w:tr>
      <w:tr w:rsidR="00A97B88" w:rsidRPr="005F10DC" w14:paraId="0677151D" w14:textId="77777777" w:rsidTr="009E35A7">
        <w:tc>
          <w:tcPr>
            <w:tcW w:w="2490" w:type="dxa"/>
            <w:tcBorders>
              <w:right w:val="double" w:sz="4" w:space="0" w:color="auto"/>
            </w:tcBorders>
            <w:shd w:val="clear" w:color="auto" w:fill="EAEAEA"/>
            <w:tcMar>
              <w:left w:w="40" w:type="dxa"/>
              <w:bottom w:w="17" w:type="dxa"/>
              <w:right w:w="40" w:type="dxa"/>
            </w:tcMar>
          </w:tcPr>
          <w:p w14:paraId="14055DA5" w14:textId="77777777" w:rsidR="00A97B88" w:rsidRPr="005F10DC" w:rsidRDefault="00A97B88" w:rsidP="009E35A7">
            <w:pPr>
              <w:pStyle w:val="guiazul"/>
              <w:rPr>
                <w:i w:val="0"/>
                <w:iCs/>
                <w:color w:val="auto"/>
                <w:lang w:val="es-MX"/>
              </w:rPr>
            </w:pPr>
            <w:r w:rsidRPr="005F10DC">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CE636F1" w14:textId="77777777" w:rsidR="00A97B88" w:rsidRPr="005F10DC" w:rsidRDefault="00A97B88" w:rsidP="009E35A7">
            <w:pPr>
              <w:pStyle w:val="Normalindentado1"/>
              <w:ind w:left="0"/>
              <w:jc w:val="both"/>
              <w:rPr>
                <w:lang w:val="es-MX"/>
              </w:rPr>
            </w:pPr>
            <w:r w:rsidRPr="005F10DC">
              <w:rPr>
                <w:lang w:val="es-MX"/>
              </w:rPr>
              <w:t>RNF01</w:t>
            </w:r>
          </w:p>
          <w:p w14:paraId="16D697A4" w14:textId="77777777" w:rsidR="00A97B88" w:rsidRPr="005F10DC" w:rsidRDefault="00A97B88" w:rsidP="009E35A7">
            <w:pPr>
              <w:pStyle w:val="Normalindentado1"/>
              <w:ind w:left="0"/>
              <w:jc w:val="both"/>
              <w:rPr>
                <w:lang w:val="es-MX"/>
              </w:rPr>
            </w:pPr>
            <w:r w:rsidRPr="005F10DC">
              <w:rPr>
                <w:lang w:val="es-MX"/>
              </w:rPr>
              <w:t>RNF02</w:t>
            </w:r>
          </w:p>
          <w:p w14:paraId="41842B1F" w14:textId="77777777" w:rsidR="00A97B88" w:rsidRPr="005F10DC" w:rsidRDefault="00A97B88" w:rsidP="009E35A7">
            <w:pPr>
              <w:pStyle w:val="Normalindentado1"/>
              <w:ind w:left="0"/>
              <w:jc w:val="both"/>
              <w:rPr>
                <w:lang w:val="es-MX"/>
              </w:rPr>
            </w:pPr>
            <w:r w:rsidRPr="005F10DC">
              <w:rPr>
                <w:lang w:val="es-MX"/>
              </w:rPr>
              <w:t>RNF03</w:t>
            </w:r>
          </w:p>
        </w:tc>
      </w:tr>
      <w:tr w:rsidR="00A97B88" w:rsidRPr="005F10DC" w14:paraId="01AD89C8" w14:textId="77777777" w:rsidTr="009E35A7">
        <w:tc>
          <w:tcPr>
            <w:tcW w:w="2490" w:type="dxa"/>
            <w:tcBorders>
              <w:right w:val="double" w:sz="4" w:space="0" w:color="auto"/>
            </w:tcBorders>
            <w:shd w:val="clear" w:color="auto" w:fill="EAEAEA"/>
            <w:tcMar>
              <w:left w:w="40" w:type="dxa"/>
              <w:bottom w:w="17" w:type="dxa"/>
              <w:right w:w="40" w:type="dxa"/>
            </w:tcMar>
          </w:tcPr>
          <w:p w14:paraId="2171ACA3" w14:textId="77777777" w:rsidR="00A97B88" w:rsidRPr="005F10DC" w:rsidRDefault="00A97B88" w:rsidP="009E35A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20F8BE69" w14:textId="77777777" w:rsidR="00A97B88" w:rsidRPr="005F10DC" w:rsidRDefault="00A97B88" w:rsidP="009E35A7">
            <w:pPr>
              <w:pStyle w:val="Normalindentado1"/>
              <w:ind w:left="0"/>
              <w:jc w:val="both"/>
              <w:rPr>
                <w:lang w:val="es-MX"/>
              </w:rPr>
            </w:pPr>
            <w:r w:rsidRPr="005F10DC">
              <w:rPr>
                <w:lang w:val="es-MX"/>
              </w:rPr>
              <w:fldChar w:fldCharType="begin">
                <w:ffData>
                  <w:name w:val="Casilla3"/>
                  <w:enabled/>
                  <w:calcOnExit w:val="0"/>
                  <w:checkBox>
                    <w:sizeAuto/>
                    <w:default w:val="0"/>
                  </w:checkBox>
                </w:ffData>
              </w:fldChar>
            </w:r>
            <w:r w:rsidRPr="005F10DC">
              <w:rPr>
                <w:lang w:val="es-MX"/>
              </w:rPr>
              <w:instrText xml:space="preserve"> FORMCHECKBOX </w:instrText>
            </w:r>
            <w:r w:rsidR="009E7D13">
              <w:rPr>
                <w:lang w:val="es-MX"/>
              </w:rPr>
            </w:r>
            <w:r w:rsidR="009E7D13">
              <w:rPr>
                <w:lang w:val="es-MX"/>
              </w:rPr>
              <w:fldChar w:fldCharType="separate"/>
            </w:r>
            <w:r w:rsidRPr="005F10DC">
              <w:rPr>
                <w:lang w:val="es-MX"/>
              </w:rPr>
              <w:fldChar w:fldCharType="end"/>
            </w:r>
            <w:r w:rsidRPr="005F10DC">
              <w:rPr>
                <w:lang w:val="es-MX"/>
              </w:rPr>
              <w:t xml:space="preserve"> Alta/Esencial</w:t>
            </w:r>
          </w:p>
        </w:tc>
      </w:tr>
    </w:tbl>
    <w:p w14:paraId="04EEE4FA" w14:textId="3E3C7FBD" w:rsidR="009E35A7" w:rsidRPr="005F10DC" w:rsidRDefault="009E35A7" w:rsidP="00A97B88">
      <w:pPr>
        <w:pStyle w:val="guiazul"/>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6A160F" w:rsidRPr="005F10DC" w14:paraId="5E560C01" w14:textId="77777777" w:rsidTr="00230FC2">
        <w:tc>
          <w:tcPr>
            <w:tcW w:w="2490" w:type="dxa"/>
            <w:tcBorders>
              <w:right w:val="double" w:sz="4" w:space="0" w:color="auto"/>
            </w:tcBorders>
            <w:shd w:val="clear" w:color="auto" w:fill="EAEAEA"/>
            <w:tcMar>
              <w:left w:w="40" w:type="dxa"/>
              <w:bottom w:w="17" w:type="dxa"/>
              <w:right w:w="40" w:type="dxa"/>
            </w:tcMar>
          </w:tcPr>
          <w:p w14:paraId="3D8739AC" w14:textId="77777777" w:rsidR="006A160F" w:rsidRPr="005F10DC" w:rsidRDefault="006A160F" w:rsidP="00230FC2">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07BC5002" w14:textId="5D08448B" w:rsidR="006A160F" w:rsidRPr="005F10DC" w:rsidRDefault="006A160F" w:rsidP="00230FC2">
            <w:pPr>
              <w:pStyle w:val="Normalindentado1"/>
              <w:ind w:left="0"/>
              <w:jc w:val="both"/>
              <w:rPr>
                <w:lang w:val="es-MX"/>
              </w:rPr>
            </w:pPr>
            <w:r w:rsidRPr="005F10DC">
              <w:rPr>
                <w:lang w:val="es-MX"/>
              </w:rPr>
              <w:t>RF13</w:t>
            </w:r>
          </w:p>
        </w:tc>
      </w:tr>
      <w:tr w:rsidR="006A160F" w:rsidRPr="005F10DC" w14:paraId="7CAEA142" w14:textId="77777777" w:rsidTr="00230FC2">
        <w:tc>
          <w:tcPr>
            <w:tcW w:w="2490" w:type="dxa"/>
            <w:tcBorders>
              <w:right w:val="double" w:sz="4" w:space="0" w:color="auto"/>
            </w:tcBorders>
            <w:shd w:val="clear" w:color="auto" w:fill="EAEAEA"/>
            <w:tcMar>
              <w:left w:w="40" w:type="dxa"/>
              <w:bottom w:w="17" w:type="dxa"/>
              <w:right w:w="40" w:type="dxa"/>
            </w:tcMar>
          </w:tcPr>
          <w:p w14:paraId="261773CE" w14:textId="77777777" w:rsidR="006A160F" w:rsidRPr="005F10DC" w:rsidRDefault="006A160F" w:rsidP="00230FC2">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6CC27FD3" w14:textId="40AFF00D" w:rsidR="006A160F" w:rsidRPr="005F10DC" w:rsidRDefault="006A160F" w:rsidP="00230FC2">
            <w:pPr>
              <w:pStyle w:val="Normalindentado1"/>
              <w:ind w:left="0"/>
              <w:jc w:val="both"/>
              <w:rPr>
                <w:lang w:val="es-MX"/>
              </w:rPr>
            </w:pPr>
            <w:r w:rsidRPr="005F10DC">
              <w:rPr>
                <w:lang w:val="es-MX"/>
              </w:rPr>
              <w:t>Envía consulta</w:t>
            </w:r>
          </w:p>
        </w:tc>
      </w:tr>
      <w:tr w:rsidR="006A160F" w:rsidRPr="005F10DC" w14:paraId="3DE1B48C" w14:textId="77777777" w:rsidTr="00230FC2">
        <w:tc>
          <w:tcPr>
            <w:tcW w:w="2490" w:type="dxa"/>
            <w:tcBorders>
              <w:right w:val="double" w:sz="4" w:space="0" w:color="auto"/>
            </w:tcBorders>
            <w:shd w:val="clear" w:color="auto" w:fill="EAEAEA"/>
            <w:tcMar>
              <w:left w:w="40" w:type="dxa"/>
              <w:bottom w:w="17" w:type="dxa"/>
              <w:right w:w="40" w:type="dxa"/>
            </w:tcMar>
          </w:tcPr>
          <w:p w14:paraId="526D587D" w14:textId="77777777" w:rsidR="006A160F" w:rsidRPr="005F10DC" w:rsidRDefault="006A160F" w:rsidP="00230FC2">
            <w:pPr>
              <w:pStyle w:val="guiazul"/>
              <w:jc w:val="both"/>
              <w:rPr>
                <w:i w:val="0"/>
                <w:iCs/>
                <w:color w:val="auto"/>
                <w:lang w:val="es-MX"/>
              </w:rPr>
            </w:pPr>
            <w:r w:rsidRPr="005F10DC">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47E88276" w14:textId="77777777" w:rsidR="006A160F" w:rsidRPr="005F10DC" w:rsidRDefault="006A160F" w:rsidP="00230FC2">
            <w:pPr>
              <w:pStyle w:val="Normalindentado1"/>
              <w:ind w:left="0"/>
              <w:jc w:val="both"/>
              <w:rPr>
                <w:lang w:val="es-MX"/>
              </w:rPr>
            </w:pPr>
            <w:r w:rsidRPr="005F10DC">
              <w:rPr>
                <w:lang w:val="es-MX"/>
              </w:rPr>
              <w:t>Requisito</w:t>
            </w:r>
          </w:p>
        </w:tc>
      </w:tr>
      <w:tr w:rsidR="006A160F" w:rsidRPr="005F10DC" w14:paraId="738B3ACF" w14:textId="77777777" w:rsidTr="00230FC2">
        <w:tc>
          <w:tcPr>
            <w:tcW w:w="2490" w:type="dxa"/>
            <w:tcBorders>
              <w:right w:val="double" w:sz="4" w:space="0" w:color="auto"/>
            </w:tcBorders>
            <w:shd w:val="clear" w:color="auto" w:fill="EAEAEA"/>
            <w:tcMar>
              <w:left w:w="40" w:type="dxa"/>
              <w:bottom w:w="17" w:type="dxa"/>
              <w:right w:w="40" w:type="dxa"/>
            </w:tcMar>
          </w:tcPr>
          <w:p w14:paraId="16D823DF" w14:textId="77777777" w:rsidR="006A160F" w:rsidRPr="005F10DC" w:rsidRDefault="006A160F" w:rsidP="00230FC2">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7CE4E0A6" w14:textId="05E96DB5" w:rsidR="006A160F" w:rsidRPr="005F10DC" w:rsidRDefault="006A160F" w:rsidP="00230FC2">
            <w:pPr>
              <w:pStyle w:val="Normalindentado1"/>
              <w:ind w:left="0"/>
              <w:jc w:val="both"/>
              <w:rPr>
                <w:lang w:val="es-MX"/>
              </w:rPr>
            </w:pPr>
            <w:r w:rsidRPr="005F10DC">
              <w:rPr>
                <w:lang w:val="es-MX"/>
              </w:rPr>
              <w:t xml:space="preserve">El compilador envía la consulta al compilador de Apache </w:t>
            </w:r>
            <w:proofErr w:type="spellStart"/>
            <w:r w:rsidRPr="005F10DC">
              <w:rPr>
                <w:lang w:val="es-MX"/>
              </w:rPr>
              <w:t>Marmotta</w:t>
            </w:r>
            <w:proofErr w:type="spellEnd"/>
          </w:p>
        </w:tc>
      </w:tr>
      <w:tr w:rsidR="006A160F" w:rsidRPr="005F10DC" w14:paraId="1912887E" w14:textId="77777777" w:rsidTr="00230FC2">
        <w:tc>
          <w:tcPr>
            <w:tcW w:w="2490" w:type="dxa"/>
            <w:tcBorders>
              <w:right w:val="double" w:sz="4" w:space="0" w:color="auto"/>
            </w:tcBorders>
            <w:shd w:val="clear" w:color="auto" w:fill="EAEAEA"/>
            <w:tcMar>
              <w:left w:w="40" w:type="dxa"/>
              <w:bottom w:w="17" w:type="dxa"/>
              <w:right w:w="40" w:type="dxa"/>
            </w:tcMar>
          </w:tcPr>
          <w:p w14:paraId="3F5C16CD" w14:textId="77777777" w:rsidR="006A160F" w:rsidRPr="005F10DC" w:rsidRDefault="006A160F" w:rsidP="00230FC2">
            <w:pPr>
              <w:pStyle w:val="guiazul"/>
              <w:rPr>
                <w:i w:val="0"/>
                <w:iCs/>
                <w:color w:val="auto"/>
                <w:lang w:val="es-MX"/>
              </w:rPr>
            </w:pPr>
            <w:r w:rsidRPr="005F10DC">
              <w:rPr>
                <w:i w:val="0"/>
                <w:iCs/>
                <w:color w:val="auto"/>
                <w:lang w:val="es-MX"/>
              </w:rPr>
              <w:lastRenderedPageBreak/>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AE39D33" w14:textId="38E13E9E" w:rsidR="006A160F" w:rsidRPr="005F10DC" w:rsidRDefault="0099115D" w:rsidP="00230FC2">
            <w:pPr>
              <w:pStyle w:val="Normalindentado1"/>
              <w:ind w:left="0"/>
              <w:jc w:val="both"/>
              <w:rPr>
                <w:lang w:val="es-MX"/>
              </w:rPr>
            </w:pPr>
            <w:r w:rsidRPr="005F10DC">
              <w:rPr>
                <w:lang w:val="es-MX"/>
              </w:rPr>
              <w:t xml:space="preserve">Cuando la consulta </w:t>
            </w:r>
          </w:p>
        </w:tc>
      </w:tr>
      <w:tr w:rsidR="006A160F" w:rsidRPr="005F10DC" w14:paraId="4CD11A92" w14:textId="77777777" w:rsidTr="00230FC2">
        <w:tc>
          <w:tcPr>
            <w:tcW w:w="2490" w:type="dxa"/>
            <w:tcBorders>
              <w:right w:val="double" w:sz="4" w:space="0" w:color="auto"/>
            </w:tcBorders>
            <w:shd w:val="clear" w:color="auto" w:fill="EAEAEA"/>
            <w:tcMar>
              <w:left w:w="40" w:type="dxa"/>
              <w:bottom w:w="17" w:type="dxa"/>
              <w:right w:w="40" w:type="dxa"/>
            </w:tcMar>
          </w:tcPr>
          <w:p w14:paraId="770B10E1" w14:textId="77777777" w:rsidR="006A160F" w:rsidRPr="005F10DC" w:rsidRDefault="006A160F" w:rsidP="00230FC2">
            <w:pPr>
              <w:pStyle w:val="guiazul"/>
              <w:rPr>
                <w:i w:val="0"/>
                <w:iCs/>
                <w:color w:val="auto"/>
                <w:lang w:val="es-MX"/>
              </w:rPr>
            </w:pPr>
            <w:r w:rsidRPr="005F10DC">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5B18430C" w14:textId="1C7AB678" w:rsidR="006A160F" w:rsidRPr="005F10DC" w:rsidRDefault="006A160F" w:rsidP="006A160F">
            <w:pPr>
              <w:pStyle w:val="Normalindentado1"/>
              <w:ind w:left="0"/>
              <w:jc w:val="both"/>
              <w:rPr>
                <w:lang w:val="es-MX"/>
              </w:rPr>
            </w:pPr>
            <w:r w:rsidRPr="005F10DC">
              <w:rPr>
                <w:lang w:val="es-MX"/>
              </w:rPr>
              <w:t>RNF01</w:t>
            </w:r>
          </w:p>
        </w:tc>
      </w:tr>
      <w:tr w:rsidR="006A160F" w:rsidRPr="005F10DC" w14:paraId="3DF5D515" w14:textId="77777777" w:rsidTr="00230FC2">
        <w:tc>
          <w:tcPr>
            <w:tcW w:w="2490" w:type="dxa"/>
            <w:tcBorders>
              <w:right w:val="double" w:sz="4" w:space="0" w:color="auto"/>
            </w:tcBorders>
            <w:shd w:val="clear" w:color="auto" w:fill="EAEAEA"/>
            <w:tcMar>
              <w:left w:w="40" w:type="dxa"/>
              <w:bottom w:w="17" w:type="dxa"/>
              <w:right w:w="40" w:type="dxa"/>
            </w:tcMar>
          </w:tcPr>
          <w:p w14:paraId="0CF52C82" w14:textId="77777777" w:rsidR="006A160F" w:rsidRPr="005F10DC" w:rsidRDefault="006A160F" w:rsidP="00230FC2">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34B9260F" w14:textId="77777777" w:rsidR="006A160F" w:rsidRPr="005F10DC" w:rsidRDefault="006A160F" w:rsidP="00230FC2">
            <w:pPr>
              <w:pStyle w:val="Normalindentado1"/>
              <w:ind w:left="0"/>
              <w:jc w:val="both"/>
              <w:rPr>
                <w:lang w:val="es-MX"/>
              </w:rPr>
            </w:pPr>
            <w:r w:rsidRPr="005F10DC">
              <w:rPr>
                <w:lang w:val="es-MX"/>
              </w:rPr>
              <w:fldChar w:fldCharType="begin">
                <w:ffData>
                  <w:name w:val="Casilla3"/>
                  <w:enabled/>
                  <w:calcOnExit w:val="0"/>
                  <w:checkBox>
                    <w:sizeAuto/>
                    <w:default w:val="0"/>
                  </w:checkBox>
                </w:ffData>
              </w:fldChar>
            </w:r>
            <w:r w:rsidRPr="005F10DC">
              <w:rPr>
                <w:lang w:val="es-MX"/>
              </w:rPr>
              <w:instrText xml:space="preserve"> FORMCHECKBOX </w:instrText>
            </w:r>
            <w:r w:rsidR="009E7D13">
              <w:rPr>
                <w:lang w:val="es-MX"/>
              </w:rPr>
            </w:r>
            <w:r w:rsidR="009E7D13">
              <w:rPr>
                <w:lang w:val="es-MX"/>
              </w:rPr>
              <w:fldChar w:fldCharType="separate"/>
            </w:r>
            <w:r w:rsidRPr="005F10DC">
              <w:rPr>
                <w:lang w:val="es-MX"/>
              </w:rPr>
              <w:fldChar w:fldCharType="end"/>
            </w:r>
            <w:r w:rsidRPr="005F10DC">
              <w:rPr>
                <w:lang w:val="es-MX"/>
              </w:rPr>
              <w:t xml:space="preserve"> Alta/Esencial</w:t>
            </w:r>
          </w:p>
        </w:tc>
      </w:tr>
    </w:tbl>
    <w:p w14:paraId="31FD43E3" w14:textId="1E71954F" w:rsidR="006A160F" w:rsidRPr="005F10DC" w:rsidRDefault="006A160F" w:rsidP="00A97B88">
      <w:pPr>
        <w:pStyle w:val="guiazul"/>
        <w:jc w:val="both"/>
        <w:rPr>
          <w:lang w:val="es-MX"/>
        </w:rPr>
      </w:pPr>
    </w:p>
    <w:p w14:paraId="0679CAB9" w14:textId="22DFA0D9" w:rsidR="0099115D" w:rsidRPr="005F10DC" w:rsidRDefault="0099115D" w:rsidP="00A97B88">
      <w:pPr>
        <w:pStyle w:val="guiazul"/>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99115D" w:rsidRPr="005F10DC" w14:paraId="2A085B99" w14:textId="77777777" w:rsidTr="00230FC2">
        <w:tc>
          <w:tcPr>
            <w:tcW w:w="2490" w:type="dxa"/>
            <w:tcBorders>
              <w:right w:val="double" w:sz="4" w:space="0" w:color="auto"/>
            </w:tcBorders>
            <w:shd w:val="clear" w:color="auto" w:fill="EAEAEA"/>
            <w:tcMar>
              <w:left w:w="40" w:type="dxa"/>
              <w:bottom w:w="17" w:type="dxa"/>
              <w:right w:w="40" w:type="dxa"/>
            </w:tcMar>
          </w:tcPr>
          <w:p w14:paraId="0B768148" w14:textId="77777777" w:rsidR="0099115D" w:rsidRPr="005F10DC" w:rsidRDefault="0099115D" w:rsidP="00230FC2">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5C4A50BD" w14:textId="033F16A4" w:rsidR="0099115D" w:rsidRPr="005F10DC" w:rsidRDefault="0099115D" w:rsidP="00230FC2">
            <w:pPr>
              <w:pStyle w:val="Normalindentado1"/>
              <w:ind w:left="0"/>
              <w:jc w:val="both"/>
              <w:rPr>
                <w:lang w:val="es-MX"/>
              </w:rPr>
            </w:pPr>
            <w:r w:rsidRPr="005F10DC">
              <w:rPr>
                <w:lang w:val="es-MX"/>
              </w:rPr>
              <w:t>RF14</w:t>
            </w:r>
          </w:p>
        </w:tc>
      </w:tr>
      <w:tr w:rsidR="0099115D" w:rsidRPr="005F10DC" w14:paraId="4DD06E3F" w14:textId="77777777" w:rsidTr="00230FC2">
        <w:tc>
          <w:tcPr>
            <w:tcW w:w="2490" w:type="dxa"/>
            <w:tcBorders>
              <w:right w:val="double" w:sz="4" w:space="0" w:color="auto"/>
            </w:tcBorders>
            <w:shd w:val="clear" w:color="auto" w:fill="EAEAEA"/>
            <w:tcMar>
              <w:left w:w="40" w:type="dxa"/>
              <w:bottom w:w="17" w:type="dxa"/>
              <w:right w:w="40" w:type="dxa"/>
            </w:tcMar>
          </w:tcPr>
          <w:p w14:paraId="1DAEB681" w14:textId="77777777" w:rsidR="0099115D" w:rsidRPr="005F10DC" w:rsidRDefault="0099115D" w:rsidP="00230FC2">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529C3600" w14:textId="5667E3E5" w:rsidR="0099115D" w:rsidRPr="005F10DC" w:rsidRDefault="0099115D" w:rsidP="00230FC2">
            <w:pPr>
              <w:pStyle w:val="Normalindentado1"/>
              <w:ind w:left="0"/>
              <w:jc w:val="both"/>
              <w:rPr>
                <w:lang w:val="es-MX"/>
              </w:rPr>
            </w:pPr>
            <w:r w:rsidRPr="005F10DC">
              <w:rPr>
                <w:lang w:val="es-MX"/>
              </w:rPr>
              <w:t>Cargar consulta federada</w:t>
            </w:r>
          </w:p>
        </w:tc>
      </w:tr>
      <w:tr w:rsidR="0099115D" w:rsidRPr="005F10DC" w14:paraId="6CEC70D8" w14:textId="77777777" w:rsidTr="00230FC2">
        <w:tc>
          <w:tcPr>
            <w:tcW w:w="2490" w:type="dxa"/>
            <w:tcBorders>
              <w:right w:val="double" w:sz="4" w:space="0" w:color="auto"/>
            </w:tcBorders>
            <w:shd w:val="clear" w:color="auto" w:fill="EAEAEA"/>
            <w:tcMar>
              <w:left w:w="40" w:type="dxa"/>
              <w:bottom w:w="17" w:type="dxa"/>
              <w:right w:w="40" w:type="dxa"/>
            </w:tcMar>
          </w:tcPr>
          <w:p w14:paraId="50225555" w14:textId="77777777" w:rsidR="0099115D" w:rsidRPr="005F10DC" w:rsidRDefault="0099115D" w:rsidP="00230FC2">
            <w:pPr>
              <w:pStyle w:val="guiazul"/>
              <w:jc w:val="both"/>
              <w:rPr>
                <w:i w:val="0"/>
                <w:iCs/>
                <w:color w:val="auto"/>
                <w:lang w:val="es-MX"/>
              </w:rPr>
            </w:pPr>
            <w:r w:rsidRPr="005F10DC">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50306DAD" w14:textId="77777777" w:rsidR="0099115D" w:rsidRPr="005F10DC" w:rsidRDefault="0099115D" w:rsidP="00230FC2">
            <w:pPr>
              <w:pStyle w:val="Normalindentado1"/>
              <w:ind w:left="0"/>
              <w:jc w:val="both"/>
              <w:rPr>
                <w:lang w:val="es-MX"/>
              </w:rPr>
            </w:pPr>
            <w:r w:rsidRPr="005F10DC">
              <w:rPr>
                <w:lang w:val="es-MX"/>
              </w:rPr>
              <w:t>Requisito</w:t>
            </w:r>
          </w:p>
        </w:tc>
      </w:tr>
      <w:tr w:rsidR="0099115D" w:rsidRPr="005F10DC" w14:paraId="32E33858" w14:textId="77777777" w:rsidTr="00230FC2">
        <w:tc>
          <w:tcPr>
            <w:tcW w:w="2490" w:type="dxa"/>
            <w:tcBorders>
              <w:right w:val="double" w:sz="4" w:space="0" w:color="auto"/>
            </w:tcBorders>
            <w:shd w:val="clear" w:color="auto" w:fill="EAEAEA"/>
            <w:tcMar>
              <w:left w:w="40" w:type="dxa"/>
              <w:bottom w:w="17" w:type="dxa"/>
              <w:right w:w="40" w:type="dxa"/>
            </w:tcMar>
          </w:tcPr>
          <w:p w14:paraId="45B1F6FE" w14:textId="77777777" w:rsidR="0099115D" w:rsidRPr="005F10DC" w:rsidRDefault="0099115D" w:rsidP="00230FC2">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575D5719" w14:textId="77777777" w:rsidR="0099115D" w:rsidRPr="005F10DC" w:rsidRDefault="0099115D" w:rsidP="00230FC2">
            <w:pPr>
              <w:pStyle w:val="Normalindentado1"/>
              <w:ind w:left="0"/>
              <w:jc w:val="both"/>
              <w:rPr>
                <w:lang w:val="es-MX"/>
              </w:rPr>
            </w:pPr>
            <w:r w:rsidRPr="005F10DC">
              <w:rPr>
                <w:lang w:val="es-MX"/>
              </w:rPr>
              <w:t xml:space="preserve">El compilador envía la consulta al compilador de Apache </w:t>
            </w:r>
            <w:proofErr w:type="spellStart"/>
            <w:r w:rsidRPr="005F10DC">
              <w:rPr>
                <w:lang w:val="es-MX"/>
              </w:rPr>
              <w:t>Marmotta</w:t>
            </w:r>
            <w:proofErr w:type="spellEnd"/>
          </w:p>
        </w:tc>
      </w:tr>
      <w:tr w:rsidR="0099115D" w:rsidRPr="005F10DC" w14:paraId="73481B2C" w14:textId="77777777" w:rsidTr="00230FC2">
        <w:tc>
          <w:tcPr>
            <w:tcW w:w="2490" w:type="dxa"/>
            <w:tcBorders>
              <w:right w:val="double" w:sz="4" w:space="0" w:color="auto"/>
            </w:tcBorders>
            <w:shd w:val="clear" w:color="auto" w:fill="EAEAEA"/>
            <w:tcMar>
              <w:left w:w="40" w:type="dxa"/>
              <w:bottom w:w="17" w:type="dxa"/>
              <w:right w:w="40" w:type="dxa"/>
            </w:tcMar>
          </w:tcPr>
          <w:p w14:paraId="51F54EC6" w14:textId="77777777" w:rsidR="0099115D" w:rsidRPr="005F10DC" w:rsidRDefault="0099115D" w:rsidP="00230FC2">
            <w:pPr>
              <w:pStyle w:val="guiazul"/>
              <w:rPr>
                <w:i w:val="0"/>
                <w:iCs/>
                <w:color w:val="auto"/>
                <w:lang w:val="es-MX"/>
              </w:rPr>
            </w:pPr>
            <w:r w:rsidRPr="005F10DC">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ADBF4B8" w14:textId="77777777" w:rsidR="0099115D" w:rsidRPr="005F10DC" w:rsidRDefault="0099115D" w:rsidP="00230FC2">
            <w:pPr>
              <w:pStyle w:val="Normalindentado1"/>
              <w:ind w:left="0"/>
              <w:jc w:val="both"/>
              <w:rPr>
                <w:lang w:val="es-MX"/>
              </w:rPr>
            </w:pPr>
            <w:r w:rsidRPr="005F10DC">
              <w:rPr>
                <w:lang w:val="es-MX"/>
              </w:rPr>
              <w:t xml:space="preserve">Cuando se tenga el </w:t>
            </w:r>
            <w:proofErr w:type="spellStart"/>
            <w:r w:rsidRPr="005F10DC">
              <w:rPr>
                <w:i/>
                <w:iCs/>
                <w:lang w:val="es-MX"/>
              </w:rPr>
              <w:t>dataset</w:t>
            </w:r>
            <w:proofErr w:type="spellEnd"/>
            <w:r w:rsidRPr="005F10DC">
              <w:rPr>
                <w:lang w:val="es-MX"/>
              </w:rPr>
              <w:t xml:space="preserve"> seleccionado cargado o los resultados de la consulta, se cargará la herramienta </w:t>
            </w:r>
            <w:r w:rsidRPr="005F10DC">
              <w:rPr>
                <w:i/>
                <w:iCs/>
                <w:lang w:val="es-MX"/>
              </w:rPr>
              <w:t>Map4RDF</w:t>
            </w:r>
            <w:r w:rsidRPr="005F10DC">
              <w:rPr>
                <w:lang w:val="es-MX"/>
              </w:rPr>
              <w:t xml:space="preserve"> con la que el usuario podrá visualizar e interactuar con los datos.</w:t>
            </w:r>
          </w:p>
        </w:tc>
      </w:tr>
      <w:tr w:rsidR="0099115D" w:rsidRPr="005F10DC" w14:paraId="259CE326" w14:textId="77777777" w:rsidTr="00230FC2">
        <w:tc>
          <w:tcPr>
            <w:tcW w:w="2490" w:type="dxa"/>
            <w:tcBorders>
              <w:right w:val="double" w:sz="4" w:space="0" w:color="auto"/>
            </w:tcBorders>
            <w:shd w:val="clear" w:color="auto" w:fill="EAEAEA"/>
            <w:tcMar>
              <w:left w:w="40" w:type="dxa"/>
              <w:bottom w:w="17" w:type="dxa"/>
              <w:right w:w="40" w:type="dxa"/>
            </w:tcMar>
          </w:tcPr>
          <w:p w14:paraId="30474924" w14:textId="77777777" w:rsidR="0099115D" w:rsidRPr="005F10DC" w:rsidRDefault="0099115D" w:rsidP="00230FC2">
            <w:pPr>
              <w:pStyle w:val="guiazul"/>
              <w:rPr>
                <w:i w:val="0"/>
                <w:iCs/>
                <w:color w:val="auto"/>
                <w:lang w:val="es-MX"/>
              </w:rPr>
            </w:pPr>
            <w:r w:rsidRPr="005F10DC">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39CDC21F" w14:textId="77777777" w:rsidR="0099115D" w:rsidRPr="005F10DC" w:rsidRDefault="0099115D" w:rsidP="00230FC2">
            <w:pPr>
              <w:pStyle w:val="Normalindentado1"/>
              <w:ind w:left="0"/>
              <w:jc w:val="both"/>
              <w:rPr>
                <w:lang w:val="es-MX"/>
              </w:rPr>
            </w:pPr>
            <w:r w:rsidRPr="005F10DC">
              <w:rPr>
                <w:lang w:val="es-MX"/>
              </w:rPr>
              <w:t>RNF01</w:t>
            </w:r>
          </w:p>
        </w:tc>
      </w:tr>
      <w:tr w:rsidR="0099115D" w:rsidRPr="005F10DC" w14:paraId="76F09DB2" w14:textId="77777777" w:rsidTr="00230FC2">
        <w:tc>
          <w:tcPr>
            <w:tcW w:w="2490" w:type="dxa"/>
            <w:tcBorders>
              <w:right w:val="double" w:sz="4" w:space="0" w:color="auto"/>
            </w:tcBorders>
            <w:shd w:val="clear" w:color="auto" w:fill="EAEAEA"/>
            <w:tcMar>
              <w:left w:w="40" w:type="dxa"/>
              <w:bottom w:w="17" w:type="dxa"/>
              <w:right w:w="40" w:type="dxa"/>
            </w:tcMar>
          </w:tcPr>
          <w:p w14:paraId="0EC2F203" w14:textId="77777777" w:rsidR="0099115D" w:rsidRPr="005F10DC" w:rsidRDefault="0099115D" w:rsidP="00230FC2">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67CB2252" w14:textId="77777777" w:rsidR="0099115D" w:rsidRPr="005F10DC" w:rsidRDefault="0099115D" w:rsidP="00230FC2">
            <w:pPr>
              <w:pStyle w:val="Normalindentado1"/>
              <w:ind w:left="0"/>
              <w:jc w:val="both"/>
              <w:rPr>
                <w:lang w:val="es-MX"/>
              </w:rPr>
            </w:pPr>
            <w:r w:rsidRPr="005F10DC">
              <w:rPr>
                <w:lang w:val="es-MX"/>
              </w:rPr>
              <w:fldChar w:fldCharType="begin">
                <w:ffData>
                  <w:name w:val="Casilla3"/>
                  <w:enabled/>
                  <w:calcOnExit w:val="0"/>
                  <w:checkBox>
                    <w:sizeAuto/>
                    <w:default w:val="0"/>
                  </w:checkBox>
                </w:ffData>
              </w:fldChar>
            </w:r>
            <w:r w:rsidRPr="005F10DC">
              <w:rPr>
                <w:lang w:val="es-MX"/>
              </w:rPr>
              <w:instrText xml:space="preserve"> FORMCHECKBOX </w:instrText>
            </w:r>
            <w:r w:rsidR="009E7D13">
              <w:rPr>
                <w:lang w:val="es-MX"/>
              </w:rPr>
            </w:r>
            <w:r w:rsidR="009E7D13">
              <w:rPr>
                <w:lang w:val="es-MX"/>
              </w:rPr>
              <w:fldChar w:fldCharType="separate"/>
            </w:r>
            <w:r w:rsidRPr="005F10DC">
              <w:rPr>
                <w:lang w:val="es-MX"/>
              </w:rPr>
              <w:fldChar w:fldCharType="end"/>
            </w:r>
            <w:r w:rsidRPr="005F10DC">
              <w:rPr>
                <w:lang w:val="es-MX"/>
              </w:rPr>
              <w:t xml:space="preserve"> Alta/Esencial</w:t>
            </w:r>
          </w:p>
        </w:tc>
      </w:tr>
    </w:tbl>
    <w:p w14:paraId="782A57C8" w14:textId="77777777" w:rsidR="0099115D" w:rsidRPr="005F10DC" w:rsidRDefault="0099115D" w:rsidP="00A97B88">
      <w:pPr>
        <w:pStyle w:val="guiazul"/>
        <w:jc w:val="both"/>
        <w:rPr>
          <w:lang w:val="es-MX"/>
        </w:rPr>
      </w:pPr>
    </w:p>
    <w:p w14:paraId="301B502D" w14:textId="77777777" w:rsidR="0099115D" w:rsidRPr="005F10DC" w:rsidRDefault="0099115D" w:rsidP="00A97B88">
      <w:pPr>
        <w:pStyle w:val="guiazul"/>
        <w:jc w:val="both"/>
        <w:rPr>
          <w:lang w:val="es-MX"/>
        </w:rPr>
      </w:pPr>
    </w:p>
    <w:p w14:paraId="33F0750F" w14:textId="2AC785FC" w:rsidR="009E35A7" w:rsidRPr="005F10DC" w:rsidRDefault="009E35A7" w:rsidP="00A97B88">
      <w:pPr>
        <w:pStyle w:val="guiazul"/>
        <w:jc w:val="both"/>
        <w:rPr>
          <w:lang w:val="es-MX"/>
        </w:rPr>
      </w:pPr>
    </w:p>
    <w:p w14:paraId="7CA44A66" w14:textId="3E89178E" w:rsidR="00B06CC3" w:rsidRPr="005F10DC" w:rsidRDefault="00B06CC3" w:rsidP="0039303B">
      <w:pPr>
        <w:pStyle w:val="Ttulo3"/>
        <w:numPr>
          <w:ilvl w:val="2"/>
          <w:numId w:val="7"/>
        </w:numPr>
        <w:rPr>
          <w:lang w:val="es-MX"/>
        </w:rPr>
      </w:pPr>
      <w:bookmarkStart w:id="77" w:name="_Toc23418478"/>
      <w:r>
        <w:rPr>
          <w:lang w:val="es-MX"/>
        </w:rPr>
        <w:t>Requerimientos no funcionales</w:t>
      </w:r>
      <w:bookmarkEnd w:id="77"/>
      <w:r>
        <w:rPr>
          <w:lang w:val="es-MX"/>
        </w:rPr>
        <w:t xml:space="preserve"> </w:t>
      </w:r>
    </w:p>
    <w:p w14:paraId="737A8E4D" w14:textId="77777777" w:rsidR="00A97B88" w:rsidRPr="005F10DC" w:rsidRDefault="00A97B88" w:rsidP="00A97B88">
      <w:pPr>
        <w:pStyle w:val="guiazul"/>
        <w:ind w:left="360"/>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5F10DC" w14:paraId="5E93313B" w14:textId="77777777" w:rsidTr="009E35A7">
        <w:tc>
          <w:tcPr>
            <w:tcW w:w="2490" w:type="dxa"/>
            <w:tcBorders>
              <w:right w:val="double" w:sz="4" w:space="0" w:color="auto"/>
            </w:tcBorders>
            <w:shd w:val="clear" w:color="auto" w:fill="EAEAEA"/>
            <w:tcMar>
              <w:left w:w="40" w:type="dxa"/>
              <w:bottom w:w="17" w:type="dxa"/>
              <w:right w:w="40" w:type="dxa"/>
            </w:tcMar>
          </w:tcPr>
          <w:p w14:paraId="3FB21D54" w14:textId="77777777" w:rsidR="00A97B88" w:rsidRPr="005F10DC" w:rsidRDefault="00A97B88" w:rsidP="009E35A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2F1BF503" w14:textId="77777777" w:rsidR="00A97B88" w:rsidRPr="005F10DC" w:rsidRDefault="00A97B88" w:rsidP="009E35A7">
            <w:pPr>
              <w:pStyle w:val="Normalindentado1"/>
              <w:ind w:left="0"/>
              <w:jc w:val="both"/>
              <w:rPr>
                <w:lang w:val="es-MX"/>
              </w:rPr>
            </w:pPr>
            <w:r w:rsidRPr="005F10DC">
              <w:rPr>
                <w:lang w:val="es-MX"/>
              </w:rPr>
              <w:t>RNF01</w:t>
            </w:r>
          </w:p>
        </w:tc>
      </w:tr>
      <w:tr w:rsidR="00A97B88" w:rsidRPr="005F10DC" w14:paraId="37EDB397" w14:textId="77777777" w:rsidTr="009E35A7">
        <w:tc>
          <w:tcPr>
            <w:tcW w:w="2490" w:type="dxa"/>
            <w:tcBorders>
              <w:right w:val="double" w:sz="4" w:space="0" w:color="auto"/>
            </w:tcBorders>
            <w:shd w:val="clear" w:color="auto" w:fill="EAEAEA"/>
            <w:tcMar>
              <w:left w:w="40" w:type="dxa"/>
              <w:bottom w:w="17" w:type="dxa"/>
              <w:right w:w="40" w:type="dxa"/>
            </w:tcMar>
          </w:tcPr>
          <w:p w14:paraId="4FD486AA" w14:textId="77777777" w:rsidR="00A97B88" w:rsidRPr="005F10DC" w:rsidRDefault="00A97B88" w:rsidP="009E35A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273F069E" w14:textId="77777777" w:rsidR="00A97B88" w:rsidRPr="005F10DC" w:rsidRDefault="00A97B88" w:rsidP="009E35A7">
            <w:pPr>
              <w:pStyle w:val="Normalindentado1"/>
              <w:ind w:left="0"/>
              <w:jc w:val="both"/>
              <w:rPr>
                <w:lang w:val="es-MX"/>
              </w:rPr>
            </w:pPr>
            <w:r w:rsidRPr="005F10DC">
              <w:rPr>
                <w:lang w:val="es-MX"/>
              </w:rPr>
              <w:t>Disponibilidad</w:t>
            </w:r>
          </w:p>
        </w:tc>
      </w:tr>
      <w:tr w:rsidR="00A97B88" w:rsidRPr="005F10DC" w14:paraId="18218955" w14:textId="77777777" w:rsidTr="009E35A7">
        <w:tc>
          <w:tcPr>
            <w:tcW w:w="2490" w:type="dxa"/>
            <w:tcBorders>
              <w:right w:val="double" w:sz="4" w:space="0" w:color="auto"/>
            </w:tcBorders>
            <w:shd w:val="clear" w:color="auto" w:fill="EAEAEA"/>
            <w:tcMar>
              <w:left w:w="40" w:type="dxa"/>
              <w:bottom w:w="17" w:type="dxa"/>
              <w:right w:w="40" w:type="dxa"/>
            </w:tcMar>
          </w:tcPr>
          <w:p w14:paraId="350F79AE" w14:textId="77777777" w:rsidR="00A97B88" w:rsidRPr="005F10DC" w:rsidRDefault="00A97B88" w:rsidP="009E35A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DBBC92D" w14:textId="77777777" w:rsidR="00A97B88" w:rsidRPr="005F10DC" w:rsidRDefault="00A97B88" w:rsidP="009E35A7">
            <w:pPr>
              <w:pStyle w:val="Normalindentado1"/>
              <w:ind w:left="0"/>
              <w:jc w:val="both"/>
              <w:rPr>
                <w:lang w:val="es-MX"/>
              </w:rPr>
            </w:pPr>
            <w:r w:rsidRPr="005F10DC">
              <w:rPr>
                <w:lang w:val="es-MX"/>
              </w:rPr>
              <w:t xml:space="preserve">El software Apache </w:t>
            </w:r>
            <w:proofErr w:type="spellStart"/>
            <w:r w:rsidRPr="005F10DC">
              <w:rPr>
                <w:lang w:val="es-MX"/>
              </w:rPr>
              <w:t>Marmotta</w:t>
            </w:r>
            <w:proofErr w:type="spellEnd"/>
            <w:r w:rsidRPr="005F10DC">
              <w:rPr>
                <w:lang w:val="es-MX"/>
              </w:rPr>
              <w:t xml:space="preserve"> e Internet estarán deberán estar accesibles cuando la aplicación Web lo requiera.</w:t>
            </w:r>
          </w:p>
        </w:tc>
      </w:tr>
      <w:tr w:rsidR="00A97B88" w:rsidRPr="005F10DC" w14:paraId="7633C7CD" w14:textId="77777777" w:rsidTr="009E35A7">
        <w:tc>
          <w:tcPr>
            <w:tcW w:w="2490" w:type="dxa"/>
            <w:tcBorders>
              <w:right w:val="double" w:sz="4" w:space="0" w:color="auto"/>
            </w:tcBorders>
            <w:shd w:val="clear" w:color="auto" w:fill="EAEAEA"/>
            <w:tcMar>
              <w:left w:w="40" w:type="dxa"/>
              <w:bottom w:w="17" w:type="dxa"/>
              <w:right w:w="40" w:type="dxa"/>
            </w:tcMar>
          </w:tcPr>
          <w:p w14:paraId="599E4E61" w14:textId="77777777" w:rsidR="00A97B88" w:rsidRPr="005F10DC" w:rsidRDefault="00A97B88" w:rsidP="009E35A7">
            <w:pPr>
              <w:pStyle w:val="guiazul"/>
              <w:rPr>
                <w:i w:val="0"/>
                <w:iCs/>
                <w:color w:val="auto"/>
                <w:lang w:val="es-MX"/>
              </w:rPr>
            </w:pPr>
            <w:r w:rsidRPr="005F10DC">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931CA8A" w14:textId="77777777" w:rsidR="00A97B88" w:rsidRPr="005F10DC" w:rsidRDefault="00A97B88" w:rsidP="009E35A7">
            <w:pPr>
              <w:pStyle w:val="Normalindentado1"/>
              <w:ind w:left="0"/>
              <w:jc w:val="both"/>
              <w:rPr>
                <w:lang w:val="es-MX"/>
              </w:rPr>
            </w:pPr>
            <w:r w:rsidRPr="005F10DC">
              <w:rPr>
                <w:lang w:val="es-MX"/>
              </w:rPr>
              <w:t xml:space="preserve">Cada vez que la aplicación Web necesite hacer uso de </w:t>
            </w:r>
            <w:proofErr w:type="gramStart"/>
            <w:r w:rsidRPr="005F10DC">
              <w:rPr>
                <w:lang w:val="es-MX"/>
              </w:rPr>
              <w:t>algún recursos</w:t>
            </w:r>
            <w:proofErr w:type="gramEnd"/>
            <w:r w:rsidRPr="005F10DC">
              <w:rPr>
                <w:lang w:val="es-MX"/>
              </w:rPr>
              <w:t xml:space="preserve"> de Apache </w:t>
            </w:r>
            <w:proofErr w:type="spellStart"/>
            <w:r w:rsidRPr="005F10DC">
              <w:rPr>
                <w:lang w:val="es-MX"/>
              </w:rPr>
              <w:t>Marmotta</w:t>
            </w:r>
            <w:proofErr w:type="spellEnd"/>
            <w:r w:rsidRPr="005F10DC">
              <w:rPr>
                <w:lang w:val="es-MX"/>
              </w:rPr>
              <w:t xml:space="preserve"> o de Internet, deberán estar disponibles para hacer uso de ellos.</w:t>
            </w:r>
          </w:p>
        </w:tc>
      </w:tr>
      <w:tr w:rsidR="00A97B88" w:rsidRPr="005F10DC" w14:paraId="584D38BE" w14:textId="77777777" w:rsidTr="009E35A7">
        <w:tc>
          <w:tcPr>
            <w:tcW w:w="2490" w:type="dxa"/>
            <w:tcBorders>
              <w:right w:val="double" w:sz="4" w:space="0" w:color="auto"/>
            </w:tcBorders>
            <w:shd w:val="clear" w:color="auto" w:fill="EAEAEA"/>
            <w:tcMar>
              <w:left w:w="40" w:type="dxa"/>
              <w:bottom w:w="17" w:type="dxa"/>
              <w:right w:w="40" w:type="dxa"/>
            </w:tcMar>
          </w:tcPr>
          <w:p w14:paraId="3B85021A" w14:textId="77777777" w:rsidR="00A97B88" w:rsidRPr="005F10DC" w:rsidRDefault="00A97B88" w:rsidP="009E35A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78AE7862" w14:textId="77777777" w:rsidR="00A97B88" w:rsidRPr="005F10DC" w:rsidRDefault="00A97B88" w:rsidP="009E35A7">
            <w:pPr>
              <w:pStyle w:val="Normalindentado1"/>
              <w:ind w:left="0"/>
              <w:jc w:val="both"/>
              <w:rPr>
                <w:lang w:val="es-MX"/>
              </w:rPr>
            </w:pPr>
            <w:r w:rsidRPr="005F10DC">
              <w:rPr>
                <w:lang w:val="es-MX"/>
              </w:rPr>
              <w:t>Alta/Esencial</w:t>
            </w:r>
          </w:p>
        </w:tc>
      </w:tr>
    </w:tbl>
    <w:p w14:paraId="3BF39F56" w14:textId="77777777" w:rsidR="00A97B88" w:rsidRPr="005F10DC" w:rsidRDefault="00A97B88" w:rsidP="00B333D0">
      <w:pPr>
        <w:pStyle w:val="guiazul"/>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5F10DC" w14:paraId="2E9DDD43" w14:textId="77777777" w:rsidTr="009E35A7">
        <w:tc>
          <w:tcPr>
            <w:tcW w:w="2490" w:type="dxa"/>
            <w:tcBorders>
              <w:right w:val="double" w:sz="4" w:space="0" w:color="auto"/>
            </w:tcBorders>
            <w:shd w:val="clear" w:color="auto" w:fill="EAEAEA"/>
            <w:tcMar>
              <w:left w:w="40" w:type="dxa"/>
              <w:bottom w:w="17" w:type="dxa"/>
              <w:right w:w="40" w:type="dxa"/>
            </w:tcMar>
          </w:tcPr>
          <w:p w14:paraId="0C346DA7" w14:textId="77777777" w:rsidR="00A97B88" w:rsidRPr="005F10DC" w:rsidRDefault="00A97B88" w:rsidP="009E35A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525F571D" w14:textId="77777777" w:rsidR="00A97B88" w:rsidRPr="005F10DC" w:rsidRDefault="00A97B88" w:rsidP="009E35A7">
            <w:pPr>
              <w:pStyle w:val="Normalindentado1"/>
              <w:ind w:left="0"/>
              <w:jc w:val="both"/>
              <w:rPr>
                <w:lang w:val="es-MX"/>
              </w:rPr>
            </w:pPr>
            <w:r w:rsidRPr="005F10DC">
              <w:rPr>
                <w:lang w:val="es-MX"/>
              </w:rPr>
              <w:t>RNF02</w:t>
            </w:r>
          </w:p>
        </w:tc>
      </w:tr>
      <w:tr w:rsidR="00A97B88" w:rsidRPr="005F10DC" w14:paraId="0907A98A" w14:textId="77777777" w:rsidTr="009E35A7">
        <w:tc>
          <w:tcPr>
            <w:tcW w:w="2490" w:type="dxa"/>
            <w:tcBorders>
              <w:right w:val="double" w:sz="4" w:space="0" w:color="auto"/>
            </w:tcBorders>
            <w:shd w:val="clear" w:color="auto" w:fill="EAEAEA"/>
            <w:tcMar>
              <w:left w:w="40" w:type="dxa"/>
              <w:bottom w:w="17" w:type="dxa"/>
              <w:right w:w="40" w:type="dxa"/>
            </w:tcMar>
          </w:tcPr>
          <w:p w14:paraId="793E1220" w14:textId="77777777" w:rsidR="00A97B88" w:rsidRPr="005F10DC" w:rsidRDefault="00A97B88" w:rsidP="009E35A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5D4A5E11" w14:textId="77777777" w:rsidR="00A97B88" w:rsidRPr="005F10DC" w:rsidRDefault="00A97B88" w:rsidP="009E35A7">
            <w:pPr>
              <w:pStyle w:val="Normalindentado1"/>
              <w:ind w:left="0"/>
              <w:jc w:val="both"/>
              <w:rPr>
                <w:lang w:val="es-MX"/>
              </w:rPr>
            </w:pPr>
            <w:r w:rsidRPr="005F10DC">
              <w:rPr>
                <w:lang w:val="es-MX"/>
              </w:rPr>
              <w:t>Usabilidad</w:t>
            </w:r>
          </w:p>
        </w:tc>
      </w:tr>
      <w:tr w:rsidR="00A97B88" w:rsidRPr="005F10DC" w14:paraId="13758792" w14:textId="77777777" w:rsidTr="009E35A7">
        <w:tc>
          <w:tcPr>
            <w:tcW w:w="2490" w:type="dxa"/>
            <w:tcBorders>
              <w:right w:val="double" w:sz="4" w:space="0" w:color="auto"/>
            </w:tcBorders>
            <w:shd w:val="clear" w:color="auto" w:fill="EAEAEA"/>
            <w:tcMar>
              <w:left w:w="40" w:type="dxa"/>
              <w:bottom w:w="17" w:type="dxa"/>
              <w:right w:w="40" w:type="dxa"/>
            </w:tcMar>
          </w:tcPr>
          <w:p w14:paraId="05FFD42D" w14:textId="77777777" w:rsidR="00A97B88" w:rsidRPr="005F10DC" w:rsidRDefault="00A97B88" w:rsidP="009E35A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27B68F0" w14:textId="77777777" w:rsidR="00A97B88" w:rsidRPr="005F10DC" w:rsidRDefault="00A97B88" w:rsidP="009E35A7">
            <w:pPr>
              <w:pStyle w:val="Normalindentado1"/>
              <w:ind w:left="0"/>
              <w:jc w:val="both"/>
              <w:rPr>
                <w:lang w:val="es-MX"/>
              </w:rPr>
            </w:pPr>
            <w:r w:rsidRPr="005F10DC">
              <w:rPr>
                <w:lang w:val="es-MX"/>
              </w:rPr>
              <w:t>El usuario contará con alguna leyenda que proporcione información de cómo usar la aplicación Web.</w:t>
            </w:r>
          </w:p>
        </w:tc>
      </w:tr>
      <w:tr w:rsidR="00A97B88" w:rsidRPr="005F10DC" w14:paraId="0B56B17F" w14:textId="77777777" w:rsidTr="009E35A7">
        <w:tc>
          <w:tcPr>
            <w:tcW w:w="2490" w:type="dxa"/>
            <w:tcBorders>
              <w:right w:val="double" w:sz="4" w:space="0" w:color="auto"/>
            </w:tcBorders>
            <w:shd w:val="clear" w:color="auto" w:fill="EAEAEA"/>
            <w:tcMar>
              <w:left w:w="40" w:type="dxa"/>
              <w:bottom w:w="17" w:type="dxa"/>
              <w:right w:w="40" w:type="dxa"/>
            </w:tcMar>
          </w:tcPr>
          <w:p w14:paraId="1EDEB15A" w14:textId="77777777" w:rsidR="00A97B88" w:rsidRPr="005F10DC" w:rsidRDefault="00A97B88" w:rsidP="009E35A7">
            <w:pPr>
              <w:pStyle w:val="guiazul"/>
              <w:rPr>
                <w:i w:val="0"/>
                <w:iCs/>
                <w:color w:val="auto"/>
                <w:lang w:val="es-MX"/>
              </w:rPr>
            </w:pPr>
            <w:r w:rsidRPr="005F10DC">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0467DD8" w14:textId="77777777" w:rsidR="00A97B88" w:rsidRPr="005F10DC" w:rsidRDefault="00A97B88" w:rsidP="009E35A7">
            <w:pPr>
              <w:pStyle w:val="Normalindentado1"/>
              <w:ind w:left="0"/>
              <w:jc w:val="both"/>
              <w:rPr>
                <w:lang w:val="es-MX"/>
              </w:rPr>
            </w:pPr>
            <w:r w:rsidRPr="005F10DC">
              <w:rPr>
                <w:lang w:val="es-MX"/>
              </w:rPr>
              <w:t>Debido a los requerimientos funcionales disponibles en la aplicación Web, se mostrará información en donde sea pertinente que le permita al usuario entender cómo debe de ser usada la aplicación.</w:t>
            </w:r>
          </w:p>
        </w:tc>
      </w:tr>
      <w:tr w:rsidR="00A97B88" w:rsidRPr="005F10DC" w14:paraId="2D64C5F1" w14:textId="77777777" w:rsidTr="009E35A7">
        <w:tc>
          <w:tcPr>
            <w:tcW w:w="2490" w:type="dxa"/>
            <w:tcBorders>
              <w:right w:val="double" w:sz="4" w:space="0" w:color="auto"/>
            </w:tcBorders>
            <w:shd w:val="clear" w:color="auto" w:fill="EAEAEA"/>
            <w:tcMar>
              <w:left w:w="40" w:type="dxa"/>
              <w:bottom w:w="17" w:type="dxa"/>
              <w:right w:w="40" w:type="dxa"/>
            </w:tcMar>
          </w:tcPr>
          <w:p w14:paraId="17E40970" w14:textId="77777777" w:rsidR="00A97B88" w:rsidRPr="005F10DC" w:rsidRDefault="00A97B88" w:rsidP="009E35A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224ADF49" w14:textId="77777777" w:rsidR="00A97B88" w:rsidRPr="005F10DC" w:rsidRDefault="00A97B88" w:rsidP="009E35A7">
            <w:pPr>
              <w:pStyle w:val="Normalindentado1"/>
              <w:ind w:left="0"/>
              <w:jc w:val="both"/>
              <w:rPr>
                <w:lang w:val="es-MX"/>
              </w:rPr>
            </w:pPr>
            <w:r w:rsidRPr="005F10DC">
              <w:rPr>
                <w:lang w:val="es-MX"/>
              </w:rPr>
              <w:t>Alta/Esencial</w:t>
            </w:r>
          </w:p>
        </w:tc>
      </w:tr>
    </w:tbl>
    <w:p w14:paraId="0E0A80E6" w14:textId="77777777" w:rsidR="00A97B88" w:rsidRPr="005F10DC" w:rsidRDefault="00A97B88" w:rsidP="00A97B88">
      <w:pPr>
        <w:pStyle w:val="guiazul"/>
        <w:ind w:left="360"/>
        <w:jc w:val="both"/>
        <w:rPr>
          <w:lang w:val="es-MX"/>
        </w:rPr>
      </w:pPr>
    </w:p>
    <w:p w14:paraId="43FFC2EF" w14:textId="77777777" w:rsidR="00A97B88" w:rsidRPr="005F10DC" w:rsidRDefault="00A97B88" w:rsidP="00A97B88">
      <w:pPr>
        <w:pStyle w:val="guiazul"/>
        <w:ind w:left="360"/>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5F10DC" w14:paraId="5B79C370" w14:textId="77777777" w:rsidTr="009E35A7">
        <w:tc>
          <w:tcPr>
            <w:tcW w:w="2490" w:type="dxa"/>
            <w:tcBorders>
              <w:right w:val="double" w:sz="4" w:space="0" w:color="auto"/>
            </w:tcBorders>
            <w:shd w:val="clear" w:color="auto" w:fill="EAEAEA"/>
            <w:tcMar>
              <w:left w:w="40" w:type="dxa"/>
              <w:bottom w:w="17" w:type="dxa"/>
              <w:right w:w="40" w:type="dxa"/>
            </w:tcMar>
          </w:tcPr>
          <w:p w14:paraId="45E61A53" w14:textId="77777777" w:rsidR="00A97B88" w:rsidRPr="005F10DC" w:rsidRDefault="00A97B88" w:rsidP="009E35A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278CB147" w14:textId="77777777" w:rsidR="00A97B88" w:rsidRPr="005F10DC" w:rsidRDefault="00A97B88" w:rsidP="009E35A7">
            <w:pPr>
              <w:pStyle w:val="Normalindentado1"/>
              <w:ind w:left="0"/>
              <w:jc w:val="both"/>
              <w:rPr>
                <w:lang w:val="es-MX"/>
              </w:rPr>
            </w:pPr>
            <w:r w:rsidRPr="005F10DC">
              <w:rPr>
                <w:lang w:val="es-MX"/>
              </w:rPr>
              <w:t>RNF03</w:t>
            </w:r>
          </w:p>
        </w:tc>
      </w:tr>
      <w:tr w:rsidR="00A97B88" w:rsidRPr="005F10DC" w14:paraId="24C4AD4D" w14:textId="77777777" w:rsidTr="009E35A7">
        <w:tc>
          <w:tcPr>
            <w:tcW w:w="2490" w:type="dxa"/>
            <w:tcBorders>
              <w:right w:val="double" w:sz="4" w:space="0" w:color="auto"/>
            </w:tcBorders>
            <w:shd w:val="clear" w:color="auto" w:fill="EAEAEA"/>
            <w:tcMar>
              <w:left w:w="40" w:type="dxa"/>
              <w:bottom w:w="17" w:type="dxa"/>
              <w:right w:w="40" w:type="dxa"/>
            </w:tcMar>
          </w:tcPr>
          <w:p w14:paraId="694B86F0" w14:textId="77777777" w:rsidR="00A97B88" w:rsidRPr="005F10DC" w:rsidRDefault="00A97B88" w:rsidP="009E35A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11848A92" w14:textId="77777777" w:rsidR="00A97B88" w:rsidRPr="005F10DC" w:rsidRDefault="00A97B88" w:rsidP="009E35A7">
            <w:pPr>
              <w:pStyle w:val="Normalindentado1"/>
              <w:ind w:left="0"/>
              <w:jc w:val="both"/>
              <w:rPr>
                <w:lang w:val="es-MX"/>
              </w:rPr>
            </w:pPr>
            <w:r w:rsidRPr="005F10DC">
              <w:rPr>
                <w:lang w:val="es-MX"/>
              </w:rPr>
              <w:t>Interfaz de la aplicación</w:t>
            </w:r>
          </w:p>
        </w:tc>
      </w:tr>
      <w:tr w:rsidR="00A97B88" w:rsidRPr="005F10DC" w14:paraId="45BD633D" w14:textId="77777777" w:rsidTr="009E35A7">
        <w:tc>
          <w:tcPr>
            <w:tcW w:w="2490" w:type="dxa"/>
            <w:tcBorders>
              <w:right w:val="double" w:sz="4" w:space="0" w:color="auto"/>
            </w:tcBorders>
            <w:shd w:val="clear" w:color="auto" w:fill="EAEAEA"/>
            <w:tcMar>
              <w:left w:w="40" w:type="dxa"/>
              <w:bottom w:w="17" w:type="dxa"/>
              <w:right w:w="40" w:type="dxa"/>
            </w:tcMar>
          </w:tcPr>
          <w:p w14:paraId="28392789" w14:textId="77777777" w:rsidR="00A97B88" w:rsidRPr="005F10DC" w:rsidRDefault="00A97B88" w:rsidP="009E35A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33AE6DF7" w14:textId="77777777" w:rsidR="00A97B88" w:rsidRPr="005F10DC" w:rsidRDefault="00A97B88" w:rsidP="009E35A7">
            <w:pPr>
              <w:pStyle w:val="Normalindentado1"/>
              <w:ind w:left="0"/>
              <w:jc w:val="both"/>
              <w:rPr>
                <w:lang w:val="es-MX"/>
              </w:rPr>
            </w:pPr>
            <w:r w:rsidRPr="005F10DC">
              <w:rPr>
                <w:lang w:val="es-MX"/>
              </w:rPr>
              <w:t>Todas las funcionalidades que ofrece la aplicación Web se podrán acceder desde la interfaz visual.</w:t>
            </w:r>
          </w:p>
        </w:tc>
      </w:tr>
      <w:tr w:rsidR="00A97B88" w:rsidRPr="005F10DC" w14:paraId="76EFC823" w14:textId="77777777" w:rsidTr="009E35A7">
        <w:tc>
          <w:tcPr>
            <w:tcW w:w="2490" w:type="dxa"/>
            <w:tcBorders>
              <w:right w:val="double" w:sz="4" w:space="0" w:color="auto"/>
            </w:tcBorders>
            <w:shd w:val="clear" w:color="auto" w:fill="EAEAEA"/>
            <w:tcMar>
              <w:left w:w="40" w:type="dxa"/>
              <w:bottom w:w="17" w:type="dxa"/>
              <w:right w:w="40" w:type="dxa"/>
            </w:tcMar>
          </w:tcPr>
          <w:p w14:paraId="0D94F215" w14:textId="77777777" w:rsidR="00A97B88" w:rsidRPr="005F10DC" w:rsidRDefault="00A97B88" w:rsidP="009E35A7">
            <w:pPr>
              <w:pStyle w:val="guiazul"/>
              <w:rPr>
                <w:i w:val="0"/>
                <w:iCs/>
                <w:color w:val="auto"/>
                <w:lang w:val="es-MX"/>
              </w:rPr>
            </w:pPr>
            <w:r w:rsidRPr="005F10DC">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617B7B8" w14:textId="77777777" w:rsidR="00A97B88" w:rsidRPr="005F10DC" w:rsidRDefault="00A97B88" w:rsidP="009E35A7">
            <w:pPr>
              <w:pStyle w:val="Normalindentado1"/>
              <w:ind w:left="0"/>
              <w:jc w:val="both"/>
              <w:rPr>
                <w:lang w:val="es-MX"/>
              </w:rPr>
            </w:pPr>
            <w:r w:rsidRPr="005F10DC">
              <w:rPr>
                <w:lang w:val="es-MX"/>
              </w:rPr>
              <w:t xml:space="preserve">La interfaz visual en la aplicación web permitirá al usuario usar la aplicación en conjunto con Apache </w:t>
            </w:r>
            <w:proofErr w:type="spellStart"/>
            <w:r w:rsidRPr="005F10DC">
              <w:rPr>
                <w:lang w:val="es-MX"/>
              </w:rPr>
              <w:t>Marmotta</w:t>
            </w:r>
            <w:proofErr w:type="spellEnd"/>
            <w:r w:rsidRPr="005F10DC">
              <w:rPr>
                <w:lang w:val="es-MX"/>
              </w:rPr>
              <w:t xml:space="preserve"> de manera sencilla.</w:t>
            </w:r>
          </w:p>
        </w:tc>
      </w:tr>
      <w:tr w:rsidR="00A97B88" w:rsidRPr="005F10DC" w14:paraId="529D7486" w14:textId="77777777" w:rsidTr="009E35A7">
        <w:tc>
          <w:tcPr>
            <w:tcW w:w="2490" w:type="dxa"/>
            <w:tcBorders>
              <w:right w:val="double" w:sz="4" w:space="0" w:color="auto"/>
            </w:tcBorders>
            <w:shd w:val="clear" w:color="auto" w:fill="EAEAEA"/>
            <w:tcMar>
              <w:left w:w="40" w:type="dxa"/>
              <w:bottom w:w="17" w:type="dxa"/>
              <w:right w:w="40" w:type="dxa"/>
            </w:tcMar>
          </w:tcPr>
          <w:p w14:paraId="67DDCCB1" w14:textId="77777777" w:rsidR="00A97B88" w:rsidRPr="005F10DC" w:rsidRDefault="00A97B88" w:rsidP="009E35A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43028462" w14:textId="77777777" w:rsidR="00A97B88" w:rsidRPr="005F10DC" w:rsidRDefault="00A97B88" w:rsidP="009E35A7">
            <w:pPr>
              <w:pStyle w:val="Normalindentado1"/>
              <w:ind w:left="0"/>
              <w:jc w:val="both"/>
              <w:rPr>
                <w:lang w:val="es-MX"/>
              </w:rPr>
            </w:pPr>
            <w:r w:rsidRPr="005F10DC">
              <w:rPr>
                <w:lang w:val="es-MX"/>
              </w:rPr>
              <w:t>Alta/Esencial</w:t>
            </w:r>
          </w:p>
        </w:tc>
      </w:tr>
    </w:tbl>
    <w:p w14:paraId="4D0ECA6E" w14:textId="2AB8AD83" w:rsidR="005F10DC" w:rsidRPr="005F10DC" w:rsidRDefault="005F10DC" w:rsidP="00571749">
      <w:pPr>
        <w:pStyle w:val="Ttulo2"/>
        <w:numPr>
          <w:ilvl w:val="1"/>
          <w:numId w:val="7"/>
        </w:numPr>
        <w:rPr>
          <w:lang w:val="es-MX"/>
        </w:rPr>
      </w:pPr>
      <w:bookmarkStart w:id="78" w:name="_Toc23373170"/>
      <w:bookmarkStart w:id="79" w:name="_Toc23418479"/>
      <w:bookmarkStart w:id="80" w:name="_Toc33238253"/>
      <w:bookmarkStart w:id="81" w:name="_Toc23373174"/>
      <w:bookmarkEnd w:id="76"/>
      <w:r w:rsidRPr="005F10DC">
        <w:rPr>
          <w:lang w:val="es-MX"/>
        </w:rPr>
        <w:lastRenderedPageBreak/>
        <w:t>Interfaces de hardware</w:t>
      </w:r>
      <w:bookmarkEnd w:id="78"/>
      <w:bookmarkEnd w:id="79"/>
    </w:p>
    <w:p w14:paraId="4B78C0B7" w14:textId="77777777" w:rsidR="005F10DC" w:rsidRPr="005F10DC" w:rsidRDefault="005F10DC" w:rsidP="00FC7966">
      <w:pPr>
        <w:pStyle w:val="Normalindentado3"/>
        <w:ind w:left="0"/>
        <w:jc w:val="both"/>
        <w:rPr>
          <w:lang w:val="es-MX"/>
        </w:rPr>
      </w:pPr>
      <w:r w:rsidRPr="005F10DC">
        <w:rPr>
          <w:lang w:val="es-MX"/>
        </w:rPr>
        <w:t>Para hacer uso de la aplicación Web será necesario tener equipo de cómputo con las siguientes especificaciones</w:t>
      </w:r>
    </w:p>
    <w:p w14:paraId="728615C1" w14:textId="77777777" w:rsidR="005F10DC" w:rsidRPr="005F10DC" w:rsidRDefault="005F10DC" w:rsidP="00FC7966">
      <w:pPr>
        <w:pStyle w:val="Normalindentado3"/>
        <w:numPr>
          <w:ilvl w:val="0"/>
          <w:numId w:val="6"/>
        </w:numPr>
        <w:jc w:val="both"/>
        <w:rPr>
          <w:lang w:val="es-MX"/>
        </w:rPr>
      </w:pPr>
      <w:r w:rsidRPr="005F10DC">
        <w:rPr>
          <w:lang w:val="es-MX"/>
        </w:rPr>
        <w:t>4 GB en memoria RAM</w:t>
      </w:r>
    </w:p>
    <w:p w14:paraId="1CFD6ED2" w14:textId="77777777" w:rsidR="005F10DC" w:rsidRPr="005F10DC" w:rsidRDefault="005F10DC" w:rsidP="00FC7966">
      <w:pPr>
        <w:pStyle w:val="Normalindentado3"/>
        <w:numPr>
          <w:ilvl w:val="0"/>
          <w:numId w:val="6"/>
        </w:numPr>
        <w:jc w:val="both"/>
        <w:rPr>
          <w:lang w:val="es-MX"/>
        </w:rPr>
      </w:pPr>
      <w:r w:rsidRPr="005F10DC">
        <w:rPr>
          <w:lang w:val="es-MX"/>
        </w:rPr>
        <w:t>500 MB de almacenamiento</w:t>
      </w:r>
    </w:p>
    <w:p w14:paraId="419142BC" w14:textId="77777777" w:rsidR="005F10DC" w:rsidRPr="005F10DC" w:rsidRDefault="005F10DC" w:rsidP="00FC7966">
      <w:pPr>
        <w:pStyle w:val="Normalindentado3"/>
        <w:numPr>
          <w:ilvl w:val="0"/>
          <w:numId w:val="6"/>
        </w:numPr>
        <w:jc w:val="both"/>
        <w:rPr>
          <w:lang w:val="es-MX"/>
        </w:rPr>
      </w:pPr>
      <w:r w:rsidRPr="005F10DC">
        <w:rPr>
          <w:lang w:val="es-MX"/>
        </w:rPr>
        <w:t>Mouse</w:t>
      </w:r>
    </w:p>
    <w:p w14:paraId="7CB9F4F8" w14:textId="77777777" w:rsidR="005F10DC" w:rsidRPr="005F10DC" w:rsidRDefault="005F10DC" w:rsidP="00FC7966">
      <w:pPr>
        <w:pStyle w:val="Normalindentado3"/>
        <w:numPr>
          <w:ilvl w:val="0"/>
          <w:numId w:val="6"/>
        </w:numPr>
        <w:jc w:val="both"/>
        <w:rPr>
          <w:lang w:val="es-MX"/>
        </w:rPr>
      </w:pPr>
      <w:r w:rsidRPr="005F10DC">
        <w:rPr>
          <w:lang w:val="es-MX"/>
        </w:rPr>
        <w:t>Teclado</w:t>
      </w:r>
    </w:p>
    <w:p w14:paraId="04F7C3A9" w14:textId="77777777" w:rsidR="005F10DC" w:rsidRPr="005F10DC" w:rsidRDefault="005F10DC" w:rsidP="00FC7966">
      <w:pPr>
        <w:pStyle w:val="Normalindentado3"/>
        <w:numPr>
          <w:ilvl w:val="0"/>
          <w:numId w:val="6"/>
        </w:numPr>
        <w:jc w:val="both"/>
        <w:rPr>
          <w:lang w:val="es-MX"/>
        </w:rPr>
      </w:pPr>
      <w:r w:rsidRPr="005F10DC">
        <w:rPr>
          <w:lang w:val="es-MX"/>
        </w:rPr>
        <w:t>Adaptador de Red</w:t>
      </w:r>
    </w:p>
    <w:p w14:paraId="3019DDB9" w14:textId="77777777" w:rsidR="005F10DC" w:rsidRPr="005F10DC" w:rsidRDefault="005F10DC" w:rsidP="00FC7966">
      <w:pPr>
        <w:pStyle w:val="Normalindentado3"/>
        <w:numPr>
          <w:ilvl w:val="0"/>
          <w:numId w:val="6"/>
        </w:numPr>
        <w:jc w:val="both"/>
        <w:rPr>
          <w:lang w:val="es-MX"/>
        </w:rPr>
      </w:pPr>
      <w:r w:rsidRPr="005F10DC">
        <w:rPr>
          <w:lang w:val="es-MX"/>
        </w:rPr>
        <w:t>Monitor</w:t>
      </w:r>
    </w:p>
    <w:p w14:paraId="6B5BC5F1" w14:textId="77777777" w:rsidR="005F10DC" w:rsidRPr="005F10DC" w:rsidRDefault="005F10DC" w:rsidP="00FC7966">
      <w:pPr>
        <w:pStyle w:val="Normalindentado3"/>
        <w:numPr>
          <w:ilvl w:val="0"/>
          <w:numId w:val="6"/>
        </w:numPr>
        <w:jc w:val="both"/>
        <w:rPr>
          <w:lang w:val="es-MX"/>
        </w:rPr>
      </w:pPr>
      <w:r w:rsidRPr="005F10DC">
        <w:rPr>
          <w:lang w:val="es-MX"/>
        </w:rPr>
        <w:t>Procesador doble núcleo o superior</w:t>
      </w:r>
    </w:p>
    <w:p w14:paraId="3AC5902F" w14:textId="767AFD74" w:rsidR="005F10DC" w:rsidRPr="005F10DC" w:rsidRDefault="00FC7966" w:rsidP="00D06E6E">
      <w:pPr>
        <w:pStyle w:val="Ttulo2"/>
        <w:numPr>
          <w:ilvl w:val="1"/>
          <w:numId w:val="7"/>
        </w:numPr>
        <w:rPr>
          <w:lang w:val="es-MX"/>
        </w:rPr>
      </w:pPr>
      <w:bookmarkStart w:id="82" w:name="_Toc23373171"/>
      <w:r>
        <w:rPr>
          <w:lang w:val="es-MX"/>
        </w:rPr>
        <w:t xml:space="preserve"> </w:t>
      </w:r>
      <w:bookmarkStart w:id="83" w:name="_Toc23418480"/>
      <w:r>
        <w:rPr>
          <w:lang w:val="es-MX"/>
        </w:rPr>
        <w:t>I</w:t>
      </w:r>
      <w:r w:rsidR="005F10DC" w:rsidRPr="005F10DC">
        <w:rPr>
          <w:lang w:val="es-MX"/>
        </w:rPr>
        <w:t>nterfaces de software</w:t>
      </w:r>
      <w:bookmarkEnd w:id="82"/>
      <w:bookmarkEnd w:id="83"/>
    </w:p>
    <w:p w14:paraId="483928A0" w14:textId="77777777" w:rsidR="005F10DC" w:rsidRPr="005F10DC" w:rsidRDefault="005F10DC" w:rsidP="00FC7966">
      <w:pPr>
        <w:pStyle w:val="Normalindentado3"/>
        <w:ind w:left="0"/>
        <w:jc w:val="both"/>
        <w:rPr>
          <w:i/>
          <w:color w:val="0000FF"/>
          <w:lang w:val="es-MX"/>
        </w:rPr>
      </w:pPr>
      <w:r w:rsidRPr="005F10DC">
        <w:rPr>
          <w:lang w:val="es-MX"/>
        </w:rPr>
        <w:t>Para poder usar en la aplicación Web, se deberá contar con las siguientes características</w:t>
      </w:r>
    </w:p>
    <w:p w14:paraId="53D85BE3" w14:textId="77777777" w:rsidR="005F10DC" w:rsidRPr="005F10DC" w:rsidRDefault="005F10DC" w:rsidP="00FC7966">
      <w:pPr>
        <w:pStyle w:val="Normalindentado3"/>
        <w:numPr>
          <w:ilvl w:val="0"/>
          <w:numId w:val="6"/>
        </w:numPr>
        <w:jc w:val="both"/>
        <w:rPr>
          <w:lang w:val="es-MX"/>
        </w:rPr>
      </w:pPr>
      <w:r w:rsidRPr="005F10DC">
        <w:rPr>
          <w:lang w:val="es-MX"/>
        </w:rPr>
        <w:t xml:space="preserve">Sistema operativo Ubuntu </w:t>
      </w:r>
    </w:p>
    <w:p w14:paraId="2E4A0488" w14:textId="77777777" w:rsidR="005F10DC" w:rsidRPr="005F10DC" w:rsidRDefault="005F10DC" w:rsidP="00FC7966">
      <w:pPr>
        <w:pStyle w:val="Normalindentado3"/>
        <w:numPr>
          <w:ilvl w:val="0"/>
          <w:numId w:val="6"/>
        </w:numPr>
        <w:jc w:val="both"/>
        <w:rPr>
          <w:lang w:val="es-MX"/>
        </w:rPr>
      </w:pPr>
      <w:r w:rsidRPr="005F10DC">
        <w:rPr>
          <w:lang w:val="es-MX"/>
        </w:rPr>
        <w:t>Java JDK 6 o superior</w:t>
      </w:r>
    </w:p>
    <w:p w14:paraId="689CB2EA" w14:textId="77777777" w:rsidR="005F10DC" w:rsidRPr="005F10DC" w:rsidRDefault="005F10DC" w:rsidP="00FC7966">
      <w:pPr>
        <w:pStyle w:val="Normalindentado3"/>
        <w:numPr>
          <w:ilvl w:val="0"/>
          <w:numId w:val="6"/>
        </w:numPr>
        <w:jc w:val="both"/>
        <w:rPr>
          <w:lang w:val="es-MX"/>
        </w:rPr>
      </w:pPr>
      <w:r w:rsidRPr="005F10DC">
        <w:rPr>
          <w:lang w:val="es-MX"/>
        </w:rPr>
        <w:t xml:space="preserve">Servidor de aplicaciones Java (Tomcat 7.X o </w:t>
      </w:r>
      <w:proofErr w:type="spellStart"/>
      <w:r w:rsidRPr="005F10DC">
        <w:rPr>
          <w:lang w:val="es-MX"/>
        </w:rPr>
        <w:t>Jetty</w:t>
      </w:r>
      <w:proofErr w:type="spellEnd"/>
      <w:r w:rsidRPr="005F10DC">
        <w:rPr>
          <w:lang w:val="es-MX"/>
        </w:rPr>
        <w:t xml:space="preserve"> 6.X)</w:t>
      </w:r>
    </w:p>
    <w:p w14:paraId="5E88AF38" w14:textId="193FFDE1" w:rsidR="005F10DC" w:rsidRDefault="005F10DC" w:rsidP="00FC7966">
      <w:pPr>
        <w:pStyle w:val="Normalindentado3"/>
        <w:numPr>
          <w:ilvl w:val="0"/>
          <w:numId w:val="6"/>
        </w:numPr>
        <w:jc w:val="both"/>
        <w:rPr>
          <w:lang w:val="es-MX"/>
        </w:rPr>
      </w:pPr>
      <w:r w:rsidRPr="005F10DC">
        <w:rPr>
          <w:lang w:val="es-MX"/>
        </w:rPr>
        <w:t>Navegador Web (Google Chrome, Firefox, Edge, Safari u Opera)</w:t>
      </w:r>
    </w:p>
    <w:p w14:paraId="46FB4E12" w14:textId="77777777" w:rsidR="00D06E6E" w:rsidRPr="005F10DC" w:rsidRDefault="00D06E6E" w:rsidP="00D06E6E">
      <w:pPr>
        <w:pStyle w:val="Normalindentado3"/>
        <w:jc w:val="both"/>
        <w:rPr>
          <w:lang w:val="es-MX"/>
        </w:rPr>
      </w:pPr>
    </w:p>
    <w:p w14:paraId="3CB6ECFB" w14:textId="3962AAD2" w:rsidR="005F10DC" w:rsidRPr="005F10DC" w:rsidRDefault="00FC7966" w:rsidP="00D06E6E">
      <w:pPr>
        <w:pStyle w:val="Ttulo2"/>
        <w:numPr>
          <w:ilvl w:val="1"/>
          <w:numId w:val="7"/>
        </w:numPr>
        <w:rPr>
          <w:lang w:val="es-MX"/>
        </w:rPr>
      </w:pPr>
      <w:bookmarkStart w:id="84" w:name="_Toc23373172"/>
      <w:r>
        <w:rPr>
          <w:lang w:val="es-MX"/>
        </w:rPr>
        <w:t xml:space="preserve"> </w:t>
      </w:r>
      <w:bookmarkStart w:id="85" w:name="_Toc23418481"/>
      <w:r w:rsidR="005F10DC" w:rsidRPr="005F10DC">
        <w:rPr>
          <w:lang w:val="es-MX"/>
        </w:rPr>
        <w:t>Interfaces de comunicación</w:t>
      </w:r>
      <w:bookmarkEnd w:id="84"/>
      <w:bookmarkEnd w:id="85"/>
    </w:p>
    <w:p w14:paraId="08157050" w14:textId="71FA5499" w:rsidR="00760421" w:rsidRDefault="005F10DC" w:rsidP="00D06E6E">
      <w:pPr>
        <w:pStyle w:val="Normalindentado3"/>
        <w:ind w:left="0"/>
        <w:jc w:val="both"/>
        <w:rPr>
          <w:lang w:val="es-MX"/>
        </w:rPr>
      </w:pPr>
      <w:r w:rsidRPr="005F10DC">
        <w:rPr>
          <w:lang w:val="es-MX"/>
        </w:rPr>
        <w:t xml:space="preserve">La comunicación entre la aplicación Web y Apache </w:t>
      </w:r>
      <w:proofErr w:type="spellStart"/>
      <w:r w:rsidRPr="005F10DC">
        <w:rPr>
          <w:lang w:val="es-MX"/>
        </w:rPr>
        <w:t>Marmotta</w:t>
      </w:r>
      <w:proofErr w:type="spellEnd"/>
      <w:r w:rsidRPr="005F10DC">
        <w:rPr>
          <w:lang w:val="es-MX"/>
        </w:rPr>
        <w:t xml:space="preserve"> serán mediante métodos HTTP y el estilo de arquitectura de software </w:t>
      </w:r>
      <w:r w:rsidRPr="005F10DC">
        <w:rPr>
          <w:i/>
          <w:iCs/>
          <w:lang w:val="es-MX"/>
        </w:rPr>
        <w:t>REST.</w:t>
      </w:r>
      <w:r w:rsidRPr="005F10DC">
        <w:rPr>
          <w:lang w:val="es-MX"/>
        </w:rPr>
        <w:t xml:space="preserve"> Mientras </w:t>
      </w:r>
      <w:proofErr w:type="gramStart"/>
      <w:r w:rsidRPr="005F10DC">
        <w:rPr>
          <w:lang w:val="es-MX"/>
        </w:rPr>
        <w:t>que</w:t>
      </w:r>
      <w:proofErr w:type="gramEnd"/>
      <w:r w:rsidRPr="005F10DC">
        <w:rPr>
          <w:lang w:val="es-MX"/>
        </w:rPr>
        <w:t xml:space="preserve"> para llevar a cabo las consultas, se necesita una conexión a Internet.</w:t>
      </w:r>
    </w:p>
    <w:p w14:paraId="18838835" w14:textId="6AA88837" w:rsidR="00760421" w:rsidRDefault="00760421" w:rsidP="00760421">
      <w:pPr>
        <w:pStyle w:val="Ttulo2"/>
        <w:keepLines w:val="0"/>
        <w:numPr>
          <w:ilvl w:val="1"/>
          <w:numId w:val="7"/>
        </w:numPr>
        <w:spacing w:before="240" w:after="60" w:line="240" w:lineRule="auto"/>
        <w:jc w:val="both"/>
        <w:rPr>
          <w:lang w:val="es-MX"/>
        </w:rPr>
      </w:pPr>
      <w:bookmarkStart w:id="86" w:name="_Toc23418482"/>
      <w:r>
        <w:rPr>
          <w:lang w:val="es-MX"/>
        </w:rPr>
        <w:t>Requerimientos</w:t>
      </w:r>
      <w:r w:rsidRPr="005F10DC">
        <w:rPr>
          <w:lang w:val="es-MX"/>
        </w:rPr>
        <w:t xml:space="preserve"> funcional</w:t>
      </w:r>
      <w:r>
        <w:rPr>
          <w:lang w:val="es-MX"/>
        </w:rPr>
        <w:t>es</w:t>
      </w:r>
      <w:bookmarkEnd w:id="86"/>
    </w:p>
    <w:p w14:paraId="22AADE2E" w14:textId="4A634E71" w:rsidR="00B84B8C" w:rsidRPr="005F10DC" w:rsidRDefault="00760421" w:rsidP="00760421">
      <w:pPr>
        <w:pStyle w:val="Ttulo3"/>
        <w:numPr>
          <w:ilvl w:val="2"/>
          <w:numId w:val="7"/>
        </w:numPr>
        <w:rPr>
          <w:lang w:val="es-MX"/>
        </w:rPr>
      </w:pPr>
      <w:bookmarkStart w:id="87" w:name="_Toc23418483"/>
      <w:r>
        <w:rPr>
          <w:lang w:val="es-MX"/>
        </w:rPr>
        <w:t>Requerimiento</w:t>
      </w:r>
      <w:r w:rsidR="00B84B8C" w:rsidRPr="005F10DC">
        <w:rPr>
          <w:lang w:val="es-MX"/>
        </w:rPr>
        <w:t xml:space="preserve"> funcional </w:t>
      </w:r>
      <w:bookmarkEnd w:id="80"/>
      <w:r w:rsidR="00B84B8C" w:rsidRPr="005F10DC">
        <w:rPr>
          <w:lang w:val="es-MX"/>
        </w:rPr>
        <w:t>1</w:t>
      </w:r>
      <w:bookmarkEnd w:id="81"/>
      <w:bookmarkEnd w:id="87"/>
    </w:p>
    <w:p w14:paraId="101A527F" w14:textId="77777777" w:rsidR="00B84B8C" w:rsidRPr="005F10DC" w:rsidRDefault="00B84B8C" w:rsidP="00B84B8C">
      <w:pPr>
        <w:pStyle w:val="Normalindentado1"/>
        <w:numPr>
          <w:ilvl w:val="0"/>
          <w:numId w:val="6"/>
        </w:numPr>
        <w:jc w:val="both"/>
        <w:rPr>
          <w:lang w:val="es-MX"/>
        </w:rPr>
      </w:pPr>
      <w:r w:rsidRPr="005F10DC">
        <w:rPr>
          <w:lang w:val="es-MX"/>
        </w:rPr>
        <w:t>Establecer comunicación: El usuario debe de inicializar la aplicación Web para poder usarla.</w:t>
      </w:r>
    </w:p>
    <w:p w14:paraId="5CDB8610" w14:textId="77777777" w:rsidR="00B84B8C" w:rsidRPr="005F10DC" w:rsidRDefault="00B84B8C" w:rsidP="00B84B8C">
      <w:pPr>
        <w:pStyle w:val="Normalindentado1"/>
        <w:numPr>
          <w:ilvl w:val="1"/>
          <w:numId w:val="6"/>
        </w:numPr>
        <w:jc w:val="both"/>
        <w:rPr>
          <w:lang w:val="es-MX"/>
        </w:rPr>
      </w:pPr>
      <w:r w:rsidRPr="005F10DC">
        <w:rPr>
          <w:lang w:val="es-MX"/>
        </w:rPr>
        <w:t xml:space="preserve">Se debe de establecer comunicación entre el software Apache </w:t>
      </w:r>
      <w:proofErr w:type="spellStart"/>
      <w:r w:rsidRPr="005F10DC">
        <w:rPr>
          <w:lang w:val="es-MX"/>
        </w:rPr>
        <w:t>Marmotta</w:t>
      </w:r>
      <w:proofErr w:type="spellEnd"/>
      <w:r w:rsidRPr="005F10DC">
        <w:rPr>
          <w:lang w:val="es-MX"/>
        </w:rPr>
        <w:t xml:space="preserve"> para que la aplicación funcione.</w:t>
      </w:r>
    </w:p>
    <w:p w14:paraId="6CB2E8EE" w14:textId="1C76D282" w:rsidR="00B84B8C" w:rsidRPr="005F10DC" w:rsidRDefault="00B84B8C" w:rsidP="00FE5ED8">
      <w:pPr>
        <w:pStyle w:val="Ttulo3"/>
        <w:keepLines w:val="0"/>
        <w:numPr>
          <w:ilvl w:val="2"/>
          <w:numId w:val="7"/>
        </w:numPr>
        <w:spacing w:before="240" w:after="60" w:line="240" w:lineRule="auto"/>
        <w:jc w:val="both"/>
        <w:rPr>
          <w:lang w:val="es-MX"/>
        </w:rPr>
      </w:pPr>
      <w:bookmarkStart w:id="88" w:name="_Toc23373175"/>
      <w:bookmarkStart w:id="89" w:name="_Toc23418484"/>
      <w:r w:rsidRPr="005F10DC">
        <w:rPr>
          <w:lang w:val="es-MX"/>
        </w:rPr>
        <w:t>Requisito funcional 2</w:t>
      </w:r>
      <w:bookmarkEnd w:id="88"/>
      <w:bookmarkEnd w:id="89"/>
    </w:p>
    <w:p w14:paraId="269ED97D" w14:textId="77777777" w:rsidR="00B84B8C" w:rsidRPr="005F10DC" w:rsidRDefault="00B84B8C" w:rsidP="00B84B8C">
      <w:pPr>
        <w:pStyle w:val="Normalindentado3"/>
        <w:numPr>
          <w:ilvl w:val="0"/>
          <w:numId w:val="6"/>
        </w:numPr>
        <w:jc w:val="both"/>
        <w:rPr>
          <w:lang w:val="es-MX"/>
        </w:rPr>
      </w:pPr>
      <w:r w:rsidRPr="005F10DC">
        <w:rPr>
          <w:lang w:val="es-MX"/>
        </w:rPr>
        <w:t>Valida conexión: La aplicación Web debe validar la conexión</w:t>
      </w:r>
    </w:p>
    <w:p w14:paraId="370A60F5" w14:textId="77777777" w:rsidR="00B84B8C" w:rsidRPr="005F10DC" w:rsidRDefault="00B84B8C" w:rsidP="00B84B8C">
      <w:pPr>
        <w:pStyle w:val="Normalindentado3"/>
        <w:numPr>
          <w:ilvl w:val="1"/>
          <w:numId w:val="6"/>
        </w:numPr>
        <w:jc w:val="both"/>
        <w:rPr>
          <w:lang w:val="es-MX"/>
        </w:rPr>
      </w:pPr>
      <w:r w:rsidRPr="005F10DC">
        <w:rPr>
          <w:lang w:val="es-MX"/>
        </w:rPr>
        <w:t xml:space="preserve">Para usar la aplicación Web, se debe de conectar la aplicación con Apache </w:t>
      </w:r>
      <w:proofErr w:type="spellStart"/>
      <w:r w:rsidRPr="005F10DC">
        <w:rPr>
          <w:lang w:val="es-MX"/>
        </w:rPr>
        <w:t>Marmotta</w:t>
      </w:r>
      <w:proofErr w:type="spellEnd"/>
      <w:r w:rsidRPr="005F10DC">
        <w:rPr>
          <w:lang w:val="es-MX"/>
        </w:rPr>
        <w:t xml:space="preserve"> e Internet con el fin de avanzar o mostrar un mensaje de error de conexión en la aplicación.</w:t>
      </w:r>
    </w:p>
    <w:p w14:paraId="24367AF6" w14:textId="37A320FE" w:rsidR="00B84B8C" w:rsidRPr="005F10DC" w:rsidRDefault="00B84B8C" w:rsidP="00FE5ED8">
      <w:pPr>
        <w:pStyle w:val="Ttulo3"/>
        <w:keepLines w:val="0"/>
        <w:numPr>
          <w:ilvl w:val="2"/>
          <w:numId w:val="7"/>
        </w:numPr>
        <w:spacing w:before="240" w:after="60" w:line="240" w:lineRule="auto"/>
        <w:jc w:val="both"/>
        <w:rPr>
          <w:lang w:val="es-MX"/>
        </w:rPr>
      </w:pPr>
      <w:bookmarkStart w:id="90" w:name="_Toc23373176"/>
      <w:bookmarkStart w:id="91" w:name="_Toc23418485"/>
      <w:r w:rsidRPr="005F10DC">
        <w:rPr>
          <w:lang w:val="es-MX"/>
        </w:rPr>
        <w:t>Requisito funcional 3</w:t>
      </w:r>
      <w:bookmarkEnd w:id="90"/>
      <w:bookmarkEnd w:id="91"/>
    </w:p>
    <w:p w14:paraId="5917EEAE" w14:textId="77777777" w:rsidR="00B84B8C" w:rsidRPr="005F10DC" w:rsidRDefault="00B84B8C" w:rsidP="00B84B8C">
      <w:pPr>
        <w:pStyle w:val="Normalindentado3"/>
        <w:numPr>
          <w:ilvl w:val="0"/>
          <w:numId w:val="6"/>
        </w:numPr>
        <w:jc w:val="both"/>
        <w:rPr>
          <w:lang w:val="es-MX"/>
        </w:rPr>
      </w:pPr>
      <w:r w:rsidRPr="005F10DC">
        <w:rPr>
          <w:lang w:val="es-MX"/>
        </w:rPr>
        <w:t xml:space="preserve">Selección modo: El usuario deberá escoger el modo de uso de la aplicación: Consultar </w:t>
      </w:r>
      <w:proofErr w:type="spellStart"/>
      <w:r w:rsidRPr="005F10DC">
        <w:rPr>
          <w:i/>
          <w:iCs/>
          <w:lang w:val="es-MX"/>
        </w:rPr>
        <w:t>dataset</w:t>
      </w:r>
      <w:proofErr w:type="spellEnd"/>
      <w:r w:rsidRPr="005F10DC">
        <w:rPr>
          <w:lang w:val="es-MX"/>
        </w:rPr>
        <w:t xml:space="preserve"> o Realizar consulta.</w:t>
      </w:r>
    </w:p>
    <w:p w14:paraId="062C75B6" w14:textId="77777777" w:rsidR="00B84B8C" w:rsidRPr="005F10DC" w:rsidRDefault="00B84B8C" w:rsidP="00B84B8C">
      <w:pPr>
        <w:pStyle w:val="Normalindentado3"/>
        <w:numPr>
          <w:ilvl w:val="1"/>
          <w:numId w:val="6"/>
        </w:numPr>
        <w:jc w:val="both"/>
        <w:rPr>
          <w:lang w:val="es-MX"/>
        </w:rPr>
      </w:pPr>
      <w:r w:rsidRPr="005F10DC">
        <w:rPr>
          <w:lang w:val="es-MX"/>
        </w:rPr>
        <w:t xml:space="preserve">La aplicación Web da la opción de escoger 2 opciones de operación al usuario. En la primera, existirán varios </w:t>
      </w:r>
      <w:proofErr w:type="spellStart"/>
      <w:r w:rsidRPr="005F10DC">
        <w:rPr>
          <w:i/>
          <w:iCs/>
          <w:lang w:val="es-MX"/>
        </w:rPr>
        <w:t>datasets</w:t>
      </w:r>
      <w:proofErr w:type="spellEnd"/>
      <w:r w:rsidRPr="005F10DC">
        <w:rPr>
          <w:lang w:val="es-MX"/>
        </w:rPr>
        <w:t xml:space="preserve"> precargados en Apache </w:t>
      </w:r>
      <w:proofErr w:type="spellStart"/>
      <w:r w:rsidRPr="005F10DC">
        <w:rPr>
          <w:lang w:val="es-MX"/>
        </w:rPr>
        <w:t>Marmotta</w:t>
      </w:r>
      <w:proofErr w:type="spellEnd"/>
      <w:r w:rsidRPr="005F10DC">
        <w:rPr>
          <w:lang w:val="es-MX"/>
        </w:rPr>
        <w:t xml:space="preserve"> mientras que, en la segunda opción, el usuario podrá ingresar una consulta para ser ejecutada en tiempo real.</w:t>
      </w:r>
    </w:p>
    <w:p w14:paraId="72AC7B31" w14:textId="14EDA5F3" w:rsidR="00B84B8C" w:rsidRPr="005F10DC" w:rsidRDefault="00B84B8C" w:rsidP="00FE5ED8">
      <w:pPr>
        <w:pStyle w:val="Ttulo3"/>
        <w:keepLines w:val="0"/>
        <w:numPr>
          <w:ilvl w:val="2"/>
          <w:numId w:val="7"/>
        </w:numPr>
        <w:spacing w:before="240" w:after="60" w:line="240" w:lineRule="auto"/>
        <w:jc w:val="both"/>
        <w:rPr>
          <w:lang w:val="es-MX"/>
        </w:rPr>
      </w:pPr>
      <w:bookmarkStart w:id="92" w:name="_Toc23373177"/>
      <w:bookmarkStart w:id="93" w:name="_Toc23418486"/>
      <w:r w:rsidRPr="005F10DC">
        <w:rPr>
          <w:lang w:val="es-MX"/>
        </w:rPr>
        <w:t>Requisito funcional 4</w:t>
      </w:r>
      <w:bookmarkEnd w:id="92"/>
      <w:bookmarkEnd w:id="93"/>
    </w:p>
    <w:p w14:paraId="5DFEE9DB" w14:textId="77777777" w:rsidR="00B84B8C" w:rsidRPr="005F10DC" w:rsidRDefault="00B84B8C" w:rsidP="00B84B8C">
      <w:pPr>
        <w:pStyle w:val="Normalindentado3"/>
        <w:numPr>
          <w:ilvl w:val="0"/>
          <w:numId w:val="6"/>
        </w:numPr>
        <w:jc w:val="both"/>
        <w:rPr>
          <w:lang w:val="es-MX"/>
        </w:rPr>
      </w:pPr>
      <w:r w:rsidRPr="005F10DC">
        <w:rPr>
          <w:lang w:val="es-MX"/>
        </w:rPr>
        <w:t xml:space="preserve">Modo </w:t>
      </w:r>
      <w:proofErr w:type="spellStart"/>
      <w:r w:rsidRPr="005F10DC">
        <w:rPr>
          <w:i/>
          <w:iCs/>
          <w:lang w:val="es-MX"/>
        </w:rPr>
        <w:t>dataset</w:t>
      </w:r>
      <w:proofErr w:type="spellEnd"/>
      <w:r w:rsidRPr="005F10DC">
        <w:rPr>
          <w:i/>
          <w:iCs/>
          <w:lang w:val="es-MX"/>
        </w:rPr>
        <w:t xml:space="preserve">: </w:t>
      </w:r>
      <w:r w:rsidRPr="005F10DC">
        <w:rPr>
          <w:lang w:val="es-MX"/>
        </w:rPr>
        <w:t xml:space="preserve">La aplicación Web debe mostrar los </w:t>
      </w:r>
      <w:proofErr w:type="spellStart"/>
      <w:r w:rsidRPr="005F10DC">
        <w:rPr>
          <w:i/>
          <w:iCs/>
          <w:lang w:val="es-MX"/>
        </w:rPr>
        <w:t>datasets</w:t>
      </w:r>
      <w:proofErr w:type="spellEnd"/>
      <w:r w:rsidRPr="005F10DC">
        <w:rPr>
          <w:lang w:val="es-MX"/>
        </w:rPr>
        <w:t xml:space="preserve"> </w:t>
      </w:r>
      <w:r w:rsidRPr="005F10DC">
        <w:rPr>
          <w:iCs/>
          <w:lang w:val="es-MX"/>
        </w:rPr>
        <w:t xml:space="preserve">disponibles en </w:t>
      </w:r>
      <w:proofErr w:type="spellStart"/>
      <w:r w:rsidRPr="005F10DC">
        <w:rPr>
          <w:iCs/>
          <w:lang w:val="es-MX"/>
        </w:rPr>
        <w:t>Marmotta</w:t>
      </w:r>
      <w:proofErr w:type="spellEnd"/>
      <w:r w:rsidRPr="005F10DC">
        <w:rPr>
          <w:iCs/>
          <w:lang w:val="es-MX"/>
        </w:rPr>
        <w:t>.</w:t>
      </w:r>
    </w:p>
    <w:p w14:paraId="175E557F" w14:textId="77777777" w:rsidR="00B84B8C" w:rsidRPr="005F10DC" w:rsidRDefault="00B84B8C" w:rsidP="00B84B8C">
      <w:pPr>
        <w:pStyle w:val="Normalindentado3"/>
        <w:numPr>
          <w:ilvl w:val="1"/>
          <w:numId w:val="6"/>
        </w:numPr>
        <w:jc w:val="both"/>
        <w:rPr>
          <w:lang w:val="es-MX"/>
        </w:rPr>
      </w:pPr>
      <w:r w:rsidRPr="005F10DC">
        <w:rPr>
          <w:lang w:val="es-MX"/>
        </w:rPr>
        <w:t xml:space="preserve">Los </w:t>
      </w:r>
      <w:proofErr w:type="spellStart"/>
      <w:r w:rsidRPr="005F10DC">
        <w:rPr>
          <w:i/>
          <w:iCs/>
          <w:lang w:val="es-MX"/>
        </w:rPr>
        <w:t>datasets</w:t>
      </w:r>
      <w:proofErr w:type="spellEnd"/>
      <w:r w:rsidRPr="005F10DC">
        <w:rPr>
          <w:lang w:val="es-MX"/>
        </w:rPr>
        <w:t xml:space="preserve"> disponibles en Apache </w:t>
      </w:r>
      <w:proofErr w:type="spellStart"/>
      <w:r w:rsidRPr="005F10DC">
        <w:rPr>
          <w:lang w:val="es-MX"/>
        </w:rPr>
        <w:t>Marmotta</w:t>
      </w:r>
      <w:proofErr w:type="spellEnd"/>
      <w:r w:rsidRPr="005F10DC">
        <w:rPr>
          <w:lang w:val="es-MX"/>
        </w:rPr>
        <w:t xml:space="preserve"> serán desplegados en la aplicación Web para que usuario escoja cual quiere explorar.</w:t>
      </w:r>
    </w:p>
    <w:p w14:paraId="1902A1EF" w14:textId="10E873C1" w:rsidR="00B84B8C" w:rsidRPr="005F10DC" w:rsidRDefault="00B84B8C" w:rsidP="00FE5ED8">
      <w:pPr>
        <w:pStyle w:val="Ttulo3"/>
        <w:keepLines w:val="0"/>
        <w:numPr>
          <w:ilvl w:val="2"/>
          <w:numId w:val="7"/>
        </w:numPr>
        <w:spacing w:before="240" w:after="60" w:line="240" w:lineRule="auto"/>
        <w:jc w:val="both"/>
        <w:rPr>
          <w:lang w:val="es-MX"/>
        </w:rPr>
      </w:pPr>
      <w:bookmarkStart w:id="94" w:name="_Toc23373178"/>
      <w:bookmarkStart w:id="95" w:name="_Toc23418487"/>
      <w:r w:rsidRPr="005F10DC">
        <w:rPr>
          <w:lang w:val="es-MX"/>
        </w:rPr>
        <w:t>Requisito funcional 5</w:t>
      </w:r>
      <w:bookmarkEnd w:id="94"/>
      <w:bookmarkEnd w:id="95"/>
    </w:p>
    <w:p w14:paraId="150B1B87" w14:textId="77777777" w:rsidR="00B84B8C" w:rsidRPr="005F10DC" w:rsidRDefault="00B84B8C" w:rsidP="00B84B8C">
      <w:pPr>
        <w:pStyle w:val="Normalindentado3"/>
        <w:numPr>
          <w:ilvl w:val="0"/>
          <w:numId w:val="6"/>
        </w:numPr>
        <w:jc w:val="both"/>
        <w:rPr>
          <w:lang w:val="es-MX"/>
        </w:rPr>
      </w:pPr>
      <w:r w:rsidRPr="005F10DC">
        <w:rPr>
          <w:lang w:val="es-MX"/>
        </w:rPr>
        <w:t xml:space="preserve">Selección del </w:t>
      </w:r>
      <w:proofErr w:type="spellStart"/>
      <w:r w:rsidRPr="005F10DC">
        <w:rPr>
          <w:i/>
          <w:iCs/>
          <w:lang w:val="es-MX"/>
        </w:rPr>
        <w:t>dataset</w:t>
      </w:r>
      <w:proofErr w:type="spellEnd"/>
      <w:r w:rsidRPr="005F10DC">
        <w:rPr>
          <w:i/>
          <w:iCs/>
          <w:lang w:val="es-MX"/>
        </w:rPr>
        <w:t>:</w:t>
      </w:r>
      <w:r w:rsidRPr="005F10DC">
        <w:rPr>
          <w:lang w:val="es-MX"/>
        </w:rPr>
        <w:t xml:space="preserve"> El usuario podrá escoger los </w:t>
      </w:r>
      <w:proofErr w:type="spellStart"/>
      <w:r w:rsidRPr="005F10DC">
        <w:rPr>
          <w:i/>
          <w:iCs/>
          <w:lang w:val="es-MX"/>
        </w:rPr>
        <w:t>dataset</w:t>
      </w:r>
      <w:proofErr w:type="spellEnd"/>
      <w:r w:rsidRPr="005F10DC">
        <w:rPr>
          <w:lang w:val="es-MX"/>
        </w:rPr>
        <w:t xml:space="preserve"> disponibles en el sistema para luego ser visualizados.</w:t>
      </w:r>
    </w:p>
    <w:p w14:paraId="662BCB61" w14:textId="77777777" w:rsidR="00B84B8C" w:rsidRPr="005F10DC" w:rsidRDefault="00B84B8C" w:rsidP="00B84B8C">
      <w:pPr>
        <w:pStyle w:val="Normalindentado3"/>
        <w:numPr>
          <w:ilvl w:val="1"/>
          <w:numId w:val="6"/>
        </w:numPr>
        <w:jc w:val="both"/>
        <w:rPr>
          <w:lang w:val="es-MX"/>
        </w:rPr>
      </w:pPr>
      <w:r w:rsidRPr="005F10DC">
        <w:rPr>
          <w:lang w:val="es-MX"/>
        </w:rPr>
        <w:lastRenderedPageBreak/>
        <w:t xml:space="preserve">El sistema Web en conjunto con Apache </w:t>
      </w:r>
      <w:proofErr w:type="spellStart"/>
      <w:r w:rsidRPr="005F10DC">
        <w:rPr>
          <w:lang w:val="es-MX"/>
        </w:rPr>
        <w:t>Marmotta</w:t>
      </w:r>
      <w:proofErr w:type="spellEnd"/>
      <w:r w:rsidRPr="005F10DC">
        <w:rPr>
          <w:lang w:val="es-MX"/>
        </w:rPr>
        <w:t xml:space="preserve">, deberán mostrar </w:t>
      </w:r>
      <w:proofErr w:type="spellStart"/>
      <w:r w:rsidRPr="005F10DC">
        <w:rPr>
          <w:i/>
          <w:iCs/>
          <w:lang w:val="es-MX"/>
        </w:rPr>
        <w:t>datasets</w:t>
      </w:r>
      <w:proofErr w:type="spellEnd"/>
      <w:r w:rsidRPr="005F10DC">
        <w:rPr>
          <w:lang w:val="es-MX"/>
        </w:rPr>
        <w:t xml:space="preserve"> disponibles de consultas federadas previas y posteriormente, con la herramienta Map4RDF, visualizar e interactuar con los resultados de la consulta asociada a dicho </w:t>
      </w:r>
      <w:proofErr w:type="spellStart"/>
      <w:proofErr w:type="gramStart"/>
      <w:r w:rsidRPr="005F10DC">
        <w:rPr>
          <w:i/>
          <w:iCs/>
          <w:lang w:val="es-MX"/>
        </w:rPr>
        <w:t>dataset</w:t>
      </w:r>
      <w:proofErr w:type="spellEnd"/>
      <w:r w:rsidRPr="005F10DC">
        <w:rPr>
          <w:lang w:val="es-MX"/>
        </w:rPr>
        <w:t>..</w:t>
      </w:r>
      <w:proofErr w:type="gramEnd"/>
    </w:p>
    <w:p w14:paraId="39263110" w14:textId="2A438BB5" w:rsidR="00B84B8C" w:rsidRPr="005F10DC" w:rsidRDefault="00B84B8C" w:rsidP="00FE5ED8">
      <w:pPr>
        <w:pStyle w:val="Ttulo3"/>
        <w:keepLines w:val="0"/>
        <w:numPr>
          <w:ilvl w:val="2"/>
          <w:numId w:val="7"/>
        </w:numPr>
        <w:spacing w:before="240" w:after="60" w:line="240" w:lineRule="auto"/>
        <w:jc w:val="both"/>
        <w:rPr>
          <w:lang w:val="es-MX"/>
        </w:rPr>
      </w:pPr>
      <w:bookmarkStart w:id="96" w:name="_Toc23373179"/>
      <w:bookmarkStart w:id="97" w:name="_Toc23418488"/>
      <w:r w:rsidRPr="005F10DC">
        <w:rPr>
          <w:lang w:val="es-MX"/>
        </w:rPr>
        <w:t>Requisito funcional 6</w:t>
      </w:r>
      <w:bookmarkEnd w:id="96"/>
      <w:bookmarkEnd w:id="97"/>
    </w:p>
    <w:p w14:paraId="09351113" w14:textId="77777777" w:rsidR="00B84B8C" w:rsidRPr="005F10DC" w:rsidRDefault="00B84B8C" w:rsidP="00B84B8C">
      <w:pPr>
        <w:pStyle w:val="Normalindentado3"/>
        <w:numPr>
          <w:ilvl w:val="0"/>
          <w:numId w:val="6"/>
        </w:numPr>
        <w:jc w:val="both"/>
        <w:rPr>
          <w:lang w:val="es-MX"/>
        </w:rPr>
      </w:pPr>
      <w:r w:rsidRPr="005F10DC">
        <w:rPr>
          <w:lang w:val="es-MX"/>
        </w:rPr>
        <w:t>Cargar datos</w:t>
      </w:r>
      <w:r w:rsidRPr="005F10DC">
        <w:rPr>
          <w:i/>
          <w:iCs/>
          <w:lang w:val="es-MX"/>
        </w:rPr>
        <w:t xml:space="preserve">: </w:t>
      </w:r>
      <w:r w:rsidRPr="005F10DC">
        <w:rPr>
          <w:lang w:val="es-MX"/>
        </w:rPr>
        <w:t xml:space="preserve">Se carga el </w:t>
      </w:r>
      <w:proofErr w:type="spellStart"/>
      <w:r w:rsidRPr="005F10DC">
        <w:rPr>
          <w:i/>
          <w:iCs/>
          <w:lang w:val="es-MX"/>
        </w:rPr>
        <w:t>dataset</w:t>
      </w:r>
      <w:proofErr w:type="spellEnd"/>
      <w:r w:rsidRPr="005F10DC">
        <w:rPr>
          <w:lang w:val="es-MX"/>
        </w:rPr>
        <w:t xml:space="preserve"> en la aplicación Web.</w:t>
      </w:r>
    </w:p>
    <w:p w14:paraId="53DCCCB5" w14:textId="77777777" w:rsidR="00B84B8C" w:rsidRPr="005F10DC" w:rsidRDefault="00B84B8C" w:rsidP="00B84B8C">
      <w:pPr>
        <w:pStyle w:val="Normalindentado3"/>
        <w:numPr>
          <w:ilvl w:val="1"/>
          <w:numId w:val="6"/>
        </w:numPr>
        <w:jc w:val="both"/>
        <w:rPr>
          <w:lang w:val="es-MX"/>
        </w:rPr>
      </w:pPr>
      <w:r w:rsidRPr="005F10DC">
        <w:rPr>
          <w:lang w:val="es-MX"/>
        </w:rPr>
        <w:t xml:space="preserve">Una vez que el usuario seleccionó que </w:t>
      </w:r>
      <w:proofErr w:type="spellStart"/>
      <w:r w:rsidRPr="005F10DC">
        <w:rPr>
          <w:i/>
          <w:iCs/>
          <w:lang w:val="es-MX"/>
        </w:rPr>
        <w:t>dataset</w:t>
      </w:r>
      <w:proofErr w:type="spellEnd"/>
      <w:r w:rsidRPr="005F10DC">
        <w:rPr>
          <w:lang w:val="es-MX"/>
        </w:rPr>
        <w:t xml:space="preserve"> quiere explorar, la aplicación pedirá los datos a Apache </w:t>
      </w:r>
      <w:proofErr w:type="spellStart"/>
      <w:r w:rsidRPr="005F10DC">
        <w:rPr>
          <w:lang w:val="es-MX"/>
        </w:rPr>
        <w:t>Marmotta</w:t>
      </w:r>
      <w:proofErr w:type="spellEnd"/>
      <w:r w:rsidRPr="005F10DC">
        <w:rPr>
          <w:lang w:val="es-MX"/>
        </w:rPr>
        <w:t xml:space="preserve"> para que sean cargados en la aplicación.</w:t>
      </w:r>
    </w:p>
    <w:p w14:paraId="58A62E8B" w14:textId="3BB7DDA6" w:rsidR="00B84B8C" w:rsidRPr="005F10DC" w:rsidRDefault="00B84B8C" w:rsidP="00FE5ED8">
      <w:pPr>
        <w:pStyle w:val="Ttulo3"/>
        <w:keepLines w:val="0"/>
        <w:numPr>
          <w:ilvl w:val="2"/>
          <w:numId w:val="7"/>
        </w:numPr>
        <w:spacing w:before="240" w:after="60" w:line="240" w:lineRule="auto"/>
        <w:jc w:val="both"/>
        <w:rPr>
          <w:lang w:val="es-MX"/>
        </w:rPr>
      </w:pPr>
      <w:bookmarkStart w:id="98" w:name="_Toc23373180"/>
      <w:bookmarkStart w:id="99" w:name="_Toc23418489"/>
      <w:r w:rsidRPr="005F10DC">
        <w:rPr>
          <w:lang w:val="es-MX"/>
        </w:rPr>
        <w:t>Requisito funcional 7</w:t>
      </w:r>
      <w:bookmarkEnd w:id="98"/>
      <w:bookmarkEnd w:id="99"/>
    </w:p>
    <w:p w14:paraId="7A546ED2" w14:textId="77777777" w:rsidR="00B84B8C" w:rsidRPr="005F10DC" w:rsidRDefault="00B84B8C" w:rsidP="00B84B8C">
      <w:pPr>
        <w:pStyle w:val="Normalindentado3"/>
        <w:numPr>
          <w:ilvl w:val="0"/>
          <w:numId w:val="6"/>
        </w:numPr>
        <w:jc w:val="both"/>
        <w:rPr>
          <w:lang w:val="es-MX"/>
        </w:rPr>
      </w:pPr>
      <w:r w:rsidRPr="005F10DC">
        <w:rPr>
          <w:lang w:val="es-MX"/>
        </w:rPr>
        <w:t>Modo consulta: La aplicación Web debe mostrar una caja de texto donde el usuario ingresará una consulta.</w:t>
      </w:r>
    </w:p>
    <w:p w14:paraId="142C76D0" w14:textId="77777777" w:rsidR="00B84B8C" w:rsidRPr="005F10DC" w:rsidRDefault="00B84B8C" w:rsidP="00B84B8C">
      <w:pPr>
        <w:pStyle w:val="Normalindentado3"/>
        <w:numPr>
          <w:ilvl w:val="1"/>
          <w:numId w:val="6"/>
        </w:numPr>
        <w:jc w:val="both"/>
        <w:rPr>
          <w:lang w:val="es-MX"/>
        </w:rPr>
      </w:pPr>
      <w:r w:rsidRPr="005F10DC">
        <w:rPr>
          <w:lang w:val="es-MX"/>
        </w:rPr>
        <w:t>En este modo, el usuario deberá ingresar una consulta que en una caja de texto cargada en la aplicación Web.</w:t>
      </w:r>
    </w:p>
    <w:p w14:paraId="08D6BB3E" w14:textId="2BD867C2" w:rsidR="00B84B8C" w:rsidRPr="005F10DC" w:rsidRDefault="00B84B8C" w:rsidP="00FE5ED8">
      <w:pPr>
        <w:pStyle w:val="Ttulo3"/>
        <w:keepLines w:val="0"/>
        <w:numPr>
          <w:ilvl w:val="2"/>
          <w:numId w:val="7"/>
        </w:numPr>
        <w:spacing w:before="240" w:after="60" w:line="240" w:lineRule="auto"/>
        <w:jc w:val="both"/>
        <w:rPr>
          <w:lang w:val="es-MX"/>
        </w:rPr>
      </w:pPr>
      <w:bookmarkStart w:id="100" w:name="_Toc23373181"/>
      <w:bookmarkStart w:id="101" w:name="_Toc23418490"/>
      <w:r w:rsidRPr="005F10DC">
        <w:rPr>
          <w:lang w:val="es-MX"/>
        </w:rPr>
        <w:t>Requisito funcional 8</w:t>
      </w:r>
      <w:bookmarkEnd w:id="100"/>
      <w:bookmarkEnd w:id="101"/>
    </w:p>
    <w:p w14:paraId="30D9FD69" w14:textId="77777777" w:rsidR="00B84B8C" w:rsidRPr="005F10DC" w:rsidRDefault="00B84B8C" w:rsidP="00B84B8C">
      <w:pPr>
        <w:pStyle w:val="Normalindentado3"/>
        <w:numPr>
          <w:ilvl w:val="0"/>
          <w:numId w:val="6"/>
        </w:numPr>
        <w:jc w:val="both"/>
        <w:rPr>
          <w:lang w:val="es-MX"/>
        </w:rPr>
      </w:pPr>
      <w:r w:rsidRPr="005F10DC">
        <w:rPr>
          <w:lang w:val="es-MX"/>
        </w:rPr>
        <w:t>Enviar consulta: Botón que le permita al usuario enviar la consulta que quiera ser ejecutada.</w:t>
      </w:r>
    </w:p>
    <w:p w14:paraId="35DB6E5A" w14:textId="77777777" w:rsidR="00B84B8C" w:rsidRPr="005F10DC" w:rsidRDefault="00B84B8C" w:rsidP="00B84B8C">
      <w:pPr>
        <w:pStyle w:val="Normalindentado3"/>
        <w:numPr>
          <w:ilvl w:val="1"/>
          <w:numId w:val="6"/>
        </w:numPr>
        <w:jc w:val="both"/>
        <w:rPr>
          <w:lang w:val="es-MX"/>
        </w:rPr>
      </w:pPr>
      <w:r w:rsidRPr="005F10DC">
        <w:rPr>
          <w:lang w:val="es-MX"/>
        </w:rPr>
        <w:t xml:space="preserve">Una vez terminada la tarea de escribir una consulta por parte del usuario, se deberá enviar la consulta escrita a Apache </w:t>
      </w:r>
      <w:proofErr w:type="spellStart"/>
      <w:r w:rsidRPr="005F10DC">
        <w:rPr>
          <w:lang w:val="es-MX"/>
        </w:rPr>
        <w:t>Marmotta</w:t>
      </w:r>
      <w:proofErr w:type="spellEnd"/>
      <w:r w:rsidRPr="005F10DC">
        <w:rPr>
          <w:lang w:val="es-MX"/>
        </w:rPr>
        <w:t>.</w:t>
      </w:r>
    </w:p>
    <w:p w14:paraId="3E2537EE" w14:textId="4CD9EA9E" w:rsidR="00B84B8C" w:rsidRPr="005F10DC" w:rsidRDefault="00B84B8C" w:rsidP="00FE5ED8">
      <w:pPr>
        <w:pStyle w:val="Ttulo3"/>
        <w:keepLines w:val="0"/>
        <w:numPr>
          <w:ilvl w:val="2"/>
          <w:numId w:val="7"/>
        </w:numPr>
        <w:spacing w:before="240" w:after="60" w:line="240" w:lineRule="auto"/>
        <w:jc w:val="both"/>
        <w:rPr>
          <w:lang w:val="es-MX"/>
        </w:rPr>
      </w:pPr>
      <w:bookmarkStart w:id="102" w:name="_Toc23373182"/>
      <w:bookmarkStart w:id="103" w:name="_Toc23418491"/>
      <w:r w:rsidRPr="005F10DC">
        <w:rPr>
          <w:lang w:val="es-MX"/>
        </w:rPr>
        <w:t>Requisito funcional 9</w:t>
      </w:r>
      <w:bookmarkEnd w:id="102"/>
      <w:bookmarkEnd w:id="103"/>
    </w:p>
    <w:p w14:paraId="34DF7902" w14:textId="77777777" w:rsidR="00B84B8C" w:rsidRPr="005F10DC" w:rsidRDefault="00B84B8C" w:rsidP="00B84B8C">
      <w:pPr>
        <w:pStyle w:val="Normalindentado3"/>
        <w:numPr>
          <w:ilvl w:val="0"/>
          <w:numId w:val="6"/>
        </w:numPr>
        <w:jc w:val="both"/>
        <w:rPr>
          <w:lang w:val="es-MX"/>
        </w:rPr>
      </w:pPr>
      <w:r w:rsidRPr="005F10DC">
        <w:rPr>
          <w:lang w:val="es-MX"/>
        </w:rPr>
        <w:t xml:space="preserve">Validar consulta: Validará la consulta enviada a Apache </w:t>
      </w:r>
      <w:proofErr w:type="spellStart"/>
      <w:r w:rsidRPr="005F10DC">
        <w:rPr>
          <w:lang w:val="es-MX"/>
        </w:rPr>
        <w:t>Marmotta</w:t>
      </w:r>
      <w:proofErr w:type="spellEnd"/>
      <w:r w:rsidRPr="005F10DC">
        <w:rPr>
          <w:lang w:val="es-MX"/>
        </w:rPr>
        <w:t>.</w:t>
      </w:r>
    </w:p>
    <w:p w14:paraId="7C320981" w14:textId="77777777" w:rsidR="00B84B8C" w:rsidRPr="005F10DC" w:rsidRDefault="00B84B8C" w:rsidP="00B84B8C">
      <w:pPr>
        <w:pStyle w:val="Normalindentado3"/>
        <w:numPr>
          <w:ilvl w:val="1"/>
          <w:numId w:val="6"/>
        </w:numPr>
        <w:jc w:val="both"/>
        <w:rPr>
          <w:lang w:val="es-MX"/>
        </w:rPr>
      </w:pPr>
      <w:r w:rsidRPr="005F10DC">
        <w:rPr>
          <w:lang w:val="es-MX"/>
        </w:rPr>
        <w:t>La aplicación mostrará un mensaje de error en caso de que la consulta enviada haya sido incorrecta.</w:t>
      </w:r>
    </w:p>
    <w:p w14:paraId="26A39A84" w14:textId="7EE0CAFF" w:rsidR="00B84B8C" w:rsidRPr="005F10DC" w:rsidRDefault="00B84B8C" w:rsidP="00FE5ED8">
      <w:pPr>
        <w:pStyle w:val="Ttulo3"/>
        <w:keepLines w:val="0"/>
        <w:numPr>
          <w:ilvl w:val="2"/>
          <w:numId w:val="7"/>
        </w:numPr>
        <w:spacing w:before="240" w:after="60" w:line="240" w:lineRule="auto"/>
        <w:jc w:val="both"/>
        <w:rPr>
          <w:lang w:val="es-MX"/>
        </w:rPr>
      </w:pPr>
      <w:bookmarkStart w:id="104" w:name="_Toc23373183"/>
      <w:bookmarkStart w:id="105" w:name="_Toc23418492"/>
      <w:r w:rsidRPr="005F10DC">
        <w:rPr>
          <w:lang w:val="es-MX"/>
        </w:rPr>
        <w:t>Requisito funcional 10</w:t>
      </w:r>
      <w:bookmarkEnd w:id="104"/>
      <w:bookmarkEnd w:id="105"/>
    </w:p>
    <w:p w14:paraId="6D6B8F25" w14:textId="77777777" w:rsidR="00B84B8C" w:rsidRPr="005F10DC" w:rsidRDefault="00B84B8C" w:rsidP="00B84B8C">
      <w:pPr>
        <w:pStyle w:val="Normalindentado3"/>
        <w:numPr>
          <w:ilvl w:val="0"/>
          <w:numId w:val="6"/>
        </w:numPr>
        <w:jc w:val="both"/>
        <w:rPr>
          <w:lang w:val="es-MX"/>
        </w:rPr>
      </w:pPr>
      <w:r w:rsidRPr="005F10DC">
        <w:rPr>
          <w:lang w:val="es-MX"/>
        </w:rPr>
        <w:t>Recibir resultados: La aplicación Web recibirá los resultados de la consulta enviada por el usuario.</w:t>
      </w:r>
    </w:p>
    <w:p w14:paraId="525F6C6F" w14:textId="77777777" w:rsidR="00B84B8C" w:rsidRPr="005F10DC" w:rsidRDefault="00B84B8C" w:rsidP="00B84B8C">
      <w:pPr>
        <w:pStyle w:val="Normalindentado3"/>
        <w:numPr>
          <w:ilvl w:val="1"/>
          <w:numId w:val="6"/>
        </w:numPr>
        <w:jc w:val="both"/>
        <w:rPr>
          <w:lang w:val="es-MX"/>
        </w:rPr>
      </w:pPr>
      <w:r w:rsidRPr="005F10DC">
        <w:rPr>
          <w:lang w:val="es-MX"/>
        </w:rPr>
        <w:t xml:space="preserve">Si la consulta enviada no tuvo algún error, la aplicación Web recibirá los datos provenientes de Apache </w:t>
      </w:r>
      <w:proofErr w:type="spellStart"/>
      <w:r w:rsidRPr="005F10DC">
        <w:rPr>
          <w:lang w:val="es-MX"/>
        </w:rPr>
        <w:t>Marmotta</w:t>
      </w:r>
      <w:proofErr w:type="spellEnd"/>
    </w:p>
    <w:p w14:paraId="31CFD10A" w14:textId="3903A371" w:rsidR="00B84B8C" w:rsidRPr="005F10DC" w:rsidRDefault="00B84B8C" w:rsidP="00FE5ED8">
      <w:pPr>
        <w:pStyle w:val="Ttulo3"/>
        <w:keepLines w:val="0"/>
        <w:numPr>
          <w:ilvl w:val="2"/>
          <w:numId w:val="7"/>
        </w:numPr>
        <w:spacing w:before="240" w:after="60" w:line="240" w:lineRule="auto"/>
        <w:jc w:val="both"/>
        <w:rPr>
          <w:lang w:val="es-MX"/>
        </w:rPr>
      </w:pPr>
      <w:bookmarkStart w:id="106" w:name="_Toc23373184"/>
      <w:bookmarkStart w:id="107" w:name="_Toc23418493"/>
      <w:r w:rsidRPr="005F10DC">
        <w:rPr>
          <w:lang w:val="es-MX"/>
        </w:rPr>
        <w:t>Requisito funcional 11</w:t>
      </w:r>
      <w:bookmarkEnd w:id="106"/>
      <w:bookmarkEnd w:id="107"/>
    </w:p>
    <w:p w14:paraId="0C9349FF" w14:textId="77777777" w:rsidR="00B84B8C" w:rsidRPr="005F10DC" w:rsidRDefault="00B84B8C" w:rsidP="00B84B8C">
      <w:pPr>
        <w:pStyle w:val="Normalindentado3"/>
        <w:numPr>
          <w:ilvl w:val="0"/>
          <w:numId w:val="6"/>
        </w:numPr>
        <w:jc w:val="both"/>
        <w:rPr>
          <w:lang w:val="es-MX"/>
        </w:rPr>
      </w:pPr>
      <w:r w:rsidRPr="005F10DC">
        <w:rPr>
          <w:lang w:val="es-MX"/>
        </w:rPr>
        <w:t>Visualizar datos: Botón que le permitirá al usuario avanzar a la ventana de visualización.</w:t>
      </w:r>
    </w:p>
    <w:p w14:paraId="098A7B8E" w14:textId="77777777" w:rsidR="00B84B8C" w:rsidRPr="005F10DC" w:rsidRDefault="00B84B8C" w:rsidP="00B84B8C">
      <w:pPr>
        <w:pStyle w:val="Normalindentado3"/>
        <w:numPr>
          <w:ilvl w:val="1"/>
          <w:numId w:val="6"/>
        </w:numPr>
        <w:jc w:val="both"/>
        <w:rPr>
          <w:lang w:val="es-MX"/>
        </w:rPr>
      </w:pPr>
      <w:r w:rsidRPr="005F10DC">
        <w:rPr>
          <w:lang w:val="es-MX"/>
        </w:rPr>
        <w:t xml:space="preserve">Dependiendo de la selección del </w:t>
      </w:r>
      <w:proofErr w:type="spellStart"/>
      <w:r w:rsidRPr="005F10DC">
        <w:rPr>
          <w:i/>
          <w:iCs/>
          <w:lang w:val="es-MX"/>
        </w:rPr>
        <w:t>dataset</w:t>
      </w:r>
      <w:proofErr w:type="spellEnd"/>
      <w:r w:rsidRPr="005F10DC">
        <w:rPr>
          <w:lang w:val="es-MX"/>
        </w:rPr>
        <w:t xml:space="preserve"> por parte del usuario, la aplicación web actualizará la ventana donde se podrán visualizar los datos del </w:t>
      </w:r>
      <w:proofErr w:type="spellStart"/>
      <w:r w:rsidRPr="005F10DC">
        <w:rPr>
          <w:i/>
          <w:iCs/>
          <w:lang w:val="es-MX"/>
        </w:rPr>
        <w:t>dataset</w:t>
      </w:r>
      <w:proofErr w:type="spellEnd"/>
      <w:r w:rsidRPr="005F10DC">
        <w:rPr>
          <w:iCs/>
          <w:lang w:val="es-MX"/>
        </w:rPr>
        <w:t xml:space="preserve"> según lo que el usuario haya seleccionado.</w:t>
      </w:r>
    </w:p>
    <w:p w14:paraId="20B2A7BE" w14:textId="7E1050E9" w:rsidR="00B84B8C" w:rsidRPr="005F10DC" w:rsidRDefault="00B84B8C" w:rsidP="00FE5ED8">
      <w:pPr>
        <w:pStyle w:val="Ttulo3"/>
        <w:keepLines w:val="0"/>
        <w:numPr>
          <w:ilvl w:val="2"/>
          <w:numId w:val="7"/>
        </w:numPr>
        <w:spacing w:before="240" w:after="60" w:line="240" w:lineRule="auto"/>
        <w:jc w:val="both"/>
        <w:rPr>
          <w:lang w:val="es-MX"/>
        </w:rPr>
      </w:pPr>
      <w:bookmarkStart w:id="108" w:name="_Toc23373185"/>
      <w:bookmarkStart w:id="109" w:name="_Toc23418494"/>
      <w:r w:rsidRPr="005F10DC">
        <w:rPr>
          <w:lang w:val="es-MX"/>
        </w:rPr>
        <w:t>Requisito funcional 12</w:t>
      </w:r>
      <w:bookmarkEnd w:id="108"/>
      <w:bookmarkEnd w:id="109"/>
    </w:p>
    <w:p w14:paraId="00D9DD7F" w14:textId="77777777" w:rsidR="00B84B8C" w:rsidRPr="005F10DC" w:rsidRDefault="00B84B8C" w:rsidP="00B84B8C">
      <w:pPr>
        <w:pStyle w:val="Normalindentado3"/>
        <w:numPr>
          <w:ilvl w:val="0"/>
          <w:numId w:val="6"/>
        </w:numPr>
        <w:jc w:val="both"/>
        <w:rPr>
          <w:lang w:val="es-MX"/>
        </w:rPr>
      </w:pPr>
      <w:r w:rsidRPr="005F10DC">
        <w:rPr>
          <w:lang w:val="es-MX"/>
        </w:rPr>
        <w:t xml:space="preserve">Explorar datos: La aplicación Web cargará la herramienta </w:t>
      </w:r>
      <w:r w:rsidRPr="005F10DC">
        <w:rPr>
          <w:i/>
          <w:iCs/>
          <w:lang w:val="es-MX"/>
        </w:rPr>
        <w:t>Map4RDF.</w:t>
      </w:r>
    </w:p>
    <w:p w14:paraId="411310D3" w14:textId="77777777" w:rsidR="00B84B8C" w:rsidRPr="005F10DC" w:rsidRDefault="00B84B8C" w:rsidP="00B84B8C">
      <w:pPr>
        <w:pStyle w:val="Normalindentado3"/>
        <w:numPr>
          <w:ilvl w:val="1"/>
          <w:numId w:val="6"/>
        </w:numPr>
        <w:jc w:val="both"/>
        <w:rPr>
          <w:lang w:val="es-MX"/>
        </w:rPr>
      </w:pPr>
      <w:r w:rsidRPr="005F10DC">
        <w:rPr>
          <w:lang w:val="es-MX"/>
        </w:rPr>
        <w:t xml:space="preserve">Cuando se tenga el </w:t>
      </w:r>
      <w:proofErr w:type="spellStart"/>
      <w:r w:rsidRPr="005F10DC">
        <w:rPr>
          <w:i/>
          <w:iCs/>
          <w:lang w:val="es-MX"/>
        </w:rPr>
        <w:t>dataset</w:t>
      </w:r>
      <w:proofErr w:type="spellEnd"/>
      <w:r w:rsidRPr="005F10DC">
        <w:rPr>
          <w:lang w:val="es-MX"/>
        </w:rPr>
        <w:t xml:space="preserve"> seleccionado cargado o los resultados de la consulta, se cargará la herramienta </w:t>
      </w:r>
      <w:r w:rsidRPr="005F10DC">
        <w:rPr>
          <w:i/>
          <w:iCs/>
          <w:lang w:val="es-MX"/>
        </w:rPr>
        <w:t>Map4RDF</w:t>
      </w:r>
      <w:r w:rsidRPr="005F10DC">
        <w:rPr>
          <w:lang w:val="es-MX"/>
        </w:rPr>
        <w:t xml:space="preserve"> con la que el usuario podrá visualizar e interactuar con los datos.</w:t>
      </w:r>
    </w:p>
    <w:p w14:paraId="137957A2" w14:textId="003DE9C9" w:rsidR="00B84B8C" w:rsidRPr="005F10DC" w:rsidRDefault="00B84B8C" w:rsidP="00FE5ED8">
      <w:pPr>
        <w:pStyle w:val="Ttulo2"/>
        <w:keepLines w:val="0"/>
        <w:numPr>
          <w:ilvl w:val="1"/>
          <w:numId w:val="7"/>
        </w:numPr>
        <w:spacing w:before="240" w:after="60" w:line="240" w:lineRule="auto"/>
        <w:jc w:val="both"/>
        <w:rPr>
          <w:lang w:val="es-MX"/>
        </w:rPr>
      </w:pPr>
      <w:bookmarkStart w:id="110" w:name="_Toc33238257"/>
      <w:bookmarkStart w:id="111" w:name="_Toc23373186"/>
      <w:bookmarkStart w:id="112" w:name="_Toc23418495"/>
      <w:r w:rsidRPr="005F10DC">
        <w:rPr>
          <w:lang w:val="es-MX"/>
        </w:rPr>
        <w:t>Requisitos no funcionales</w:t>
      </w:r>
      <w:bookmarkEnd w:id="110"/>
      <w:bookmarkEnd w:id="111"/>
      <w:bookmarkEnd w:id="112"/>
    </w:p>
    <w:p w14:paraId="31238CC9" w14:textId="1FD6E27C" w:rsidR="00B84B8C" w:rsidRPr="005F10DC" w:rsidRDefault="00B84B8C" w:rsidP="00FE5ED8">
      <w:pPr>
        <w:pStyle w:val="Ttulo3"/>
        <w:keepLines w:val="0"/>
        <w:numPr>
          <w:ilvl w:val="2"/>
          <w:numId w:val="7"/>
        </w:numPr>
        <w:spacing w:before="240" w:after="60" w:line="240" w:lineRule="auto"/>
        <w:jc w:val="both"/>
        <w:rPr>
          <w:lang w:val="es-MX"/>
        </w:rPr>
      </w:pPr>
      <w:bookmarkStart w:id="113" w:name="_Toc23373187"/>
      <w:bookmarkStart w:id="114" w:name="_Toc23418496"/>
      <w:r w:rsidRPr="005F10DC">
        <w:rPr>
          <w:lang w:val="es-MX"/>
        </w:rPr>
        <w:t>Disponibilidad</w:t>
      </w:r>
      <w:bookmarkEnd w:id="113"/>
      <w:bookmarkEnd w:id="114"/>
    </w:p>
    <w:p w14:paraId="3BDCD7EE" w14:textId="77777777" w:rsidR="00B84B8C" w:rsidRPr="005F10DC" w:rsidRDefault="00B84B8C" w:rsidP="00A83A37">
      <w:pPr>
        <w:pStyle w:val="Normalindentado3"/>
        <w:ind w:left="720"/>
        <w:rPr>
          <w:lang w:val="es-MX"/>
        </w:rPr>
      </w:pPr>
      <w:r w:rsidRPr="005F10DC">
        <w:rPr>
          <w:lang w:val="es-MX"/>
        </w:rPr>
        <w:t xml:space="preserve">Cada vez que la aplicación Web necesite hacer uso de </w:t>
      </w:r>
      <w:proofErr w:type="gramStart"/>
      <w:r w:rsidRPr="005F10DC">
        <w:rPr>
          <w:lang w:val="es-MX"/>
        </w:rPr>
        <w:t>algún recursos</w:t>
      </w:r>
      <w:proofErr w:type="gramEnd"/>
      <w:r w:rsidRPr="005F10DC">
        <w:rPr>
          <w:lang w:val="es-MX"/>
        </w:rPr>
        <w:t xml:space="preserve"> de Apache </w:t>
      </w:r>
      <w:proofErr w:type="spellStart"/>
      <w:r w:rsidRPr="005F10DC">
        <w:rPr>
          <w:lang w:val="es-MX"/>
        </w:rPr>
        <w:t>Marmotta</w:t>
      </w:r>
      <w:proofErr w:type="spellEnd"/>
      <w:r w:rsidRPr="005F10DC">
        <w:rPr>
          <w:lang w:val="es-MX"/>
        </w:rPr>
        <w:t xml:space="preserve"> o de Internet, deberán estar disponibles para hacer uso de ellos.</w:t>
      </w:r>
    </w:p>
    <w:p w14:paraId="2254A84B" w14:textId="77777777" w:rsidR="00B84B8C" w:rsidRPr="005F10DC" w:rsidRDefault="00B84B8C" w:rsidP="00B84B8C">
      <w:pPr>
        <w:pStyle w:val="Normalindentado3"/>
        <w:jc w:val="both"/>
        <w:rPr>
          <w:lang w:val="es-MX"/>
        </w:rPr>
      </w:pPr>
      <w:r w:rsidRPr="005F10DC">
        <w:rPr>
          <w:lang w:val="es-MX"/>
        </w:rPr>
        <w:lastRenderedPageBreak/>
        <w:t xml:space="preserve">Apache </w:t>
      </w:r>
      <w:proofErr w:type="spellStart"/>
      <w:r w:rsidRPr="005F10DC">
        <w:rPr>
          <w:lang w:val="es-MX"/>
        </w:rPr>
        <w:t>Marmotta</w:t>
      </w:r>
      <w:proofErr w:type="spellEnd"/>
      <w:r w:rsidRPr="005F10DC">
        <w:rPr>
          <w:lang w:val="es-MX"/>
        </w:rPr>
        <w:t xml:space="preserve"> debe de establecer conexión a Internet y a la aplicación el 99% del tiempo siempre y cuando las restricciones se cumplan.</w:t>
      </w:r>
    </w:p>
    <w:p w14:paraId="24C90F21" w14:textId="1B552EF2" w:rsidR="00B84B8C" w:rsidRPr="005F10DC" w:rsidRDefault="00B84B8C" w:rsidP="00FE5ED8">
      <w:pPr>
        <w:pStyle w:val="Ttulo3"/>
        <w:keepLines w:val="0"/>
        <w:numPr>
          <w:ilvl w:val="2"/>
          <w:numId w:val="7"/>
        </w:numPr>
        <w:spacing w:before="240" w:after="60" w:line="240" w:lineRule="auto"/>
        <w:jc w:val="both"/>
        <w:rPr>
          <w:lang w:val="es-MX"/>
        </w:rPr>
      </w:pPr>
      <w:bookmarkStart w:id="115" w:name="_Toc23373188"/>
      <w:bookmarkStart w:id="116" w:name="_Toc23418497"/>
      <w:r w:rsidRPr="005F10DC">
        <w:rPr>
          <w:lang w:val="es-MX"/>
        </w:rPr>
        <w:t>Usabilidad</w:t>
      </w:r>
      <w:bookmarkEnd w:id="115"/>
      <w:bookmarkEnd w:id="116"/>
    </w:p>
    <w:p w14:paraId="50561C36" w14:textId="77777777" w:rsidR="00B84B8C" w:rsidRPr="005F10DC" w:rsidRDefault="00B84B8C" w:rsidP="00A83A37">
      <w:pPr>
        <w:pStyle w:val="Normalindentado3"/>
        <w:ind w:left="720"/>
        <w:rPr>
          <w:lang w:val="es-MX"/>
        </w:rPr>
      </w:pPr>
      <w:r w:rsidRPr="005F10DC">
        <w:rPr>
          <w:lang w:val="es-MX"/>
        </w:rPr>
        <w:t>El usuario contará con alguna leyenda que proporcione información de cómo usar la aplicación Web.</w:t>
      </w:r>
    </w:p>
    <w:p w14:paraId="12851870" w14:textId="77777777" w:rsidR="00B84B8C" w:rsidRPr="005F10DC" w:rsidRDefault="00B84B8C" w:rsidP="00A83A37">
      <w:pPr>
        <w:pStyle w:val="Normalindentado3"/>
        <w:ind w:left="720"/>
        <w:rPr>
          <w:lang w:val="es-MX"/>
        </w:rPr>
      </w:pPr>
      <w:r w:rsidRPr="005F10DC">
        <w:rPr>
          <w:lang w:val="es-MX"/>
        </w:rPr>
        <w:t>Debido a los requerimientos funcionales disponibles en la aplicación Web, se mostrará información en donde sea pertinente que le permita al usuario entender cómo debe de ser usada la aplicación.</w:t>
      </w:r>
    </w:p>
    <w:p w14:paraId="17074BD8" w14:textId="74385B62" w:rsidR="00B84B8C" w:rsidRPr="005F10DC" w:rsidRDefault="00B84B8C" w:rsidP="00FE5ED8">
      <w:pPr>
        <w:pStyle w:val="Ttulo3"/>
        <w:keepLines w:val="0"/>
        <w:numPr>
          <w:ilvl w:val="2"/>
          <w:numId w:val="7"/>
        </w:numPr>
        <w:spacing w:before="240" w:after="60" w:line="240" w:lineRule="auto"/>
        <w:jc w:val="both"/>
        <w:rPr>
          <w:lang w:val="es-MX"/>
        </w:rPr>
      </w:pPr>
      <w:bookmarkStart w:id="117" w:name="_Toc23373189"/>
      <w:bookmarkStart w:id="118" w:name="_Toc23418498"/>
      <w:r w:rsidRPr="005F10DC">
        <w:rPr>
          <w:lang w:val="es-MX"/>
        </w:rPr>
        <w:t>Interfaz de la aplicación</w:t>
      </w:r>
      <w:bookmarkEnd w:id="117"/>
      <w:bookmarkEnd w:id="118"/>
    </w:p>
    <w:p w14:paraId="0DF55811" w14:textId="77777777" w:rsidR="00B84B8C" w:rsidRPr="005F10DC" w:rsidRDefault="00B84B8C" w:rsidP="00A83A37">
      <w:pPr>
        <w:pStyle w:val="Normalindentado3"/>
        <w:ind w:left="720"/>
        <w:rPr>
          <w:lang w:val="es-MX"/>
        </w:rPr>
      </w:pPr>
      <w:r w:rsidRPr="005F10DC">
        <w:rPr>
          <w:lang w:val="es-MX"/>
        </w:rPr>
        <w:t>Todas las funcionalidades que ofrece la aplicación Web se podrán acceder desde la interfaz visual.</w:t>
      </w:r>
    </w:p>
    <w:p w14:paraId="1840394D" w14:textId="77777777" w:rsidR="00B84B8C" w:rsidRPr="005F10DC" w:rsidRDefault="00B84B8C" w:rsidP="00A83A37">
      <w:pPr>
        <w:pStyle w:val="Normalindentado3"/>
        <w:ind w:left="720"/>
        <w:rPr>
          <w:lang w:val="es-MX"/>
        </w:rPr>
      </w:pPr>
      <w:r w:rsidRPr="005F10DC">
        <w:rPr>
          <w:lang w:val="es-MX"/>
        </w:rPr>
        <w:t xml:space="preserve">La interfaz visual en la aplicación web permitirá al usuario usar la aplicación en conjunto con Apache </w:t>
      </w:r>
      <w:proofErr w:type="spellStart"/>
      <w:r w:rsidRPr="005F10DC">
        <w:rPr>
          <w:lang w:val="es-MX"/>
        </w:rPr>
        <w:t>Marmotta</w:t>
      </w:r>
      <w:proofErr w:type="spellEnd"/>
      <w:r w:rsidRPr="005F10DC">
        <w:rPr>
          <w:lang w:val="es-MX"/>
        </w:rPr>
        <w:t xml:space="preserve"> de manera sencilla.</w:t>
      </w:r>
    </w:p>
    <w:p w14:paraId="545BA205" w14:textId="77777777" w:rsidR="00A97B88" w:rsidRPr="005F10DC" w:rsidRDefault="00A97B88" w:rsidP="00F07C2A">
      <w:pPr>
        <w:rPr>
          <w:lang w:val="es-MX"/>
        </w:rPr>
      </w:pPr>
    </w:p>
    <w:p w14:paraId="69A09D35" w14:textId="51BBDDAF" w:rsidR="00784EF5" w:rsidRPr="005F10DC" w:rsidRDefault="00784EF5" w:rsidP="00F07C2A">
      <w:pPr>
        <w:rPr>
          <w:lang w:val="es-MX"/>
        </w:rPr>
      </w:pPr>
    </w:p>
    <w:p w14:paraId="2F34694D" w14:textId="08B889F0" w:rsidR="00784EF5" w:rsidRPr="005F10DC" w:rsidRDefault="00784EF5" w:rsidP="00F07C2A">
      <w:pPr>
        <w:rPr>
          <w:lang w:val="es-MX"/>
        </w:rPr>
      </w:pPr>
    </w:p>
    <w:p w14:paraId="2A90834C" w14:textId="0509BC8D" w:rsidR="00784EF5" w:rsidRPr="005F10DC" w:rsidRDefault="00784EF5" w:rsidP="00F07C2A">
      <w:pPr>
        <w:rPr>
          <w:lang w:val="es-MX"/>
        </w:rPr>
      </w:pPr>
    </w:p>
    <w:p w14:paraId="61931AB4" w14:textId="63744F0B" w:rsidR="00784EF5" w:rsidRPr="005F10DC" w:rsidRDefault="00784EF5" w:rsidP="00F07C2A">
      <w:pPr>
        <w:rPr>
          <w:lang w:val="es-MX"/>
        </w:rPr>
      </w:pPr>
    </w:p>
    <w:p w14:paraId="0009492B" w14:textId="049D3468" w:rsidR="00784EF5" w:rsidRPr="005F10DC" w:rsidRDefault="00784EF5" w:rsidP="00F07C2A">
      <w:pPr>
        <w:rPr>
          <w:lang w:val="es-MX"/>
        </w:rPr>
      </w:pPr>
    </w:p>
    <w:p w14:paraId="1DF01B80" w14:textId="66F96DD5" w:rsidR="0099115D" w:rsidRPr="005F10DC" w:rsidRDefault="0099115D" w:rsidP="00F07C2A">
      <w:pPr>
        <w:rPr>
          <w:lang w:val="es-MX"/>
        </w:rPr>
      </w:pPr>
    </w:p>
    <w:p w14:paraId="09F76D22" w14:textId="7EED5D39" w:rsidR="0099115D" w:rsidRDefault="0099115D" w:rsidP="00F07C2A">
      <w:pPr>
        <w:rPr>
          <w:lang w:val="es-MX"/>
        </w:rPr>
      </w:pPr>
    </w:p>
    <w:p w14:paraId="731E42AC" w14:textId="6AF0C122" w:rsidR="00C65B79" w:rsidRDefault="00C65B79" w:rsidP="00F07C2A">
      <w:pPr>
        <w:rPr>
          <w:lang w:val="es-MX"/>
        </w:rPr>
      </w:pPr>
    </w:p>
    <w:p w14:paraId="312E30E9" w14:textId="5417225A" w:rsidR="00C65B79" w:rsidRDefault="00C65B79" w:rsidP="00F07C2A">
      <w:pPr>
        <w:rPr>
          <w:lang w:val="es-MX"/>
        </w:rPr>
      </w:pPr>
    </w:p>
    <w:p w14:paraId="168DAA05" w14:textId="53C034B1" w:rsidR="00C65B79" w:rsidRDefault="00C65B79" w:rsidP="00F07C2A">
      <w:pPr>
        <w:rPr>
          <w:lang w:val="es-MX"/>
        </w:rPr>
      </w:pPr>
    </w:p>
    <w:p w14:paraId="0FB250F5" w14:textId="46D874A3" w:rsidR="00C65B79" w:rsidRDefault="00C65B79" w:rsidP="00F07C2A">
      <w:pPr>
        <w:rPr>
          <w:lang w:val="es-MX"/>
        </w:rPr>
      </w:pPr>
    </w:p>
    <w:p w14:paraId="78FF5C71" w14:textId="778A42F9" w:rsidR="00C65B79" w:rsidRDefault="00C65B79" w:rsidP="00F07C2A">
      <w:pPr>
        <w:rPr>
          <w:lang w:val="es-MX"/>
        </w:rPr>
      </w:pPr>
    </w:p>
    <w:p w14:paraId="0E384844" w14:textId="77777777" w:rsidR="00C65B79" w:rsidRPr="005F10DC" w:rsidRDefault="00C65B79" w:rsidP="00F07C2A">
      <w:pPr>
        <w:rPr>
          <w:lang w:val="es-MX"/>
        </w:rPr>
      </w:pPr>
    </w:p>
    <w:p w14:paraId="66212F15" w14:textId="20390B48" w:rsidR="0099115D" w:rsidRDefault="0099115D" w:rsidP="00F07C2A">
      <w:pPr>
        <w:rPr>
          <w:lang w:val="es-MX"/>
        </w:rPr>
      </w:pPr>
    </w:p>
    <w:p w14:paraId="477293EF" w14:textId="11A21C4E" w:rsidR="00C65B79" w:rsidRDefault="00C65B79" w:rsidP="00F07C2A">
      <w:pPr>
        <w:rPr>
          <w:lang w:val="es-MX"/>
        </w:rPr>
      </w:pPr>
    </w:p>
    <w:p w14:paraId="1324A612" w14:textId="0003A9D4" w:rsidR="00C65B79" w:rsidRDefault="00C65B79" w:rsidP="00F07C2A">
      <w:pPr>
        <w:rPr>
          <w:lang w:val="es-MX"/>
        </w:rPr>
      </w:pPr>
    </w:p>
    <w:p w14:paraId="2796E0B7" w14:textId="623796E2" w:rsidR="00C65B79" w:rsidRDefault="00C65B79" w:rsidP="00F07C2A">
      <w:pPr>
        <w:rPr>
          <w:lang w:val="es-MX"/>
        </w:rPr>
      </w:pPr>
    </w:p>
    <w:p w14:paraId="09A451EE" w14:textId="7FE7CFF4" w:rsidR="00C65B79" w:rsidRDefault="00C65B79" w:rsidP="00F07C2A">
      <w:pPr>
        <w:rPr>
          <w:lang w:val="es-MX"/>
        </w:rPr>
      </w:pPr>
    </w:p>
    <w:p w14:paraId="7B21C231" w14:textId="5923CA0F" w:rsidR="00C65B79" w:rsidRDefault="00C65B79" w:rsidP="00F07C2A">
      <w:pPr>
        <w:rPr>
          <w:lang w:val="es-MX"/>
        </w:rPr>
      </w:pPr>
    </w:p>
    <w:p w14:paraId="4D0B8FD1" w14:textId="4F99341E" w:rsidR="00C65B79" w:rsidRDefault="00C65B79" w:rsidP="00F07C2A">
      <w:pPr>
        <w:rPr>
          <w:lang w:val="es-MX"/>
        </w:rPr>
      </w:pPr>
    </w:p>
    <w:p w14:paraId="43715204" w14:textId="77777777" w:rsidR="00C65B79" w:rsidRPr="005F10DC" w:rsidRDefault="00C65B79" w:rsidP="00F07C2A">
      <w:pPr>
        <w:rPr>
          <w:lang w:val="es-MX"/>
        </w:rPr>
      </w:pPr>
    </w:p>
    <w:p w14:paraId="6ADA1051" w14:textId="6E496D11" w:rsidR="00C65B79" w:rsidRDefault="00C65B79" w:rsidP="00C65B79">
      <w:pPr>
        <w:pStyle w:val="Ttulo1"/>
        <w:numPr>
          <w:ilvl w:val="0"/>
          <w:numId w:val="7"/>
        </w:numPr>
        <w:rPr>
          <w:lang w:val="es-MX"/>
        </w:rPr>
      </w:pPr>
      <w:bookmarkStart w:id="119" w:name="_Toc23418499"/>
      <w:r>
        <w:rPr>
          <w:lang w:val="es-MX"/>
        </w:rPr>
        <w:t>Diseño del sistema</w:t>
      </w:r>
      <w:bookmarkEnd w:id="119"/>
    </w:p>
    <w:p w14:paraId="11EA24EF" w14:textId="549D6557" w:rsidR="005E1917" w:rsidRPr="005E1917" w:rsidRDefault="005E1917" w:rsidP="005E1917">
      <w:pPr>
        <w:pStyle w:val="Ttulo2"/>
        <w:numPr>
          <w:ilvl w:val="1"/>
          <w:numId w:val="7"/>
        </w:numPr>
        <w:rPr>
          <w:lang w:val="es-MX"/>
        </w:rPr>
      </w:pPr>
      <w:bookmarkStart w:id="120" w:name="_Toc23418500"/>
      <w:r>
        <w:rPr>
          <w:lang w:val="es-MX"/>
        </w:rPr>
        <w:t>Caso de uso</w:t>
      </w:r>
      <w:bookmarkEnd w:id="120"/>
    </w:p>
    <w:p w14:paraId="2136B852" w14:textId="31A19006" w:rsidR="00784EF5" w:rsidRPr="005F10DC" w:rsidRDefault="00146C1D" w:rsidP="005E1917">
      <w:pPr>
        <w:ind w:firstLine="360"/>
        <w:rPr>
          <w:lang w:val="es-MX"/>
        </w:rPr>
      </w:pPr>
      <w:r>
        <w:rPr>
          <w:lang w:val="es-MX"/>
        </w:rPr>
        <w:t>El caso de uso para el sistema (Figura 15)</w:t>
      </w:r>
    </w:p>
    <w:p w14:paraId="5D0E9911" w14:textId="77777777" w:rsidR="005E1917" w:rsidRDefault="009E35A7" w:rsidP="005E1917">
      <w:pPr>
        <w:keepNext/>
        <w:jc w:val="center"/>
      </w:pPr>
      <w:bookmarkStart w:id="121" w:name="_Toc23371602"/>
      <w:bookmarkStart w:id="122" w:name="_Toc23371730"/>
      <w:bookmarkStart w:id="123" w:name="_Toc23373163"/>
      <w:r w:rsidRPr="005F10DC">
        <w:rPr>
          <w:noProof/>
          <w:lang w:val="es-MX"/>
        </w:rPr>
        <w:drawing>
          <wp:inline distT="0" distB="0" distL="0" distR="0" wp14:anchorId="1A3D13B4" wp14:editId="564D44B6">
            <wp:extent cx="5400675" cy="3181350"/>
            <wp:effectExtent l="0" t="0" r="0" b="0"/>
            <wp:docPr id="10" name="Imagen 10" descr="Casos de uso Aplicació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os de uso Aplicación Web"/>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675" cy="3181350"/>
                    </a:xfrm>
                    <a:prstGeom prst="rect">
                      <a:avLst/>
                    </a:prstGeom>
                    <a:noFill/>
                    <a:ln>
                      <a:noFill/>
                    </a:ln>
                  </pic:spPr>
                </pic:pic>
              </a:graphicData>
            </a:graphic>
          </wp:inline>
        </w:drawing>
      </w:r>
      <w:bookmarkEnd w:id="121"/>
      <w:bookmarkEnd w:id="122"/>
      <w:bookmarkEnd w:id="123"/>
    </w:p>
    <w:p w14:paraId="2C88B2E5" w14:textId="6CC20A73" w:rsidR="009E35A7" w:rsidRDefault="005E1917" w:rsidP="005E1917">
      <w:pPr>
        <w:pStyle w:val="Descripcin"/>
        <w:jc w:val="center"/>
      </w:pPr>
      <w:r>
        <w:t xml:space="preserve">Fig.  </w:t>
      </w:r>
      <w:r>
        <w:fldChar w:fldCharType="begin"/>
      </w:r>
      <w:r>
        <w:instrText xml:space="preserve"> SEQ Fig._ \* ARABIC </w:instrText>
      </w:r>
      <w:r>
        <w:fldChar w:fldCharType="separate"/>
      </w:r>
      <w:r w:rsidR="00F21628">
        <w:rPr>
          <w:noProof/>
        </w:rPr>
        <w:t>1</w:t>
      </w:r>
      <w:r>
        <w:fldChar w:fldCharType="end"/>
      </w:r>
      <w:r>
        <w:t>5 Caso de uso del diseño del sistema (Aplicación Web)</w:t>
      </w:r>
    </w:p>
    <w:p w14:paraId="6E647AD1" w14:textId="11804088" w:rsidR="005E1917" w:rsidRDefault="005E1917" w:rsidP="005E1917">
      <w:pPr>
        <w:pStyle w:val="Ttulo2"/>
        <w:numPr>
          <w:ilvl w:val="1"/>
          <w:numId w:val="7"/>
        </w:numPr>
        <w:rPr>
          <w:lang w:val="es-MX"/>
        </w:rPr>
      </w:pPr>
      <w:bookmarkStart w:id="124" w:name="_Toc23418501"/>
      <w:r>
        <w:rPr>
          <w:lang w:val="es-MX"/>
        </w:rPr>
        <w:t>Diagramas de estado</w:t>
      </w:r>
      <w:bookmarkEnd w:id="124"/>
    </w:p>
    <w:p w14:paraId="00385AA8" w14:textId="49C80183" w:rsidR="005E1917" w:rsidRPr="005E1917" w:rsidRDefault="005E1917" w:rsidP="005E1917">
      <w:pPr>
        <w:pStyle w:val="Ttulo3"/>
        <w:numPr>
          <w:ilvl w:val="2"/>
          <w:numId w:val="7"/>
        </w:numPr>
        <w:rPr>
          <w:lang w:val="es-MX"/>
        </w:rPr>
      </w:pPr>
      <w:bookmarkStart w:id="125" w:name="_Toc23418502"/>
      <w:r>
        <w:rPr>
          <w:lang w:val="es-MX"/>
        </w:rPr>
        <w:t>Diagrama de estado para la aplicación web</w:t>
      </w:r>
      <w:bookmarkEnd w:id="125"/>
    </w:p>
    <w:p w14:paraId="2C4D48DC" w14:textId="3325E542" w:rsidR="009E35A7" w:rsidRPr="005F10DC" w:rsidRDefault="009E35A7" w:rsidP="005E1917">
      <w:pPr>
        <w:ind w:firstLine="425"/>
        <w:rPr>
          <w:lang w:val="es-MX"/>
        </w:rPr>
      </w:pPr>
      <w:r w:rsidRPr="005F10DC">
        <w:rPr>
          <w:lang w:val="es-MX"/>
        </w:rPr>
        <w:t>El diagrama de estados de la aplicación Web</w:t>
      </w:r>
      <w:r w:rsidR="00CE34BB">
        <w:rPr>
          <w:lang w:val="es-MX"/>
        </w:rPr>
        <w:t xml:space="preserve"> (Figura 16)</w:t>
      </w:r>
    </w:p>
    <w:p w14:paraId="1B8D7828" w14:textId="77777777" w:rsidR="00CE34BB" w:rsidRDefault="009E35A7" w:rsidP="00CE34BB">
      <w:pPr>
        <w:keepNext/>
      </w:pPr>
      <w:r w:rsidRPr="005F10DC">
        <w:rPr>
          <w:noProof/>
          <w:lang w:val="es-MX"/>
        </w:rPr>
        <w:drawing>
          <wp:inline distT="0" distB="0" distL="0" distR="0" wp14:anchorId="34A7B671" wp14:editId="60EF3D07">
            <wp:extent cx="6267960" cy="23304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74749" cy="2332974"/>
                    </a:xfrm>
                    <a:prstGeom prst="rect">
                      <a:avLst/>
                    </a:prstGeom>
                  </pic:spPr>
                </pic:pic>
              </a:graphicData>
            </a:graphic>
          </wp:inline>
        </w:drawing>
      </w:r>
    </w:p>
    <w:p w14:paraId="02EEF6CE" w14:textId="64C486BE" w:rsidR="009E35A7" w:rsidRDefault="00CE34BB" w:rsidP="00CE34BB">
      <w:pPr>
        <w:pStyle w:val="Descripcin"/>
        <w:jc w:val="center"/>
      </w:pPr>
      <w:r>
        <w:t xml:space="preserve">Fig.  16 </w:t>
      </w:r>
      <w:r w:rsidR="00A04CE5">
        <w:t>diagrama</w:t>
      </w:r>
      <w:r>
        <w:t xml:space="preserve"> de estados - aplicación Web</w:t>
      </w:r>
    </w:p>
    <w:p w14:paraId="3D8C2BC2" w14:textId="77777777" w:rsidR="00CE34BB" w:rsidRDefault="00CE34BB" w:rsidP="00F07C2A">
      <w:pPr>
        <w:rPr>
          <w:lang w:val="es-MX"/>
        </w:rPr>
      </w:pPr>
    </w:p>
    <w:p w14:paraId="11CEE504" w14:textId="34C7C79D" w:rsidR="00CA0C59" w:rsidRDefault="00CA0C59" w:rsidP="00CA0C59">
      <w:pPr>
        <w:pStyle w:val="Ttulo3"/>
        <w:numPr>
          <w:ilvl w:val="2"/>
          <w:numId w:val="7"/>
        </w:numPr>
        <w:rPr>
          <w:lang w:val="es-MX"/>
        </w:rPr>
      </w:pPr>
      <w:bookmarkStart w:id="126" w:name="_Toc23418503"/>
      <w:r>
        <w:rPr>
          <w:lang w:val="es-MX"/>
        </w:rPr>
        <w:t xml:space="preserve">Diagrama de estado para módulo de consultas en Apache </w:t>
      </w:r>
      <w:proofErr w:type="spellStart"/>
      <w:r>
        <w:rPr>
          <w:lang w:val="es-MX"/>
        </w:rPr>
        <w:t>Marmotta</w:t>
      </w:r>
      <w:bookmarkEnd w:id="126"/>
      <w:proofErr w:type="spellEnd"/>
    </w:p>
    <w:p w14:paraId="54C001D8" w14:textId="0F366D4D" w:rsidR="00CA0C59" w:rsidRDefault="00A04CE5" w:rsidP="00A04CE5">
      <w:pPr>
        <w:ind w:firstLine="425"/>
        <w:rPr>
          <w:lang w:val="es-MX"/>
        </w:rPr>
      </w:pPr>
      <w:r w:rsidRPr="005F10DC">
        <w:rPr>
          <w:noProof/>
          <w:lang w:val="es-MX"/>
        </w:rPr>
        <w:drawing>
          <wp:anchor distT="0" distB="0" distL="114300" distR="114300" simplePos="0" relativeHeight="251663360" behindDoc="0" locked="0" layoutInCell="1" allowOverlap="1" wp14:anchorId="3BE662C7" wp14:editId="52B5C545">
            <wp:simplePos x="0" y="0"/>
            <wp:positionH relativeFrom="margin">
              <wp:posOffset>-516256</wp:posOffset>
            </wp:positionH>
            <wp:positionV relativeFrom="paragraph">
              <wp:posOffset>255905</wp:posOffset>
            </wp:positionV>
            <wp:extent cx="6721929" cy="2514600"/>
            <wp:effectExtent l="0" t="0" r="3175"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727681" cy="2516752"/>
                    </a:xfrm>
                    <a:prstGeom prst="rect">
                      <a:avLst/>
                    </a:prstGeom>
                  </pic:spPr>
                </pic:pic>
              </a:graphicData>
            </a:graphic>
            <wp14:sizeRelH relativeFrom="page">
              <wp14:pctWidth>0</wp14:pctWidth>
            </wp14:sizeRelH>
            <wp14:sizeRelV relativeFrom="page">
              <wp14:pctHeight>0</wp14:pctHeight>
            </wp14:sizeRelV>
          </wp:anchor>
        </w:drawing>
      </w:r>
      <w:r w:rsidR="00CA0C59" w:rsidRPr="005F10DC">
        <w:rPr>
          <w:lang w:val="es-MX"/>
        </w:rPr>
        <w:t>Diagrama de estados del Módulo de consultas</w:t>
      </w:r>
      <w:r>
        <w:rPr>
          <w:lang w:val="es-MX"/>
        </w:rPr>
        <w:t xml:space="preserve"> (Figura 17)</w:t>
      </w:r>
    </w:p>
    <w:p w14:paraId="703CBBC3" w14:textId="2690771D" w:rsidR="00A04CE5" w:rsidRDefault="00A04CE5" w:rsidP="00A04CE5">
      <w:pPr>
        <w:ind w:firstLine="425"/>
        <w:rPr>
          <w:lang w:val="es-MX"/>
        </w:rPr>
      </w:pPr>
    </w:p>
    <w:p w14:paraId="75B64F72" w14:textId="6E12C3D2" w:rsidR="00A04CE5" w:rsidRDefault="00A04CE5" w:rsidP="00A04CE5">
      <w:pPr>
        <w:ind w:firstLine="425"/>
        <w:rPr>
          <w:lang w:val="es-MX"/>
        </w:rPr>
      </w:pPr>
    </w:p>
    <w:p w14:paraId="60EF2F6C" w14:textId="77777777" w:rsidR="00A04CE5" w:rsidRDefault="00A04CE5" w:rsidP="00A04CE5">
      <w:pPr>
        <w:ind w:firstLine="425"/>
        <w:rPr>
          <w:lang w:val="es-MX"/>
        </w:rPr>
      </w:pPr>
    </w:p>
    <w:p w14:paraId="3DF49EAC" w14:textId="012E370C" w:rsidR="00A04CE5" w:rsidRDefault="00A04CE5" w:rsidP="00A04CE5">
      <w:pPr>
        <w:ind w:firstLine="425"/>
        <w:rPr>
          <w:lang w:val="es-MX"/>
        </w:rPr>
      </w:pPr>
    </w:p>
    <w:p w14:paraId="53DC6CB8" w14:textId="6C4D4007" w:rsidR="00A04CE5" w:rsidRDefault="00A04CE5" w:rsidP="00A04CE5">
      <w:pPr>
        <w:ind w:firstLine="425"/>
        <w:rPr>
          <w:lang w:val="es-MX"/>
        </w:rPr>
      </w:pPr>
    </w:p>
    <w:p w14:paraId="230C77D5" w14:textId="305DE219" w:rsidR="00A04CE5" w:rsidRDefault="00A04CE5" w:rsidP="00A04CE5">
      <w:pPr>
        <w:ind w:firstLine="425"/>
        <w:rPr>
          <w:lang w:val="es-MX"/>
        </w:rPr>
      </w:pPr>
    </w:p>
    <w:p w14:paraId="1CB7AA02" w14:textId="4D01C8CC" w:rsidR="00A04CE5" w:rsidRDefault="00A04CE5" w:rsidP="00A04CE5">
      <w:pPr>
        <w:ind w:firstLine="425"/>
        <w:rPr>
          <w:lang w:val="es-MX"/>
        </w:rPr>
      </w:pPr>
    </w:p>
    <w:p w14:paraId="58810B2E" w14:textId="77777777" w:rsidR="00A04CE5" w:rsidRPr="005F10DC" w:rsidRDefault="00A04CE5" w:rsidP="00A04CE5">
      <w:pPr>
        <w:ind w:firstLine="425"/>
        <w:rPr>
          <w:lang w:val="es-MX"/>
        </w:rPr>
      </w:pPr>
    </w:p>
    <w:p w14:paraId="616E75C4" w14:textId="471F0EAF" w:rsidR="00A04CE5" w:rsidRDefault="00A04CE5" w:rsidP="00A04CE5">
      <w:pPr>
        <w:keepNext/>
      </w:pPr>
    </w:p>
    <w:p w14:paraId="65139921" w14:textId="225DC953" w:rsidR="00CA0C59" w:rsidRDefault="00A04CE5" w:rsidP="00A04CE5">
      <w:pPr>
        <w:pStyle w:val="Descripcin"/>
        <w:jc w:val="center"/>
      </w:pPr>
      <w:r>
        <w:t xml:space="preserve">Fig.  17 </w:t>
      </w:r>
      <w:proofErr w:type="gramStart"/>
      <w:r>
        <w:t>Diagrama</w:t>
      </w:r>
      <w:proofErr w:type="gramEnd"/>
      <w:r>
        <w:t xml:space="preserve"> de estados - Módulo de consultas federadas</w:t>
      </w:r>
    </w:p>
    <w:p w14:paraId="03014627" w14:textId="62ED0734" w:rsidR="00A04CE5" w:rsidRDefault="00A04CE5" w:rsidP="00A04CE5">
      <w:pPr>
        <w:rPr>
          <w:lang w:val="es-MX"/>
        </w:rPr>
      </w:pPr>
    </w:p>
    <w:p w14:paraId="3A3A4935" w14:textId="691755A3" w:rsidR="00A04CE5" w:rsidRDefault="00A04CE5" w:rsidP="00A04CE5">
      <w:pPr>
        <w:rPr>
          <w:lang w:val="es-MX"/>
        </w:rPr>
      </w:pPr>
    </w:p>
    <w:p w14:paraId="3F3D30D2" w14:textId="2986C3A1" w:rsidR="00A04CE5" w:rsidRDefault="00A04CE5" w:rsidP="00A04CE5">
      <w:pPr>
        <w:rPr>
          <w:lang w:val="es-MX"/>
        </w:rPr>
      </w:pPr>
    </w:p>
    <w:p w14:paraId="320BBB13" w14:textId="07149B9A" w:rsidR="00A04CE5" w:rsidRDefault="00A04CE5" w:rsidP="00A04CE5">
      <w:pPr>
        <w:rPr>
          <w:lang w:val="es-MX"/>
        </w:rPr>
      </w:pPr>
    </w:p>
    <w:p w14:paraId="3CA2124D" w14:textId="30A4E605" w:rsidR="00A04CE5" w:rsidRDefault="00A04CE5" w:rsidP="00A04CE5">
      <w:pPr>
        <w:rPr>
          <w:lang w:val="es-MX"/>
        </w:rPr>
      </w:pPr>
    </w:p>
    <w:p w14:paraId="411923AF" w14:textId="7C7AD08E" w:rsidR="00A04CE5" w:rsidRDefault="00A04CE5" w:rsidP="00A04CE5">
      <w:pPr>
        <w:rPr>
          <w:lang w:val="es-MX"/>
        </w:rPr>
      </w:pPr>
    </w:p>
    <w:p w14:paraId="0E9FCB94" w14:textId="2351A723" w:rsidR="00A04CE5" w:rsidRDefault="00A04CE5" w:rsidP="00A04CE5">
      <w:pPr>
        <w:rPr>
          <w:lang w:val="es-MX"/>
        </w:rPr>
      </w:pPr>
    </w:p>
    <w:p w14:paraId="0E85B04D" w14:textId="39C9317F" w:rsidR="00A04CE5" w:rsidRDefault="00A04CE5" w:rsidP="00A04CE5">
      <w:pPr>
        <w:rPr>
          <w:lang w:val="es-MX"/>
        </w:rPr>
      </w:pPr>
    </w:p>
    <w:p w14:paraId="767C9F76" w14:textId="25FE7944" w:rsidR="00A04CE5" w:rsidRDefault="00A04CE5" w:rsidP="00A04CE5">
      <w:pPr>
        <w:rPr>
          <w:lang w:val="es-MX"/>
        </w:rPr>
      </w:pPr>
    </w:p>
    <w:p w14:paraId="2E7EE1DF" w14:textId="54ABFC61" w:rsidR="00A04CE5" w:rsidRDefault="00A04CE5" w:rsidP="00A04CE5">
      <w:pPr>
        <w:rPr>
          <w:lang w:val="es-MX"/>
        </w:rPr>
      </w:pPr>
    </w:p>
    <w:p w14:paraId="64FE034E" w14:textId="7FD1C104" w:rsidR="00A04CE5" w:rsidRDefault="00A04CE5" w:rsidP="00A04CE5">
      <w:pPr>
        <w:rPr>
          <w:lang w:val="es-MX"/>
        </w:rPr>
      </w:pPr>
    </w:p>
    <w:p w14:paraId="2CE6B60F" w14:textId="29E31DD0" w:rsidR="00A04CE5" w:rsidRDefault="00A04CE5" w:rsidP="00A04CE5">
      <w:pPr>
        <w:rPr>
          <w:lang w:val="es-MX"/>
        </w:rPr>
      </w:pPr>
    </w:p>
    <w:p w14:paraId="08FB8F87" w14:textId="35BDF527" w:rsidR="00A04CE5" w:rsidRDefault="00A04CE5" w:rsidP="00A04CE5">
      <w:pPr>
        <w:rPr>
          <w:lang w:val="es-MX"/>
        </w:rPr>
      </w:pPr>
    </w:p>
    <w:p w14:paraId="53729B1B" w14:textId="6EB52EA7" w:rsidR="00A04CE5" w:rsidRDefault="00A04CE5" w:rsidP="00A04CE5">
      <w:pPr>
        <w:rPr>
          <w:lang w:val="es-MX"/>
        </w:rPr>
      </w:pPr>
    </w:p>
    <w:p w14:paraId="37CBA053" w14:textId="19D25A1C" w:rsidR="00A04CE5" w:rsidRDefault="00A04CE5" w:rsidP="00A04CE5">
      <w:pPr>
        <w:rPr>
          <w:lang w:val="es-MX"/>
        </w:rPr>
      </w:pPr>
    </w:p>
    <w:p w14:paraId="35D7A25D" w14:textId="77777777" w:rsidR="00A04CE5" w:rsidRPr="00A04CE5" w:rsidRDefault="00A04CE5" w:rsidP="00A04CE5">
      <w:pPr>
        <w:rPr>
          <w:lang w:val="es-MX"/>
        </w:rPr>
      </w:pPr>
    </w:p>
    <w:p w14:paraId="3A68C756" w14:textId="4533694D" w:rsidR="00A04CE5" w:rsidRDefault="00A04CE5" w:rsidP="00A04CE5">
      <w:pPr>
        <w:pStyle w:val="Ttulo2"/>
        <w:numPr>
          <w:ilvl w:val="1"/>
          <w:numId w:val="7"/>
        </w:numPr>
        <w:rPr>
          <w:lang w:val="es-MX"/>
        </w:rPr>
      </w:pPr>
      <w:bookmarkStart w:id="127" w:name="_Toc23418504"/>
      <w:r>
        <w:rPr>
          <w:lang w:val="es-MX"/>
        </w:rPr>
        <w:lastRenderedPageBreak/>
        <w:t>Diagramas de secuencia</w:t>
      </w:r>
      <w:bookmarkEnd w:id="127"/>
    </w:p>
    <w:p w14:paraId="605B7734" w14:textId="4C2E4D7F" w:rsidR="00D52AD1" w:rsidRPr="00D52AD1" w:rsidRDefault="00D52AD1" w:rsidP="00D52AD1">
      <w:pPr>
        <w:pStyle w:val="Ttulo3"/>
        <w:numPr>
          <w:ilvl w:val="2"/>
          <w:numId w:val="7"/>
        </w:numPr>
        <w:rPr>
          <w:lang w:val="es-MX"/>
        </w:rPr>
      </w:pPr>
      <w:bookmarkStart w:id="128" w:name="_Toc23418505"/>
      <w:r>
        <w:rPr>
          <w:lang w:val="es-MX"/>
        </w:rPr>
        <w:t>Diagrama de secuencia para aplicación web.</w:t>
      </w:r>
      <w:bookmarkEnd w:id="128"/>
    </w:p>
    <w:p w14:paraId="1F7E0CA5" w14:textId="5EE31649" w:rsidR="009E35A7" w:rsidRDefault="00C40D23" w:rsidP="00D52AD1">
      <w:pPr>
        <w:ind w:firstLine="425"/>
        <w:rPr>
          <w:lang w:val="es-MX"/>
        </w:rPr>
      </w:pPr>
      <w:r>
        <w:rPr>
          <w:noProof/>
        </w:rPr>
        <mc:AlternateContent>
          <mc:Choice Requires="wps">
            <w:drawing>
              <wp:anchor distT="0" distB="0" distL="114300" distR="114300" simplePos="0" relativeHeight="251666432" behindDoc="0" locked="0" layoutInCell="1" allowOverlap="1" wp14:anchorId="48DAD492" wp14:editId="337806F4">
                <wp:simplePos x="0" y="0"/>
                <wp:positionH relativeFrom="column">
                  <wp:posOffset>-527685</wp:posOffset>
                </wp:positionH>
                <wp:positionV relativeFrom="paragraph">
                  <wp:posOffset>6010275</wp:posOffset>
                </wp:positionV>
                <wp:extent cx="6667500" cy="635"/>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6667500" cy="635"/>
                        </a:xfrm>
                        <a:prstGeom prst="rect">
                          <a:avLst/>
                        </a:prstGeom>
                        <a:solidFill>
                          <a:prstClr val="white"/>
                        </a:solidFill>
                        <a:ln>
                          <a:noFill/>
                        </a:ln>
                      </wps:spPr>
                      <wps:txbx>
                        <w:txbxContent>
                          <w:p w14:paraId="0DDF7781" w14:textId="4B2C3660" w:rsidR="00C40D23" w:rsidRPr="00CB4EE2" w:rsidRDefault="00C40D23" w:rsidP="00C40D23">
                            <w:pPr>
                              <w:pStyle w:val="Descripcin"/>
                              <w:jc w:val="center"/>
                              <w:rPr>
                                <w:noProof/>
                              </w:rPr>
                            </w:pPr>
                            <w:r>
                              <w:t xml:space="preserve">Fig.  18 </w:t>
                            </w:r>
                            <w:proofErr w:type="gramStart"/>
                            <w:r>
                              <w:t>Diagrama</w:t>
                            </w:r>
                            <w:proofErr w:type="gramEnd"/>
                            <w:r>
                              <w:t xml:space="preserve"> de secuencia - aplicación Web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AD492" id="Cuadro de texto 14" o:spid="_x0000_s1027" type="#_x0000_t202" style="position:absolute;left:0;text-align:left;margin-left:-41.55pt;margin-top:473.25pt;width:5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" stroked="f">
                <v:textbox style="mso-fit-shape-to-text:t" inset="0,0,0,0">
                  <w:txbxContent>
                    <w:p w14:paraId="0DDF7781" w14:textId="4B2C3660" w:rsidR="00C40D23" w:rsidRPr="00CB4EE2" w:rsidRDefault="00C40D23" w:rsidP="00C40D23">
                      <w:pPr>
                        <w:pStyle w:val="Descripcin"/>
                        <w:jc w:val="center"/>
                        <w:rPr>
                          <w:noProof/>
                        </w:rPr>
                      </w:pPr>
                      <w:r>
                        <w:t xml:space="preserve">Fig.  18 </w:t>
                      </w:r>
                      <w:proofErr w:type="gramStart"/>
                      <w:r>
                        <w:t>Diagrama</w:t>
                      </w:r>
                      <w:proofErr w:type="gramEnd"/>
                      <w:r>
                        <w:t xml:space="preserve"> de secuencia - aplicación Web</w:t>
                      </w:r>
                    </w:p>
                  </w:txbxContent>
                </v:textbox>
              </v:shape>
            </w:pict>
          </mc:Fallback>
        </mc:AlternateContent>
      </w:r>
      <w:r w:rsidR="00D52AD1" w:rsidRPr="005F10DC">
        <w:rPr>
          <w:noProof/>
          <w:lang w:val="es-MX"/>
        </w:rPr>
        <w:drawing>
          <wp:anchor distT="0" distB="0" distL="114300" distR="114300" simplePos="0" relativeHeight="251664384" behindDoc="0" locked="0" layoutInCell="1" allowOverlap="1" wp14:anchorId="533CBC86" wp14:editId="6E51CC27">
            <wp:simplePos x="0" y="0"/>
            <wp:positionH relativeFrom="margin">
              <wp:align>center</wp:align>
            </wp:positionH>
            <wp:positionV relativeFrom="paragraph">
              <wp:posOffset>347345</wp:posOffset>
            </wp:positionV>
            <wp:extent cx="6667500" cy="5606041"/>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667500" cy="5606041"/>
                    </a:xfrm>
                    <a:prstGeom prst="rect">
                      <a:avLst/>
                    </a:prstGeom>
                  </pic:spPr>
                </pic:pic>
              </a:graphicData>
            </a:graphic>
            <wp14:sizeRelH relativeFrom="page">
              <wp14:pctWidth>0</wp14:pctWidth>
            </wp14:sizeRelH>
            <wp14:sizeRelV relativeFrom="page">
              <wp14:pctHeight>0</wp14:pctHeight>
            </wp14:sizeRelV>
          </wp:anchor>
        </w:drawing>
      </w:r>
      <w:r w:rsidR="009E35A7" w:rsidRPr="005F10DC">
        <w:rPr>
          <w:lang w:val="es-MX"/>
        </w:rPr>
        <w:t>El diagrama de secuencia para la aplicación Web</w:t>
      </w:r>
      <w:r w:rsidR="00D52AD1">
        <w:rPr>
          <w:lang w:val="es-MX"/>
        </w:rPr>
        <w:t xml:space="preserve"> (Figura 18)</w:t>
      </w:r>
    </w:p>
    <w:p w14:paraId="4D633708" w14:textId="2F0B29E7" w:rsidR="00D52AD1" w:rsidRDefault="00D52AD1" w:rsidP="00D52AD1">
      <w:pPr>
        <w:ind w:firstLine="425"/>
        <w:rPr>
          <w:lang w:val="es-MX"/>
        </w:rPr>
      </w:pPr>
    </w:p>
    <w:p w14:paraId="091B14F9" w14:textId="6F003C3E" w:rsidR="00D52AD1" w:rsidRDefault="00D52AD1" w:rsidP="00D52AD1">
      <w:pPr>
        <w:ind w:firstLine="425"/>
        <w:rPr>
          <w:lang w:val="es-MX"/>
        </w:rPr>
      </w:pPr>
    </w:p>
    <w:p w14:paraId="771401AB" w14:textId="28495C43" w:rsidR="00D52AD1" w:rsidRDefault="00D52AD1" w:rsidP="00D52AD1">
      <w:pPr>
        <w:ind w:firstLine="425"/>
        <w:rPr>
          <w:lang w:val="es-MX"/>
        </w:rPr>
      </w:pPr>
    </w:p>
    <w:p w14:paraId="34E33B74" w14:textId="358A19C5" w:rsidR="00D52AD1" w:rsidRDefault="00D52AD1" w:rsidP="00D52AD1">
      <w:pPr>
        <w:ind w:firstLine="425"/>
        <w:rPr>
          <w:lang w:val="es-MX"/>
        </w:rPr>
      </w:pPr>
    </w:p>
    <w:p w14:paraId="3F725628" w14:textId="44815B16" w:rsidR="00D52AD1" w:rsidRDefault="00D52AD1" w:rsidP="00D52AD1">
      <w:pPr>
        <w:ind w:firstLine="425"/>
        <w:rPr>
          <w:lang w:val="es-MX"/>
        </w:rPr>
      </w:pPr>
    </w:p>
    <w:p w14:paraId="2388D231" w14:textId="52F4647C" w:rsidR="00D52AD1" w:rsidRDefault="00D52AD1" w:rsidP="00D52AD1">
      <w:pPr>
        <w:ind w:firstLine="425"/>
        <w:rPr>
          <w:lang w:val="es-MX"/>
        </w:rPr>
      </w:pPr>
    </w:p>
    <w:p w14:paraId="04BFDC37" w14:textId="4F6FE46D" w:rsidR="00D52AD1" w:rsidRDefault="00D52AD1" w:rsidP="00D52AD1">
      <w:pPr>
        <w:ind w:firstLine="425"/>
        <w:rPr>
          <w:lang w:val="es-MX"/>
        </w:rPr>
      </w:pPr>
    </w:p>
    <w:p w14:paraId="129AF727" w14:textId="5E084691" w:rsidR="00D52AD1" w:rsidRDefault="00D52AD1" w:rsidP="00D52AD1">
      <w:pPr>
        <w:ind w:firstLine="425"/>
        <w:rPr>
          <w:lang w:val="es-MX"/>
        </w:rPr>
      </w:pPr>
    </w:p>
    <w:p w14:paraId="7E8819BD" w14:textId="46506B89" w:rsidR="00D52AD1" w:rsidRDefault="00D52AD1" w:rsidP="00D52AD1">
      <w:pPr>
        <w:ind w:firstLine="425"/>
        <w:rPr>
          <w:lang w:val="es-MX"/>
        </w:rPr>
      </w:pPr>
    </w:p>
    <w:p w14:paraId="163A349F" w14:textId="52018709" w:rsidR="00D52AD1" w:rsidRDefault="00D52AD1" w:rsidP="00D52AD1">
      <w:pPr>
        <w:ind w:firstLine="425"/>
        <w:rPr>
          <w:lang w:val="es-MX"/>
        </w:rPr>
      </w:pPr>
    </w:p>
    <w:p w14:paraId="1FA644DB" w14:textId="48AC3E34" w:rsidR="00D52AD1" w:rsidRDefault="00D52AD1" w:rsidP="00D52AD1">
      <w:pPr>
        <w:ind w:firstLine="425"/>
        <w:rPr>
          <w:lang w:val="es-MX"/>
        </w:rPr>
      </w:pPr>
    </w:p>
    <w:p w14:paraId="12DB3705" w14:textId="4E698C53" w:rsidR="00D52AD1" w:rsidRDefault="00D52AD1" w:rsidP="00D52AD1">
      <w:pPr>
        <w:ind w:firstLine="425"/>
        <w:rPr>
          <w:lang w:val="es-MX"/>
        </w:rPr>
      </w:pPr>
    </w:p>
    <w:p w14:paraId="2015FEC5" w14:textId="06DB8A96" w:rsidR="00D52AD1" w:rsidRDefault="00D52AD1" w:rsidP="00D52AD1">
      <w:pPr>
        <w:ind w:firstLine="425"/>
        <w:rPr>
          <w:lang w:val="es-MX"/>
        </w:rPr>
      </w:pPr>
    </w:p>
    <w:p w14:paraId="2F6046C1" w14:textId="1B871EAD" w:rsidR="00D52AD1" w:rsidRDefault="00D52AD1" w:rsidP="00D52AD1">
      <w:pPr>
        <w:ind w:firstLine="425"/>
        <w:rPr>
          <w:lang w:val="es-MX"/>
        </w:rPr>
      </w:pPr>
    </w:p>
    <w:p w14:paraId="29B08E0B" w14:textId="75460280" w:rsidR="00D52AD1" w:rsidRDefault="00D52AD1" w:rsidP="00D52AD1">
      <w:pPr>
        <w:ind w:firstLine="425"/>
        <w:rPr>
          <w:lang w:val="es-MX"/>
        </w:rPr>
      </w:pPr>
    </w:p>
    <w:p w14:paraId="19DAE5C8" w14:textId="77777777" w:rsidR="00D52AD1" w:rsidRPr="005F10DC" w:rsidRDefault="00D52AD1" w:rsidP="00D52AD1">
      <w:pPr>
        <w:ind w:firstLine="425"/>
        <w:rPr>
          <w:lang w:val="es-MX"/>
        </w:rPr>
      </w:pPr>
    </w:p>
    <w:p w14:paraId="104D59F1" w14:textId="4A3C2B51" w:rsidR="009E35A7" w:rsidRPr="005F10DC" w:rsidRDefault="009E35A7" w:rsidP="00F07C2A">
      <w:pPr>
        <w:rPr>
          <w:lang w:val="es-MX"/>
        </w:rPr>
      </w:pPr>
    </w:p>
    <w:p w14:paraId="6DBE3EE8" w14:textId="4DA1A956" w:rsidR="00A97B88" w:rsidRPr="005F10DC" w:rsidRDefault="00A97B88" w:rsidP="00F07C2A">
      <w:pPr>
        <w:rPr>
          <w:lang w:val="es-MX"/>
        </w:rPr>
      </w:pPr>
    </w:p>
    <w:p w14:paraId="71C855C6" w14:textId="0D829B28" w:rsidR="00F833F7" w:rsidRDefault="00F833F7" w:rsidP="00F07C2A">
      <w:pPr>
        <w:rPr>
          <w:lang w:val="es-MX"/>
        </w:rPr>
      </w:pPr>
    </w:p>
    <w:p w14:paraId="6686FF6E" w14:textId="6C024494" w:rsidR="00D52AD1" w:rsidRDefault="00D52AD1" w:rsidP="00F07C2A">
      <w:pPr>
        <w:rPr>
          <w:lang w:val="es-MX"/>
        </w:rPr>
      </w:pPr>
    </w:p>
    <w:p w14:paraId="2E0DDEF9" w14:textId="652FBE03" w:rsidR="00D52AD1" w:rsidRDefault="00D52AD1" w:rsidP="00F07C2A">
      <w:pPr>
        <w:rPr>
          <w:lang w:val="es-MX"/>
        </w:rPr>
      </w:pPr>
    </w:p>
    <w:p w14:paraId="739964D5" w14:textId="5EBE4739" w:rsidR="00D52AD1" w:rsidRDefault="00D52AD1" w:rsidP="00F07C2A">
      <w:pPr>
        <w:rPr>
          <w:lang w:val="es-MX"/>
        </w:rPr>
      </w:pPr>
    </w:p>
    <w:p w14:paraId="44BF3BAF" w14:textId="77777777" w:rsidR="00D52AD1" w:rsidRPr="005F10DC" w:rsidRDefault="00D52AD1" w:rsidP="00F07C2A">
      <w:pPr>
        <w:rPr>
          <w:lang w:val="es-MX"/>
        </w:rPr>
      </w:pPr>
    </w:p>
    <w:p w14:paraId="25A4A238" w14:textId="2A77BAFA" w:rsidR="00F833F7" w:rsidRDefault="00F833F7" w:rsidP="00F07C2A">
      <w:pPr>
        <w:rPr>
          <w:lang w:val="es-MX"/>
        </w:rPr>
      </w:pPr>
    </w:p>
    <w:p w14:paraId="4E4CDD1D" w14:textId="75CB88A2" w:rsidR="00C40D23" w:rsidRDefault="00C40D23" w:rsidP="00F07C2A">
      <w:pPr>
        <w:rPr>
          <w:lang w:val="es-MX"/>
        </w:rPr>
      </w:pPr>
    </w:p>
    <w:p w14:paraId="1C45ACA9" w14:textId="77777777" w:rsidR="00C40D23" w:rsidRPr="005F10DC" w:rsidRDefault="00C40D23" w:rsidP="00F07C2A">
      <w:pPr>
        <w:rPr>
          <w:lang w:val="es-MX"/>
        </w:rPr>
      </w:pPr>
    </w:p>
    <w:p w14:paraId="74B15752" w14:textId="44AD8A9E" w:rsidR="00C40D23" w:rsidRDefault="00C40D23" w:rsidP="00C40D23">
      <w:pPr>
        <w:pStyle w:val="Ttulo3"/>
        <w:numPr>
          <w:ilvl w:val="2"/>
          <w:numId w:val="7"/>
        </w:numPr>
        <w:rPr>
          <w:lang w:val="es-MX"/>
        </w:rPr>
      </w:pPr>
      <w:bookmarkStart w:id="129" w:name="_Toc23418506"/>
      <w:r>
        <w:rPr>
          <w:lang w:val="es-MX"/>
        </w:rPr>
        <w:lastRenderedPageBreak/>
        <w:t xml:space="preserve">Diagrama de secuencia </w:t>
      </w:r>
      <w:r w:rsidR="00C55215">
        <w:rPr>
          <w:lang w:val="es-MX"/>
        </w:rPr>
        <w:t>para módulo de consultas federadas geoespaciales.</w:t>
      </w:r>
      <w:bookmarkEnd w:id="129"/>
    </w:p>
    <w:p w14:paraId="68B8B126" w14:textId="58676823" w:rsidR="00A97B88" w:rsidRDefault="00F833F7" w:rsidP="00CB420F">
      <w:pPr>
        <w:ind w:firstLine="425"/>
        <w:rPr>
          <w:lang w:val="es-MX"/>
        </w:rPr>
      </w:pPr>
      <w:r w:rsidRPr="005F10DC">
        <w:rPr>
          <w:lang w:val="es-MX"/>
        </w:rPr>
        <w:t>Diagrama de secuencia módulo AM</w:t>
      </w:r>
      <w:r w:rsidR="00CB420F">
        <w:rPr>
          <w:lang w:val="es-MX"/>
        </w:rPr>
        <w:t xml:space="preserve"> (Figura 19)</w:t>
      </w:r>
    </w:p>
    <w:p w14:paraId="1212EB92" w14:textId="77777777" w:rsidR="00CB420F" w:rsidRPr="005F10DC" w:rsidRDefault="00CB420F" w:rsidP="00CB420F">
      <w:pPr>
        <w:ind w:firstLine="425"/>
        <w:rPr>
          <w:lang w:val="es-MX"/>
        </w:rPr>
      </w:pPr>
    </w:p>
    <w:p w14:paraId="71326FDE" w14:textId="77777777" w:rsidR="00CB420F" w:rsidRDefault="00BD1A31" w:rsidP="00CB420F">
      <w:pPr>
        <w:keepNext/>
      </w:pPr>
      <w:r w:rsidRPr="005F10DC">
        <w:rPr>
          <w:noProof/>
          <w:lang w:val="es-MX"/>
        </w:rPr>
        <w:drawing>
          <wp:inline distT="0" distB="0" distL="0" distR="0" wp14:anchorId="2151C1ED" wp14:editId="55CFBD4A">
            <wp:extent cx="5612130" cy="5445125"/>
            <wp:effectExtent l="0" t="0" r="762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5445125"/>
                    </a:xfrm>
                    <a:prstGeom prst="rect">
                      <a:avLst/>
                    </a:prstGeom>
                  </pic:spPr>
                </pic:pic>
              </a:graphicData>
            </a:graphic>
          </wp:inline>
        </w:drawing>
      </w:r>
    </w:p>
    <w:p w14:paraId="4EC75CB9" w14:textId="65A498B4" w:rsidR="00A97B88" w:rsidRPr="005F10DC" w:rsidRDefault="00CB420F" w:rsidP="00CB420F">
      <w:pPr>
        <w:pStyle w:val="Descripcin"/>
        <w:jc w:val="center"/>
      </w:pPr>
      <w:r>
        <w:t xml:space="preserve">Fig.  19 </w:t>
      </w:r>
      <w:proofErr w:type="gramStart"/>
      <w:r>
        <w:t>Diagrama</w:t>
      </w:r>
      <w:proofErr w:type="gramEnd"/>
      <w:r>
        <w:t xml:space="preserve"> de secuencia para módulo de consultas federadas geoespaciales</w:t>
      </w:r>
    </w:p>
    <w:p w14:paraId="12DA5117" w14:textId="71302226" w:rsidR="00A97B88" w:rsidRPr="005F10DC" w:rsidRDefault="00A97B88" w:rsidP="00F07C2A">
      <w:pPr>
        <w:rPr>
          <w:lang w:val="es-MX"/>
        </w:rPr>
      </w:pPr>
    </w:p>
    <w:p w14:paraId="5E9B070F" w14:textId="7C6AC301" w:rsidR="00B84B8C" w:rsidRPr="005F10DC" w:rsidRDefault="00B84B8C" w:rsidP="00F07C2A">
      <w:pPr>
        <w:rPr>
          <w:lang w:val="es-MX"/>
        </w:rPr>
      </w:pPr>
    </w:p>
    <w:p w14:paraId="26C80788" w14:textId="62D5C425" w:rsidR="00B84B8C" w:rsidRPr="005F10DC" w:rsidRDefault="00B84B8C" w:rsidP="00F07C2A">
      <w:pPr>
        <w:rPr>
          <w:lang w:val="es-MX"/>
        </w:rPr>
      </w:pPr>
    </w:p>
    <w:p w14:paraId="3DD2B42E" w14:textId="7B4D862A" w:rsidR="00B84B8C" w:rsidRDefault="00B84B8C" w:rsidP="00F07C2A">
      <w:pPr>
        <w:rPr>
          <w:lang w:val="es-MX"/>
        </w:rPr>
      </w:pPr>
    </w:p>
    <w:p w14:paraId="6820E381" w14:textId="50C4BB95" w:rsidR="00F25E57" w:rsidRDefault="00F25E57" w:rsidP="00F07C2A">
      <w:pPr>
        <w:rPr>
          <w:lang w:val="es-MX"/>
        </w:rPr>
      </w:pPr>
    </w:p>
    <w:p w14:paraId="265D164D" w14:textId="5C2D5346" w:rsidR="00F25E57" w:rsidRDefault="00F25E57" w:rsidP="00F07C2A">
      <w:pPr>
        <w:rPr>
          <w:lang w:val="es-MX"/>
        </w:rPr>
      </w:pPr>
    </w:p>
    <w:p w14:paraId="77603D53" w14:textId="77777777" w:rsidR="00B86444" w:rsidRDefault="00B86444" w:rsidP="00F07C2A">
      <w:pPr>
        <w:rPr>
          <w:lang w:val="es-MX"/>
        </w:rPr>
        <w:sectPr w:rsidR="00B86444">
          <w:pgSz w:w="12240" w:h="15840"/>
          <w:pgMar w:top="1417" w:right="1701" w:bottom="1417" w:left="1701" w:header="708" w:footer="708" w:gutter="0"/>
          <w:cols w:space="708"/>
          <w:docGrid w:linePitch="360"/>
        </w:sectPr>
      </w:pPr>
    </w:p>
    <w:p w14:paraId="10140540" w14:textId="48B8620F" w:rsidR="00B86444" w:rsidRPr="005F10DC" w:rsidRDefault="00B86444" w:rsidP="00A71E3B">
      <w:pPr>
        <w:pStyle w:val="Ttulo2"/>
        <w:numPr>
          <w:ilvl w:val="1"/>
          <w:numId w:val="7"/>
        </w:numPr>
        <w:rPr>
          <w:lang w:val="es-MX"/>
        </w:rPr>
      </w:pPr>
      <w:bookmarkStart w:id="130" w:name="_Toc23418507"/>
      <w:r>
        <w:rPr>
          <w:lang w:val="es-MX"/>
        </w:rPr>
        <w:lastRenderedPageBreak/>
        <w:t>Secuencia de interfaces</w:t>
      </w:r>
      <w:bookmarkEnd w:id="130"/>
    </w:p>
    <w:p w14:paraId="51E09353" w14:textId="572AA616" w:rsidR="00F25E57" w:rsidRDefault="00B86444" w:rsidP="00F07C2A">
      <w:pPr>
        <w:rPr>
          <w:lang w:val="es-MX"/>
        </w:rPr>
      </w:pPr>
      <w:r>
        <w:rPr>
          <w:noProof/>
        </w:rPr>
        <w:drawing>
          <wp:anchor distT="0" distB="0" distL="114300" distR="114300" simplePos="0" relativeHeight="251669504" behindDoc="0" locked="0" layoutInCell="1" allowOverlap="1" wp14:anchorId="21A89D22" wp14:editId="3E20489B">
            <wp:simplePos x="0" y="0"/>
            <wp:positionH relativeFrom="column">
              <wp:posOffset>4502150</wp:posOffset>
            </wp:positionH>
            <wp:positionV relativeFrom="paragraph">
              <wp:posOffset>3810</wp:posOffset>
            </wp:positionV>
            <wp:extent cx="2384425" cy="1431290"/>
            <wp:effectExtent l="0" t="0" r="0" b="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84425" cy="1431290"/>
                    </a:xfrm>
                    <a:prstGeom prst="rect">
                      <a:avLst/>
                    </a:prstGeom>
                  </pic:spPr>
                </pic:pic>
              </a:graphicData>
            </a:graphic>
            <wp14:sizeRelH relativeFrom="page">
              <wp14:pctWidth>0</wp14:pctWidth>
            </wp14:sizeRelH>
            <wp14:sizeRelV relativeFrom="page">
              <wp14:pctHeight>0</wp14:pctHeight>
            </wp14:sizeRelV>
          </wp:anchor>
        </w:drawing>
      </w:r>
    </w:p>
    <w:p w14:paraId="7615DD53" w14:textId="3603AFB7" w:rsidR="00F25E57" w:rsidRDefault="00F25E57" w:rsidP="00F07C2A">
      <w:pPr>
        <w:rPr>
          <w:lang w:val="es-MX"/>
        </w:rPr>
      </w:pPr>
    </w:p>
    <w:p w14:paraId="75158ECA" w14:textId="3444D1AA" w:rsidR="00F25E57" w:rsidRDefault="00B86444" w:rsidP="00F07C2A">
      <w:pPr>
        <w:rPr>
          <w:lang w:val="es-MX"/>
        </w:rPr>
      </w:pPr>
      <w:r>
        <w:rPr>
          <w:noProof/>
          <w:lang w:val="es-MX"/>
        </w:rPr>
        <mc:AlternateContent>
          <mc:Choice Requires="wps">
            <w:drawing>
              <wp:anchor distT="0" distB="0" distL="114300" distR="114300" simplePos="0" relativeHeight="251675648" behindDoc="0" locked="0" layoutInCell="1" allowOverlap="1" wp14:anchorId="24C225A1" wp14:editId="1BE3A8F9">
                <wp:simplePos x="0" y="0"/>
                <wp:positionH relativeFrom="column">
                  <wp:posOffset>6871970</wp:posOffset>
                </wp:positionH>
                <wp:positionV relativeFrom="paragraph">
                  <wp:posOffset>173990</wp:posOffset>
                </wp:positionV>
                <wp:extent cx="929640" cy="1051560"/>
                <wp:effectExtent l="0" t="0" r="80010" b="53340"/>
                <wp:wrapNone/>
                <wp:docPr id="22" name="Conector: angular 22"/>
                <wp:cNvGraphicFramePr/>
                <a:graphic xmlns:a="http://schemas.openxmlformats.org/drawingml/2006/main">
                  <a:graphicData uri="http://schemas.microsoft.com/office/word/2010/wordprocessingShape">
                    <wps:wsp>
                      <wps:cNvCnPr/>
                      <wps:spPr>
                        <a:xfrm>
                          <a:off x="0" y="0"/>
                          <a:ext cx="929640" cy="1051560"/>
                        </a:xfrm>
                        <a:prstGeom prst="bentConnector3">
                          <a:avLst>
                            <a:gd name="adj1" fmla="val 10034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F32AAB"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2" o:spid="_x0000_s1026" type="#_x0000_t34" style="position:absolute;margin-left:541.1pt;margin-top:13.7pt;width:73.2pt;height:82.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" adj="21673" strokecolor="black [3200]" strokeweight="1.5pt">
                <v:stroke endarrow="block"/>
              </v:shape>
            </w:pict>
          </mc:Fallback>
        </mc:AlternateContent>
      </w:r>
      <w:r>
        <w:rPr>
          <w:noProof/>
          <w:lang w:val="es-MX"/>
        </w:rPr>
        <mc:AlternateContent>
          <mc:Choice Requires="wps">
            <w:drawing>
              <wp:anchor distT="0" distB="0" distL="114300" distR="114300" simplePos="0" relativeHeight="251673600" behindDoc="0" locked="0" layoutInCell="1" allowOverlap="1" wp14:anchorId="3C41857D" wp14:editId="4FBA69A5">
                <wp:simplePos x="0" y="0"/>
                <wp:positionH relativeFrom="column">
                  <wp:posOffset>3343910</wp:posOffset>
                </wp:positionH>
                <wp:positionV relativeFrom="paragraph">
                  <wp:posOffset>82550</wp:posOffset>
                </wp:positionV>
                <wp:extent cx="1173480" cy="1097280"/>
                <wp:effectExtent l="0" t="76200" r="0" b="26670"/>
                <wp:wrapNone/>
                <wp:docPr id="19" name="Conector: angular 19"/>
                <wp:cNvGraphicFramePr/>
                <a:graphic xmlns:a="http://schemas.openxmlformats.org/drawingml/2006/main">
                  <a:graphicData uri="http://schemas.microsoft.com/office/word/2010/wordprocessingShape">
                    <wps:wsp>
                      <wps:cNvCnPr/>
                      <wps:spPr>
                        <a:xfrm flipV="1">
                          <a:off x="0" y="0"/>
                          <a:ext cx="1173480" cy="1097280"/>
                        </a:xfrm>
                        <a:prstGeom prst="bentConnector3">
                          <a:avLst>
                            <a:gd name="adj1" fmla="val 3177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25568B" id="Conector: angular 19" o:spid="_x0000_s1026" type="#_x0000_t34" style="position:absolute;margin-left:263.3pt;margin-top:6.5pt;width:92.4pt;height:86.4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" adj="6863" strokecolor="black [3200]" strokeweight="1.5pt">
                <v:stroke endarrow="block"/>
              </v:shape>
            </w:pict>
          </mc:Fallback>
        </mc:AlternateContent>
      </w:r>
    </w:p>
    <w:p w14:paraId="68F068CD" w14:textId="5533B373" w:rsidR="00A97B88" w:rsidRDefault="00F25E57" w:rsidP="00F07C2A">
      <w:pPr>
        <w:rPr>
          <w:lang w:val="es-MX"/>
        </w:rPr>
      </w:pPr>
      <w:r w:rsidRPr="00F25E57">
        <w:rPr>
          <w:noProof/>
        </w:rPr>
        <w:t xml:space="preserve"> </w:t>
      </w:r>
      <w:r w:rsidR="00BF0F73" w:rsidRPr="00BF0F73">
        <w:rPr>
          <w:noProof/>
        </w:rPr>
        <w:t xml:space="preserve"> </w:t>
      </w:r>
      <w:r w:rsidR="00F146D1" w:rsidRPr="00F146D1">
        <w:rPr>
          <w:noProof/>
        </w:rPr>
        <w:t xml:space="preserve"> </w:t>
      </w:r>
    </w:p>
    <w:p w14:paraId="03FE7054" w14:textId="4F2C3282" w:rsidR="00B86444" w:rsidRDefault="00B86444" w:rsidP="00F07C2A">
      <w:pPr>
        <w:rPr>
          <w:lang w:val="es-MX"/>
        </w:rPr>
        <w:sectPr w:rsidR="00B86444" w:rsidSect="00B86444">
          <w:pgSz w:w="15840" w:h="12240" w:orient="landscape"/>
          <w:pgMar w:top="1701" w:right="1418" w:bottom="1701" w:left="1418" w:header="709" w:footer="709" w:gutter="0"/>
          <w:cols w:space="708"/>
          <w:docGrid w:linePitch="360"/>
        </w:sectPr>
      </w:pPr>
      <w:r>
        <w:rPr>
          <w:noProof/>
        </w:rPr>
        <mc:AlternateContent>
          <mc:Choice Requires="wps">
            <w:drawing>
              <wp:anchor distT="0" distB="0" distL="114300" distR="114300" simplePos="0" relativeHeight="251676672" behindDoc="0" locked="0" layoutInCell="1" allowOverlap="1" wp14:anchorId="19063E4B" wp14:editId="133E566B">
                <wp:simplePos x="0" y="0"/>
                <wp:positionH relativeFrom="column">
                  <wp:posOffset>7085330</wp:posOffset>
                </wp:positionH>
                <wp:positionV relativeFrom="paragraph">
                  <wp:posOffset>2071370</wp:posOffset>
                </wp:positionV>
                <wp:extent cx="746760" cy="1127760"/>
                <wp:effectExtent l="0" t="38100" r="72390" b="34290"/>
                <wp:wrapNone/>
                <wp:docPr id="25" name="Conector: angular 25"/>
                <wp:cNvGraphicFramePr/>
                <a:graphic xmlns:a="http://schemas.openxmlformats.org/drawingml/2006/main">
                  <a:graphicData uri="http://schemas.microsoft.com/office/word/2010/wordprocessingShape">
                    <wps:wsp>
                      <wps:cNvCnPr/>
                      <wps:spPr>
                        <a:xfrm flipV="1">
                          <a:off x="0" y="0"/>
                          <a:ext cx="746760" cy="1127760"/>
                        </a:xfrm>
                        <a:prstGeom prst="bentConnector3">
                          <a:avLst>
                            <a:gd name="adj1" fmla="val 10000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B050F73" id="Conector: angular 25" o:spid="_x0000_s1026" type="#_x0000_t34" style="position:absolute;margin-left:557.9pt;margin-top:163.1pt;width:58.8pt;height:88.8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" adj="21600" strokecolor="black [3200]" strokeweight="1.5pt">
                <v:stroke endarrow="block"/>
              </v:shape>
            </w:pict>
          </mc:Fallback>
        </mc:AlternateContent>
      </w:r>
      <w:r>
        <w:rPr>
          <w:noProof/>
        </w:rPr>
        <w:drawing>
          <wp:anchor distT="0" distB="0" distL="114300" distR="114300" simplePos="0" relativeHeight="251671552" behindDoc="0" locked="0" layoutInCell="1" allowOverlap="1" wp14:anchorId="5727186F" wp14:editId="0D578A82">
            <wp:simplePos x="0" y="0"/>
            <wp:positionH relativeFrom="page">
              <wp:posOffset>7463790</wp:posOffset>
            </wp:positionH>
            <wp:positionV relativeFrom="paragraph">
              <wp:posOffset>661670</wp:posOffset>
            </wp:positionV>
            <wp:extent cx="2413635" cy="1424305"/>
            <wp:effectExtent l="0" t="0" r="5715" b="4445"/>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13635" cy="14243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34F4086C" wp14:editId="16776B0A">
                <wp:simplePos x="0" y="0"/>
                <wp:positionH relativeFrom="margin">
                  <wp:align>center</wp:align>
                </wp:positionH>
                <wp:positionV relativeFrom="paragraph">
                  <wp:posOffset>2124710</wp:posOffset>
                </wp:positionV>
                <wp:extent cx="1112520" cy="1120140"/>
                <wp:effectExtent l="0" t="0" r="68580" b="99060"/>
                <wp:wrapNone/>
                <wp:docPr id="21" name="Conector: angular 21"/>
                <wp:cNvGraphicFramePr/>
                <a:graphic xmlns:a="http://schemas.openxmlformats.org/drawingml/2006/main">
                  <a:graphicData uri="http://schemas.microsoft.com/office/word/2010/wordprocessingShape">
                    <wps:wsp>
                      <wps:cNvCnPr/>
                      <wps:spPr>
                        <a:xfrm>
                          <a:off x="0" y="0"/>
                          <a:ext cx="1112520" cy="1120140"/>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2FFC484" id="Conector: angular 21" o:spid="_x0000_s1026" type="#_x0000_t34" style="position:absolute;margin-left:0;margin-top:167.3pt;width:87.6pt;height:88.2pt;z-index:25167462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" strokecolor="black [3200]" strokeweight="1.5pt">
                <v:stroke endarrow="block"/>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1C81D77D" wp14:editId="0035A4EC">
                <wp:simplePos x="0" y="0"/>
                <wp:positionH relativeFrom="column">
                  <wp:posOffset>2040890</wp:posOffset>
                </wp:positionH>
                <wp:positionV relativeFrom="paragraph">
                  <wp:posOffset>1377950</wp:posOffset>
                </wp:positionV>
                <wp:extent cx="381000" cy="0"/>
                <wp:effectExtent l="0" t="76200" r="19050" b="95250"/>
                <wp:wrapNone/>
                <wp:docPr id="18" name="Conector: angular 18"/>
                <wp:cNvGraphicFramePr/>
                <a:graphic xmlns:a="http://schemas.openxmlformats.org/drawingml/2006/main">
                  <a:graphicData uri="http://schemas.microsoft.com/office/word/2010/wordprocessingShape">
                    <wps:wsp>
                      <wps:cNvCnPr/>
                      <wps:spPr>
                        <a:xfrm>
                          <a:off x="0" y="0"/>
                          <a:ext cx="381000" cy="0"/>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C117612" id="Conector: angular 18" o:spid="_x0000_s1026" type="#_x0000_t34" style="position:absolute;margin-left:160.7pt;margin-top:108.5pt;width:30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" strokecolor="black [3200]" strokeweight="1.5pt">
                <v:stroke endarrow="block"/>
              </v:shape>
            </w:pict>
          </mc:Fallback>
        </mc:AlternateContent>
      </w:r>
      <w:r>
        <w:rPr>
          <w:noProof/>
        </w:rPr>
        <w:drawing>
          <wp:anchor distT="0" distB="0" distL="114300" distR="114300" simplePos="0" relativeHeight="251670528" behindDoc="0" locked="0" layoutInCell="1" allowOverlap="1" wp14:anchorId="4B575483" wp14:editId="746F9C9F">
            <wp:simplePos x="0" y="0"/>
            <wp:positionH relativeFrom="column">
              <wp:posOffset>4650740</wp:posOffset>
            </wp:positionH>
            <wp:positionV relativeFrom="paragraph">
              <wp:posOffset>2490470</wp:posOffset>
            </wp:positionV>
            <wp:extent cx="2449195" cy="1440815"/>
            <wp:effectExtent l="0" t="0" r="8255" b="6985"/>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49195" cy="14408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36729F4B" wp14:editId="125C715A">
            <wp:simplePos x="0" y="0"/>
            <wp:positionH relativeFrom="column">
              <wp:posOffset>-565150</wp:posOffset>
            </wp:positionH>
            <wp:positionV relativeFrom="paragraph">
              <wp:posOffset>593090</wp:posOffset>
            </wp:positionV>
            <wp:extent cx="2637435" cy="1569689"/>
            <wp:effectExtent l="0" t="0" r="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37435" cy="156968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06A2D55F" wp14:editId="35C7EC9E">
            <wp:simplePos x="0" y="0"/>
            <wp:positionH relativeFrom="margin">
              <wp:posOffset>2406015</wp:posOffset>
            </wp:positionH>
            <wp:positionV relativeFrom="paragraph">
              <wp:posOffset>593090</wp:posOffset>
            </wp:positionV>
            <wp:extent cx="2641255" cy="1567815"/>
            <wp:effectExtent l="0" t="0" r="6985" b="0"/>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41255" cy="1567815"/>
                    </a:xfrm>
                    <a:prstGeom prst="rect">
                      <a:avLst/>
                    </a:prstGeom>
                  </pic:spPr>
                </pic:pic>
              </a:graphicData>
            </a:graphic>
            <wp14:sizeRelH relativeFrom="page">
              <wp14:pctWidth>0</wp14:pctWidth>
            </wp14:sizeRelH>
            <wp14:sizeRelV relativeFrom="page">
              <wp14:pctHeight>0</wp14:pctHeight>
            </wp14:sizeRelV>
          </wp:anchor>
        </w:drawing>
      </w:r>
    </w:p>
    <w:p w14:paraId="158AC9A7" w14:textId="77777777" w:rsidR="00A97B88" w:rsidRPr="005F10DC" w:rsidRDefault="00A97B88" w:rsidP="00F07C2A">
      <w:pPr>
        <w:rPr>
          <w:lang w:val="es-MX"/>
        </w:rPr>
      </w:pPr>
    </w:p>
    <w:bookmarkStart w:id="131" w:name="_Toc23418508" w:displacedByCustomXml="next"/>
    <w:sdt>
      <w:sdtPr>
        <w:rPr>
          <w:rFonts w:ascii="Times New Roman" w:eastAsiaTheme="minorHAnsi" w:hAnsi="Times New Roman" w:cstheme="minorBidi"/>
          <w:b/>
          <w:bCs/>
          <w:color w:val="auto"/>
          <w:sz w:val="24"/>
          <w:szCs w:val="22"/>
          <w:lang w:val="es-MX"/>
        </w:rPr>
        <w:id w:val="1710069279"/>
        <w:docPartObj>
          <w:docPartGallery w:val="Bibliographies"/>
          <w:docPartUnique/>
        </w:docPartObj>
      </w:sdtPr>
      <w:sdtEndPr>
        <w:rPr>
          <w:rFonts w:asciiTheme="minorHAnsi" w:hAnsiTheme="minorHAnsi"/>
          <w:b w:val="0"/>
          <w:bCs w:val="0"/>
          <w:sz w:val="22"/>
        </w:rPr>
      </w:sdtEndPr>
      <w:sdtContent>
        <w:p w14:paraId="582E991B" w14:textId="77777777" w:rsidR="00784EF5" w:rsidRPr="005F10DC" w:rsidRDefault="00784EF5" w:rsidP="00784EF5">
          <w:pPr>
            <w:pStyle w:val="Ttulo1"/>
            <w:ind w:left="708" w:hanging="708"/>
            <w:rPr>
              <w:lang w:val="es-MX"/>
            </w:rPr>
          </w:pPr>
          <w:r w:rsidRPr="005F10DC">
            <w:rPr>
              <w:lang w:val="es-MX"/>
            </w:rPr>
            <w:t>Referencias</w:t>
          </w:r>
          <w:bookmarkEnd w:id="131"/>
        </w:p>
        <w:sdt>
          <w:sdtPr>
            <w:rPr>
              <w:lang w:val="es-MX"/>
            </w:rPr>
            <w:id w:val="-573587230"/>
            <w:bibliography/>
          </w:sdtPr>
          <w:sdtEndPr/>
          <w:sdtContent>
            <w:p w14:paraId="0FEDB5D7" w14:textId="77777777" w:rsidR="00595C94" w:rsidRPr="005F10DC" w:rsidRDefault="00784EF5" w:rsidP="00784EF5">
              <w:pPr>
                <w:spacing w:after="200" w:line="276" w:lineRule="auto"/>
                <w:jc w:val="both"/>
                <w:rPr>
                  <w:noProof/>
                  <w:lang w:val="es-MX"/>
                </w:rPr>
              </w:pPr>
              <w:r w:rsidRPr="005F10DC">
                <w:rPr>
                  <w:lang w:val="es-MX"/>
                </w:rPr>
                <w:fldChar w:fldCharType="begin"/>
              </w:r>
              <w:r w:rsidRPr="005F10DC">
                <w:rPr>
                  <w:lang w:val="es-MX"/>
                </w:rPr>
                <w:instrText>BIBLIOGRAPHY</w:instrText>
              </w:r>
              <w:r w:rsidRPr="005F10DC">
                <w:rPr>
                  <w:lang w:val="es-MX"/>
                </w:rPr>
                <w:fldChar w:fldCharType="separate"/>
              </w:r>
            </w:p>
            <w:tbl>
              <w:tblPr>
                <w:tblW w:w="5241" w:type="pct"/>
                <w:tblCellSpacing w:w="15" w:type="dxa"/>
                <w:tblInd w:w="-426" w:type="dxa"/>
                <w:tblCellMar>
                  <w:top w:w="15" w:type="dxa"/>
                  <w:left w:w="15" w:type="dxa"/>
                  <w:bottom w:w="15" w:type="dxa"/>
                  <w:right w:w="15" w:type="dxa"/>
                </w:tblCellMar>
                <w:tblLook w:val="04A0" w:firstRow="1" w:lastRow="0" w:firstColumn="1" w:lastColumn="0" w:noHBand="0" w:noVBand="1"/>
              </w:tblPr>
              <w:tblGrid>
                <w:gridCol w:w="565"/>
                <w:gridCol w:w="8699"/>
              </w:tblGrid>
              <w:tr w:rsidR="00595C94" w:rsidRPr="005F10DC" w14:paraId="22DA4257" w14:textId="77777777" w:rsidTr="00595C94">
                <w:trPr>
                  <w:divId w:val="1293291547"/>
                  <w:tblCellSpacing w:w="15" w:type="dxa"/>
                </w:trPr>
                <w:tc>
                  <w:tcPr>
                    <w:tcW w:w="433" w:type="pct"/>
                    <w:hideMark/>
                  </w:tcPr>
                  <w:p w14:paraId="733001B9" w14:textId="010DF7F2" w:rsidR="00595C94" w:rsidRPr="005F10DC" w:rsidRDefault="00595C94">
                    <w:pPr>
                      <w:pStyle w:val="Bibliografa"/>
                      <w:rPr>
                        <w:noProof/>
                        <w:sz w:val="24"/>
                        <w:szCs w:val="24"/>
                        <w:lang w:val="es-MX"/>
                      </w:rPr>
                    </w:pPr>
                    <w:r w:rsidRPr="005F10DC">
                      <w:rPr>
                        <w:noProof/>
                        <w:lang w:val="es-MX"/>
                      </w:rPr>
                      <w:t xml:space="preserve">[1] </w:t>
                    </w:r>
                  </w:p>
                </w:tc>
                <w:tc>
                  <w:tcPr>
                    <w:tcW w:w="0" w:type="auto"/>
                    <w:hideMark/>
                  </w:tcPr>
                  <w:p w14:paraId="13BF0973" w14:textId="77777777" w:rsidR="00595C94" w:rsidRPr="005F10DC" w:rsidRDefault="00595C94">
                    <w:pPr>
                      <w:pStyle w:val="Bibliografa"/>
                      <w:rPr>
                        <w:noProof/>
                        <w:lang w:val="es-MX"/>
                      </w:rPr>
                    </w:pPr>
                    <w:r w:rsidRPr="005F10DC">
                      <w:rPr>
                        <w:noProof/>
                        <w:lang w:val="es-MX"/>
                      </w:rPr>
                      <w:t xml:space="preserve">T. Berners Lee, J. Hendler y O. Lassila, «The Semantic Web,» </w:t>
                    </w:r>
                    <w:r w:rsidRPr="005F10DC">
                      <w:rPr>
                        <w:i/>
                        <w:iCs/>
                        <w:noProof/>
                        <w:lang w:val="es-MX"/>
                      </w:rPr>
                      <w:t xml:space="preserve">Scientific American, </w:t>
                    </w:r>
                    <w:r w:rsidRPr="005F10DC">
                      <w:rPr>
                        <w:noProof/>
                        <w:lang w:val="es-MX"/>
                      </w:rPr>
                      <w:t xml:space="preserve">vol. 284, nº 5, pp. 34-43, 2001. </w:t>
                    </w:r>
                  </w:p>
                </w:tc>
              </w:tr>
              <w:tr w:rsidR="00595C94" w:rsidRPr="005F10DC" w14:paraId="06E0EEFE" w14:textId="77777777" w:rsidTr="00595C94">
                <w:trPr>
                  <w:divId w:val="1293291547"/>
                  <w:tblCellSpacing w:w="15" w:type="dxa"/>
                </w:trPr>
                <w:tc>
                  <w:tcPr>
                    <w:tcW w:w="433" w:type="pct"/>
                    <w:hideMark/>
                  </w:tcPr>
                  <w:p w14:paraId="2A2FDAF9" w14:textId="77777777" w:rsidR="00595C94" w:rsidRPr="005F10DC" w:rsidRDefault="00595C94">
                    <w:pPr>
                      <w:pStyle w:val="Bibliografa"/>
                      <w:rPr>
                        <w:noProof/>
                        <w:lang w:val="es-MX"/>
                      </w:rPr>
                    </w:pPr>
                    <w:r w:rsidRPr="005F10DC">
                      <w:rPr>
                        <w:noProof/>
                        <w:lang w:val="es-MX"/>
                      </w:rPr>
                      <w:t xml:space="preserve">[2] </w:t>
                    </w:r>
                  </w:p>
                </w:tc>
                <w:tc>
                  <w:tcPr>
                    <w:tcW w:w="0" w:type="auto"/>
                    <w:hideMark/>
                  </w:tcPr>
                  <w:p w14:paraId="08F0545B" w14:textId="77777777" w:rsidR="00595C94" w:rsidRPr="005F10DC" w:rsidRDefault="00595C94">
                    <w:pPr>
                      <w:pStyle w:val="Bibliografa"/>
                      <w:rPr>
                        <w:noProof/>
                        <w:lang w:val="es-MX"/>
                      </w:rPr>
                    </w:pPr>
                    <w:r w:rsidRPr="005F10DC">
                      <w:rPr>
                        <w:noProof/>
                        <w:lang w:val="es-MX"/>
                      </w:rPr>
                      <w:t xml:space="preserve">C. Bizer, T. Heath y T. Berners-Lee, «Linked Data - The Story So Far,» de </w:t>
                    </w:r>
                    <w:r w:rsidRPr="005F10DC">
                      <w:rPr>
                        <w:i/>
                        <w:iCs/>
                        <w:noProof/>
                        <w:lang w:val="es-MX"/>
                      </w:rPr>
                      <w:t>Semantic services, interoperability and web applications: emerging concepts</w:t>
                    </w:r>
                    <w:r w:rsidRPr="005F10DC">
                      <w:rPr>
                        <w:noProof/>
                        <w:lang w:val="es-MX"/>
                      </w:rPr>
                      <w:t>, USA, Information Science Reference, 2009, pp. 205-227.</w:t>
                    </w:r>
                  </w:p>
                </w:tc>
              </w:tr>
              <w:tr w:rsidR="00595C94" w:rsidRPr="005F10DC" w14:paraId="32990FC8" w14:textId="77777777" w:rsidTr="00595C94">
                <w:trPr>
                  <w:divId w:val="1293291547"/>
                  <w:tblCellSpacing w:w="15" w:type="dxa"/>
                </w:trPr>
                <w:tc>
                  <w:tcPr>
                    <w:tcW w:w="433" w:type="pct"/>
                    <w:hideMark/>
                  </w:tcPr>
                  <w:p w14:paraId="7E3D4822" w14:textId="77777777" w:rsidR="00595C94" w:rsidRPr="005F10DC" w:rsidRDefault="00595C94">
                    <w:pPr>
                      <w:pStyle w:val="Bibliografa"/>
                      <w:rPr>
                        <w:noProof/>
                        <w:lang w:val="es-MX"/>
                      </w:rPr>
                    </w:pPr>
                    <w:r w:rsidRPr="005F10DC">
                      <w:rPr>
                        <w:noProof/>
                        <w:lang w:val="es-MX"/>
                      </w:rPr>
                      <w:t xml:space="preserve">[3] </w:t>
                    </w:r>
                  </w:p>
                </w:tc>
                <w:tc>
                  <w:tcPr>
                    <w:tcW w:w="0" w:type="auto"/>
                    <w:hideMark/>
                  </w:tcPr>
                  <w:p w14:paraId="10053398" w14:textId="77777777" w:rsidR="00595C94" w:rsidRPr="005F10DC" w:rsidRDefault="00595C94">
                    <w:pPr>
                      <w:pStyle w:val="Bibliografa"/>
                      <w:rPr>
                        <w:noProof/>
                        <w:lang w:val="es-MX"/>
                      </w:rPr>
                    </w:pPr>
                    <w:r w:rsidRPr="005F10DC">
                      <w:rPr>
                        <w:noProof/>
                        <w:lang w:val="es-MX"/>
                      </w:rPr>
                      <w:t>W3C, «SPARQL 1.1 Overview,» 21 Marzo 2013. [En línea]. Available: https://www.w3.org/TR/sparql11-overview/. [Último acceso: 18 Marzo 2019].</w:t>
                    </w:r>
                  </w:p>
                </w:tc>
              </w:tr>
              <w:tr w:rsidR="00595C94" w:rsidRPr="005F10DC" w14:paraId="063E3A33" w14:textId="77777777" w:rsidTr="00595C94">
                <w:trPr>
                  <w:divId w:val="1293291547"/>
                  <w:tblCellSpacing w:w="15" w:type="dxa"/>
                </w:trPr>
                <w:tc>
                  <w:tcPr>
                    <w:tcW w:w="433" w:type="pct"/>
                    <w:hideMark/>
                  </w:tcPr>
                  <w:p w14:paraId="34FF4306" w14:textId="77777777" w:rsidR="00595C94" w:rsidRPr="005F10DC" w:rsidRDefault="00595C94">
                    <w:pPr>
                      <w:pStyle w:val="Bibliografa"/>
                      <w:rPr>
                        <w:noProof/>
                        <w:lang w:val="es-MX"/>
                      </w:rPr>
                    </w:pPr>
                    <w:r w:rsidRPr="005F10DC">
                      <w:rPr>
                        <w:noProof/>
                        <w:lang w:val="es-MX"/>
                      </w:rPr>
                      <w:t xml:space="preserve">[4] </w:t>
                    </w:r>
                  </w:p>
                </w:tc>
                <w:tc>
                  <w:tcPr>
                    <w:tcW w:w="0" w:type="auto"/>
                    <w:hideMark/>
                  </w:tcPr>
                  <w:p w14:paraId="3FBB0F14" w14:textId="77777777" w:rsidR="00595C94" w:rsidRPr="005F10DC" w:rsidRDefault="00595C94">
                    <w:pPr>
                      <w:pStyle w:val="Bibliografa"/>
                      <w:rPr>
                        <w:noProof/>
                        <w:lang w:val="es-MX"/>
                      </w:rPr>
                    </w:pPr>
                    <w:r w:rsidRPr="005F10DC">
                      <w:rPr>
                        <w:noProof/>
                        <w:lang w:val="es-MX"/>
                      </w:rPr>
                      <w:t>OGC, «GeoSPARQL - A Geographic Query Language for RDF Data,» 10 Septiembre 2012. [En línea]. Available: https://portal.opengeospatial.org/files/?artifact_id=47664. [Último acceso: 24 Abril 2019].</w:t>
                    </w:r>
                  </w:p>
                </w:tc>
              </w:tr>
              <w:tr w:rsidR="00595C94" w:rsidRPr="005F10DC" w14:paraId="0ADBEFAB" w14:textId="77777777" w:rsidTr="00595C94">
                <w:trPr>
                  <w:divId w:val="1293291547"/>
                  <w:tblCellSpacing w:w="15" w:type="dxa"/>
                </w:trPr>
                <w:tc>
                  <w:tcPr>
                    <w:tcW w:w="433" w:type="pct"/>
                    <w:hideMark/>
                  </w:tcPr>
                  <w:p w14:paraId="1C4B7864" w14:textId="77777777" w:rsidR="00595C94" w:rsidRPr="005F10DC" w:rsidRDefault="00595C94">
                    <w:pPr>
                      <w:pStyle w:val="Bibliografa"/>
                      <w:rPr>
                        <w:noProof/>
                        <w:lang w:val="es-MX"/>
                      </w:rPr>
                    </w:pPr>
                    <w:r w:rsidRPr="005F10DC">
                      <w:rPr>
                        <w:noProof/>
                        <w:lang w:val="es-MX"/>
                      </w:rPr>
                      <w:t xml:space="preserve">[5] </w:t>
                    </w:r>
                  </w:p>
                </w:tc>
                <w:tc>
                  <w:tcPr>
                    <w:tcW w:w="0" w:type="auto"/>
                    <w:hideMark/>
                  </w:tcPr>
                  <w:p w14:paraId="16566135" w14:textId="77777777" w:rsidR="00595C94" w:rsidRPr="005F10DC" w:rsidRDefault="00595C94">
                    <w:pPr>
                      <w:pStyle w:val="Bibliografa"/>
                      <w:rPr>
                        <w:noProof/>
                        <w:lang w:val="es-MX"/>
                      </w:rPr>
                    </w:pPr>
                    <w:r w:rsidRPr="005F10DC">
                      <w:rPr>
                        <w:noProof/>
                        <w:lang w:val="es-MX"/>
                      </w:rPr>
                      <w:t xml:space="preserve">R. Battle y D. Kolas, «Linking Geospatial Data With GeoSPARQL,» de </w:t>
                    </w:r>
                    <w:r w:rsidRPr="005F10DC">
                      <w:rPr>
                        <w:i/>
                        <w:iCs/>
                        <w:noProof/>
                        <w:lang w:val="es-MX"/>
                      </w:rPr>
                      <w:t>Semant Web J Interoperability, Usability, Appl. Accessed</w:t>
                    </w:r>
                    <w:r w:rsidRPr="005F10DC">
                      <w:rPr>
                        <w:noProof/>
                        <w:lang w:val="es-MX"/>
                      </w:rPr>
                      <w:t xml:space="preserve">, vol. 24, Arlington, 2011. </w:t>
                    </w:r>
                  </w:p>
                </w:tc>
              </w:tr>
              <w:tr w:rsidR="00595C94" w:rsidRPr="005F10DC" w14:paraId="0B6601F8" w14:textId="77777777" w:rsidTr="00595C94">
                <w:trPr>
                  <w:divId w:val="1293291547"/>
                  <w:tblCellSpacing w:w="15" w:type="dxa"/>
                </w:trPr>
                <w:tc>
                  <w:tcPr>
                    <w:tcW w:w="433" w:type="pct"/>
                    <w:hideMark/>
                  </w:tcPr>
                  <w:p w14:paraId="32863C8D" w14:textId="77777777" w:rsidR="00595C94" w:rsidRPr="005F10DC" w:rsidRDefault="00595C94">
                    <w:pPr>
                      <w:pStyle w:val="Bibliografa"/>
                      <w:rPr>
                        <w:noProof/>
                        <w:lang w:val="es-MX"/>
                      </w:rPr>
                    </w:pPr>
                    <w:r w:rsidRPr="005F10DC">
                      <w:rPr>
                        <w:noProof/>
                        <w:lang w:val="es-MX"/>
                      </w:rPr>
                      <w:t xml:space="preserve">[6] </w:t>
                    </w:r>
                  </w:p>
                </w:tc>
                <w:tc>
                  <w:tcPr>
                    <w:tcW w:w="0" w:type="auto"/>
                    <w:hideMark/>
                  </w:tcPr>
                  <w:p w14:paraId="62CDC75C" w14:textId="77777777" w:rsidR="00595C94" w:rsidRPr="005F10DC" w:rsidRDefault="00595C94">
                    <w:pPr>
                      <w:pStyle w:val="Bibliografa"/>
                      <w:rPr>
                        <w:noProof/>
                        <w:lang w:val="es-MX"/>
                      </w:rPr>
                    </w:pPr>
                    <w:r w:rsidRPr="005F10DC">
                      <w:rPr>
                        <w:noProof/>
                        <w:lang w:val="es-MX"/>
                      </w:rPr>
                      <w:t xml:space="preserve">L. Lupercio, F. Baculima, M. Espinoza y V. Saquicela, «Explotación de información en el dominio geo-hídrico ecuatoriano utilizando tecnología semántica,» </w:t>
                    </w:r>
                    <w:r w:rsidRPr="005F10DC">
                      <w:rPr>
                        <w:i/>
                        <w:iCs/>
                        <w:noProof/>
                        <w:lang w:val="es-MX"/>
                      </w:rPr>
                      <w:t xml:space="preserve">Maskana, </w:t>
                    </w:r>
                    <w:r w:rsidRPr="005F10DC">
                      <w:rPr>
                        <w:noProof/>
                        <w:lang w:val="es-MX"/>
                      </w:rPr>
                      <w:t xml:space="preserve">vol. 6, pp. 69-77, 2015. </w:t>
                    </w:r>
                  </w:p>
                </w:tc>
              </w:tr>
              <w:tr w:rsidR="00595C94" w:rsidRPr="005F10DC" w14:paraId="19EEA03D" w14:textId="77777777" w:rsidTr="00595C94">
                <w:trPr>
                  <w:divId w:val="1293291547"/>
                  <w:tblCellSpacing w:w="15" w:type="dxa"/>
                </w:trPr>
                <w:tc>
                  <w:tcPr>
                    <w:tcW w:w="433" w:type="pct"/>
                    <w:hideMark/>
                  </w:tcPr>
                  <w:p w14:paraId="63664FFF" w14:textId="77777777" w:rsidR="00595C94" w:rsidRPr="005F10DC" w:rsidRDefault="00595C94">
                    <w:pPr>
                      <w:pStyle w:val="Bibliografa"/>
                      <w:rPr>
                        <w:noProof/>
                        <w:lang w:val="es-MX"/>
                      </w:rPr>
                    </w:pPr>
                    <w:r w:rsidRPr="005F10DC">
                      <w:rPr>
                        <w:noProof/>
                        <w:lang w:val="es-MX"/>
                      </w:rPr>
                      <w:t xml:space="preserve">[7] </w:t>
                    </w:r>
                  </w:p>
                </w:tc>
                <w:tc>
                  <w:tcPr>
                    <w:tcW w:w="0" w:type="auto"/>
                    <w:hideMark/>
                  </w:tcPr>
                  <w:p w14:paraId="6717DFB9" w14:textId="77777777" w:rsidR="00595C94" w:rsidRPr="005F10DC" w:rsidRDefault="00595C94">
                    <w:pPr>
                      <w:pStyle w:val="Bibliografa"/>
                      <w:rPr>
                        <w:noProof/>
                        <w:lang w:val="es-MX"/>
                      </w:rPr>
                    </w:pPr>
                    <w:r w:rsidRPr="005F10DC">
                      <w:rPr>
                        <w:noProof/>
                        <w:lang w:val="es-MX"/>
                      </w:rPr>
                      <w:t>A. Marmotta, «Apache Marmotta Platform: SPARQL,» 30 Abril 2014. [En línea]. Available: http://marmotta.apache.org/platform/sparql-module.html. [Último acceso: 24 Abril 2019].</w:t>
                    </w:r>
                  </w:p>
                </w:tc>
              </w:tr>
              <w:tr w:rsidR="00595C94" w:rsidRPr="005F10DC" w14:paraId="397E257D" w14:textId="77777777" w:rsidTr="00595C94">
                <w:trPr>
                  <w:divId w:val="1293291547"/>
                  <w:tblCellSpacing w:w="15" w:type="dxa"/>
                </w:trPr>
                <w:tc>
                  <w:tcPr>
                    <w:tcW w:w="433" w:type="pct"/>
                    <w:hideMark/>
                  </w:tcPr>
                  <w:p w14:paraId="72860A71" w14:textId="77777777" w:rsidR="00595C94" w:rsidRPr="005F10DC" w:rsidRDefault="00595C94">
                    <w:pPr>
                      <w:pStyle w:val="Bibliografa"/>
                      <w:rPr>
                        <w:noProof/>
                        <w:lang w:val="es-MX"/>
                      </w:rPr>
                    </w:pPr>
                    <w:r w:rsidRPr="005F10DC">
                      <w:rPr>
                        <w:noProof/>
                        <w:lang w:val="es-MX"/>
                      </w:rPr>
                      <w:t xml:space="preserve">[8] </w:t>
                    </w:r>
                  </w:p>
                </w:tc>
                <w:tc>
                  <w:tcPr>
                    <w:tcW w:w="0" w:type="auto"/>
                    <w:hideMark/>
                  </w:tcPr>
                  <w:p w14:paraId="1B4B796E" w14:textId="77777777" w:rsidR="00595C94" w:rsidRPr="005F10DC" w:rsidRDefault="00595C94">
                    <w:pPr>
                      <w:pStyle w:val="Bibliografa"/>
                      <w:rPr>
                        <w:noProof/>
                        <w:lang w:val="es-MX"/>
                      </w:rPr>
                    </w:pPr>
                    <w:r w:rsidRPr="005F10DC">
                      <w:rPr>
                        <w:noProof/>
                        <w:lang w:val="es-MX"/>
                      </w:rPr>
                      <w:t xml:space="preserve">L. M. Vilches Blázquez y J. Saavedra, «A framework for connecting two interoperability universes: OGC Web Feature Services and Linked Data,» </w:t>
                    </w:r>
                    <w:r w:rsidRPr="005F10DC">
                      <w:rPr>
                        <w:i/>
                        <w:iCs/>
                        <w:noProof/>
                        <w:lang w:val="es-MX"/>
                      </w:rPr>
                      <w:t xml:space="preserve">Transactions in GIS, </w:t>
                    </w:r>
                    <w:r w:rsidRPr="005F10DC">
                      <w:rPr>
                        <w:noProof/>
                        <w:lang w:val="es-MX"/>
                      </w:rPr>
                      <w:t xml:space="preserve">vol. 23, nº 1, pp. 22-47, 2018. </w:t>
                    </w:r>
                  </w:p>
                </w:tc>
              </w:tr>
              <w:tr w:rsidR="00595C94" w:rsidRPr="005F10DC" w14:paraId="7897D4A0" w14:textId="77777777" w:rsidTr="00595C94">
                <w:trPr>
                  <w:divId w:val="1293291547"/>
                  <w:tblCellSpacing w:w="15" w:type="dxa"/>
                </w:trPr>
                <w:tc>
                  <w:tcPr>
                    <w:tcW w:w="433" w:type="pct"/>
                    <w:hideMark/>
                  </w:tcPr>
                  <w:p w14:paraId="3770EC8D" w14:textId="77777777" w:rsidR="00595C94" w:rsidRPr="005F10DC" w:rsidRDefault="00595C94">
                    <w:pPr>
                      <w:pStyle w:val="Bibliografa"/>
                      <w:rPr>
                        <w:noProof/>
                        <w:lang w:val="es-MX"/>
                      </w:rPr>
                    </w:pPr>
                    <w:r w:rsidRPr="005F10DC">
                      <w:rPr>
                        <w:noProof/>
                        <w:lang w:val="es-MX"/>
                      </w:rPr>
                      <w:t xml:space="preserve">[9] </w:t>
                    </w:r>
                  </w:p>
                </w:tc>
                <w:tc>
                  <w:tcPr>
                    <w:tcW w:w="0" w:type="auto"/>
                    <w:hideMark/>
                  </w:tcPr>
                  <w:p w14:paraId="022FA349" w14:textId="77777777" w:rsidR="00595C94" w:rsidRPr="005F10DC" w:rsidRDefault="00595C94">
                    <w:pPr>
                      <w:pStyle w:val="Bibliografa"/>
                      <w:rPr>
                        <w:noProof/>
                        <w:lang w:val="es-MX"/>
                      </w:rPr>
                    </w:pPr>
                    <w:r w:rsidRPr="005F10DC">
                      <w:rPr>
                        <w:noProof/>
                        <w:lang w:val="es-MX"/>
                      </w:rPr>
                      <w:t xml:space="preserve">R. Klischewski, «Semantic Web for e-Government,» de </w:t>
                    </w:r>
                    <w:r w:rsidRPr="005F10DC">
                      <w:rPr>
                        <w:i/>
                        <w:iCs/>
                        <w:noProof/>
                        <w:lang w:val="es-MX"/>
                      </w:rPr>
                      <w:t>International Conference on Electronic Government</w:t>
                    </w:r>
                    <w:r w:rsidRPr="005F10DC">
                      <w:rPr>
                        <w:noProof/>
                        <w:lang w:val="es-MX"/>
                      </w:rPr>
                      <w:t xml:space="preserve">, Heidelberg, 2003. </w:t>
                    </w:r>
                  </w:p>
                </w:tc>
              </w:tr>
              <w:tr w:rsidR="00595C94" w:rsidRPr="005F10DC" w14:paraId="338491B8" w14:textId="77777777" w:rsidTr="00595C94">
                <w:trPr>
                  <w:divId w:val="1293291547"/>
                  <w:tblCellSpacing w:w="15" w:type="dxa"/>
                </w:trPr>
                <w:tc>
                  <w:tcPr>
                    <w:tcW w:w="433" w:type="pct"/>
                    <w:hideMark/>
                  </w:tcPr>
                  <w:p w14:paraId="73C4E54D" w14:textId="77777777" w:rsidR="00595C94" w:rsidRPr="005F10DC" w:rsidRDefault="00595C94">
                    <w:pPr>
                      <w:pStyle w:val="Bibliografa"/>
                      <w:rPr>
                        <w:noProof/>
                        <w:lang w:val="es-MX"/>
                      </w:rPr>
                    </w:pPr>
                    <w:r w:rsidRPr="005F10DC">
                      <w:rPr>
                        <w:noProof/>
                        <w:lang w:val="es-MX"/>
                      </w:rPr>
                      <w:t xml:space="preserve">[10] </w:t>
                    </w:r>
                  </w:p>
                </w:tc>
                <w:tc>
                  <w:tcPr>
                    <w:tcW w:w="0" w:type="auto"/>
                    <w:hideMark/>
                  </w:tcPr>
                  <w:p w14:paraId="639DB062" w14:textId="77777777" w:rsidR="00595C94" w:rsidRPr="005F10DC" w:rsidRDefault="00595C94">
                    <w:pPr>
                      <w:pStyle w:val="Bibliografa"/>
                      <w:rPr>
                        <w:noProof/>
                        <w:lang w:val="es-MX"/>
                      </w:rPr>
                    </w:pPr>
                    <w:r w:rsidRPr="005F10DC">
                      <w:rPr>
                        <w:noProof/>
                        <w:lang w:val="es-MX"/>
                      </w:rPr>
                      <w:t>Apache, «Apache Marmotta,» 15 Febrero 2019. [En línea]. Available: http://marmotta.apache.org/. [Último acceso: 20 Febrero 2019].</w:t>
                    </w:r>
                  </w:p>
                </w:tc>
              </w:tr>
              <w:tr w:rsidR="00595C94" w:rsidRPr="005F10DC" w14:paraId="675C6494" w14:textId="77777777" w:rsidTr="00595C94">
                <w:trPr>
                  <w:divId w:val="1293291547"/>
                  <w:tblCellSpacing w:w="15" w:type="dxa"/>
                </w:trPr>
                <w:tc>
                  <w:tcPr>
                    <w:tcW w:w="433" w:type="pct"/>
                    <w:hideMark/>
                  </w:tcPr>
                  <w:p w14:paraId="7FD70BD1" w14:textId="77777777" w:rsidR="00595C94" w:rsidRPr="005F10DC" w:rsidRDefault="00595C94">
                    <w:pPr>
                      <w:pStyle w:val="Bibliografa"/>
                      <w:rPr>
                        <w:noProof/>
                        <w:lang w:val="es-MX"/>
                      </w:rPr>
                    </w:pPr>
                    <w:r w:rsidRPr="005F10DC">
                      <w:rPr>
                        <w:noProof/>
                        <w:lang w:val="es-MX"/>
                      </w:rPr>
                      <w:t xml:space="preserve">[11] </w:t>
                    </w:r>
                  </w:p>
                </w:tc>
                <w:tc>
                  <w:tcPr>
                    <w:tcW w:w="0" w:type="auto"/>
                    <w:hideMark/>
                  </w:tcPr>
                  <w:p w14:paraId="77ED582B" w14:textId="77777777" w:rsidR="00595C94" w:rsidRPr="005F10DC" w:rsidRDefault="00595C94">
                    <w:pPr>
                      <w:pStyle w:val="Bibliografa"/>
                      <w:rPr>
                        <w:noProof/>
                        <w:lang w:val="es-MX"/>
                      </w:rPr>
                    </w:pPr>
                    <w:r w:rsidRPr="005F10DC">
                      <w:rPr>
                        <w:noProof/>
                        <w:lang w:val="es-MX"/>
                      </w:rPr>
                      <w:t>O. E. ingGroup, «MAP4RDF,» 2015. [En línea]. Available: http://mayor2.dia.fi.upm.es/oeg-upm/index.php/en/downloads/172-map4rdf/index.html. [Último acceso: 24 Abril 2019].</w:t>
                    </w:r>
                  </w:p>
                </w:tc>
              </w:tr>
              <w:tr w:rsidR="00595C94" w:rsidRPr="005F10DC" w14:paraId="31F9A06B" w14:textId="77777777" w:rsidTr="00595C94">
                <w:trPr>
                  <w:divId w:val="1293291547"/>
                  <w:tblCellSpacing w:w="15" w:type="dxa"/>
                </w:trPr>
                <w:tc>
                  <w:tcPr>
                    <w:tcW w:w="433" w:type="pct"/>
                    <w:hideMark/>
                  </w:tcPr>
                  <w:p w14:paraId="5E8B5E73" w14:textId="77777777" w:rsidR="00595C94" w:rsidRPr="005F10DC" w:rsidRDefault="00595C94">
                    <w:pPr>
                      <w:pStyle w:val="Bibliografa"/>
                      <w:rPr>
                        <w:noProof/>
                        <w:lang w:val="es-MX"/>
                      </w:rPr>
                    </w:pPr>
                    <w:r w:rsidRPr="005F10DC">
                      <w:rPr>
                        <w:noProof/>
                        <w:lang w:val="es-MX"/>
                      </w:rPr>
                      <w:t xml:space="preserve">[12] </w:t>
                    </w:r>
                  </w:p>
                </w:tc>
                <w:tc>
                  <w:tcPr>
                    <w:tcW w:w="0" w:type="auto"/>
                    <w:hideMark/>
                  </w:tcPr>
                  <w:p w14:paraId="23B35611" w14:textId="77777777" w:rsidR="00595C94" w:rsidRPr="005F10DC" w:rsidRDefault="00595C94">
                    <w:pPr>
                      <w:pStyle w:val="Bibliografa"/>
                      <w:rPr>
                        <w:noProof/>
                        <w:lang w:val="es-MX"/>
                      </w:rPr>
                    </w:pPr>
                    <w:r w:rsidRPr="005F10DC">
                      <w:rPr>
                        <w:noProof/>
                        <w:lang w:val="es-MX"/>
                      </w:rPr>
                      <w:t>W3C, «Category: Triple Store,» 5 Noviembre 2013. [En línea]. Available: https://www.w3.org/2001/sw/wiki/Category:Triple_Store. [Último acceso: 20 Febrero 2019].</w:t>
                    </w:r>
                  </w:p>
                </w:tc>
              </w:tr>
              <w:tr w:rsidR="00595C94" w:rsidRPr="005F10DC" w14:paraId="192D85F3" w14:textId="77777777" w:rsidTr="00595C94">
                <w:trPr>
                  <w:divId w:val="1293291547"/>
                  <w:tblCellSpacing w:w="15" w:type="dxa"/>
                </w:trPr>
                <w:tc>
                  <w:tcPr>
                    <w:tcW w:w="433" w:type="pct"/>
                    <w:hideMark/>
                  </w:tcPr>
                  <w:p w14:paraId="508C0555" w14:textId="77777777" w:rsidR="00595C94" w:rsidRPr="005F10DC" w:rsidRDefault="00595C94">
                    <w:pPr>
                      <w:pStyle w:val="Bibliografa"/>
                      <w:rPr>
                        <w:noProof/>
                        <w:lang w:val="es-MX"/>
                      </w:rPr>
                    </w:pPr>
                    <w:r w:rsidRPr="005F10DC">
                      <w:rPr>
                        <w:noProof/>
                        <w:lang w:val="es-MX"/>
                      </w:rPr>
                      <w:lastRenderedPageBreak/>
                      <w:t xml:space="preserve">[13] </w:t>
                    </w:r>
                  </w:p>
                </w:tc>
                <w:tc>
                  <w:tcPr>
                    <w:tcW w:w="0" w:type="auto"/>
                    <w:hideMark/>
                  </w:tcPr>
                  <w:p w14:paraId="26B56D44" w14:textId="77777777" w:rsidR="00595C94" w:rsidRPr="005F10DC" w:rsidRDefault="00595C94">
                    <w:pPr>
                      <w:pStyle w:val="Bibliografa"/>
                      <w:rPr>
                        <w:noProof/>
                        <w:lang w:val="es-MX"/>
                      </w:rPr>
                    </w:pPr>
                    <w:r w:rsidRPr="005F10DC">
                      <w:rPr>
                        <w:noProof/>
                        <w:lang w:val="es-MX"/>
                      </w:rPr>
                      <w:t>O. G. Consortium, «GeoSPARQL - A Geographic Query Language for RDF Data,» 7 Julio 2001. [En línea]. Available: https://www.opengeospatial.org/standards/geosparql. [Último acceso: 18 Marzo 2019].</w:t>
                    </w:r>
                  </w:p>
                </w:tc>
              </w:tr>
              <w:tr w:rsidR="00595C94" w:rsidRPr="005F10DC" w14:paraId="34A7453A" w14:textId="77777777" w:rsidTr="00595C94">
                <w:trPr>
                  <w:divId w:val="1293291547"/>
                  <w:tblCellSpacing w:w="15" w:type="dxa"/>
                </w:trPr>
                <w:tc>
                  <w:tcPr>
                    <w:tcW w:w="433" w:type="pct"/>
                    <w:hideMark/>
                  </w:tcPr>
                  <w:p w14:paraId="02787041" w14:textId="77777777" w:rsidR="00595C94" w:rsidRPr="005F10DC" w:rsidRDefault="00595C94">
                    <w:pPr>
                      <w:pStyle w:val="Bibliografa"/>
                      <w:rPr>
                        <w:noProof/>
                        <w:lang w:val="es-MX"/>
                      </w:rPr>
                    </w:pPr>
                    <w:r w:rsidRPr="005F10DC">
                      <w:rPr>
                        <w:noProof/>
                        <w:lang w:val="es-MX"/>
                      </w:rPr>
                      <w:t xml:space="preserve">[14] </w:t>
                    </w:r>
                  </w:p>
                </w:tc>
                <w:tc>
                  <w:tcPr>
                    <w:tcW w:w="0" w:type="auto"/>
                    <w:hideMark/>
                  </w:tcPr>
                  <w:p w14:paraId="61773132" w14:textId="77777777" w:rsidR="00595C94" w:rsidRPr="005F10DC" w:rsidRDefault="00595C94">
                    <w:pPr>
                      <w:pStyle w:val="Bibliografa"/>
                      <w:rPr>
                        <w:noProof/>
                        <w:lang w:val="es-MX"/>
                      </w:rPr>
                    </w:pPr>
                    <w:r w:rsidRPr="005F10DC">
                      <w:rPr>
                        <w:noProof/>
                        <w:lang w:val="es-MX"/>
                      </w:rPr>
                      <w:t xml:space="preserve">P. Haase, T. Mathäß y M. Ziller, «An evaluation of approaches to federated query processing over linked data,» de </w:t>
                    </w:r>
                    <w:r w:rsidRPr="005F10DC">
                      <w:rPr>
                        <w:i/>
                        <w:iCs/>
                        <w:noProof/>
                        <w:lang w:val="es-MX"/>
                      </w:rPr>
                      <w:t>In Proceedings of the 6th International Conference on Semantic Systems</w:t>
                    </w:r>
                    <w:r w:rsidRPr="005F10DC">
                      <w:rPr>
                        <w:noProof/>
                        <w:lang w:val="es-MX"/>
                      </w:rPr>
                      <w:t xml:space="preserve">, Walldorf, Alemania, 2010. </w:t>
                    </w:r>
                  </w:p>
                </w:tc>
              </w:tr>
              <w:tr w:rsidR="00595C94" w:rsidRPr="005F10DC" w14:paraId="46CC703E" w14:textId="77777777" w:rsidTr="00595C94">
                <w:trPr>
                  <w:divId w:val="1293291547"/>
                  <w:tblCellSpacing w:w="15" w:type="dxa"/>
                </w:trPr>
                <w:tc>
                  <w:tcPr>
                    <w:tcW w:w="433" w:type="pct"/>
                    <w:hideMark/>
                  </w:tcPr>
                  <w:p w14:paraId="1017886E" w14:textId="77777777" w:rsidR="00595C94" w:rsidRPr="005F10DC" w:rsidRDefault="00595C94">
                    <w:pPr>
                      <w:pStyle w:val="Bibliografa"/>
                      <w:rPr>
                        <w:noProof/>
                        <w:lang w:val="es-MX"/>
                      </w:rPr>
                    </w:pPr>
                    <w:r w:rsidRPr="005F10DC">
                      <w:rPr>
                        <w:noProof/>
                        <w:lang w:val="es-MX"/>
                      </w:rPr>
                      <w:t xml:space="preserve">[15] </w:t>
                    </w:r>
                  </w:p>
                </w:tc>
                <w:tc>
                  <w:tcPr>
                    <w:tcW w:w="0" w:type="auto"/>
                    <w:hideMark/>
                  </w:tcPr>
                  <w:p w14:paraId="71D9ACF0" w14:textId="77777777" w:rsidR="00595C94" w:rsidRPr="005F10DC" w:rsidRDefault="00595C94">
                    <w:pPr>
                      <w:pStyle w:val="Bibliografa"/>
                      <w:rPr>
                        <w:noProof/>
                        <w:lang w:val="es-MX"/>
                      </w:rPr>
                    </w:pPr>
                    <w:r w:rsidRPr="005F10DC">
                      <w:rPr>
                        <w:noProof/>
                        <w:lang w:val="es-MX"/>
                      </w:rPr>
                      <w:t xml:space="preserve">M. Schmidt, T. Hornung, G. Lausen y C. Pinkel, «SP^2 Bench: a SPARQL performance benchmark,» de </w:t>
                    </w:r>
                    <w:r w:rsidRPr="005F10DC">
                      <w:rPr>
                        <w:i/>
                        <w:iCs/>
                        <w:noProof/>
                        <w:lang w:val="es-MX"/>
                      </w:rPr>
                      <w:t>2009 IEEE 25th International Conference on Data Engineering</w:t>
                    </w:r>
                    <w:r w:rsidRPr="005F10DC">
                      <w:rPr>
                        <w:noProof/>
                        <w:lang w:val="es-MX"/>
                      </w:rPr>
                      <w:t xml:space="preserve">, Freiburg, Alemania, 2009. </w:t>
                    </w:r>
                  </w:p>
                </w:tc>
              </w:tr>
              <w:tr w:rsidR="00595C94" w:rsidRPr="005F10DC" w14:paraId="217EDDEE" w14:textId="77777777" w:rsidTr="00595C94">
                <w:trPr>
                  <w:divId w:val="1293291547"/>
                  <w:tblCellSpacing w:w="15" w:type="dxa"/>
                </w:trPr>
                <w:tc>
                  <w:tcPr>
                    <w:tcW w:w="433" w:type="pct"/>
                    <w:hideMark/>
                  </w:tcPr>
                  <w:p w14:paraId="2BFADA82" w14:textId="77777777" w:rsidR="00595C94" w:rsidRPr="005F10DC" w:rsidRDefault="00595C94">
                    <w:pPr>
                      <w:pStyle w:val="Bibliografa"/>
                      <w:rPr>
                        <w:noProof/>
                        <w:lang w:val="es-MX"/>
                      </w:rPr>
                    </w:pPr>
                    <w:r w:rsidRPr="005F10DC">
                      <w:rPr>
                        <w:noProof/>
                        <w:lang w:val="es-MX"/>
                      </w:rPr>
                      <w:t xml:space="preserve">[16] </w:t>
                    </w:r>
                  </w:p>
                </w:tc>
                <w:tc>
                  <w:tcPr>
                    <w:tcW w:w="0" w:type="auto"/>
                    <w:hideMark/>
                  </w:tcPr>
                  <w:p w14:paraId="519D7ADA" w14:textId="77777777" w:rsidR="00595C94" w:rsidRPr="005F10DC" w:rsidRDefault="00595C94">
                    <w:pPr>
                      <w:pStyle w:val="Bibliografa"/>
                      <w:rPr>
                        <w:noProof/>
                        <w:lang w:val="es-MX"/>
                      </w:rPr>
                    </w:pPr>
                    <w:r w:rsidRPr="005F10DC">
                      <w:rPr>
                        <w:noProof/>
                        <w:lang w:val="es-MX"/>
                      </w:rPr>
                      <w:t xml:space="preserve">C. Bizer y A. Schultz, «The berlin sparql benchmark,» </w:t>
                    </w:r>
                    <w:r w:rsidRPr="005F10DC">
                      <w:rPr>
                        <w:i/>
                        <w:iCs/>
                        <w:noProof/>
                        <w:lang w:val="es-MX"/>
                      </w:rPr>
                      <w:t xml:space="preserve">International Journal on Semantic Web and Information Systems, </w:t>
                    </w:r>
                    <w:r w:rsidRPr="005F10DC">
                      <w:rPr>
                        <w:noProof/>
                        <w:lang w:val="es-MX"/>
                      </w:rPr>
                      <w:t xml:space="preserve">vol. 5, nº 2, pp. 1-24, 2009. </w:t>
                    </w:r>
                  </w:p>
                </w:tc>
              </w:tr>
              <w:tr w:rsidR="00595C94" w:rsidRPr="005F10DC" w14:paraId="6D7E496E" w14:textId="77777777" w:rsidTr="00595C94">
                <w:trPr>
                  <w:divId w:val="1293291547"/>
                  <w:tblCellSpacing w:w="15" w:type="dxa"/>
                </w:trPr>
                <w:tc>
                  <w:tcPr>
                    <w:tcW w:w="433" w:type="pct"/>
                    <w:hideMark/>
                  </w:tcPr>
                  <w:p w14:paraId="1B14BA0C" w14:textId="77777777" w:rsidR="00595C94" w:rsidRPr="005F10DC" w:rsidRDefault="00595C94">
                    <w:pPr>
                      <w:pStyle w:val="Bibliografa"/>
                      <w:rPr>
                        <w:noProof/>
                        <w:lang w:val="es-MX"/>
                      </w:rPr>
                    </w:pPr>
                    <w:r w:rsidRPr="005F10DC">
                      <w:rPr>
                        <w:noProof/>
                        <w:lang w:val="es-MX"/>
                      </w:rPr>
                      <w:t xml:space="preserve">[17] </w:t>
                    </w:r>
                  </w:p>
                </w:tc>
                <w:tc>
                  <w:tcPr>
                    <w:tcW w:w="0" w:type="auto"/>
                    <w:hideMark/>
                  </w:tcPr>
                  <w:p w14:paraId="053215E3" w14:textId="77777777" w:rsidR="00595C94" w:rsidRPr="005F10DC" w:rsidRDefault="00595C94">
                    <w:pPr>
                      <w:pStyle w:val="Bibliografa"/>
                      <w:rPr>
                        <w:noProof/>
                        <w:lang w:val="es-MX"/>
                      </w:rPr>
                    </w:pPr>
                    <w:r w:rsidRPr="005F10DC">
                      <w:rPr>
                        <w:noProof/>
                        <w:lang w:val="es-MX"/>
                      </w:rPr>
                      <w:t xml:space="preserve">N. Wiegand, R. Grove, J. Wilson y D. Kolas, «Querying Geospatial Data over the Web: a GeoSPARQL Interface,» de </w:t>
                    </w:r>
                    <w:r w:rsidRPr="005F10DC">
                      <w:rPr>
                        <w:i/>
                        <w:iCs/>
                        <w:noProof/>
                        <w:lang w:val="es-MX"/>
                      </w:rPr>
                      <w:t>Proceedings of Workshop on Managing and Mining Enriched Geo-Spatial Data</w:t>
                    </w:r>
                    <w:r w:rsidRPr="005F10DC">
                      <w:rPr>
                        <w:noProof/>
                        <w:lang w:val="es-MX"/>
                      </w:rPr>
                      <w:t xml:space="preserve">, Virginia, 2014. </w:t>
                    </w:r>
                  </w:p>
                </w:tc>
              </w:tr>
              <w:tr w:rsidR="00595C94" w:rsidRPr="005F10DC" w14:paraId="1F124635" w14:textId="77777777" w:rsidTr="00595C94">
                <w:trPr>
                  <w:divId w:val="1293291547"/>
                  <w:tblCellSpacing w:w="15" w:type="dxa"/>
                </w:trPr>
                <w:tc>
                  <w:tcPr>
                    <w:tcW w:w="433" w:type="pct"/>
                    <w:hideMark/>
                  </w:tcPr>
                  <w:p w14:paraId="20D3E1FF" w14:textId="77777777" w:rsidR="00595C94" w:rsidRPr="005F10DC" w:rsidRDefault="00595C94">
                    <w:pPr>
                      <w:pStyle w:val="Bibliografa"/>
                      <w:rPr>
                        <w:noProof/>
                        <w:lang w:val="es-MX"/>
                      </w:rPr>
                    </w:pPr>
                    <w:r w:rsidRPr="005F10DC">
                      <w:rPr>
                        <w:noProof/>
                        <w:lang w:val="es-MX"/>
                      </w:rPr>
                      <w:t xml:space="preserve">[18] </w:t>
                    </w:r>
                  </w:p>
                </w:tc>
                <w:tc>
                  <w:tcPr>
                    <w:tcW w:w="0" w:type="auto"/>
                    <w:hideMark/>
                  </w:tcPr>
                  <w:p w14:paraId="7B91AFCD" w14:textId="77777777" w:rsidR="00595C94" w:rsidRPr="005F10DC" w:rsidRDefault="00595C94">
                    <w:pPr>
                      <w:pStyle w:val="Bibliografa"/>
                      <w:rPr>
                        <w:noProof/>
                        <w:lang w:val="es-MX"/>
                      </w:rPr>
                    </w:pPr>
                    <w:r w:rsidRPr="005F10DC">
                      <w:rPr>
                        <w:noProof/>
                        <w:lang w:val="es-MX"/>
                      </w:rPr>
                      <w:t xml:space="preserve">R. Battle y D. Kolas, «Enabling the Geospatial Semantic Web with Parliament and GeoSPARQL,» </w:t>
                    </w:r>
                    <w:r w:rsidRPr="005F10DC">
                      <w:rPr>
                        <w:i/>
                        <w:iCs/>
                        <w:noProof/>
                        <w:lang w:val="es-MX"/>
                      </w:rPr>
                      <w:t xml:space="preserve">Semantic Web, </w:t>
                    </w:r>
                    <w:r w:rsidRPr="005F10DC">
                      <w:rPr>
                        <w:noProof/>
                        <w:lang w:val="es-MX"/>
                      </w:rPr>
                      <w:t xml:space="preserve">vol. 3, nº 4, pp. 355-370, 2012. </w:t>
                    </w:r>
                  </w:p>
                </w:tc>
              </w:tr>
              <w:tr w:rsidR="00595C94" w:rsidRPr="005F10DC" w14:paraId="2408D2F6" w14:textId="77777777" w:rsidTr="00595C94">
                <w:trPr>
                  <w:divId w:val="1293291547"/>
                  <w:tblCellSpacing w:w="15" w:type="dxa"/>
                </w:trPr>
                <w:tc>
                  <w:tcPr>
                    <w:tcW w:w="433" w:type="pct"/>
                    <w:hideMark/>
                  </w:tcPr>
                  <w:p w14:paraId="1B1C271D" w14:textId="77777777" w:rsidR="00595C94" w:rsidRPr="005F10DC" w:rsidRDefault="00595C94">
                    <w:pPr>
                      <w:pStyle w:val="Bibliografa"/>
                      <w:rPr>
                        <w:noProof/>
                        <w:lang w:val="es-MX"/>
                      </w:rPr>
                    </w:pPr>
                    <w:r w:rsidRPr="005F10DC">
                      <w:rPr>
                        <w:noProof/>
                        <w:lang w:val="es-MX"/>
                      </w:rPr>
                      <w:t xml:space="preserve">[19] </w:t>
                    </w:r>
                  </w:p>
                </w:tc>
                <w:tc>
                  <w:tcPr>
                    <w:tcW w:w="0" w:type="auto"/>
                    <w:hideMark/>
                  </w:tcPr>
                  <w:p w14:paraId="22153E6E" w14:textId="77777777" w:rsidR="00595C94" w:rsidRPr="005F10DC" w:rsidRDefault="00595C94">
                    <w:pPr>
                      <w:pStyle w:val="Bibliografa"/>
                      <w:rPr>
                        <w:noProof/>
                        <w:lang w:val="es-MX"/>
                      </w:rPr>
                    </w:pPr>
                    <w:r w:rsidRPr="005F10DC">
                      <w:rPr>
                        <w:noProof/>
                        <w:lang w:val="es-MX"/>
                      </w:rPr>
                      <w:t xml:space="preserve">C. Buil-Aranda, A. Polleres y J. Umbrich, «Strategies for Executing Federated Queries in SPARQL1.1,» de </w:t>
                    </w:r>
                    <w:r w:rsidRPr="005F10DC">
                      <w:rPr>
                        <w:i/>
                        <w:iCs/>
                        <w:noProof/>
                        <w:lang w:val="es-MX"/>
                      </w:rPr>
                      <w:t>International Semantic Web Conference</w:t>
                    </w:r>
                    <w:r w:rsidRPr="005F10DC">
                      <w:rPr>
                        <w:noProof/>
                        <w:lang w:val="es-MX"/>
                      </w:rPr>
                      <w:t xml:space="preserve">, Chile, 2014. </w:t>
                    </w:r>
                  </w:p>
                </w:tc>
              </w:tr>
              <w:tr w:rsidR="00595C94" w:rsidRPr="005F10DC" w14:paraId="36DBB6AE" w14:textId="77777777" w:rsidTr="00595C94">
                <w:trPr>
                  <w:divId w:val="1293291547"/>
                  <w:tblCellSpacing w:w="15" w:type="dxa"/>
                </w:trPr>
                <w:tc>
                  <w:tcPr>
                    <w:tcW w:w="433" w:type="pct"/>
                    <w:hideMark/>
                  </w:tcPr>
                  <w:p w14:paraId="0191E869" w14:textId="77777777" w:rsidR="00595C94" w:rsidRPr="005F10DC" w:rsidRDefault="00595C94">
                    <w:pPr>
                      <w:pStyle w:val="Bibliografa"/>
                      <w:rPr>
                        <w:noProof/>
                        <w:lang w:val="es-MX"/>
                      </w:rPr>
                    </w:pPr>
                    <w:r w:rsidRPr="005F10DC">
                      <w:rPr>
                        <w:noProof/>
                        <w:lang w:val="es-MX"/>
                      </w:rPr>
                      <w:t xml:space="preserve">[20] </w:t>
                    </w:r>
                  </w:p>
                </w:tc>
                <w:tc>
                  <w:tcPr>
                    <w:tcW w:w="0" w:type="auto"/>
                    <w:hideMark/>
                  </w:tcPr>
                  <w:p w14:paraId="558DAABB" w14:textId="77777777" w:rsidR="00595C94" w:rsidRPr="005F10DC" w:rsidRDefault="00595C94">
                    <w:pPr>
                      <w:pStyle w:val="Bibliografa"/>
                      <w:rPr>
                        <w:noProof/>
                        <w:lang w:val="es-MX"/>
                      </w:rPr>
                    </w:pPr>
                    <w:r w:rsidRPr="005F10DC">
                      <w:rPr>
                        <w:noProof/>
                        <w:lang w:val="es-MX"/>
                      </w:rPr>
                      <w:t xml:space="preserve">J. Sheridan y J. Tenninson, «Linking UK Government Data,» de </w:t>
                    </w:r>
                    <w:r w:rsidRPr="005F10DC">
                      <w:rPr>
                        <w:i/>
                        <w:iCs/>
                        <w:noProof/>
                        <w:lang w:val="es-MX"/>
                      </w:rPr>
                      <w:t>Ldow</w:t>
                    </w:r>
                    <w:r w:rsidRPr="005F10DC">
                      <w:rPr>
                        <w:noProof/>
                        <w:lang w:val="es-MX"/>
                      </w:rPr>
                      <w:t xml:space="preserve">, Reino Unido, 2010. </w:t>
                    </w:r>
                  </w:p>
                </w:tc>
              </w:tr>
              <w:tr w:rsidR="00595C94" w:rsidRPr="005F10DC" w14:paraId="1D4CC650" w14:textId="77777777" w:rsidTr="00595C94">
                <w:trPr>
                  <w:divId w:val="1293291547"/>
                  <w:tblCellSpacing w:w="15" w:type="dxa"/>
                </w:trPr>
                <w:tc>
                  <w:tcPr>
                    <w:tcW w:w="433" w:type="pct"/>
                    <w:hideMark/>
                  </w:tcPr>
                  <w:p w14:paraId="25FC01FC" w14:textId="77777777" w:rsidR="00595C94" w:rsidRPr="005F10DC" w:rsidRDefault="00595C94">
                    <w:pPr>
                      <w:pStyle w:val="Bibliografa"/>
                      <w:rPr>
                        <w:noProof/>
                        <w:lang w:val="es-MX"/>
                      </w:rPr>
                    </w:pPr>
                    <w:r w:rsidRPr="005F10DC">
                      <w:rPr>
                        <w:noProof/>
                        <w:lang w:val="es-MX"/>
                      </w:rPr>
                      <w:t xml:space="preserve">[21] </w:t>
                    </w:r>
                  </w:p>
                </w:tc>
                <w:tc>
                  <w:tcPr>
                    <w:tcW w:w="0" w:type="auto"/>
                    <w:hideMark/>
                  </w:tcPr>
                  <w:p w14:paraId="4FE4F30B" w14:textId="77777777" w:rsidR="00595C94" w:rsidRPr="005F10DC" w:rsidRDefault="00595C94">
                    <w:pPr>
                      <w:pStyle w:val="Bibliografa"/>
                      <w:rPr>
                        <w:noProof/>
                        <w:lang w:val="es-MX"/>
                      </w:rPr>
                    </w:pPr>
                    <w:r w:rsidRPr="005F10DC">
                      <w:rPr>
                        <w:noProof/>
                        <w:lang w:val="es-MX"/>
                      </w:rPr>
                      <w:t xml:space="preserve">T. Zhao, C. Zhang, L. Anselin, W. Li y K. Chen, «A parallel approach for improving Geo-SPARQL query performance,» </w:t>
                    </w:r>
                    <w:r w:rsidRPr="005F10DC">
                      <w:rPr>
                        <w:i/>
                        <w:iCs/>
                        <w:noProof/>
                        <w:lang w:val="es-MX"/>
                      </w:rPr>
                      <w:t xml:space="preserve">International Journal of Digital Earth, </w:t>
                    </w:r>
                    <w:r w:rsidRPr="005F10DC">
                      <w:rPr>
                        <w:noProof/>
                        <w:lang w:val="es-MX"/>
                      </w:rPr>
                      <w:t xml:space="preserve">vol. 8, nº 5, pp. 383 - 402, 2015. </w:t>
                    </w:r>
                  </w:p>
                </w:tc>
              </w:tr>
              <w:tr w:rsidR="00595C94" w:rsidRPr="005F10DC" w14:paraId="37501C5C" w14:textId="77777777" w:rsidTr="00595C94">
                <w:trPr>
                  <w:divId w:val="1293291547"/>
                  <w:tblCellSpacing w:w="15" w:type="dxa"/>
                </w:trPr>
                <w:tc>
                  <w:tcPr>
                    <w:tcW w:w="433" w:type="pct"/>
                    <w:hideMark/>
                  </w:tcPr>
                  <w:p w14:paraId="2560B252" w14:textId="77777777" w:rsidR="00595C94" w:rsidRPr="005F10DC" w:rsidRDefault="00595C94">
                    <w:pPr>
                      <w:pStyle w:val="Bibliografa"/>
                      <w:rPr>
                        <w:noProof/>
                        <w:lang w:val="es-MX"/>
                      </w:rPr>
                    </w:pPr>
                    <w:r w:rsidRPr="005F10DC">
                      <w:rPr>
                        <w:noProof/>
                        <w:lang w:val="es-MX"/>
                      </w:rPr>
                      <w:t xml:space="preserve">[22] </w:t>
                    </w:r>
                  </w:p>
                </w:tc>
                <w:tc>
                  <w:tcPr>
                    <w:tcW w:w="0" w:type="auto"/>
                    <w:hideMark/>
                  </w:tcPr>
                  <w:p w14:paraId="09A5C3AB" w14:textId="77777777" w:rsidR="00595C94" w:rsidRPr="005F10DC" w:rsidRDefault="00595C94">
                    <w:pPr>
                      <w:pStyle w:val="Bibliografa"/>
                      <w:rPr>
                        <w:noProof/>
                        <w:lang w:val="es-MX"/>
                      </w:rPr>
                    </w:pPr>
                    <w:r w:rsidRPr="005F10DC">
                      <w:rPr>
                        <w:noProof/>
                        <w:lang w:val="es-MX"/>
                      </w:rPr>
                      <w:t xml:space="preserve">M. Morsey, J. Lehmann, S. Auer y A. C. Ngonga Ngomo, «DBpedia SPARQL Benchmark – Performance Assessment with Real Queries on Real Data,» de </w:t>
                    </w:r>
                    <w:r w:rsidRPr="005F10DC">
                      <w:rPr>
                        <w:i/>
                        <w:iCs/>
                        <w:noProof/>
                        <w:lang w:val="es-MX"/>
                      </w:rPr>
                      <w:t>International semantic web conference</w:t>
                    </w:r>
                    <w:r w:rsidRPr="005F10DC">
                      <w:rPr>
                        <w:noProof/>
                        <w:lang w:val="es-MX"/>
                      </w:rPr>
                      <w:t xml:space="preserve">, Berlin, Heidelberg, 2011. </w:t>
                    </w:r>
                  </w:p>
                </w:tc>
              </w:tr>
              <w:tr w:rsidR="00595C94" w:rsidRPr="005F10DC" w14:paraId="617D1210" w14:textId="77777777" w:rsidTr="00595C94">
                <w:trPr>
                  <w:divId w:val="1293291547"/>
                  <w:tblCellSpacing w:w="15" w:type="dxa"/>
                </w:trPr>
                <w:tc>
                  <w:tcPr>
                    <w:tcW w:w="433" w:type="pct"/>
                    <w:hideMark/>
                  </w:tcPr>
                  <w:p w14:paraId="175CD9D4" w14:textId="77777777" w:rsidR="00595C94" w:rsidRPr="005F10DC" w:rsidRDefault="00595C94">
                    <w:pPr>
                      <w:pStyle w:val="Bibliografa"/>
                      <w:rPr>
                        <w:noProof/>
                        <w:lang w:val="es-MX"/>
                      </w:rPr>
                    </w:pPr>
                    <w:r w:rsidRPr="005F10DC">
                      <w:rPr>
                        <w:noProof/>
                        <w:lang w:val="es-MX"/>
                      </w:rPr>
                      <w:t xml:space="preserve">[23] </w:t>
                    </w:r>
                  </w:p>
                </w:tc>
                <w:tc>
                  <w:tcPr>
                    <w:tcW w:w="0" w:type="auto"/>
                    <w:hideMark/>
                  </w:tcPr>
                  <w:p w14:paraId="601D5CC6" w14:textId="77777777" w:rsidR="00595C94" w:rsidRPr="005F10DC" w:rsidRDefault="00595C94">
                    <w:pPr>
                      <w:pStyle w:val="Bibliografa"/>
                      <w:rPr>
                        <w:noProof/>
                        <w:lang w:val="es-MX"/>
                      </w:rPr>
                    </w:pPr>
                    <w:r w:rsidRPr="005F10DC">
                      <w:rPr>
                        <w:noProof/>
                        <w:lang w:val="es-MX"/>
                      </w:rPr>
                      <w:t xml:space="preserve">N. Charlampos, D. Kallirroi, K. Kostis y K. Manolis, «Sextant: Browsing and Mapping the Ocean of Linked Geospatial Data,» de </w:t>
                    </w:r>
                    <w:r w:rsidRPr="005F10DC">
                      <w:rPr>
                        <w:i/>
                        <w:iCs/>
                        <w:noProof/>
                        <w:lang w:val="es-MX"/>
                      </w:rPr>
                      <w:t>Extended Semantic Web Conference</w:t>
                    </w:r>
                    <w:r w:rsidRPr="005F10DC">
                      <w:rPr>
                        <w:noProof/>
                        <w:lang w:val="es-MX"/>
                      </w:rPr>
                      <w:t xml:space="preserve">, Grecia, 2013. </w:t>
                    </w:r>
                  </w:p>
                </w:tc>
              </w:tr>
              <w:tr w:rsidR="00595C94" w:rsidRPr="005F10DC" w14:paraId="6959E3D7" w14:textId="77777777" w:rsidTr="00595C94">
                <w:trPr>
                  <w:divId w:val="1293291547"/>
                  <w:tblCellSpacing w:w="15" w:type="dxa"/>
                </w:trPr>
                <w:tc>
                  <w:tcPr>
                    <w:tcW w:w="433" w:type="pct"/>
                    <w:hideMark/>
                  </w:tcPr>
                  <w:p w14:paraId="162ACC80" w14:textId="77777777" w:rsidR="00595C94" w:rsidRPr="005F10DC" w:rsidRDefault="00595C94">
                    <w:pPr>
                      <w:pStyle w:val="Bibliografa"/>
                      <w:rPr>
                        <w:noProof/>
                        <w:lang w:val="es-MX"/>
                      </w:rPr>
                    </w:pPr>
                    <w:r w:rsidRPr="005F10DC">
                      <w:rPr>
                        <w:noProof/>
                        <w:lang w:val="es-MX"/>
                      </w:rPr>
                      <w:t xml:space="preserve">[24] </w:t>
                    </w:r>
                  </w:p>
                </w:tc>
                <w:tc>
                  <w:tcPr>
                    <w:tcW w:w="0" w:type="auto"/>
                    <w:hideMark/>
                  </w:tcPr>
                  <w:p w14:paraId="02F4186E" w14:textId="77777777" w:rsidR="00595C94" w:rsidRPr="005F10DC" w:rsidRDefault="00595C94">
                    <w:pPr>
                      <w:pStyle w:val="Bibliografa"/>
                      <w:rPr>
                        <w:noProof/>
                        <w:lang w:val="es-MX"/>
                      </w:rPr>
                    </w:pPr>
                    <w:r w:rsidRPr="005F10DC">
                      <w:rPr>
                        <w:noProof/>
                        <w:lang w:val="es-MX"/>
                      </w:rPr>
                      <w:t xml:space="preserve">K. Bereta, G. Xiao y M. Koubarakis, «ANSWERING GEOSPARQL QUERIES OVER RELATIONAL DATA,» </w:t>
                    </w:r>
                    <w:r w:rsidRPr="005F10DC">
                      <w:rPr>
                        <w:i/>
                        <w:iCs/>
                        <w:noProof/>
                        <w:lang w:val="es-MX"/>
                      </w:rPr>
                      <w:t xml:space="preserve">International Archives of the Photogrammetry, Remote Sensing &amp; Spatial Information Sciences, </w:t>
                    </w:r>
                    <w:r w:rsidRPr="005F10DC">
                      <w:rPr>
                        <w:noProof/>
                        <w:lang w:val="es-MX"/>
                      </w:rPr>
                      <w:t xml:space="preserve">vol. 42, 2017. </w:t>
                    </w:r>
                  </w:p>
                </w:tc>
              </w:tr>
              <w:tr w:rsidR="00595C94" w:rsidRPr="005F10DC" w14:paraId="0831AF5B" w14:textId="77777777" w:rsidTr="00595C94">
                <w:trPr>
                  <w:divId w:val="1293291547"/>
                  <w:tblCellSpacing w:w="15" w:type="dxa"/>
                </w:trPr>
                <w:tc>
                  <w:tcPr>
                    <w:tcW w:w="433" w:type="pct"/>
                    <w:hideMark/>
                  </w:tcPr>
                  <w:p w14:paraId="38868B92" w14:textId="77777777" w:rsidR="00595C94" w:rsidRPr="005F10DC" w:rsidRDefault="00595C94">
                    <w:pPr>
                      <w:pStyle w:val="Bibliografa"/>
                      <w:rPr>
                        <w:noProof/>
                        <w:lang w:val="es-MX"/>
                      </w:rPr>
                    </w:pPr>
                    <w:r w:rsidRPr="005F10DC">
                      <w:rPr>
                        <w:noProof/>
                        <w:lang w:val="es-MX"/>
                      </w:rPr>
                      <w:t xml:space="preserve">[25] </w:t>
                    </w:r>
                  </w:p>
                </w:tc>
                <w:tc>
                  <w:tcPr>
                    <w:tcW w:w="0" w:type="auto"/>
                    <w:hideMark/>
                  </w:tcPr>
                  <w:p w14:paraId="1CA53011" w14:textId="77777777" w:rsidR="00595C94" w:rsidRPr="005F10DC" w:rsidRDefault="00595C94">
                    <w:pPr>
                      <w:pStyle w:val="Bibliografa"/>
                      <w:rPr>
                        <w:noProof/>
                        <w:lang w:val="es-MX"/>
                      </w:rPr>
                    </w:pPr>
                    <w:r w:rsidRPr="005F10DC">
                      <w:rPr>
                        <w:noProof/>
                        <w:lang w:val="es-MX"/>
                      </w:rPr>
                      <w:t xml:space="preserve">G. A. Atemezing y F. Amardeilh , «Benchmarking Commercial RDF stores with Publications Office Dataset,» de </w:t>
                    </w:r>
                    <w:r w:rsidRPr="005F10DC">
                      <w:rPr>
                        <w:i/>
                        <w:iCs/>
                        <w:noProof/>
                        <w:lang w:val="es-MX"/>
                      </w:rPr>
                      <w:t>European Semantic Web Conference</w:t>
                    </w:r>
                    <w:r w:rsidRPr="005F10DC">
                      <w:rPr>
                        <w:noProof/>
                        <w:lang w:val="es-MX"/>
                      </w:rPr>
                      <w:t xml:space="preserve">, 2018. </w:t>
                    </w:r>
                  </w:p>
                </w:tc>
              </w:tr>
              <w:tr w:rsidR="00595C94" w:rsidRPr="005F10DC" w14:paraId="5DD3E120" w14:textId="77777777" w:rsidTr="00595C94">
                <w:trPr>
                  <w:divId w:val="1293291547"/>
                  <w:tblCellSpacing w:w="15" w:type="dxa"/>
                </w:trPr>
                <w:tc>
                  <w:tcPr>
                    <w:tcW w:w="433" w:type="pct"/>
                    <w:hideMark/>
                  </w:tcPr>
                  <w:p w14:paraId="7520EBDB" w14:textId="77777777" w:rsidR="00595C94" w:rsidRPr="005F10DC" w:rsidRDefault="00595C94">
                    <w:pPr>
                      <w:pStyle w:val="Bibliografa"/>
                      <w:rPr>
                        <w:noProof/>
                        <w:lang w:val="es-MX"/>
                      </w:rPr>
                    </w:pPr>
                    <w:r w:rsidRPr="005F10DC">
                      <w:rPr>
                        <w:noProof/>
                        <w:lang w:val="es-MX"/>
                      </w:rPr>
                      <w:t xml:space="preserve">[26] </w:t>
                    </w:r>
                  </w:p>
                </w:tc>
                <w:tc>
                  <w:tcPr>
                    <w:tcW w:w="0" w:type="auto"/>
                    <w:hideMark/>
                  </w:tcPr>
                  <w:p w14:paraId="0B051A70" w14:textId="77777777" w:rsidR="00595C94" w:rsidRPr="005F10DC" w:rsidRDefault="00595C94">
                    <w:pPr>
                      <w:pStyle w:val="Bibliografa"/>
                      <w:rPr>
                        <w:noProof/>
                        <w:lang w:val="es-MX"/>
                      </w:rPr>
                    </w:pPr>
                    <w:r w:rsidRPr="005F10DC">
                      <w:rPr>
                        <w:noProof/>
                        <w:lang w:val="es-MX"/>
                      </w:rPr>
                      <w:t xml:space="preserve">G. Garbis, K. Kyzirakos y M. Koubarakis, «Geographica: A Benchmark for Geospatial RDF Stores,» de </w:t>
                    </w:r>
                    <w:r w:rsidRPr="005F10DC">
                      <w:rPr>
                        <w:i/>
                        <w:iCs/>
                        <w:noProof/>
                        <w:lang w:val="es-MX"/>
                      </w:rPr>
                      <w:t>International Semantic Web Conference</w:t>
                    </w:r>
                    <w:r w:rsidRPr="005F10DC">
                      <w:rPr>
                        <w:noProof/>
                        <w:lang w:val="es-MX"/>
                      </w:rPr>
                      <w:t xml:space="preserve">, Berlin, 2013. </w:t>
                    </w:r>
                  </w:p>
                </w:tc>
              </w:tr>
              <w:tr w:rsidR="00595C94" w:rsidRPr="005F10DC" w14:paraId="44212F24" w14:textId="77777777" w:rsidTr="00595C94">
                <w:trPr>
                  <w:divId w:val="1293291547"/>
                  <w:tblCellSpacing w:w="15" w:type="dxa"/>
                </w:trPr>
                <w:tc>
                  <w:tcPr>
                    <w:tcW w:w="433" w:type="pct"/>
                    <w:hideMark/>
                  </w:tcPr>
                  <w:p w14:paraId="2470696F" w14:textId="77777777" w:rsidR="00595C94" w:rsidRPr="005F10DC" w:rsidRDefault="00595C94">
                    <w:pPr>
                      <w:pStyle w:val="Bibliografa"/>
                      <w:rPr>
                        <w:noProof/>
                        <w:lang w:val="es-MX"/>
                      </w:rPr>
                    </w:pPr>
                    <w:r w:rsidRPr="005F10DC">
                      <w:rPr>
                        <w:noProof/>
                        <w:lang w:val="es-MX"/>
                      </w:rPr>
                      <w:lastRenderedPageBreak/>
                      <w:t xml:space="preserve">[27] </w:t>
                    </w:r>
                  </w:p>
                </w:tc>
                <w:tc>
                  <w:tcPr>
                    <w:tcW w:w="0" w:type="auto"/>
                    <w:hideMark/>
                  </w:tcPr>
                  <w:p w14:paraId="078994E1" w14:textId="77777777" w:rsidR="00595C94" w:rsidRPr="005F10DC" w:rsidRDefault="00595C94">
                    <w:pPr>
                      <w:pStyle w:val="Bibliografa"/>
                      <w:rPr>
                        <w:noProof/>
                        <w:lang w:val="es-MX"/>
                      </w:rPr>
                    </w:pPr>
                    <w:r w:rsidRPr="005F10DC">
                      <w:rPr>
                        <w:noProof/>
                        <w:lang w:val="es-MX"/>
                      </w:rPr>
                      <w:t xml:space="preserve">W. Beek, W. Folmer, L. Rietveld y J. Walker, «Geoyasgui: The GeoSPARQL query editor and result visualizer,» </w:t>
                    </w:r>
                    <w:r w:rsidRPr="005F10DC">
                      <w:rPr>
                        <w:i/>
                        <w:iCs/>
                        <w:noProof/>
                        <w:lang w:val="es-MX"/>
                      </w:rPr>
                      <w:t xml:space="preserve">The internationa Archives of Photogrammetry, Remote Sensing and Spatial Information Sciences, </w:t>
                    </w:r>
                    <w:r w:rsidRPr="005F10DC">
                      <w:rPr>
                        <w:noProof/>
                        <w:lang w:val="es-MX"/>
                      </w:rPr>
                      <w:t xml:space="preserve">vol. 42, p. 39, 2017. </w:t>
                    </w:r>
                  </w:p>
                </w:tc>
              </w:tr>
              <w:tr w:rsidR="00595C94" w:rsidRPr="005F10DC" w14:paraId="12BECF7A" w14:textId="77777777" w:rsidTr="00595C94">
                <w:trPr>
                  <w:divId w:val="1293291547"/>
                  <w:tblCellSpacing w:w="15" w:type="dxa"/>
                </w:trPr>
                <w:tc>
                  <w:tcPr>
                    <w:tcW w:w="433" w:type="pct"/>
                    <w:hideMark/>
                  </w:tcPr>
                  <w:p w14:paraId="481A42C8" w14:textId="77777777" w:rsidR="00595C94" w:rsidRPr="005F10DC" w:rsidRDefault="00595C94">
                    <w:pPr>
                      <w:pStyle w:val="Bibliografa"/>
                      <w:rPr>
                        <w:noProof/>
                        <w:lang w:val="es-MX"/>
                      </w:rPr>
                    </w:pPr>
                    <w:r w:rsidRPr="005F10DC">
                      <w:rPr>
                        <w:noProof/>
                        <w:lang w:val="es-MX"/>
                      </w:rPr>
                      <w:t xml:space="preserve">[28] </w:t>
                    </w:r>
                  </w:p>
                </w:tc>
                <w:tc>
                  <w:tcPr>
                    <w:tcW w:w="0" w:type="auto"/>
                    <w:hideMark/>
                  </w:tcPr>
                  <w:p w14:paraId="3280D02B" w14:textId="77777777" w:rsidR="00595C94" w:rsidRPr="005F10DC" w:rsidRDefault="00595C94">
                    <w:pPr>
                      <w:pStyle w:val="Bibliografa"/>
                      <w:rPr>
                        <w:noProof/>
                        <w:lang w:val="es-MX"/>
                      </w:rPr>
                    </w:pPr>
                    <w:r w:rsidRPr="005F10DC">
                      <w:rPr>
                        <w:noProof/>
                        <w:lang w:val="es-MX"/>
                      </w:rPr>
                      <w:t xml:space="preserve">E. Ávila Barrientos, «Linked Open Data en la Biblioteca Digital,» de </w:t>
                    </w:r>
                    <w:r w:rsidRPr="005F10DC">
                      <w:rPr>
                        <w:i/>
                        <w:iCs/>
                        <w:noProof/>
                        <w:lang w:val="es-MX"/>
                      </w:rPr>
                      <w:t>Biblioteca Digital Académica en Bibliotecología y Estudios de la Información</w:t>
                    </w:r>
                    <w:r w:rsidRPr="005F10DC">
                      <w:rPr>
                        <w:noProof/>
                        <w:lang w:val="es-MX"/>
                      </w:rPr>
                      <w:t>, México, 2013, pp. 137-152.</w:t>
                    </w:r>
                  </w:p>
                </w:tc>
              </w:tr>
              <w:tr w:rsidR="00595C94" w:rsidRPr="005F10DC" w14:paraId="29EB9477" w14:textId="77777777" w:rsidTr="00595C94">
                <w:trPr>
                  <w:divId w:val="1293291547"/>
                  <w:tblCellSpacing w:w="15" w:type="dxa"/>
                </w:trPr>
                <w:tc>
                  <w:tcPr>
                    <w:tcW w:w="433" w:type="pct"/>
                    <w:hideMark/>
                  </w:tcPr>
                  <w:p w14:paraId="3D2A243B" w14:textId="77777777" w:rsidR="00595C94" w:rsidRPr="005F10DC" w:rsidRDefault="00595C94">
                    <w:pPr>
                      <w:pStyle w:val="Bibliografa"/>
                      <w:rPr>
                        <w:noProof/>
                        <w:lang w:val="es-MX"/>
                      </w:rPr>
                    </w:pPr>
                    <w:r w:rsidRPr="005F10DC">
                      <w:rPr>
                        <w:noProof/>
                        <w:lang w:val="es-MX"/>
                      </w:rPr>
                      <w:t xml:space="preserve">[29] </w:t>
                    </w:r>
                  </w:p>
                </w:tc>
                <w:tc>
                  <w:tcPr>
                    <w:tcW w:w="0" w:type="auto"/>
                    <w:hideMark/>
                  </w:tcPr>
                  <w:p w14:paraId="14BCCC05" w14:textId="77777777" w:rsidR="00595C94" w:rsidRPr="005F10DC" w:rsidRDefault="00595C94">
                    <w:pPr>
                      <w:pStyle w:val="Bibliografa"/>
                      <w:rPr>
                        <w:noProof/>
                        <w:lang w:val="es-MX"/>
                      </w:rPr>
                    </w:pPr>
                    <w:r w:rsidRPr="005F10DC">
                      <w:rPr>
                        <w:noProof/>
                        <w:lang w:val="es-MX"/>
                      </w:rPr>
                      <w:t xml:space="preserve">A. Becerril García, R. Lozano Espinosa y J. M. Molina Espinosa, «Enfoque semántico para el descubrimiento de recursos sensible al contexto sobre contenidos académicos estructurados con OAI-PMH,» </w:t>
                    </w:r>
                    <w:r w:rsidRPr="005F10DC">
                      <w:rPr>
                        <w:i/>
                        <w:iCs/>
                        <w:noProof/>
                        <w:lang w:val="es-MX"/>
                      </w:rPr>
                      <w:t xml:space="preserve">Computación y sistemas, </w:t>
                    </w:r>
                    <w:r w:rsidRPr="005F10DC">
                      <w:rPr>
                        <w:noProof/>
                        <w:lang w:val="es-MX"/>
                      </w:rPr>
                      <w:t xml:space="preserve">vol. 20, nº 1, pp. 127-142, 2016. </w:t>
                    </w:r>
                  </w:p>
                </w:tc>
              </w:tr>
              <w:tr w:rsidR="00595C94" w:rsidRPr="005F10DC" w14:paraId="321C3E0F" w14:textId="77777777" w:rsidTr="00595C94">
                <w:trPr>
                  <w:divId w:val="1293291547"/>
                  <w:tblCellSpacing w:w="15" w:type="dxa"/>
                </w:trPr>
                <w:tc>
                  <w:tcPr>
                    <w:tcW w:w="433" w:type="pct"/>
                    <w:hideMark/>
                  </w:tcPr>
                  <w:p w14:paraId="4DAB58FE" w14:textId="77777777" w:rsidR="00595C94" w:rsidRPr="005F10DC" w:rsidRDefault="00595C94">
                    <w:pPr>
                      <w:pStyle w:val="Bibliografa"/>
                      <w:rPr>
                        <w:noProof/>
                        <w:lang w:val="es-MX"/>
                      </w:rPr>
                    </w:pPr>
                    <w:r w:rsidRPr="005F10DC">
                      <w:rPr>
                        <w:noProof/>
                        <w:lang w:val="es-MX"/>
                      </w:rPr>
                      <w:t xml:space="preserve">[30] </w:t>
                    </w:r>
                  </w:p>
                </w:tc>
                <w:tc>
                  <w:tcPr>
                    <w:tcW w:w="0" w:type="auto"/>
                    <w:hideMark/>
                  </w:tcPr>
                  <w:p w14:paraId="4181F837" w14:textId="77777777" w:rsidR="00595C94" w:rsidRPr="005F10DC" w:rsidRDefault="00595C94">
                    <w:pPr>
                      <w:pStyle w:val="Bibliografa"/>
                      <w:rPr>
                        <w:noProof/>
                        <w:lang w:val="es-MX"/>
                      </w:rPr>
                    </w:pPr>
                    <w:r w:rsidRPr="005F10DC">
                      <w:rPr>
                        <w:noProof/>
                        <w:lang w:val="es-MX"/>
                      </w:rPr>
                      <w:t xml:space="preserve">R. Zárate Escobedo, Facilitador de contenido móvil para el viajero basado en servicios de localización y web semántica, México, 2018. </w:t>
                    </w:r>
                  </w:p>
                </w:tc>
              </w:tr>
              <w:tr w:rsidR="00595C94" w:rsidRPr="005F10DC" w14:paraId="0ACFC13B" w14:textId="77777777" w:rsidTr="00595C94">
                <w:trPr>
                  <w:divId w:val="1293291547"/>
                  <w:tblCellSpacing w:w="15" w:type="dxa"/>
                </w:trPr>
                <w:tc>
                  <w:tcPr>
                    <w:tcW w:w="433" w:type="pct"/>
                    <w:hideMark/>
                  </w:tcPr>
                  <w:p w14:paraId="00858465" w14:textId="77777777" w:rsidR="00595C94" w:rsidRPr="005F10DC" w:rsidRDefault="00595C94">
                    <w:pPr>
                      <w:pStyle w:val="Bibliografa"/>
                      <w:rPr>
                        <w:noProof/>
                        <w:lang w:val="es-MX"/>
                      </w:rPr>
                    </w:pPr>
                    <w:r w:rsidRPr="005F10DC">
                      <w:rPr>
                        <w:noProof/>
                        <w:lang w:val="es-MX"/>
                      </w:rPr>
                      <w:t xml:space="preserve">[31] </w:t>
                    </w:r>
                  </w:p>
                </w:tc>
                <w:tc>
                  <w:tcPr>
                    <w:tcW w:w="0" w:type="auto"/>
                    <w:hideMark/>
                  </w:tcPr>
                  <w:p w14:paraId="1D34B9FC" w14:textId="77777777" w:rsidR="00595C94" w:rsidRPr="005F10DC" w:rsidRDefault="00595C94">
                    <w:pPr>
                      <w:pStyle w:val="Bibliografa"/>
                      <w:rPr>
                        <w:noProof/>
                        <w:lang w:val="es-MX"/>
                      </w:rPr>
                    </w:pPr>
                    <w:r w:rsidRPr="005F10DC">
                      <w:rPr>
                        <w:noProof/>
                        <w:lang w:val="es-MX"/>
                      </w:rPr>
                      <w:t xml:space="preserve">D. F. Rojas Carrasco y R. Torres Covarrubias, Recuperación de información geográfica utilizando similitud semántica, México, 2009. </w:t>
                    </w:r>
                  </w:p>
                </w:tc>
              </w:tr>
              <w:tr w:rsidR="00595C94" w:rsidRPr="005F10DC" w14:paraId="20276F48" w14:textId="77777777" w:rsidTr="00595C94">
                <w:trPr>
                  <w:divId w:val="1293291547"/>
                  <w:tblCellSpacing w:w="15" w:type="dxa"/>
                </w:trPr>
                <w:tc>
                  <w:tcPr>
                    <w:tcW w:w="433" w:type="pct"/>
                    <w:hideMark/>
                  </w:tcPr>
                  <w:p w14:paraId="5F34BAC1" w14:textId="77777777" w:rsidR="00595C94" w:rsidRPr="005F10DC" w:rsidRDefault="00595C94">
                    <w:pPr>
                      <w:pStyle w:val="Bibliografa"/>
                      <w:rPr>
                        <w:noProof/>
                        <w:lang w:val="es-MX"/>
                      </w:rPr>
                    </w:pPr>
                    <w:r w:rsidRPr="005F10DC">
                      <w:rPr>
                        <w:noProof/>
                        <w:lang w:val="es-MX"/>
                      </w:rPr>
                      <w:t xml:space="preserve">[32] </w:t>
                    </w:r>
                  </w:p>
                </w:tc>
                <w:tc>
                  <w:tcPr>
                    <w:tcW w:w="0" w:type="auto"/>
                    <w:hideMark/>
                  </w:tcPr>
                  <w:p w14:paraId="04ED56CB" w14:textId="77777777" w:rsidR="00595C94" w:rsidRPr="005F10DC" w:rsidRDefault="00595C94">
                    <w:pPr>
                      <w:pStyle w:val="Bibliografa"/>
                      <w:rPr>
                        <w:noProof/>
                        <w:lang w:val="es-MX"/>
                      </w:rPr>
                    </w:pPr>
                    <w:r w:rsidRPr="005F10DC">
                      <w:rPr>
                        <w:noProof/>
                        <w:lang w:val="es-MX"/>
                      </w:rPr>
                      <w:t>Oracle, «Oracle Spatial and Graph,» 14 Marzo 2019. [En línea]. Available: https://www.oracle.com/technetwork/database/options/spatialandgraph/overview/index.html. [Último acceso: 1 Mayo 2019].</w:t>
                    </w:r>
                  </w:p>
                </w:tc>
              </w:tr>
              <w:tr w:rsidR="00595C94" w:rsidRPr="005F10DC" w14:paraId="54991694" w14:textId="77777777" w:rsidTr="00595C94">
                <w:trPr>
                  <w:divId w:val="1293291547"/>
                  <w:tblCellSpacing w:w="15" w:type="dxa"/>
                </w:trPr>
                <w:tc>
                  <w:tcPr>
                    <w:tcW w:w="433" w:type="pct"/>
                    <w:hideMark/>
                  </w:tcPr>
                  <w:p w14:paraId="23E4E637" w14:textId="77777777" w:rsidR="00595C94" w:rsidRPr="005F10DC" w:rsidRDefault="00595C94">
                    <w:pPr>
                      <w:pStyle w:val="Bibliografa"/>
                      <w:rPr>
                        <w:noProof/>
                        <w:lang w:val="es-MX"/>
                      </w:rPr>
                    </w:pPr>
                    <w:r w:rsidRPr="005F10DC">
                      <w:rPr>
                        <w:noProof/>
                        <w:lang w:val="es-MX"/>
                      </w:rPr>
                      <w:t xml:space="preserve">[33] </w:t>
                    </w:r>
                  </w:p>
                </w:tc>
                <w:tc>
                  <w:tcPr>
                    <w:tcW w:w="0" w:type="auto"/>
                    <w:hideMark/>
                  </w:tcPr>
                  <w:p w14:paraId="1F608348" w14:textId="77777777" w:rsidR="00595C94" w:rsidRPr="005F10DC" w:rsidRDefault="00595C94">
                    <w:pPr>
                      <w:pStyle w:val="Bibliografa"/>
                      <w:rPr>
                        <w:noProof/>
                        <w:lang w:val="es-MX"/>
                      </w:rPr>
                    </w:pPr>
                    <w:r w:rsidRPr="005F10DC">
                      <w:rPr>
                        <w:noProof/>
                        <w:lang w:val="es-MX"/>
                      </w:rPr>
                      <w:t>SWI-Prolog, «ClioPatria: the SWI-Prolog RDF toolkit.,» 23 Agosto 2017. [En línea]. Available: https://cliopatria.swi-prolog.org/home. [Último acceso: 30 Abril 2019].</w:t>
                    </w:r>
                  </w:p>
                </w:tc>
              </w:tr>
              <w:tr w:rsidR="00595C94" w:rsidRPr="005F10DC" w14:paraId="048F580A" w14:textId="77777777" w:rsidTr="00595C94">
                <w:trPr>
                  <w:divId w:val="1293291547"/>
                  <w:tblCellSpacing w:w="15" w:type="dxa"/>
                </w:trPr>
                <w:tc>
                  <w:tcPr>
                    <w:tcW w:w="433" w:type="pct"/>
                    <w:hideMark/>
                  </w:tcPr>
                  <w:p w14:paraId="1004192A" w14:textId="77777777" w:rsidR="00595C94" w:rsidRPr="005F10DC" w:rsidRDefault="00595C94">
                    <w:pPr>
                      <w:pStyle w:val="Bibliografa"/>
                      <w:rPr>
                        <w:noProof/>
                        <w:lang w:val="es-MX"/>
                      </w:rPr>
                    </w:pPr>
                    <w:r w:rsidRPr="005F10DC">
                      <w:rPr>
                        <w:noProof/>
                        <w:lang w:val="es-MX"/>
                      </w:rPr>
                      <w:t xml:space="preserve">[34] </w:t>
                    </w:r>
                  </w:p>
                </w:tc>
                <w:tc>
                  <w:tcPr>
                    <w:tcW w:w="0" w:type="auto"/>
                    <w:hideMark/>
                  </w:tcPr>
                  <w:p w14:paraId="08461B3B" w14:textId="77777777" w:rsidR="00595C94" w:rsidRPr="005F10DC" w:rsidRDefault="00595C94">
                    <w:pPr>
                      <w:pStyle w:val="Bibliografa"/>
                      <w:rPr>
                        <w:noProof/>
                        <w:lang w:val="es-MX"/>
                      </w:rPr>
                    </w:pPr>
                    <w:r w:rsidRPr="005F10DC">
                      <w:rPr>
                        <w:noProof/>
                        <w:lang w:val="es-MX"/>
                      </w:rPr>
                      <w:t>Kowari, «Mulgara,» 2018 Agosto 31. [En línea]. Available: http://code.mulgara.org/projects/mulgara/wiki. [Último acceso: 30 Abril 2019].</w:t>
                    </w:r>
                  </w:p>
                </w:tc>
              </w:tr>
              <w:tr w:rsidR="00595C94" w:rsidRPr="005F10DC" w14:paraId="1FCF3016" w14:textId="77777777" w:rsidTr="00595C94">
                <w:trPr>
                  <w:divId w:val="1293291547"/>
                  <w:tblCellSpacing w:w="15" w:type="dxa"/>
                </w:trPr>
                <w:tc>
                  <w:tcPr>
                    <w:tcW w:w="433" w:type="pct"/>
                    <w:hideMark/>
                  </w:tcPr>
                  <w:p w14:paraId="0A31348E" w14:textId="77777777" w:rsidR="00595C94" w:rsidRPr="005F10DC" w:rsidRDefault="00595C94">
                    <w:pPr>
                      <w:pStyle w:val="Bibliografa"/>
                      <w:rPr>
                        <w:noProof/>
                        <w:lang w:val="es-MX"/>
                      </w:rPr>
                    </w:pPr>
                    <w:r w:rsidRPr="005F10DC">
                      <w:rPr>
                        <w:noProof/>
                        <w:lang w:val="es-MX"/>
                      </w:rPr>
                      <w:t xml:space="preserve">[35] </w:t>
                    </w:r>
                  </w:p>
                </w:tc>
                <w:tc>
                  <w:tcPr>
                    <w:tcW w:w="0" w:type="auto"/>
                    <w:hideMark/>
                  </w:tcPr>
                  <w:p w14:paraId="1CB9D28D" w14:textId="77777777" w:rsidR="00595C94" w:rsidRPr="005F10DC" w:rsidRDefault="00595C94">
                    <w:pPr>
                      <w:pStyle w:val="Bibliografa"/>
                      <w:rPr>
                        <w:noProof/>
                        <w:lang w:val="es-MX"/>
                      </w:rPr>
                    </w:pPr>
                    <w:r w:rsidRPr="005F10DC">
                      <w:rPr>
                        <w:noProof/>
                        <w:lang w:val="es-MX"/>
                      </w:rPr>
                      <w:t>MarkLogic, «MarkLogic Data Hub Service,» 14 Enero 2019. [En línea]. Available: https://www.marklogic.com/. [Último acceso: 30 Abril 2019].</w:t>
                    </w:r>
                  </w:p>
                </w:tc>
              </w:tr>
              <w:tr w:rsidR="00595C94" w:rsidRPr="005F10DC" w14:paraId="73E65C23" w14:textId="77777777" w:rsidTr="00595C94">
                <w:trPr>
                  <w:divId w:val="1293291547"/>
                  <w:tblCellSpacing w:w="15" w:type="dxa"/>
                </w:trPr>
                <w:tc>
                  <w:tcPr>
                    <w:tcW w:w="433" w:type="pct"/>
                    <w:hideMark/>
                  </w:tcPr>
                  <w:p w14:paraId="6A746CB1" w14:textId="77777777" w:rsidR="00595C94" w:rsidRPr="005F10DC" w:rsidRDefault="00595C94">
                    <w:pPr>
                      <w:pStyle w:val="Bibliografa"/>
                      <w:rPr>
                        <w:noProof/>
                        <w:lang w:val="es-MX"/>
                      </w:rPr>
                    </w:pPr>
                    <w:r w:rsidRPr="005F10DC">
                      <w:rPr>
                        <w:noProof/>
                        <w:lang w:val="es-MX"/>
                      </w:rPr>
                      <w:t xml:space="preserve">[36] </w:t>
                    </w:r>
                  </w:p>
                </w:tc>
                <w:tc>
                  <w:tcPr>
                    <w:tcW w:w="0" w:type="auto"/>
                    <w:hideMark/>
                  </w:tcPr>
                  <w:p w14:paraId="0F7AC50E" w14:textId="77777777" w:rsidR="00595C94" w:rsidRPr="005F10DC" w:rsidRDefault="00595C94">
                    <w:pPr>
                      <w:pStyle w:val="Bibliografa"/>
                      <w:rPr>
                        <w:noProof/>
                        <w:lang w:val="es-MX"/>
                      </w:rPr>
                    </w:pPr>
                    <w:r w:rsidRPr="005F10DC">
                      <w:rPr>
                        <w:noProof/>
                        <w:lang w:val="es-MX"/>
                      </w:rPr>
                      <w:t>Blazegraph, «Blazegraph,» 24 Abril 2019. [En línea]. Available: https://www.blazegraph.com/. [Último acceso: 1 Mayo 2019].</w:t>
                    </w:r>
                  </w:p>
                </w:tc>
              </w:tr>
              <w:tr w:rsidR="00595C94" w:rsidRPr="005F10DC" w14:paraId="31CE7B6F" w14:textId="77777777" w:rsidTr="00595C94">
                <w:trPr>
                  <w:divId w:val="1293291547"/>
                  <w:tblCellSpacing w:w="15" w:type="dxa"/>
                </w:trPr>
                <w:tc>
                  <w:tcPr>
                    <w:tcW w:w="433" w:type="pct"/>
                    <w:hideMark/>
                  </w:tcPr>
                  <w:p w14:paraId="67699171" w14:textId="77777777" w:rsidR="00595C94" w:rsidRPr="005F10DC" w:rsidRDefault="00595C94">
                    <w:pPr>
                      <w:pStyle w:val="Bibliografa"/>
                      <w:rPr>
                        <w:noProof/>
                        <w:lang w:val="es-MX"/>
                      </w:rPr>
                    </w:pPr>
                    <w:r w:rsidRPr="005F10DC">
                      <w:rPr>
                        <w:noProof/>
                        <w:lang w:val="es-MX"/>
                      </w:rPr>
                      <w:t xml:space="preserve">[37] </w:t>
                    </w:r>
                  </w:p>
                </w:tc>
                <w:tc>
                  <w:tcPr>
                    <w:tcW w:w="0" w:type="auto"/>
                    <w:hideMark/>
                  </w:tcPr>
                  <w:p w14:paraId="57FD7716" w14:textId="77777777" w:rsidR="00595C94" w:rsidRPr="005F10DC" w:rsidRDefault="00595C94">
                    <w:pPr>
                      <w:pStyle w:val="Bibliografa"/>
                      <w:rPr>
                        <w:noProof/>
                        <w:lang w:val="es-MX"/>
                      </w:rPr>
                    </w:pPr>
                    <w:r w:rsidRPr="005F10DC">
                      <w:rPr>
                        <w:noProof/>
                        <w:lang w:val="es-MX"/>
                      </w:rPr>
                      <w:t>W3C, «LinkedData,» 1 Agosto 2016. [En línea]. Available: https://www.w3.org/wiki/LinkedData. [Último acceso: 18 Marzo 2019].</w:t>
                    </w:r>
                  </w:p>
                </w:tc>
              </w:tr>
              <w:tr w:rsidR="00595C94" w:rsidRPr="005F10DC" w14:paraId="693DBFBD" w14:textId="77777777" w:rsidTr="00595C94">
                <w:trPr>
                  <w:divId w:val="1293291547"/>
                  <w:tblCellSpacing w:w="15" w:type="dxa"/>
                </w:trPr>
                <w:tc>
                  <w:tcPr>
                    <w:tcW w:w="433" w:type="pct"/>
                    <w:hideMark/>
                  </w:tcPr>
                  <w:p w14:paraId="59620F24" w14:textId="77777777" w:rsidR="00595C94" w:rsidRPr="005F10DC" w:rsidRDefault="00595C94">
                    <w:pPr>
                      <w:pStyle w:val="Bibliografa"/>
                      <w:rPr>
                        <w:noProof/>
                        <w:lang w:val="es-MX"/>
                      </w:rPr>
                    </w:pPr>
                    <w:r w:rsidRPr="005F10DC">
                      <w:rPr>
                        <w:noProof/>
                        <w:lang w:val="es-MX"/>
                      </w:rPr>
                      <w:t xml:space="preserve">[38] </w:t>
                    </w:r>
                  </w:p>
                </w:tc>
                <w:tc>
                  <w:tcPr>
                    <w:tcW w:w="0" w:type="auto"/>
                    <w:hideMark/>
                  </w:tcPr>
                  <w:p w14:paraId="21EBAC4D" w14:textId="77777777" w:rsidR="00595C94" w:rsidRPr="005F10DC" w:rsidRDefault="00595C94">
                    <w:pPr>
                      <w:pStyle w:val="Bibliografa"/>
                      <w:rPr>
                        <w:noProof/>
                        <w:lang w:val="es-MX"/>
                      </w:rPr>
                    </w:pPr>
                    <w:r w:rsidRPr="005F10DC">
                      <w:rPr>
                        <w:noProof/>
                        <w:lang w:val="es-MX"/>
                      </w:rPr>
                      <w:t>W3C, «Semantic Web,» 9 Marzo 2019. [En línea]. Available: https://www.w3.org/standards/semanticweb/. [Último acceso: 18 Marzo 2019].</w:t>
                    </w:r>
                  </w:p>
                </w:tc>
              </w:tr>
              <w:tr w:rsidR="00595C94" w:rsidRPr="005F10DC" w14:paraId="701703E1" w14:textId="77777777" w:rsidTr="00595C94">
                <w:trPr>
                  <w:divId w:val="1293291547"/>
                  <w:tblCellSpacing w:w="15" w:type="dxa"/>
                </w:trPr>
                <w:tc>
                  <w:tcPr>
                    <w:tcW w:w="433" w:type="pct"/>
                    <w:hideMark/>
                  </w:tcPr>
                  <w:p w14:paraId="00F1B797" w14:textId="77777777" w:rsidR="00595C94" w:rsidRPr="005F10DC" w:rsidRDefault="00595C94">
                    <w:pPr>
                      <w:pStyle w:val="Bibliografa"/>
                      <w:rPr>
                        <w:noProof/>
                        <w:lang w:val="es-MX"/>
                      </w:rPr>
                    </w:pPr>
                    <w:r w:rsidRPr="005F10DC">
                      <w:rPr>
                        <w:noProof/>
                        <w:lang w:val="es-MX"/>
                      </w:rPr>
                      <w:t xml:space="preserve">[39] </w:t>
                    </w:r>
                  </w:p>
                </w:tc>
                <w:tc>
                  <w:tcPr>
                    <w:tcW w:w="0" w:type="auto"/>
                    <w:hideMark/>
                  </w:tcPr>
                  <w:p w14:paraId="541CCDFB" w14:textId="77777777" w:rsidR="00595C94" w:rsidRPr="005F10DC" w:rsidRDefault="00595C94">
                    <w:pPr>
                      <w:pStyle w:val="Bibliografa"/>
                      <w:rPr>
                        <w:noProof/>
                        <w:lang w:val="es-MX"/>
                      </w:rPr>
                    </w:pPr>
                    <w:r w:rsidRPr="005F10DC">
                      <w:rPr>
                        <w:noProof/>
                        <w:lang w:val="es-MX"/>
                      </w:rPr>
                      <w:t>W3C, «RDF,» 15 Marzo 2014. [En línea]. Available: https://www.w3.org/RDF/. [Último acceso: 18 Marzo 2019].</w:t>
                    </w:r>
                  </w:p>
                </w:tc>
              </w:tr>
              <w:tr w:rsidR="00595C94" w:rsidRPr="005F10DC" w14:paraId="612AEAB8" w14:textId="77777777" w:rsidTr="00595C94">
                <w:trPr>
                  <w:divId w:val="1293291547"/>
                  <w:tblCellSpacing w:w="15" w:type="dxa"/>
                </w:trPr>
                <w:tc>
                  <w:tcPr>
                    <w:tcW w:w="433" w:type="pct"/>
                    <w:hideMark/>
                  </w:tcPr>
                  <w:p w14:paraId="3DFCB10B" w14:textId="77777777" w:rsidR="00595C94" w:rsidRPr="005F10DC" w:rsidRDefault="00595C94">
                    <w:pPr>
                      <w:pStyle w:val="Bibliografa"/>
                      <w:rPr>
                        <w:noProof/>
                        <w:lang w:val="es-MX"/>
                      </w:rPr>
                    </w:pPr>
                    <w:r w:rsidRPr="005F10DC">
                      <w:rPr>
                        <w:noProof/>
                        <w:lang w:val="es-MX"/>
                      </w:rPr>
                      <w:t xml:space="preserve">[40] </w:t>
                    </w:r>
                  </w:p>
                </w:tc>
                <w:tc>
                  <w:tcPr>
                    <w:tcW w:w="0" w:type="auto"/>
                    <w:hideMark/>
                  </w:tcPr>
                  <w:p w14:paraId="2220D8D3" w14:textId="77777777" w:rsidR="00595C94" w:rsidRPr="005F10DC" w:rsidRDefault="00595C94">
                    <w:pPr>
                      <w:pStyle w:val="Bibliografa"/>
                      <w:rPr>
                        <w:noProof/>
                        <w:lang w:val="es-MX"/>
                      </w:rPr>
                    </w:pPr>
                    <w:r w:rsidRPr="005F10DC">
                      <w:rPr>
                        <w:noProof/>
                        <w:lang w:val="es-MX"/>
                      </w:rPr>
                      <w:t>W3C, «URI,» 1 Febrero 2005. [En línea]. Available: https://www.w3.org/wiki/URI. [Último acceso: 18 Marzo 2019].</w:t>
                    </w:r>
                  </w:p>
                </w:tc>
              </w:tr>
              <w:tr w:rsidR="00595C94" w:rsidRPr="005F10DC" w14:paraId="69CC3E72" w14:textId="77777777" w:rsidTr="00595C94">
                <w:trPr>
                  <w:divId w:val="1293291547"/>
                  <w:tblCellSpacing w:w="15" w:type="dxa"/>
                </w:trPr>
                <w:tc>
                  <w:tcPr>
                    <w:tcW w:w="433" w:type="pct"/>
                    <w:hideMark/>
                  </w:tcPr>
                  <w:p w14:paraId="467B8D67" w14:textId="77777777" w:rsidR="00595C94" w:rsidRPr="005F10DC" w:rsidRDefault="00595C94">
                    <w:pPr>
                      <w:pStyle w:val="Bibliografa"/>
                      <w:rPr>
                        <w:noProof/>
                        <w:lang w:val="es-MX"/>
                      </w:rPr>
                    </w:pPr>
                    <w:r w:rsidRPr="005F10DC">
                      <w:rPr>
                        <w:noProof/>
                        <w:lang w:val="es-MX"/>
                      </w:rPr>
                      <w:lastRenderedPageBreak/>
                      <w:t xml:space="preserve">[41] </w:t>
                    </w:r>
                  </w:p>
                </w:tc>
                <w:tc>
                  <w:tcPr>
                    <w:tcW w:w="0" w:type="auto"/>
                    <w:hideMark/>
                  </w:tcPr>
                  <w:p w14:paraId="0CEC8C3A" w14:textId="77777777" w:rsidR="00595C94" w:rsidRPr="005F10DC" w:rsidRDefault="00595C94">
                    <w:pPr>
                      <w:pStyle w:val="Bibliografa"/>
                      <w:rPr>
                        <w:noProof/>
                        <w:lang w:val="es-MX"/>
                      </w:rPr>
                    </w:pPr>
                    <w:r w:rsidRPr="005F10DC">
                      <w:rPr>
                        <w:noProof/>
                        <w:lang w:val="es-MX"/>
                      </w:rPr>
                      <w:t>Ontotext, «What is RDF Triple Store?,» 21 Noviembre 2016. [En línea]. Available: https://www.ontotext.com/knowledgehub/fundamentals/what-is-rdf-triplestore/. [Último acceso: 20 Febrero 2019].</w:t>
                    </w:r>
                  </w:p>
                </w:tc>
              </w:tr>
              <w:tr w:rsidR="00595C94" w:rsidRPr="005F10DC" w14:paraId="60A318A8" w14:textId="77777777" w:rsidTr="00595C94">
                <w:trPr>
                  <w:divId w:val="1293291547"/>
                  <w:tblCellSpacing w:w="15" w:type="dxa"/>
                </w:trPr>
                <w:tc>
                  <w:tcPr>
                    <w:tcW w:w="433" w:type="pct"/>
                    <w:hideMark/>
                  </w:tcPr>
                  <w:p w14:paraId="5B849027" w14:textId="77777777" w:rsidR="00595C94" w:rsidRPr="005F10DC" w:rsidRDefault="00595C94">
                    <w:pPr>
                      <w:pStyle w:val="Bibliografa"/>
                      <w:rPr>
                        <w:noProof/>
                        <w:lang w:val="es-MX"/>
                      </w:rPr>
                    </w:pPr>
                    <w:r w:rsidRPr="005F10DC">
                      <w:rPr>
                        <w:noProof/>
                        <w:lang w:val="es-MX"/>
                      </w:rPr>
                      <w:t xml:space="preserve">[42] </w:t>
                    </w:r>
                  </w:p>
                </w:tc>
                <w:tc>
                  <w:tcPr>
                    <w:tcW w:w="0" w:type="auto"/>
                    <w:hideMark/>
                  </w:tcPr>
                  <w:p w14:paraId="079B01DC" w14:textId="77777777" w:rsidR="00595C94" w:rsidRPr="005F10DC" w:rsidRDefault="00595C94">
                    <w:pPr>
                      <w:pStyle w:val="Bibliografa"/>
                      <w:rPr>
                        <w:noProof/>
                        <w:lang w:val="es-MX"/>
                      </w:rPr>
                    </w:pPr>
                    <w:r w:rsidRPr="005F10DC">
                      <w:rPr>
                        <w:noProof/>
                        <w:lang w:val="es-MX"/>
                      </w:rPr>
                      <w:t>DBpedia, «Virtuoso SPARQL Query Editor,» 17 Abril 2018. [En línea]. Available: https://dbpedia.org/sparql?help=intro. [Último acceso: 20 Febrero 2019].</w:t>
                    </w:r>
                  </w:p>
                </w:tc>
              </w:tr>
              <w:tr w:rsidR="00595C94" w:rsidRPr="005F10DC" w14:paraId="17AE11BF" w14:textId="77777777" w:rsidTr="00595C94">
                <w:trPr>
                  <w:divId w:val="1293291547"/>
                  <w:tblCellSpacing w:w="15" w:type="dxa"/>
                </w:trPr>
                <w:tc>
                  <w:tcPr>
                    <w:tcW w:w="433" w:type="pct"/>
                    <w:hideMark/>
                  </w:tcPr>
                  <w:p w14:paraId="6BF5C6A9" w14:textId="77777777" w:rsidR="00595C94" w:rsidRPr="005F10DC" w:rsidRDefault="00595C94">
                    <w:pPr>
                      <w:pStyle w:val="Bibliografa"/>
                      <w:rPr>
                        <w:noProof/>
                        <w:lang w:val="es-MX"/>
                      </w:rPr>
                    </w:pPr>
                    <w:r w:rsidRPr="005F10DC">
                      <w:rPr>
                        <w:noProof/>
                        <w:lang w:val="es-MX"/>
                      </w:rPr>
                      <w:t xml:space="preserve">[43] </w:t>
                    </w:r>
                  </w:p>
                </w:tc>
                <w:tc>
                  <w:tcPr>
                    <w:tcW w:w="0" w:type="auto"/>
                    <w:hideMark/>
                  </w:tcPr>
                  <w:p w14:paraId="4ED3353C" w14:textId="77777777" w:rsidR="00595C94" w:rsidRPr="005F10DC" w:rsidRDefault="00595C94">
                    <w:pPr>
                      <w:pStyle w:val="Bibliografa"/>
                      <w:rPr>
                        <w:noProof/>
                        <w:lang w:val="es-MX"/>
                      </w:rPr>
                    </w:pPr>
                    <w:r w:rsidRPr="005F10DC">
                      <w:rPr>
                        <w:noProof/>
                        <w:lang w:val="es-MX"/>
                      </w:rPr>
                      <w:t xml:space="preserve">D. K. Becker, Information Quality &amp; Service Oriented Architecture, Massachusetts: MIT, 2007. </w:t>
                    </w:r>
                  </w:p>
                </w:tc>
              </w:tr>
              <w:tr w:rsidR="00595C94" w:rsidRPr="005F10DC" w14:paraId="12BF3C22" w14:textId="77777777" w:rsidTr="00595C94">
                <w:trPr>
                  <w:divId w:val="1293291547"/>
                  <w:tblCellSpacing w:w="15" w:type="dxa"/>
                </w:trPr>
                <w:tc>
                  <w:tcPr>
                    <w:tcW w:w="433" w:type="pct"/>
                    <w:hideMark/>
                  </w:tcPr>
                  <w:p w14:paraId="0BEB82CA" w14:textId="77777777" w:rsidR="00595C94" w:rsidRPr="005F10DC" w:rsidRDefault="00595C94">
                    <w:pPr>
                      <w:pStyle w:val="Bibliografa"/>
                      <w:rPr>
                        <w:noProof/>
                        <w:lang w:val="es-MX"/>
                      </w:rPr>
                    </w:pPr>
                    <w:r w:rsidRPr="005F10DC">
                      <w:rPr>
                        <w:noProof/>
                        <w:lang w:val="es-MX"/>
                      </w:rPr>
                      <w:t xml:space="preserve">[44] </w:t>
                    </w:r>
                  </w:p>
                </w:tc>
                <w:tc>
                  <w:tcPr>
                    <w:tcW w:w="0" w:type="auto"/>
                    <w:hideMark/>
                  </w:tcPr>
                  <w:p w14:paraId="65052DE9" w14:textId="77777777" w:rsidR="00595C94" w:rsidRPr="005F10DC" w:rsidRDefault="00595C94">
                    <w:pPr>
                      <w:pStyle w:val="Bibliografa"/>
                      <w:rPr>
                        <w:noProof/>
                        <w:lang w:val="es-MX"/>
                      </w:rPr>
                    </w:pPr>
                    <w:r w:rsidRPr="005F10DC">
                      <w:rPr>
                        <w:noProof/>
                        <w:lang w:val="es-MX"/>
                      </w:rPr>
                      <w:t xml:space="preserve">T. Berners Lee, R. Fielding, J. Gettys, J. Mogul, H. Frystyk y L. Masinter, Hypertext Transfer Protocol -- HTTP/1.1, W3C/MIT, 1999. </w:t>
                    </w:r>
                  </w:p>
                </w:tc>
              </w:tr>
              <w:tr w:rsidR="00595C94" w:rsidRPr="005F10DC" w14:paraId="6511D1F4" w14:textId="77777777" w:rsidTr="00595C94">
                <w:trPr>
                  <w:divId w:val="1293291547"/>
                  <w:tblCellSpacing w:w="15" w:type="dxa"/>
                </w:trPr>
                <w:tc>
                  <w:tcPr>
                    <w:tcW w:w="433" w:type="pct"/>
                    <w:hideMark/>
                  </w:tcPr>
                  <w:p w14:paraId="4D729AD3" w14:textId="77777777" w:rsidR="00595C94" w:rsidRPr="005F10DC" w:rsidRDefault="00595C94">
                    <w:pPr>
                      <w:pStyle w:val="Bibliografa"/>
                      <w:rPr>
                        <w:noProof/>
                        <w:lang w:val="es-MX"/>
                      </w:rPr>
                    </w:pPr>
                    <w:r w:rsidRPr="005F10DC">
                      <w:rPr>
                        <w:noProof/>
                        <w:lang w:val="es-MX"/>
                      </w:rPr>
                      <w:t xml:space="preserve">[45] </w:t>
                    </w:r>
                  </w:p>
                </w:tc>
                <w:tc>
                  <w:tcPr>
                    <w:tcW w:w="0" w:type="auto"/>
                    <w:hideMark/>
                  </w:tcPr>
                  <w:p w14:paraId="40AA6C84" w14:textId="77777777" w:rsidR="00595C94" w:rsidRPr="005F10DC" w:rsidRDefault="00595C94">
                    <w:pPr>
                      <w:pStyle w:val="Bibliografa"/>
                      <w:rPr>
                        <w:noProof/>
                        <w:lang w:val="es-MX"/>
                      </w:rPr>
                    </w:pPr>
                    <w:r w:rsidRPr="005F10DC">
                      <w:rPr>
                        <w:noProof/>
                        <w:lang w:val="es-MX"/>
                      </w:rPr>
                      <w:t>M. Develpers, «MDN web docs,» 15 07 2019. [En línea]. Available: https://developer.mozilla.org/es/docs/Web/HTTP/Methods. [Último acceso: 29 09 2019].</w:t>
                    </w:r>
                  </w:p>
                </w:tc>
              </w:tr>
              <w:tr w:rsidR="00595C94" w:rsidRPr="005F10DC" w14:paraId="0E04A89B" w14:textId="77777777" w:rsidTr="00595C94">
                <w:trPr>
                  <w:divId w:val="1293291547"/>
                  <w:tblCellSpacing w:w="15" w:type="dxa"/>
                </w:trPr>
                <w:tc>
                  <w:tcPr>
                    <w:tcW w:w="433" w:type="pct"/>
                    <w:hideMark/>
                  </w:tcPr>
                  <w:p w14:paraId="77B05AD9" w14:textId="77777777" w:rsidR="00595C94" w:rsidRPr="005F10DC" w:rsidRDefault="00595C94">
                    <w:pPr>
                      <w:pStyle w:val="Bibliografa"/>
                      <w:rPr>
                        <w:noProof/>
                        <w:lang w:val="es-MX"/>
                      </w:rPr>
                    </w:pPr>
                    <w:r w:rsidRPr="005F10DC">
                      <w:rPr>
                        <w:noProof/>
                        <w:lang w:val="es-MX"/>
                      </w:rPr>
                      <w:t xml:space="preserve">[46] </w:t>
                    </w:r>
                  </w:p>
                </w:tc>
                <w:tc>
                  <w:tcPr>
                    <w:tcW w:w="0" w:type="auto"/>
                    <w:hideMark/>
                  </w:tcPr>
                  <w:p w14:paraId="439A3589" w14:textId="77777777" w:rsidR="00595C94" w:rsidRPr="005F10DC" w:rsidRDefault="00595C94">
                    <w:pPr>
                      <w:pStyle w:val="Bibliografa"/>
                      <w:rPr>
                        <w:noProof/>
                        <w:lang w:val="es-MX"/>
                      </w:rPr>
                    </w:pPr>
                    <w:r w:rsidRPr="005F10DC">
                      <w:rPr>
                        <w:noProof/>
                        <w:lang w:val="es-MX"/>
                      </w:rPr>
                      <w:t>Codecademy, «Codecademy,» 12 08 2019. [En línea]. Available: https://www.codecademy.com/articles/what-is-rest. [Último acceso: 29 09 2019].</w:t>
                    </w:r>
                  </w:p>
                </w:tc>
              </w:tr>
              <w:tr w:rsidR="00595C94" w:rsidRPr="005F10DC" w14:paraId="19BB58DF" w14:textId="77777777" w:rsidTr="00595C94">
                <w:trPr>
                  <w:divId w:val="1293291547"/>
                  <w:tblCellSpacing w:w="15" w:type="dxa"/>
                </w:trPr>
                <w:tc>
                  <w:tcPr>
                    <w:tcW w:w="433" w:type="pct"/>
                    <w:hideMark/>
                  </w:tcPr>
                  <w:p w14:paraId="63C501FF" w14:textId="77777777" w:rsidR="00595C94" w:rsidRPr="005F10DC" w:rsidRDefault="00595C94">
                    <w:pPr>
                      <w:pStyle w:val="Bibliografa"/>
                      <w:rPr>
                        <w:noProof/>
                        <w:lang w:val="es-MX"/>
                      </w:rPr>
                    </w:pPr>
                    <w:r w:rsidRPr="005F10DC">
                      <w:rPr>
                        <w:noProof/>
                        <w:lang w:val="es-MX"/>
                      </w:rPr>
                      <w:t xml:space="preserve">[47] </w:t>
                    </w:r>
                  </w:p>
                </w:tc>
                <w:tc>
                  <w:tcPr>
                    <w:tcW w:w="0" w:type="auto"/>
                    <w:hideMark/>
                  </w:tcPr>
                  <w:p w14:paraId="17EA7C9D" w14:textId="77777777" w:rsidR="00595C94" w:rsidRPr="005F10DC" w:rsidRDefault="00595C94">
                    <w:pPr>
                      <w:pStyle w:val="Bibliografa"/>
                      <w:rPr>
                        <w:noProof/>
                        <w:lang w:val="es-MX"/>
                      </w:rPr>
                    </w:pPr>
                    <w:r w:rsidRPr="005F10DC">
                      <w:rPr>
                        <w:noProof/>
                        <w:lang w:val="es-MX"/>
                      </w:rPr>
                      <w:t xml:space="preserve">I. E. T. F. (IETF), The JavaScript Object Notation (JSON) Data Interchange Format, T. Bray, 2017. </w:t>
                    </w:r>
                  </w:p>
                </w:tc>
              </w:tr>
            </w:tbl>
            <w:p w14:paraId="434D2194" w14:textId="77777777" w:rsidR="00595C94" w:rsidRPr="005F10DC" w:rsidRDefault="00595C94">
              <w:pPr>
                <w:divId w:val="1293291547"/>
                <w:rPr>
                  <w:rFonts w:eastAsia="Times New Roman"/>
                  <w:noProof/>
                  <w:lang w:val="es-MX"/>
                </w:rPr>
              </w:pPr>
            </w:p>
            <w:p w14:paraId="1D73F07D" w14:textId="77777777" w:rsidR="00784EF5" w:rsidRPr="005F10DC" w:rsidRDefault="00784EF5" w:rsidP="00784EF5">
              <w:pPr>
                <w:spacing w:after="200" w:line="276" w:lineRule="auto"/>
                <w:jc w:val="both"/>
                <w:rPr>
                  <w:lang w:val="es-MX"/>
                </w:rPr>
              </w:pPr>
              <w:r w:rsidRPr="005F10DC">
                <w:rPr>
                  <w:b/>
                  <w:bCs/>
                  <w:lang w:val="es-MX"/>
                </w:rPr>
                <w:fldChar w:fldCharType="end"/>
              </w:r>
            </w:p>
          </w:sdtContent>
        </w:sdt>
      </w:sdtContent>
    </w:sdt>
    <w:p w14:paraId="6A5BA0A4" w14:textId="64C54D34" w:rsidR="00784EF5" w:rsidRPr="005F10DC" w:rsidRDefault="00EC5446" w:rsidP="00F07C2A">
      <w:pPr>
        <w:rPr>
          <w:lang w:val="es-MX"/>
        </w:rPr>
      </w:pPr>
      <w:r w:rsidRPr="005F10DC">
        <w:rPr>
          <w:lang w:val="es-MX"/>
        </w:rPr>
        <w:tab/>
      </w:r>
      <w:bookmarkEnd w:id="1"/>
    </w:p>
    <w:sectPr w:rsidR="00784EF5" w:rsidRPr="005F10DC">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Oswaldo Emmanuel Paez Ortega" w:date="2019-04-27T17:01:00Z" w:initials="OEPO">
    <w:p w14:paraId="66AB3D6D" w14:textId="77777777" w:rsidR="00760421" w:rsidRDefault="00760421" w:rsidP="00A6787E">
      <w:pPr>
        <w:pStyle w:val="Textocomentario"/>
      </w:pPr>
      <w:r>
        <w:rPr>
          <w:rStyle w:val="Refdecomentario"/>
        </w:rPr>
        <w:annotationRef/>
      </w:r>
      <w:r>
        <w:t>Agregué Apache Marmotta [R2 y R3 - Título]</w:t>
      </w:r>
    </w:p>
  </w:comment>
  <w:comment w:id="4" w:author="Oswaldo Emmanuel Paez Ortega" w:date="2019-04-27T15:47:00Z" w:initials="OEPO">
    <w:p w14:paraId="526062C7" w14:textId="77777777" w:rsidR="00760421" w:rsidRDefault="00760421" w:rsidP="00A6787E">
      <w:pPr>
        <w:pStyle w:val="Textocomentario"/>
      </w:pPr>
      <w:r>
        <w:rPr>
          <w:rStyle w:val="Refdecomentario"/>
        </w:rPr>
        <w:annotationRef/>
      </w:r>
      <w:r>
        <w:t>La nueva versión, parecida, pero con la referencia a donde se especifica la incapacidad de consultas federadas. [R2 – Resumen]</w:t>
      </w:r>
    </w:p>
  </w:comment>
  <w:comment w:id="13" w:author="Oswaldo Emmanuel Paez Ortega" w:date="2019-04-27T15:50:00Z" w:initials="OEPO">
    <w:p w14:paraId="5950150A" w14:textId="77777777" w:rsidR="00760421" w:rsidRDefault="00760421" w:rsidP="002F0277">
      <w:pPr>
        <w:pStyle w:val="Textocomentario"/>
      </w:pPr>
      <w:r>
        <w:rPr>
          <w:rStyle w:val="Refdecomentario"/>
        </w:rPr>
        <w:annotationRef/>
      </w:r>
      <w:r>
        <w:t>He planteado de una forma “práctica” cómo es que las consultas federadas son indispensables en un mundo con datos que no son distribuidos. [R1 y R3 – Planteamiento del problema</w:t>
      </w:r>
    </w:p>
  </w:comment>
  <w:comment w:id="14" w:author="Oswaldo Emmanuel Paez Ortega" w:date="2019-04-27T17:13:00Z" w:initials="OEPO">
    <w:p w14:paraId="70441658" w14:textId="77777777" w:rsidR="00760421" w:rsidRDefault="00760421" w:rsidP="002F0277">
      <w:pPr>
        <w:pStyle w:val="Textocomentario"/>
      </w:pPr>
      <w:r>
        <w:rPr>
          <w:rStyle w:val="Refdecomentario"/>
        </w:rPr>
        <w:annotationRef/>
      </w:r>
      <w:r>
        <w:t>Agregué esta explicación para mencionar que Apache Marmotta NO tiene la capacidad de hacer consultas federadas. [R2 – Planteamiento del problema]</w:t>
      </w:r>
    </w:p>
    <w:p w14:paraId="7F1A1584" w14:textId="77777777" w:rsidR="00760421" w:rsidRDefault="00760421" w:rsidP="002F0277">
      <w:pPr>
        <w:pStyle w:val="Textocomentario"/>
      </w:pPr>
      <w:r>
        <w:t>Además, lo incluyo para armonizar el resumen con el planteamiento con el fin de que se hable de Apache Marmotta en ambos [R3 – Resumen]</w:t>
      </w:r>
    </w:p>
  </w:comment>
  <w:comment w:id="15" w:author="Oswaldo Emmanuel Paez Ortega" w:date="2019-04-27T15:55:00Z" w:initials="OEPO">
    <w:p w14:paraId="26B86A5B" w14:textId="77777777" w:rsidR="00760421" w:rsidRDefault="00760421" w:rsidP="002F0277">
      <w:pPr>
        <w:pStyle w:val="Textocomentario"/>
      </w:pPr>
      <w:r>
        <w:rPr>
          <w:rStyle w:val="Refdecomentario"/>
        </w:rPr>
        <w:annotationRef/>
      </w:r>
      <w:r>
        <w:t>Menciono que el objetivo no es crear la herramienta de visualización, solo es usarla. [R2]</w:t>
      </w:r>
    </w:p>
  </w:comment>
  <w:comment w:id="18" w:author="Oswaldo Emmanuel Paez Ortega" w:date="2019-04-27T16:03:00Z" w:initials="OEPO">
    <w:p w14:paraId="0BD4F336" w14:textId="77777777" w:rsidR="00760421" w:rsidRPr="00B35768" w:rsidRDefault="00760421" w:rsidP="002F0277">
      <w:pPr>
        <w:pStyle w:val="Textocomentario"/>
      </w:pPr>
      <w:r>
        <w:rPr>
          <w:rStyle w:val="Refdecomentario"/>
        </w:rPr>
        <w:annotationRef/>
      </w:r>
      <w:r>
        <w:t xml:space="preserve">Un revisor hace mención de que no indico como se llevará a cabo la caracterización. Agregué esta parte para indicar que la caracterización se basará por completo en los resultados del </w:t>
      </w:r>
      <w:r>
        <w:rPr>
          <w:i/>
        </w:rPr>
        <w:t>benchmarking.</w:t>
      </w:r>
    </w:p>
  </w:comment>
  <w:comment w:id="19" w:author="Oswaldo Emmanuel Paez Ortega" w:date="2019-04-27T17:25:00Z" w:initials="OEPO">
    <w:p w14:paraId="03832368" w14:textId="77777777" w:rsidR="00760421" w:rsidRDefault="00760421" w:rsidP="002F0277">
      <w:pPr>
        <w:pStyle w:val="Textocomentario"/>
      </w:pPr>
      <w:r>
        <w:rPr>
          <w:rStyle w:val="Refdecomentario"/>
        </w:rPr>
        <w:annotationRef/>
      </w:r>
      <w:r>
        <w:t>Aclaro que no se va a desarrollar la herramienta de visualización. [R2 – Resumen, Introducción, Planteamiento del problema y Alcances.]</w:t>
      </w:r>
    </w:p>
  </w:comment>
  <w:comment w:id="23" w:author="Oswaldo Emmanuel Paez Ortega" w:date="2019-04-27T17:24:00Z" w:initials="OEPO">
    <w:p w14:paraId="58F1F684" w14:textId="77777777" w:rsidR="00760421" w:rsidRDefault="00760421" w:rsidP="002F0277">
      <w:pPr>
        <w:pStyle w:val="Textocomentario"/>
      </w:pPr>
      <w:r>
        <w:rPr>
          <w:rStyle w:val="Refdecomentario"/>
        </w:rPr>
        <w:annotationRef/>
      </w:r>
      <w:r>
        <w:t>Aclaro que ningún alcance se ha desarrollado. [R2 – Alcances]</w:t>
      </w:r>
    </w:p>
  </w:comment>
  <w:comment w:id="24" w:author="Oswaldo Emmanuel Paez Ortega" w:date="2019-04-27T16:05:00Z" w:initials="OEPO">
    <w:p w14:paraId="558B0676" w14:textId="77777777" w:rsidR="00760421" w:rsidRPr="00B35768" w:rsidRDefault="00760421" w:rsidP="002F0277">
      <w:pPr>
        <w:pStyle w:val="Textocomentario"/>
      </w:pPr>
      <w:r>
        <w:rPr>
          <w:rStyle w:val="Refdecomentario"/>
        </w:rPr>
        <w:annotationRef/>
      </w:r>
      <w:r>
        <w:t xml:space="preserve">Lo mismo de la caracterización y el </w:t>
      </w:r>
      <w:r>
        <w:rPr>
          <w:i/>
        </w:rPr>
        <w:t>benchmarking</w:t>
      </w:r>
      <w:r>
        <w:t>.</w:t>
      </w:r>
    </w:p>
  </w:comment>
  <w:comment w:id="25" w:author="Oswaldo Emmanuel Paez Ortega" w:date="2019-04-27T16:07:00Z" w:initials="OEPO">
    <w:p w14:paraId="5183B4E8" w14:textId="77777777" w:rsidR="00760421" w:rsidRDefault="00760421" w:rsidP="002F0277">
      <w:pPr>
        <w:pStyle w:val="Textocomentario"/>
      </w:pPr>
      <w:r>
        <w:rPr>
          <w:rStyle w:val="Refdecomentario"/>
        </w:rPr>
        <w:annotationRef/>
      </w:r>
      <w:r>
        <w:t>Menciono que no será desarrollada la herramienta de visualización, solo usada.</w:t>
      </w:r>
    </w:p>
  </w:comment>
  <w:comment w:id="26" w:author="Oswaldo Emmanuel Paez Ortega" w:date="2019-04-27T16:07:00Z" w:initials="OEPO">
    <w:p w14:paraId="44C01288" w14:textId="77777777" w:rsidR="00760421" w:rsidRPr="00246AB4" w:rsidRDefault="00760421" w:rsidP="002F0277">
      <w:pPr>
        <w:pStyle w:val="Textocomentario"/>
      </w:pPr>
      <w:r>
        <w:rPr>
          <w:rStyle w:val="Refdecomentario"/>
        </w:rPr>
        <w:annotationRef/>
      </w:r>
      <w:r>
        <w:rPr>
          <w:rStyle w:val="Refdecomentario"/>
        </w:rPr>
        <w:t xml:space="preserve">Indico que no se busca igualar el rendimiento de los otros </w:t>
      </w:r>
      <w:r>
        <w:rPr>
          <w:rStyle w:val="Refdecomentario"/>
          <w:i/>
        </w:rPr>
        <w:t>triple store</w:t>
      </w:r>
      <w:r>
        <w:rPr>
          <w:rStyle w:val="Refdecomentario"/>
        </w:rPr>
        <w:t>, solo implementar una nueva funcionalidad.</w:t>
      </w:r>
    </w:p>
  </w:comment>
  <w:comment w:id="27" w:author="Oswaldo Emmanuel Paez Ortega" w:date="2019-04-27T22:17:00Z" w:initials="OEPO">
    <w:p w14:paraId="1793B49D" w14:textId="77777777" w:rsidR="00760421" w:rsidRDefault="00760421" w:rsidP="002F0277">
      <w:pPr>
        <w:pStyle w:val="Textocomentario"/>
      </w:pPr>
      <w:r>
        <w:rPr>
          <w:rStyle w:val="Refdecomentario"/>
        </w:rPr>
        <w:annotationRef/>
      </w:r>
      <w:r>
        <w:t>[R1 – Resumen]</w:t>
      </w:r>
    </w:p>
  </w:comment>
  <w:comment w:id="31" w:author="Oswaldo Emmanuel Paez Ortega" w:date="2019-04-27T16:10:00Z" w:initials="OEPO">
    <w:p w14:paraId="1884B046" w14:textId="77777777" w:rsidR="00760421" w:rsidRDefault="00760421" w:rsidP="002F0277">
      <w:pPr>
        <w:pStyle w:val="Textocomentario"/>
      </w:pPr>
      <w:r>
        <w:rPr>
          <w:rStyle w:val="Refdecomentario"/>
        </w:rPr>
        <w:annotationRef/>
      </w:r>
      <w:r>
        <w:t xml:space="preserve">Especifico que será al </w:t>
      </w:r>
      <w:r>
        <w:rPr>
          <w:i/>
        </w:rPr>
        <w:t>triple store</w:t>
      </w:r>
      <w:r>
        <w:t xml:space="preserve"> Apache Marmotta y será una alternativa, ya que Parliament es la único que puede hacer esta función. [R2 -Objetivos]</w:t>
      </w:r>
    </w:p>
    <w:p w14:paraId="356B1A9D" w14:textId="77777777" w:rsidR="00760421" w:rsidRPr="00CD6E54" w:rsidRDefault="00760421" w:rsidP="002F0277">
      <w:pPr>
        <w:pStyle w:val="Textocomentario"/>
      </w:pPr>
      <w:r>
        <w:t>Cambié un poco el objetivo, pero considero que sigue diciendo lo mismo. [R3 – Objetivos]</w:t>
      </w:r>
    </w:p>
  </w:comment>
  <w:comment w:id="35" w:author="Oswaldo Emmanuel Paez Ortega" w:date="2019-04-27T16:12:00Z" w:initials="OEPO">
    <w:p w14:paraId="68E8C0D0" w14:textId="77777777" w:rsidR="00760421" w:rsidRDefault="00760421" w:rsidP="002F0277">
      <w:pPr>
        <w:pStyle w:val="Textocomentario"/>
      </w:pPr>
      <w:r>
        <w:rPr>
          <w:rStyle w:val="Refdecomentario"/>
        </w:rPr>
        <w:annotationRef/>
      </w:r>
      <w:r>
        <w:t>Agregué este objetivo específico para auxiliar la elaboración de la caracterización.</w:t>
      </w:r>
    </w:p>
  </w:comment>
  <w:comment w:id="39" w:author="Oswaldo Emmanuel Paez Ortega" w:date="2019-04-27T16:21:00Z" w:initials="OEPO">
    <w:p w14:paraId="4439EC37" w14:textId="77777777" w:rsidR="00760421" w:rsidRDefault="00760421" w:rsidP="002F0277">
      <w:pPr>
        <w:pStyle w:val="Textocomentario"/>
      </w:pPr>
      <w:r>
        <w:rPr>
          <w:rStyle w:val="Refdecomentario"/>
        </w:rPr>
        <w:annotationRef/>
      </w:r>
      <w:r>
        <w:t>Parliament es la única opción que ya hace consultas federadas. Hago una comparación del por qué desarrollar el módulo a Apache Marmotta hace que ésta sea una mejor alternativa que Parliament.</w:t>
      </w:r>
    </w:p>
    <w:p w14:paraId="7D27CF18" w14:textId="77777777" w:rsidR="00760421" w:rsidRPr="00227720" w:rsidRDefault="00760421" w:rsidP="002F0277">
      <w:pPr>
        <w:pStyle w:val="Textocomentario"/>
      </w:pPr>
      <w:r>
        <w:t>[R2 y R3 – Estado del arte]</w:t>
      </w:r>
    </w:p>
  </w:comment>
  <w:comment w:id="42" w:author="Oswaldo Emmanuel Paez Ortega" w:date="2019-04-27T16:24:00Z" w:initials="OEPO">
    <w:p w14:paraId="7B40D91B" w14:textId="77777777" w:rsidR="00760421" w:rsidRPr="00063236" w:rsidRDefault="00760421" w:rsidP="002F0277">
      <w:pPr>
        <w:pStyle w:val="Textocomentario"/>
        <w:jc w:val="right"/>
        <w:rPr>
          <w:u w:val="single"/>
        </w:rPr>
      </w:pPr>
      <w:r>
        <w:rPr>
          <w:rStyle w:val="Refdecomentario"/>
        </w:rPr>
        <w:annotationRef/>
      </w:r>
      <w:r>
        <w:t>Justifico el porqué de los conceptos manejados en el marco teórico. [R3 – Marco Teórico]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AB3D6D" w15:done="0"/>
  <w15:commentEx w15:paraId="526062C7" w15:done="0"/>
  <w15:commentEx w15:paraId="5950150A" w15:done="0"/>
  <w15:commentEx w15:paraId="7F1A1584" w15:done="0"/>
  <w15:commentEx w15:paraId="26B86A5B" w15:done="0"/>
  <w15:commentEx w15:paraId="0BD4F336" w15:done="0"/>
  <w15:commentEx w15:paraId="03832368" w15:done="0"/>
  <w15:commentEx w15:paraId="58F1F684" w15:done="0"/>
  <w15:commentEx w15:paraId="558B0676" w15:done="0"/>
  <w15:commentEx w15:paraId="5183B4E8" w15:done="0"/>
  <w15:commentEx w15:paraId="44C01288" w15:done="0"/>
  <w15:commentEx w15:paraId="1793B49D" w15:done="0"/>
  <w15:commentEx w15:paraId="356B1A9D" w15:done="0"/>
  <w15:commentEx w15:paraId="68E8C0D0" w15:done="0"/>
  <w15:commentEx w15:paraId="7D27CF18" w15:done="0"/>
  <w15:commentEx w15:paraId="7B40D91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AB3D6D" w16cid:durableId="206F0972"/>
  <w16cid:commentId w16cid:paraId="526062C7" w16cid:durableId="206EF80A"/>
  <w16cid:commentId w16cid:paraId="5950150A" w16cid:durableId="206EF8E0"/>
  <w16cid:commentId w16cid:paraId="7F1A1584" w16cid:durableId="206F0C49"/>
  <w16cid:commentId w16cid:paraId="26B86A5B" w16cid:durableId="206EF9F8"/>
  <w16cid:commentId w16cid:paraId="0BD4F336" w16cid:durableId="206EFBD1"/>
  <w16cid:commentId w16cid:paraId="03832368" w16cid:durableId="206F0EF3"/>
  <w16cid:commentId w16cid:paraId="58F1F684" w16cid:durableId="206F0EC9"/>
  <w16cid:commentId w16cid:paraId="558B0676" w16cid:durableId="206EFC62"/>
  <w16cid:commentId w16cid:paraId="5183B4E8" w16cid:durableId="206EFCAB"/>
  <w16cid:commentId w16cid:paraId="44C01288" w16cid:durableId="206EFCD3"/>
  <w16cid:commentId w16cid:paraId="1793B49D" w16cid:durableId="206F5373"/>
  <w16cid:commentId w16cid:paraId="356B1A9D" w16cid:durableId="206EFD79"/>
  <w16cid:commentId w16cid:paraId="68E8C0D0" w16cid:durableId="206EFDF5"/>
  <w16cid:commentId w16cid:paraId="7D27CF18" w16cid:durableId="2074746B"/>
  <w16cid:commentId w16cid:paraId="7B40D91B" w16cid:durableId="206F00A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8F62F8" w14:textId="77777777" w:rsidR="009E7D13" w:rsidRDefault="009E7D13" w:rsidP="002F0277">
      <w:pPr>
        <w:spacing w:after="0" w:line="240" w:lineRule="auto"/>
      </w:pPr>
      <w:r>
        <w:separator/>
      </w:r>
    </w:p>
  </w:endnote>
  <w:endnote w:type="continuationSeparator" w:id="0">
    <w:p w14:paraId="707FA53B" w14:textId="77777777" w:rsidR="009E7D13" w:rsidRDefault="009E7D13" w:rsidP="002F02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A4083" w14:textId="77777777" w:rsidR="00760421" w:rsidRDefault="00760421" w:rsidP="009E35A7">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249C1B9" w14:textId="77777777" w:rsidR="00760421" w:rsidRDefault="00760421" w:rsidP="009E35A7">
    <w:pPr>
      <w:pStyle w:val="Piedepgina"/>
      <w:framePr w:wrap="around" w:vAnchor="text" w:hAnchor="margin" w:xAlign="right" w:y="1"/>
      <w:ind w:right="360"/>
      <w:rPr>
        <w:rStyle w:val="Nmerodepgina"/>
      </w:rPr>
    </w:pPr>
    <w:r>
      <w:rPr>
        <w:rStyle w:val="Nmerodepgina"/>
      </w:rPr>
      <w:fldChar w:fldCharType="begin"/>
    </w:r>
    <w:r>
      <w:rPr>
        <w:rStyle w:val="Nmerodepgina"/>
      </w:rPr>
      <w:instrText xml:space="preserve">PAGE  </w:instrText>
    </w:r>
    <w:r>
      <w:rPr>
        <w:rStyle w:val="Nmerodepgina"/>
      </w:rPr>
      <w:fldChar w:fldCharType="end"/>
    </w:r>
  </w:p>
  <w:p w14:paraId="2299B1C6" w14:textId="77777777" w:rsidR="00760421" w:rsidRDefault="00760421" w:rsidP="009E35A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4841806"/>
      <w:docPartObj>
        <w:docPartGallery w:val="Page Numbers (Bottom of Page)"/>
        <w:docPartUnique/>
      </w:docPartObj>
    </w:sdtPr>
    <w:sdtEndPr/>
    <w:sdtContent>
      <w:p w14:paraId="6330A306" w14:textId="6399E3E1" w:rsidR="00760421" w:rsidRDefault="00760421">
        <w:pPr>
          <w:pStyle w:val="Piedepgina"/>
          <w:jc w:val="right"/>
        </w:pPr>
        <w:r>
          <w:fldChar w:fldCharType="begin"/>
        </w:r>
        <w:r>
          <w:instrText>PAGE   \* MERGEFORMAT</w:instrText>
        </w:r>
        <w:r>
          <w:fldChar w:fldCharType="separate"/>
        </w:r>
        <w:r>
          <w:rPr>
            <w:lang w:val="es-ES"/>
          </w:rPr>
          <w:t>2</w:t>
        </w:r>
        <w:r>
          <w:fldChar w:fldCharType="end"/>
        </w:r>
      </w:p>
    </w:sdtContent>
  </w:sdt>
  <w:p w14:paraId="74C025C7" w14:textId="77777777" w:rsidR="00760421" w:rsidRDefault="00760421" w:rsidP="009E35A7">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2EF7AE" w14:textId="77777777" w:rsidR="009E7D13" w:rsidRDefault="009E7D13" w:rsidP="002F0277">
      <w:pPr>
        <w:spacing w:after="0" w:line="240" w:lineRule="auto"/>
      </w:pPr>
      <w:r>
        <w:separator/>
      </w:r>
    </w:p>
  </w:footnote>
  <w:footnote w:type="continuationSeparator" w:id="0">
    <w:p w14:paraId="40F00232" w14:textId="77777777" w:rsidR="009E7D13" w:rsidRDefault="009E7D13" w:rsidP="002F0277">
      <w:pPr>
        <w:spacing w:after="0" w:line="240" w:lineRule="auto"/>
      </w:pPr>
      <w:r>
        <w:continuationSeparator/>
      </w:r>
    </w:p>
  </w:footnote>
  <w:footnote w:id="1">
    <w:p w14:paraId="409D4E54" w14:textId="77777777" w:rsidR="00760421" w:rsidRDefault="00760421" w:rsidP="002F0277">
      <w:pPr>
        <w:pStyle w:val="Textonotapie"/>
      </w:pPr>
      <w:r>
        <w:rPr>
          <w:rStyle w:val="Refdenotaalpie"/>
        </w:rPr>
        <w:footnoteRef/>
      </w:r>
      <w:r>
        <w:t xml:space="preserve"> </w:t>
      </w:r>
      <w:hyperlink r:id="rId1" w:history="1">
        <w:r>
          <w:rPr>
            <w:rStyle w:val="Hipervnculo"/>
          </w:rPr>
          <w:t>http://marmotta.apache.org/platform/sparql-module.html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127EC"/>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C8C0C07"/>
    <w:multiLevelType w:val="hybridMultilevel"/>
    <w:tmpl w:val="2454F9BE"/>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D9F3F73"/>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C4E2537"/>
    <w:multiLevelType w:val="multilevel"/>
    <w:tmpl w:val="F3D23EC8"/>
    <w:lvl w:ilvl="0">
      <w:start w:val="6"/>
      <w:numFmt w:val="decimal"/>
      <w:lvlText w:val="%1"/>
      <w:lvlJc w:val="left"/>
      <w:pPr>
        <w:ind w:left="420" w:hanging="420"/>
      </w:pPr>
      <w:rPr>
        <w:rFonts w:hint="default"/>
        <w:i/>
      </w:rPr>
    </w:lvl>
    <w:lvl w:ilvl="1">
      <w:start w:val="6"/>
      <w:numFmt w:val="decimal"/>
      <w:lvlText w:val="%1.%2"/>
      <w:lvlJc w:val="left"/>
      <w:pPr>
        <w:ind w:left="1440" w:hanging="720"/>
      </w:pPr>
      <w:rPr>
        <w:rFonts w:hint="default"/>
        <w:i/>
      </w:rPr>
    </w:lvl>
    <w:lvl w:ilvl="2">
      <w:start w:val="1"/>
      <w:numFmt w:val="decimal"/>
      <w:lvlText w:val="%1.%2.%3"/>
      <w:lvlJc w:val="left"/>
      <w:pPr>
        <w:ind w:left="2160" w:hanging="720"/>
      </w:pPr>
      <w:rPr>
        <w:rFonts w:hint="default"/>
        <w:i/>
      </w:rPr>
    </w:lvl>
    <w:lvl w:ilvl="3">
      <w:start w:val="1"/>
      <w:numFmt w:val="decimal"/>
      <w:lvlText w:val="%1.%2.%3.%4"/>
      <w:lvlJc w:val="left"/>
      <w:pPr>
        <w:ind w:left="3240" w:hanging="1080"/>
      </w:pPr>
      <w:rPr>
        <w:rFonts w:hint="default"/>
        <w:i/>
      </w:rPr>
    </w:lvl>
    <w:lvl w:ilvl="4">
      <w:start w:val="1"/>
      <w:numFmt w:val="decimal"/>
      <w:lvlText w:val="%1.%2.%3.%4.%5"/>
      <w:lvlJc w:val="left"/>
      <w:pPr>
        <w:ind w:left="4320" w:hanging="1440"/>
      </w:pPr>
      <w:rPr>
        <w:rFonts w:hint="default"/>
        <w:i/>
      </w:rPr>
    </w:lvl>
    <w:lvl w:ilvl="5">
      <w:start w:val="1"/>
      <w:numFmt w:val="decimal"/>
      <w:lvlText w:val="%1.%2.%3.%4.%5.%6"/>
      <w:lvlJc w:val="left"/>
      <w:pPr>
        <w:ind w:left="5040" w:hanging="1440"/>
      </w:pPr>
      <w:rPr>
        <w:rFonts w:hint="default"/>
        <w:i/>
      </w:rPr>
    </w:lvl>
    <w:lvl w:ilvl="6">
      <w:start w:val="1"/>
      <w:numFmt w:val="decimal"/>
      <w:lvlText w:val="%1.%2.%3.%4.%5.%6.%7"/>
      <w:lvlJc w:val="left"/>
      <w:pPr>
        <w:ind w:left="6120" w:hanging="1800"/>
      </w:pPr>
      <w:rPr>
        <w:rFonts w:hint="default"/>
        <w:i/>
      </w:rPr>
    </w:lvl>
    <w:lvl w:ilvl="7">
      <w:start w:val="1"/>
      <w:numFmt w:val="decimal"/>
      <w:lvlText w:val="%1.%2.%3.%4.%5.%6.%7.%8"/>
      <w:lvlJc w:val="left"/>
      <w:pPr>
        <w:ind w:left="7200" w:hanging="2160"/>
      </w:pPr>
      <w:rPr>
        <w:rFonts w:hint="default"/>
        <w:i/>
      </w:rPr>
    </w:lvl>
    <w:lvl w:ilvl="8">
      <w:start w:val="1"/>
      <w:numFmt w:val="decimal"/>
      <w:lvlText w:val="%1.%2.%3.%4.%5.%6.%7.%8.%9"/>
      <w:lvlJc w:val="left"/>
      <w:pPr>
        <w:ind w:left="7920" w:hanging="2160"/>
      </w:pPr>
      <w:rPr>
        <w:rFonts w:hint="default"/>
        <w:i/>
      </w:rPr>
    </w:lvl>
  </w:abstractNum>
  <w:abstractNum w:abstractNumId="4" w15:restartNumberingAfterBreak="0">
    <w:nsid w:val="2FCC5C8A"/>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6633CD2"/>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D675FAD"/>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3734DF3"/>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5C604E4"/>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2874652"/>
    <w:multiLevelType w:val="hybridMultilevel"/>
    <w:tmpl w:val="509CFD74"/>
    <w:lvl w:ilvl="0" w:tplc="AAE24BA8">
      <w:start w:val="1"/>
      <w:numFmt w:val="bullet"/>
      <w:lvlText w:val=""/>
      <w:lvlJc w:val="left"/>
      <w:pPr>
        <w:tabs>
          <w:tab w:val="num" w:pos="1080"/>
        </w:tabs>
        <w:ind w:left="1080" w:hanging="360"/>
      </w:pPr>
      <w:rPr>
        <w:rFonts w:ascii="Wingdings" w:hAnsi="Wingdings" w:hint="default"/>
        <w:color w:val="0000FF"/>
      </w:rPr>
    </w:lvl>
    <w:lvl w:ilvl="1" w:tplc="FB5A2DF6">
      <w:start w:val="14"/>
      <w:numFmt w:val="bullet"/>
      <w:lvlText w:val="-"/>
      <w:lvlJc w:val="left"/>
      <w:pPr>
        <w:tabs>
          <w:tab w:val="num" w:pos="1452"/>
        </w:tabs>
        <w:ind w:left="1452" w:hanging="360"/>
      </w:pPr>
      <w:rPr>
        <w:rFonts w:ascii="Times New Roman" w:eastAsia="Times New Roman" w:hAnsi="Times New Roman" w:cs="Times New Roman" w:hint="default"/>
      </w:rPr>
    </w:lvl>
    <w:lvl w:ilvl="2" w:tplc="0C0A0005">
      <w:start w:val="1"/>
      <w:numFmt w:val="bullet"/>
      <w:lvlText w:val=""/>
      <w:lvlJc w:val="left"/>
      <w:pPr>
        <w:tabs>
          <w:tab w:val="num" w:pos="2172"/>
        </w:tabs>
        <w:ind w:left="2172" w:hanging="360"/>
      </w:pPr>
      <w:rPr>
        <w:rFonts w:ascii="Wingdings" w:hAnsi="Wingdings" w:hint="default"/>
      </w:rPr>
    </w:lvl>
    <w:lvl w:ilvl="3" w:tplc="0C0A0001">
      <w:start w:val="1"/>
      <w:numFmt w:val="bullet"/>
      <w:lvlText w:val=""/>
      <w:lvlJc w:val="left"/>
      <w:pPr>
        <w:tabs>
          <w:tab w:val="num" w:pos="2892"/>
        </w:tabs>
        <w:ind w:left="2892" w:hanging="360"/>
      </w:pPr>
      <w:rPr>
        <w:rFonts w:ascii="Symbol" w:hAnsi="Symbol" w:hint="default"/>
      </w:rPr>
    </w:lvl>
    <w:lvl w:ilvl="4" w:tplc="0C0A0003" w:tentative="1">
      <w:start w:val="1"/>
      <w:numFmt w:val="bullet"/>
      <w:lvlText w:val="o"/>
      <w:lvlJc w:val="left"/>
      <w:pPr>
        <w:tabs>
          <w:tab w:val="num" w:pos="3612"/>
        </w:tabs>
        <w:ind w:left="3612" w:hanging="360"/>
      </w:pPr>
      <w:rPr>
        <w:rFonts w:ascii="Courier New" w:hAnsi="Courier New" w:hint="default"/>
      </w:rPr>
    </w:lvl>
    <w:lvl w:ilvl="5" w:tplc="0C0A0005" w:tentative="1">
      <w:start w:val="1"/>
      <w:numFmt w:val="bullet"/>
      <w:lvlText w:val=""/>
      <w:lvlJc w:val="left"/>
      <w:pPr>
        <w:tabs>
          <w:tab w:val="num" w:pos="4332"/>
        </w:tabs>
        <w:ind w:left="4332" w:hanging="360"/>
      </w:pPr>
      <w:rPr>
        <w:rFonts w:ascii="Wingdings" w:hAnsi="Wingdings" w:hint="default"/>
      </w:rPr>
    </w:lvl>
    <w:lvl w:ilvl="6" w:tplc="0C0A0001" w:tentative="1">
      <w:start w:val="1"/>
      <w:numFmt w:val="bullet"/>
      <w:lvlText w:val=""/>
      <w:lvlJc w:val="left"/>
      <w:pPr>
        <w:tabs>
          <w:tab w:val="num" w:pos="5052"/>
        </w:tabs>
        <w:ind w:left="5052" w:hanging="360"/>
      </w:pPr>
      <w:rPr>
        <w:rFonts w:ascii="Symbol" w:hAnsi="Symbol" w:hint="default"/>
      </w:rPr>
    </w:lvl>
    <w:lvl w:ilvl="7" w:tplc="0C0A0003" w:tentative="1">
      <w:start w:val="1"/>
      <w:numFmt w:val="bullet"/>
      <w:lvlText w:val="o"/>
      <w:lvlJc w:val="left"/>
      <w:pPr>
        <w:tabs>
          <w:tab w:val="num" w:pos="5772"/>
        </w:tabs>
        <w:ind w:left="5772" w:hanging="360"/>
      </w:pPr>
      <w:rPr>
        <w:rFonts w:ascii="Courier New" w:hAnsi="Courier New" w:hint="default"/>
      </w:rPr>
    </w:lvl>
    <w:lvl w:ilvl="8" w:tplc="0C0A0005" w:tentative="1">
      <w:start w:val="1"/>
      <w:numFmt w:val="bullet"/>
      <w:lvlText w:val=""/>
      <w:lvlJc w:val="left"/>
      <w:pPr>
        <w:tabs>
          <w:tab w:val="num" w:pos="6492"/>
        </w:tabs>
        <w:ind w:left="6492" w:hanging="360"/>
      </w:pPr>
      <w:rPr>
        <w:rFonts w:ascii="Wingdings" w:hAnsi="Wingdings" w:hint="default"/>
      </w:rPr>
    </w:lvl>
  </w:abstractNum>
  <w:abstractNum w:abstractNumId="10" w15:restartNumberingAfterBreak="0">
    <w:nsid w:val="56F00E98"/>
    <w:multiLevelType w:val="hybridMultilevel"/>
    <w:tmpl w:val="ACE2D89E"/>
    <w:lvl w:ilvl="0" w:tplc="B0B485A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78A10FA"/>
    <w:multiLevelType w:val="hybridMultilevel"/>
    <w:tmpl w:val="F200ACCA"/>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9C94AD4"/>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15261D5"/>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50E2792"/>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C2171DA"/>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FFA1494"/>
    <w:multiLevelType w:val="hybridMultilevel"/>
    <w:tmpl w:val="A5E60608"/>
    <w:lvl w:ilvl="0" w:tplc="44A863D6">
      <w:start w:val="9"/>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7" w15:restartNumberingAfterBreak="0">
    <w:nsid w:val="734C77AD"/>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7CA5F8F"/>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A5C7426"/>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A7A69E6"/>
    <w:multiLevelType w:val="hybridMultilevel"/>
    <w:tmpl w:val="52BA22E4"/>
    <w:lvl w:ilvl="0" w:tplc="B008AE3A">
      <w:numFmt w:val="bullet"/>
      <w:lvlText w:val="-"/>
      <w:lvlJc w:val="left"/>
      <w:pPr>
        <w:ind w:left="720" w:hanging="360"/>
      </w:pPr>
      <w:rPr>
        <w:rFonts w:ascii="Calibri" w:eastAsiaTheme="minorHAnsi"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B9A14F3"/>
    <w:multiLevelType w:val="multilevel"/>
    <w:tmpl w:val="D3587514"/>
    <w:lvl w:ilvl="0">
      <w:start w:val="7"/>
      <w:numFmt w:val="decimal"/>
      <w:lvlText w:val="%1"/>
      <w:lvlJc w:val="left"/>
      <w:pPr>
        <w:ind w:left="516" w:hanging="516"/>
      </w:pPr>
      <w:rPr>
        <w:rFonts w:hint="default"/>
      </w:rPr>
    </w:lvl>
    <w:lvl w:ilvl="1">
      <w:start w:val="2"/>
      <w:numFmt w:val="decimal"/>
      <w:lvlText w:val="%1.%2"/>
      <w:lvlJc w:val="left"/>
      <w:pPr>
        <w:ind w:left="1056" w:hanging="516"/>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2" w15:restartNumberingAfterBreak="0">
    <w:nsid w:val="7BD01D07"/>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6"/>
  </w:num>
  <w:num w:numId="2">
    <w:abstractNumId w:val="11"/>
  </w:num>
  <w:num w:numId="3">
    <w:abstractNumId w:val="1"/>
  </w:num>
  <w:num w:numId="4">
    <w:abstractNumId w:val="10"/>
  </w:num>
  <w:num w:numId="5">
    <w:abstractNumId w:val="20"/>
  </w:num>
  <w:num w:numId="6">
    <w:abstractNumId w:val="9"/>
  </w:num>
  <w:num w:numId="7">
    <w:abstractNumId w:val="2"/>
  </w:num>
  <w:num w:numId="8">
    <w:abstractNumId w:val="7"/>
  </w:num>
  <w:num w:numId="9">
    <w:abstractNumId w:val="8"/>
  </w:num>
  <w:num w:numId="10">
    <w:abstractNumId w:val="21"/>
  </w:num>
  <w:num w:numId="11">
    <w:abstractNumId w:val="12"/>
  </w:num>
  <w:num w:numId="12">
    <w:abstractNumId w:val="13"/>
  </w:num>
  <w:num w:numId="13">
    <w:abstractNumId w:val="4"/>
  </w:num>
  <w:num w:numId="14">
    <w:abstractNumId w:val="14"/>
  </w:num>
  <w:num w:numId="15">
    <w:abstractNumId w:val="17"/>
  </w:num>
  <w:num w:numId="16">
    <w:abstractNumId w:val="18"/>
  </w:num>
  <w:num w:numId="17">
    <w:abstractNumId w:val="3"/>
  </w:num>
  <w:num w:numId="18">
    <w:abstractNumId w:val="22"/>
  </w:num>
  <w:num w:numId="19">
    <w:abstractNumId w:val="15"/>
  </w:num>
  <w:num w:numId="20">
    <w:abstractNumId w:val="0"/>
  </w:num>
  <w:num w:numId="21">
    <w:abstractNumId w:val="19"/>
  </w:num>
  <w:num w:numId="22">
    <w:abstractNumId w:val="5"/>
  </w:num>
  <w:num w:numId="2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swaldo Emmanuel Paez Ortega">
    <w15:presenceInfo w15:providerId="None" w15:userId="Oswaldo Emmanuel Paez Orteg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024"/>
    <w:rsid w:val="0001117F"/>
    <w:rsid w:val="00014DEA"/>
    <w:rsid w:val="0002223D"/>
    <w:rsid w:val="000223D9"/>
    <w:rsid w:val="00036466"/>
    <w:rsid w:val="000936BA"/>
    <w:rsid w:val="000B5B14"/>
    <w:rsid w:val="000D5860"/>
    <w:rsid w:val="00136816"/>
    <w:rsid w:val="00146C1D"/>
    <w:rsid w:val="001572F3"/>
    <w:rsid w:val="001A119B"/>
    <w:rsid w:val="001D3CF6"/>
    <w:rsid w:val="001D557A"/>
    <w:rsid w:val="001F16F7"/>
    <w:rsid w:val="001F4149"/>
    <w:rsid w:val="00222F2A"/>
    <w:rsid w:val="002261F5"/>
    <w:rsid w:val="00230FC2"/>
    <w:rsid w:val="00234205"/>
    <w:rsid w:val="002950A2"/>
    <w:rsid w:val="002F0277"/>
    <w:rsid w:val="0030091E"/>
    <w:rsid w:val="003134CE"/>
    <w:rsid w:val="003259A3"/>
    <w:rsid w:val="00334EBB"/>
    <w:rsid w:val="0034280D"/>
    <w:rsid w:val="003510A9"/>
    <w:rsid w:val="0039303B"/>
    <w:rsid w:val="003A16C2"/>
    <w:rsid w:val="00401380"/>
    <w:rsid w:val="00403B37"/>
    <w:rsid w:val="00453ACA"/>
    <w:rsid w:val="00476EEC"/>
    <w:rsid w:val="004932AC"/>
    <w:rsid w:val="004B412B"/>
    <w:rsid w:val="004C2DD4"/>
    <w:rsid w:val="0051263F"/>
    <w:rsid w:val="00520CF5"/>
    <w:rsid w:val="00521B30"/>
    <w:rsid w:val="00571435"/>
    <w:rsid w:val="00571749"/>
    <w:rsid w:val="00595C94"/>
    <w:rsid w:val="005B1F7D"/>
    <w:rsid w:val="005E1917"/>
    <w:rsid w:val="005F10DC"/>
    <w:rsid w:val="00674075"/>
    <w:rsid w:val="006A125E"/>
    <w:rsid w:val="006A160F"/>
    <w:rsid w:val="006A21F0"/>
    <w:rsid w:val="006E0B5B"/>
    <w:rsid w:val="00701DBB"/>
    <w:rsid w:val="00760421"/>
    <w:rsid w:val="00784EF5"/>
    <w:rsid w:val="0078602A"/>
    <w:rsid w:val="0079641B"/>
    <w:rsid w:val="007D0248"/>
    <w:rsid w:val="007D32B0"/>
    <w:rsid w:val="007E292D"/>
    <w:rsid w:val="00882133"/>
    <w:rsid w:val="008A36B0"/>
    <w:rsid w:val="008B09CF"/>
    <w:rsid w:val="00965EFA"/>
    <w:rsid w:val="00974510"/>
    <w:rsid w:val="00977E76"/>
    <w:rsid w:val="00982774"/>
    <w:rsid w:val="00984990"/>
    <w:rsid w:val="0099115D"/>
    <w:rsid w:val="009A6024"/>
    <w:rsid w:val="009E301A"/>
    <w:rsid w:val="009E35A7"/>
    <w:rsid w:val="009E7D13"/>
    <w:rsid w:val="009F126D"/>
    <w:rsid w:val="00A04CE5"/>
    <w:rsid w:val="00A22A04"/>
    <w:rsid w:val="00A6787E"/>
    <w:rsid w:val="00A71E3B"/>
    <w:rsid w:val="00A83A37"/>
    <w:rsid w:val="00A95DFE"/>
    <w:rsid w:val="00A97B88"/>
    <w:rsid w:val="00AE5FE3"/>
    <w:rsid w:val="00B06CC3"/>
    <w:rsid w:val="00B14731"/>
    <w:rsid w:val="00B24AA5"/>
    <w:rsid w:val="00B333D0"/>
    <w:rsid w:val="00B57877"/>
    <w:rsid w:val="00B66310"/>
    <w:rsid w:val="00B715FA"/>
    <w:rsid w:val="00B748E1"/>
    <w:rsid w:val="00B84B8C"/>
    <w:rsid w:val="00B86444"/>
    <w:rsid w:val="00BC76E0"/>
    <w:rsid w:val="00BD1A31"/>
    <w:rsid w:val="00BF0F73"/>
    <w:rsid w:val="00C04042"/>
    <w:rsid w:val="00C23A1D"/>
    <w:rsid w:val="00C40D23"/>
    <w:rsid w:val="00C55215"/>
    <w:rsid w:val="00C65B79"/>
    <w:rsid w:val="00CA0C59"/>
    <w:rsid w:val="00CB420F"/>
    <w:rsid w:val="00CC1BD1"/>
    <w:rsid w:val="00CD7200"/>
    <w:rsid w:val="00CE1B4A"/>
    <w:rsid w:val="00CE34BB"/>
    <w:rsid w:val="00D06E6E"/>
    <w:rsid w:val="00D4381D"/>
    <w:rsid w:val="00D52AD1"/>
    <w:rsid w:val="00D67792"/>
    <w:rsid w:val="00DC0BD3"/>
    <w:rsid w:val="00DD0F03"/>
    <w:rsid w:val="00DF3303"/>
    <w:rsid w:val="00DF567D"/>
    <w:rsid w:val="00E27D35"/>
    <w:rsid w:val="00EA5EE1"/>
    <w:rsid w:val="00EC5446"/>
    <w:rsid w:val="00F07C2A"/>
    <w:rsid w:val="00F10E2C"/>
    <w:rsid w:val="00F141AF"/>
    <w:rsid w:val="00F146D1"/>
    <w:rsid w:val="00F21628"/>
    <w:rsid w:val="00F25E57"/>
    <w:rsid w:val="00F47028"/>
    <w:rsid w:val="00F833F7"/>
    <w:rsid w:val="00FB405A"/>
    <w:rsid w:val="00FC7966"/>
    <w:rsid w:val="00FE5ED8"/>
    <w:rsid w:val="00FF2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EF4BE"/>
  <w15:chartTrackingRefBased/>
  <w15:docId w15:val="{6F1CE91C-FE30-408A-8AF5-373859AD5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F0277"/>
  </w:style>
  <w:style w:type="paragraph" w:styleId="Ttulo1">
    <w:name w:val="heading 1"/>
    <w:basedOn w:val="Normal"/>
    <w:next w:val="Normal"/>
    <w:link w:val="Ttulo1Car"/>
    <w:uiPriority w:val="9"/>
    <w:qFormat/>
    <w:rsid w:val="002F02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F02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F02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A602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A6024"/>
    <w:rPr>
      <w:rFonts w:ascii="Segoe UI" w:hAnsi="Segoe UI" w:cs="Segoe UI"/>
      <w:sz w:val="18"/>
      <w:szCs w:val="18"/>
    </w:rPr>
  </w:style>
  <w:style w:type="character" w:styleId="Ttulodellibro">
    <w:name w:val="Book Title"/>
    <w:basedOn w:val="Fuentedeprrafopredeter"/>
    <w:uiPriority w:val="33"/>
    <w:qFormat/>
    <w:rsid w:val="002F0277"/>
    <w:rPr>
      <w:b/>
      <w:bCs/>
      <w:i/>
      <w:iCs/>
      <w:spacing w:val="5"/>
    </w:rPr>
  </w:style>
  <w:style w:type="character" w:customStyle="1" w:styleId="Ttulo1Car">
    <w:name w:val="Título 1 Car"/>
    <w:basedOn w:val="Fuentedeprrafopredeter"/>
    <w:link w:val="Ttulo1"/>
    <w:uiPriority w:val="9"/>
    <w:rsid w:val="002F027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F0277"/>
    <w:pPr>
      <w:spacing w:before="480" w:line="276" w:lineRule="auto"/>
      <w:outlineLvl w:val="9"/>
    </w:pPr>
    <w:rPr>
      <w:b/>
      <w:bCs/>
      <w:sz w:val="28"/>
      <w:szCs w:val="28"/>
      <w:lang w:val="es-ES_tradnl" w:eastAsia="es-ES"/>
    </w:rPr>
  </w:style>
  <w:style w:type="paragraph" w:styleId="TDC1">
    <w:name w:val="toc 1"/>
    <w:basedOn w:val="Normal"/>
    <w:next w:val="Normal"/>
    <w:autoRedefine/>
    <w:uiPriority w:val="39"/>
    <w:unhideWhenUsed/>
    <w:rsid w:val="002F0277"/>
    <w:pPr>
      <w:spacing w:before="120" w:after="0" w:line="276" w:lineRule="auto"/>
    </w:pPr>
    <w:rPr>
      <w:b/>
      <w:caps/>
      <w:lang w:val="es-MX"/>
    </w:rPr>
  </w:style>
  <w:style w:type="paragraph" w:styleId="TDC2">
    <w:name w:val="toc 2"/>
    <w:basedOn w:val="Normal"/>
    <w:next w:val="Normal"/>
    <w:autoRedefine/>
    <w:uiPriority w:val="39"/>
    <w:unhideWhenUsed/>
    <w:rsid w:val="002F0277"/>
    <w:pPr>
      <w:spacing w:after="0" w:line="276" w:lineRule="auto"/>
      <w:ind w:left="240"/>
    </w:pPr>
    <w:rPr>
      <w:smallCaps/>
      <w:lang w:val="es-MX"/>
    </w:rPr>
  </w:style>
  <w:style w:type="paragraph" w:styleId="TDC3">
    <w:name w:val="toc 3"/>
    <w:basedOn w:val="Normal"/>
    <w:next w:val="Normal"/>
    <w:autoRedefine/>
    <w:uiPriority w:val="39"/>
    <w:unhideWhenUsed/>
    <w:rsid w:val="002F0277"/>
    <w:pPr>
      <w:spacing w:after="0" w:line="276" w:lineRule="auto"/>
      <w:ind w:left="480"/>
    </w:pPr>
    <w:rPr>
      <w:i/>
      <w:lang w:val="es-MX"/>
    </w:rPr>
  </w:style>
  <w:style w:type="character" w:customStyle="1" w:styleId="Ttulo2Car">
    <w:name w:val="Título 2 Car"/>
    <w:basedOn w:val="Fuentedeprrafopredeter"/>
    <w:link w:val="Ttulo2"/>
    <w:uiPriority w:val="9"/>
    <w:rsid w:val="002F027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F0277"/>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2F0277"/>
    <w:rPr>
      <w:color w:val="0563C1" w:themeColor="hyperlink"/>
      <w:u w:val="single"/>
    </w:rPr>
  </w:style>
  <w:style w:type="character" w:styleId="Refdecomentario">
    <w:name w:val="annotation reference"/>
    <w:basedOn w:val="Fuentedeprrafopredeter"/>
    <w:uiPriority w:val="99"/>
    <w:semiHidden/>
    <w:unhideWhenUsed/>
    <w:rsid w:val="002F0277"/>
    <w:rPr>
      <w:sz w:val="18"/>
      <w:szCs w:val="18"/>
    </w:rPr>
  </w:style>
  <w:style w:type="paragraph" w:styleId="Textocomentario">
    <w:name w:val="annotation text"/>
    <w:basedOn w:val="Normal"/>
    <w:link w:val="TextocomentarioCar"/>
    <w:uiPriority w:val="99"/>
    <w:semiHidden/>
    <w:unhideWhenUsed/>
    <w:rsid w:val="002F0277"/>
    <w:pPr>
      <w:spacing w:after="200" w:line="240" w:lineRule="auto"/>
      <w:jc w:val="both"/>
    </w:pPr>
    <w:rPr>
      <w:rFonts w:ascii="Times New Roman" w:hAnsi="Times New Roman"/>
      <w:sz w:val="24"/>
      <w:szCs w:val="24"/>
      <w:lang w:val="es-MX"/>
    </w:rPr>
  </w:style>
  <w:style w:type="character" w:customStyle="1" w:styleId="TextocomentarioCar">
    <w:name w:val="Texto comentario Car"/>
    <w:basedOn w:val="Fuentedeprrafopredeter"/>
    <w:link w:val="Textocomentario"/>
    <w:uiPriority w:val="99"/>
    <w:semiHidden/>
    <w:rsid w:val="002F0277"/>
    <w:rPr>
      <w:rFonts w:ascii="Times New Roman" w:hAnsi="Times New Roman"/>
      <w:sz w:val="24"/>
      <w:szCs w:val="24"/>
      <w:lang w:val="es-MX"/>
    </w:rPr>
  </w:style>
  <w:style w:type="paragraph" w:styleId="Textonotapie">
    <w:name w:val="footnote text"/>
    <w:basedOn w:val="Normal"/>
    <w:link w:val="TextonotapieCar"/>
    <w:uiPriority w:val="99"/>
    <w:unhideWhenUsed/>
    <w:rsid w:val="002F0277"/>
    <w:pPr>
      <w:spacing w:after="0" w:line="240" w:lineRule="auto"/>
      <w:jc w:val="both"/>
    </w:pPr>
    <w:rPr>
      <w:rFonts w:ascii="Times New Roman" w:hAnsi="Times New Roman"/>
      <w:sz w:val="24"/>
      <w:szCs w:val="24"/>
      <w:lang w:val="es-MX"/>
    </w:rPr>
  </w:style>
  <w:style w:type="character" w:customStyle="1" w:styleId="TextonotapieCar">
    <w:name w:val="Texto nota pie Car"/>
    <w:basedOn w:val="Fuentedeprrafopredeter"/>
    <w:link w:val="Textonotapie"/>
    <w:uiPriority w:val="99"/>
    <w:rsid w:val="002F0277"/>
    <w:rPr>
      <w:rFonts w:ascii="Times New Roman" w:hAnsi="Times New Roman"/>
      <w:sz w:val="24"/>
      <w:szCs w:val="24"/>
      <w:lang w:val="es-MX"/>
    </w:rPr>
  </w:style>
  <w:style w:type="character" w:styleId="Refdenotaalpie">
    <w:name w:val="footnote reference"/>
    <w:basedOn w:val="Fuentedeprrafopredeter"/>
    <w:uiPriority w:val="99"/>
    <w:unhideWhenUsed/>
    <w:rsid w:val="002F0277"/>
    <w:rPr>
      <w:vertAlign w:val="superscript"/>
    </w:rPr>
  </w:style>
  <w:style w:type="paragraph" w:styleId="Prrafodelista">
    <w:name w:val="List Paragraph"/>
    <w:basedOn w:val="Normal"/>
    <w:uiPriority w:val="34"/>
    <w:qFormat/>
    <w:rsid w:val="002F0277"/>
    <w:pPr>
      <w:spacing w:after="200" w:line="276" w:lineRule="auto"/>
      <w:ind w:left="720"/>
      <w:contextualSpacing/>
      <w:jc w:val="both"/>
    </w:pPr>
    <w:rPr>
      <w:rFonts w:ascii="Times New Roman" w:hAnsi="Times New Roman"/>
      <w:sz w:val="24"/>
      <w:lang w:val="es-MX"/>
    </w:rPr>
  </w:style>
  <w:style w:type="paragraph" w:styleId="Descripcin">
    <w:name w:val="caption"/>
    <w:basedOn w:val="Normal"/>
    <w:next w:val="Normal"/>
    <w:unhideWhenUsed/>
    <w:qFormat/>
    <w:rsid w:val="002F0277"/>
    <w:pPr>
      <w:spacing w:after="200" w:line="240" w:lineRule="auto"/>
      <w:jc w:val="both"/>
    </w:pPr>
    <w:rPr>
      <w:rFonts w:ascii="Times New Roman" w:hAnsi="Times New Roman"/>
      <w:b/>
      <w:bCs/>
      <w:color w:val="4472C4" w:themeColor="accent1"/>
      <w:sz w:val="18"/>
      <w:szCs w:val="18"/>
      <w:lang w:val="es-MX"/>
    </w:rPr>
  </w:style>
  <w:style w:type="paragraph" w:styleId="HTMLconformatoprevio">
    <w:name w:val="HTML Preformatted"/>
    <w:basedOn w:val="Normal"/>
    <w:link w:val="HTMLconformatoprevioCar"/>
    <w:uiPriority w:val="99"/>
    <w:semiHidden/>
    <w:unhideWhenUsed/>
    <w:rsid w:val="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F07C2A"/>
    <w:rPr>
      <w:rFonts w:ascii="Courier New" w:eastAsia="Times New Roman" w:hAnsi="Courier New" w:cs="Courier New"/>
      <w:sz w:val="20"/>
      <w:szCs w:val="20"/>
      <w:lang w:val="es-MX" w:eastAsia="es-MX"/>
    </w:rPr>
  </w:style>
  <w:style w:type="paragraph" w:styleId="Bibliografa">
    <w:name w:val="Bibliography"/>
    <w:basedOn w:val="Normal"/>
    <w:next w:val="Normal"/>
    <w:uiPriority w:val="37"/>
    <w:unhideWhenUsed/>
    <w:rsid w:val="00784EF5"/>
  </w:style>
  <w:style w:type="paragraph" w:styleId="Subttulo">
    <w:name w:val="Subtitle"/>
    <w:basedOn w:val="Normal"/>
    <w:next w:val="Normal"/>
    <w:link w:val="SubttuloCar"/>
    <w:uiPriority w:val="11"/>
    <w:qFormat/>
    <w:rsid w:val="00A6787E"/>
    <w:pPr>
      <w:spacing w:after="0" w:line="240" w:lineRule="auto"/>
      <w:jc w:val="both"/>
    </w:pPr>
    <w:rPr>
      <w:rFonts w:asciiTheme="majorHAnsi" w:eastAsiaTheme="majorEastAsia" w:hAnsiTheme="majorHAnsi" w:cstheme="majorBidi"/>
      <w:i/>
      <w:iCs/>
      <w:color w:val="4472C4" w:themeColor="accent1"/>
      <w:spacing w:val="15"/>
      <w:sz w:val="24"/>
      <w:szCs w:val="24"/>
      <w:lang w:val="es-ES_tradnl"/>
    </w:rPr>
  </w:style>
  <w:style w:type="character" w:customStyle="1" w:styleId="SubttuloCar">
    <w:name w:val="Subtítulo Car"/>
    <w:basedOn w:val="Fuentedeprrafopredeter"/>
    <w:link w:val="Subttulo"/>
    <w:uiPriority w:val="11"/>
    <w:rsid w:val="00A6787E"/>
    <w:rPr>
      <w:rFonts w:asciiTheme="majorHAnsi" w:eastAsiaTheme="majorEastAsia" w:hAnsiTheme="majorHAnsi" w:cstheme="majorBidi"/>
      <w:i/>
      <w:iCs/>
      <w:color w:val="4472C4" w:themeColor="accent1"/>
      <w:spacing w:val="15"/>
      <w:sz w:val="24"/>
      <w:szCs w:val="24"/>
      <w:lang w:val="es-ES_tradnl"/>
    </w:rPr>
  </w:style>
  <w:style w:type="paragraph" w:styleId="Sinespaciado">
    <w:name w:val="No Spacing"/>
    <w:uiPriority w:val="1"/>
    <w:qFormat/>
    <w:rsid w:val="00A6787E"/>
    <w:pPr>
      <w:spacing w:after="0" w:line="240" w:lineRule="auto"/>
    </w:pPr>
    <w:rPr>
      <w:lang w:val="es-MX"/>
    </w:rPr>
  </w:style>
  <w:style w:type="paragraph" w:customStyle="1" w:styleId="Default">
    <w:name w:val="Default"/>
    <w:rsid w:val="00A6787E"/>
    <w:pPr>
      <w:autoSpaceDE w:val="0"/>
      <w:autoSpaceDN w:val="0"/>
      <w:adjustRightInd w:val="0"/>
      <w:spacing w:after="0" w:line="240" w:lineRule="auto"/>
    </w:pPr>
    <w:rPr>
      <w:rFonts w:ascii="Arial" w:hAnsi="Arial" w:cs="Arial"/>
      <w:color w:val="000000"/>
      <w:sz w:val="24"/>
      <w:szCs w:val="24"/>
      <w:lang w:val="es-MX"/>
    </w:rPr>
  </w:style>
  <w:style w:type="paragraph" w:styleId="Piedepgina">
    <w:name w:val="footer"/>
    <w:basedOn w:val="Normal"/>
    <w:link w:val="PiedepginaCar"/>
    <w:uiPriority w:val="99"/>
    <w:unhideWhenUsed/>
    <w:rsid w:val="00A6787E"/>
    <w:pPr>
      <w:tabs>
        <w:tab w:val="center" w:pos="4252"/>
        <w:tab w:val="right" w:pos="8504"/>
      </w:tabs>
      <w:spacing w:after="0" w:line="240" w:lineRule="auto"/>
      <w:jc w:val="both"/>
    </w:pPr>
    <w:rPr>
      <w:rFonts w:ascii="Times New Roman" w:hAnsi="Times New Roman"/>
      <w:sz w:val="24"/>
      <w:lang w:val="es-MX"/>
    </w:rPr>
  </w:style>
  <w:style w:type="character" w:customStyle="1" w:styleId="PiedepginaCar">
    <w:name w:val="Pie de página Car"/>
    <w:basedOn w:val="Fuentedeprrafopredeter"/>
    <w:link w:val="Piedepgina"/>
    <w:uiPriority w:val="99"/>
    <w:rsid w:val="00A6787E"/>
    <w:rPr>
      <w:rFonts w:ascii="Times New Roman" w:hAnsi="Times New Roman"/>
      <w:sz w:val="24"/>
      <w:lang w:val="es-MX"/>
    </w:rPr>
  </w:style>
  <w:style w:type="character" w:styleId="Nmerodepgina">
    <w:name w:val="page number"/>
    <w:basedOn w:val="Fuentedeprrafopredeter"/>
    <w:uiPriority w:val="99"/>
    <w:semiHidden/>
    <w:unhideWhenUsed/>
    <w:rsid w:val="00A6787E"/>
  </w:style>
  <w:style w:type="paragraph" w:styleId="Encabezado">
    <w:name w:val="header"/>
    <w:basedOn w:val="Normal"/>
    <w:link w:val="EncabezadoCar"/>
    <w:uiPriority w:val="99"/>
    <w:unhideWhenUsed/>
    <w:rsid w:val="00520CF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20CF5"/>
  </w:style>
  <w:style w:type="paragraph" w:customStyle="1" w:styleId="Normalindentado1">
    <w:name w:val="Normal indentado 1"/>
    <w:basedOn w:val="Normal"/>
    <w:rsid w:val="00A97B88"/>
    <w:pPr>
      <w:spacing w:after="0" w:line="240" w:lineRule="auto"/>
      <w:ind w:left="300"/>
    </w:pPr>
    <w:rPr>
      <w:rFonts w:ascii="Arial" w:eastAsia="Times New Roman" w:hAnsi="Arial" w:cs="Times New Roman"/>
      <w:sz w:val="20"/>
      <w:szCs w:val="24"/>
      <w:lang w:val="es-ES" w:eastAsia="es-ES"/>
    </w:rPr>
  </w:style>
  <w:style w:type="paragraph" w:customStyle="1" w:styleId="guiazul">
    <w:name w:val="guiazul"/>
    <w:basedOn w:val="NormalWeb"/>
    <w:rsid w:val="00A97B88"/>
    <w:pPr>
      <w:spacing w:after="0" w:line="240" w:lineRule="auto"/>
    </w:pPr>
    <w:rPr>
      <w:rFonts w:ascii="Arial" w:eastAsia="Times New Roman" w:hAnsi="Arial"/>
      <w:i/>
      <w:color w:val="0000FF"/>
      <w:sz w:val="20"/>
      <w:lang w:val="es-ES" w:eastAsia="es-ES"/>
    </w:rPr>
  </w:style>
  <w:style w:type="paragraph" w:styleId="NormalWeb">
    <w:name w:val="Normal (Web)"/>
    <w:basedOn w:val="Normal"/>
    <w:uiPriority w:val="99"/>
    <w:semiHidden/>
    <w:unhideWhenUsed/>
    <w:rsid w:val="00A97B88"/>
    <w:rPr>
      <w:rFonts w:ascii="Times New Roman" w:hAnsi="Times New Roman" w:cs="Times New Roman"/>
      <w:sz w:val="24"/>
      <w:szCs w:val="24"/>
    </w:rPr>
  </w:style>
  <w:style w:type="paragraph" w:customStyle="1" w:styleId="Normalindentado3">
    <w:name w:val="Normal indentado 3"/>
    <w:basedOn w:val="Normal"/>
    <w:rsid w:val="00B84B8C"/>
    <w:pPr>
      <w:spacing w:after="0" w:line="240" w:lineRule="auto"/>
      <w:ind w:left="1200"/>
    </w:pPr>
    <w:rPr>
      <w:rFonts w:ascii="Arial" w:eastAsia="Times New Roman" w:hAnsi="Arial" w:cs="Times New Roman"/>
      <w:sz w:val="20"/>
      <w:szCs w:val="24"/>
      <w:lang w:val="es-ES" w:eastAsia="es-ES"/>
    </w:rPr>
  </w:style>
  <w:style w:type="paragraph" w:customStyle="1" w:styleId="1Estilo1">
    <w:name w:val="1 Estilo1"/>
    <w:basedOn w:val="Ttulo1"/>
    <w:link w:val="1Estilo1Car"/>
    <w:qFormat/>
    <w:rsid w:val="001A119B"/>
    <w:rPr>
      <w:lang w:val="es-MX"/>
    </w:rPr>
  </w:style>
  <w:style w:type="paragraph" w:customStyle="1" w:styleId="Normalindentado2">
    <w:name w:val="Normal indentado 2"/>
    <w:basedOn w:val="Normal"/>
    <w:rsid w:val="0099115D"/>
    <w:pPr>
      <w:spacing w:after="0" w:line="240" w:lineRule="auto"/>
      <w:ind w:left="600"/>
    </w:pPr>
    <w:rPr>
      <w:rFonts w:ascii="Arial" w:eastAsia="Times New Roman" w:hAnsi="Arial" w:cs="Times New Roman"/>
      <w:sz w:val="20"/>
      <w:szCs w:val="24"/>
      <w:lang w:val="es-ES" w:eastAsia="es-ES"/>
    </w:rPr>
  </w:style>
  <w:style w:type="character" w:customStyle="1" w:styleId="1Estilo1Car">
    <w:name w:val="1 Estilo1 Car"/>
    <w:basedOn w:val="Ttulo1Car"/>
    <w:link w:val="1Estilo1"/>
    <w:rsid w:val="001A119B"/>
    <w:rPr>
      <w:rFonts w:asciiTheme="majorHAnsi" w:eastAsiaTheme="majorEastAsia" w:hAnsiTheme="majorHAnsi" w:cstheme="majorBidi"/>
      <w:color w:val="2F5496" w:themeColor="accent1" w:themeShade="BF"/>
      <w:sz w:val="32"/>
      <w:szCs w:val="32"/>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4170">
      <w:bodyDiv w:val="1"/>
      <w:marLeft w:val="0"/>
      <w:marRight w:val="0"/>
      <w:marTop w:val="0"/>
      <w:marBottom w:val="0"/>
      <w:divBdr>
        <w:top w:val="none" w:sz="0" w:space="0" w:color="auto"/>
        <w:left w:val="none" w:sz="0" w:space="0" w:color="auto"/>
        <w:bottom w:val="none" w:sz="0" w:space="0" w:color="auto"/>
        <w:right w:val="none" w:sz="0" w:space="0" w:color="auto"/>
      </w:divBdr>
    </w:div>
    <w:div w:id="4863317">
      <w:bodyDiv w:val="1"/>
      <w:marLeft w:val="0"/>
      <w:marRight w:val="0"/>
      <w:marTop w:val="0"/>
      <w:marBottom w:val="0"/>
      <w:divBdr>
        <w:top w:val="none" w:sz="0" w:space="0" w:color="auto"/>
        <w:left w:val="none" w:sz="0" w:space="0" w:color="auto"/>
        <w:bottom w:val="none" w:sz="0" w:space="0" w:color="auto"/>
        <w:right w:val="none" w:sz="0" w:space="0" w:color="auto"/>
      </w:divBdr>
    </w:div>
    <w:div w:id="5250246">
      <w:bodyDiv w:val="1"/>
      <w:marLeft w:val="0"/>
      <w:marRight w:val="0"/>
      <w:marTop w:val="0"/>
      <w:marBottom w:val="0"/>
      <w:divBdr>
        <w:top w:val="none" w:sz="0" w:space="0" w:color="auto"/>
        <w:left w:val="none" w:sz="0" w:space="0" w:color="auto"/>
        <w:bottom w:val="none" w:sz="0" w:space="0" w:color="auto"/>
        <w:right w:val="none" w:sz="0" w:space="0" w:color="auto"/>
      </w:divBdr>
    </w:div>
    <w:div w:id="8024670">
      <w:bodyDiv w:val="1"/>
      <w:marLeft w:val="0"/>
      <w:marRight w:val="0"/>
      <w:marTop w:val="0"/>
      <w:marBottom w:val="0"/>
      <w:divBdr>
        <w:top w:val="none" w:sz="0" w:space="0" w:color="auto"/>
        <w:left w:val="none" w:sz="0" w:space="0" w:color="auto"/>
        <w:bottom w:val="none" w:sz="0" w:space="0" w:color="auto"/>
        <w:right w:val="none" w:sz="0" w:space="0" w:color="auto"/>
      </w:divBdr>
    </w:div>
    <w:div w:id="10375675">
      <w:bodyDiv w:val="1"/>
      <w:marLeft w:val="0"/>
      <w:marRight w:val="0"/>
      <w:marTop w:val="0"/>
      <w:marBottom w:val="0"/>
      <w:divBdr>
        <w:top w:val="none" w:sz="0" w:space="0" w:color="auto"/>
        <w:left w:val="none" w:sz="0" w:space="0" w:color="auto"/>
        <w:bottom w:val="none" w:sz="0" w:space="0" w:color="auto"/>
        <w:right w:val="none" w:sz="0" w:space="0" w:color="auto"/>
      </w:divBdr>
    </w:div>
    <w:div w:id="10883672">
      <w:bodyDiv w:val="1"/>
      <w:marLeft w:val="0"/>
      <w:marRight w:val="0"/>
      <w:marTop w:val="0"/>
      <w:marBottom w:val="0"/>
      <w:divBdr>
        <w:top w:val="none" w:sz="0" w:space="0" w:color="auto"/>
        <w:left w:val="none" w:sz="0" w:space="0" w:color="auto"/>
        <w:bottom w:val="none" w:sz="0" w:space="0" w:color="auto"/>
        <w:right w:val="none" w:sz="0" w:space="0" w:color="auto"/>
      </w:divBdr>
    </w:div>
    <w:div w:id="19360564">
      <w:bodyDiv w:val="1"/>
      <w:marLeft w:val="0"/>
      <w:marRight w:val="0"/>
      <w:marTop w:val="0"/>
      <w:marBottom w:val="0"/>
      <w:divBdr>
        <w:top w:val="none" w:sz="0" w:space="0" w:color="auto"/>
        <w:left w:val="none" w:sz="0" w:space="0" w:color="auto"/>
        <w:bottom w:val="none" w:sz="0" w:space="0" w:color="auto"/>
        <w:right w:val="none" w:sz="0" w:space="0" w:color="auto"/>
      </w:divBdr>
    </w:div>
    <w:div w:id="20715376">
      <w:bodyDiv w:val="1"/>
      <w:marLeft w:val="0"/>
      <w:marRight w:val="0"/>
      <w:marTop w:val="0"/>
      <w:marBottom w:val="0"/>
      <w:divBdr>
        <w:top w:val="none" w:sz="0" w:space="0" w:color="auto"/>
        <w:left w:val="none" w:sz="0" w:space="0" w:color="auto"/>
        <w:bottom w:val="none" w:sz="0" w:space="0" w:color="auto"/>
        <w:right w:val="none" w:sz="0" w:space="0" w:color="auto"/>
      </w:divBdr>
    </w:div>
    <w:div w:id="22707560">
      <w:bodyDiv w:val="1"/>
      <w:marLeft w:val="0"/>
      <w:marRight w:val="0"/>
      <w:marTop w:val="0"/>
      <w:marBottom w:val="0"/>
      <w:divBdr>
        <w:top w:val="none" w:sz="0" w:space="0" w:color="auto"/>
        <w:left w:val="none" w:sz="0" w:space="0" w:color="auto"/>
        <w:bottom w:val="none" w:sz="0" w:space="0" w:color="auto"/>
        <w:right w:val="none" w:sz="0" w:space="0" w:color="auto"/>
      </w:divBdr>
    </w:div>
    <w:div w:id="25300156">
      <w:bodyDiv w:val="1"/>
      <w:marLeft w:val="0"/>
      <w:marRight w:val="0"/>
      <w:marTop w:val="0"/>
      <w:marBottom w:val="0"/>
      <w:divBdr>
        <w:top w:val="none" w:sz="0" w:space="0" w:color="auto"/>
        <w:left w:val="none" w:sz="0" w:space="0" w:color="auto"/>
        <w:bottom w:val="none" w:sz="0" w:space="0" w:color="auto"/>
        <w:right w:val="none" w:sz="0" w:space="0" w:color="auto"/>
      </w:divBdr>
    </w:div>
    <w:div w:id="34158839">
      <w:bodyDiv w:val="1"/>
      <w:marLeft w:val="0"/>
      <w:marRight w:val="0"/>
      <w:marTop w:val="0"/>
      <w:marBottom w:val="0"/>
      <w:divBdr>
        <w:top w:val="none" w:sz="0" w:space="0" w:color="auto"/>
        <w:left w:val="none" w:sz="0" w:space="0" w:color="auto"/>
        <w:bottom w:val="none" w:sz="0" w:space="0" w:color="auto"/>
        <w:right w:val="none" w:sz="0" w:space="0" w:color="auto"/>
      </w:divBdr>
    </w:div>
    <w:div w:id="38820536">
      <w:bodyDiv w:val="1"/>
      <w:marLeft w:val="0"/>
      <w:marRight w:val="0"/>
      <w:marTop w:val="0"/>
      <w:marBottom w:val="0"/>
      <w:divBdr>
        <w:top w:val="none" w:sz="0" w:space="0" w:color="auto"/>
        <w:left w:val="none" w:sz="0" w:space="0" w:color="auto"/>
        <w:bottom w:val="none" w:sz="0" w:space="0" w:color="auto"/>
        <w:right w:val="none" w:sz="0" w:space="0" w:color="auto"/>
      </w:divBdr>
    </w:div>
    <w:div w:id="42750996">
      <w:bodyDiv w:val="1"/>
      <w:marLeft w:val="0"/>
      <w:marRight w:val="0"/>
      <w:marTop w:val="0"/>
      <w:marBottom w:val="0"/>
      <w:divBdr>
        <w:top w:val="none" w:sz="0" w:space="0" w:color="auto"/>
        <w:left w:val="none" w:sz="0" w:space="0" w:color="auto"/>
        <w:bottom w:val="none" w:sz="0" w:space="0" w:color="auto"/>
        <w:right w:val="none" w:sz="0" w:space="0" w:color="auto"/>
      </w:divBdr>
    </w:div>
    <w:div w:id="53091965">
      <w:bodyDiv w:val="1"/>
      <w:marLeft w:val="0"/>
      <w:marRight w:val="0"/>
      <w:marTop w:val="0"/>
      <w:marBottom w:val="0"/>
      <w:divBdr>
        <w:top w:val="none" w:sz="0" w:space="0" w:color="auto"/>
        <w:left w:val="none" w:sz="0" w:space="0" w:color="auto"/>
        <w:bottom w:val="none" w:sz="0" w:space="0" w:color="auto"/>
        <w:right w:val="none" w:sz="0" w:space="0" w:color="auto"/>
      </w:divBdr>
    </w:div>
    <w:div w:id="56830349">
      <w:bodyDiv w:val="1"/>
      <w:marLeft w:val="0"/>
      <w:marRight w:val="0"/>
      <w:marTop w:val="0"/>
      <w:marBottom w:val="0"/>
      <w:divBdr>
        <w:top w:val="none" w:sz="0" w:space="0" w:color="auto"/>
        <w:left w:val="none" w:sz="0" w:space="0" w:color="auto"/>
        <w:bottom w:val="none" w:sz="0" w:space="0" w:color="auto"/>
        <w:right w:val="none" w:sz="0" w:space="0" w:color="auto"/>
      </w:divBdr>
    </w:div>
    <w:div w:id="59988488">
      <w:bodyDiv w:val="1"/>
      <w:marLeft w:val="0"/>
      <w:marRight w:val="0"/>
      <w:marTop w:val="0"/>
      <w:marBottom w:val="0"/>
      <w:divBdr>
        <w:top w:val="none" w:sz="0" w:space="0" w:color="auto"/>
        <w:left w:val="none" w:sz="0" w:space="0" w:color="auto"/>
        <w:bottom w:val="none" w:sz="0" w:space="0" w:color="auto"/>
        <w:right w:val="none" w:sz="0" w:space="0" w:color="auto"/>
      </w:divBdr>
    </w:div>
    <w:div w:id="68502946">
      <w:bodyDiv w:val="1"/>
      <w:marLeft w:val="0"/>
      <w:marRight w:val="0"/>
      <w:marTop w:val="0"/>
      <w:marBottom w:val="0"/>
      <w:divBdr>
        <w:top w:val="none" w:sz="0" w:space="0" w:color="auto"/>
        <w:left w:val="none" w:sz="0" w:space="0" w:color="auto"/>
        <w:bottom w:val="none" w:sz="0" w:space="0" w:color="auto"/>
        <w:right w:val="none" w:sz="0" w:space="0" w:color="auto"/>
      </w:divBdr>
    </w:div>
    <w:div w:id="76709601">
      <w:bodyDiv w:val="1"/>
      <w:marLeft w:val="0"/>
      <w:marRight w:val="0"/>
      <w:marTop w:val="0"/>
      <w:marBottom w:val="0"/>
      <w:divBdr>
        <w:top w:val="none" w:sz="0" w:space="0" w:color="auto"/>
        <w:left w:val="none" w:sz="0" w:space="0" w:color="auto"/>
        <w:bottom w:val="none" w:sz="0" w:space="0" w:color="auto"/>
        <w:right w:val="none" w:sz="0" w:space="0" w:color="auto"/>
      </w:divBdr>
    </w:div>
    <w:div w:id="78842156">
      <w:bodyDiv w:val="1"/>
      <w:marLeft w:val="0"/>
      <w:marRight w:val="0"/>
      <w:marTop w:val="0"/>
      <w:marBottom w:val="0"/>
      <w:divBdr>
        <w:top w:val="none" w:sz="0" w:space="0" w:color="auto"/>
        <w:left w:val="none" w:sz="0" w:space="0" w:color="auto"/>
        <w:bottom w:val="none" w:sz="0" w:space="0" w:color="auto"/>
        <w:right w:val="none" w:sz="0" w:space="0" w:color="auto"/>
      </w:divBdr>
    </w:div>
    <w:div w:id="84301544">
      <w:bodyDiv w:val="1"/>
      <w:marLeft w:val="0"/>
      <w:marRight w:val="0"/>
      <w:marTop w:val="0"/>
      <w:marBottom w:val="0"/>
      <w:divBdr>
        <w:top w:val="none" w:sz="0" w:space="0" w:color="auto"/>
        <w:left w:val="none" w:sz="0" w:space="0" w:color="auto"/>
        <w:bottom w:val="none" w:sz="0" w:space="0" w:color="auto"/>
        <w:right w:val="none" w:sz="0" w:space="0" w:color="auto"/>
      </w:divBdr>
    </w:div>
    <w:div w:id="87233082">
      <w:bodyDiv w:val="1"/>
      <w:marLeft w:val="0"/>
      <w:marRight w:val="0"/>
      <w:marTop w:val="0"/>
      <w:marBottom w:val="0"/>
      <w:divBdr>
        <w:top w:val="none" w:sz="0" w:space="0" w:color="auto"/>
        <w:left w:val="none" w:sz="0" w:space="0" w:color="auto"/>
        <w:bottom w:val="none" w:sz="0" w:space="0" w:color="auto"/>
        <w:right w:val="none" w:sz="0" w:space="0" w:color="auto"/>
      </w:divBdr>
    </w:div>
    <w:div w:id="96415306">
      <w:bodyDiv w:val="1"/>
      <w:marLeft w:val="0"/>
      <w:marRight w:val="0"/>
      <w:marTop w:val="0"/>
      <w:marBottom w:val="0"/>
      <w:divBdr>
        <w:top w:val="none" w:sz="0" w:space="0" w:color="auto"/>
        <w:left w:val="none" w:sz="0" w:space="0" w:color="auto"/>
        <w:bottom w:val="none" w:sz="0" w:space="0" w:color="auto"/>
        <w:right w:val="none" w:sz="0" w:space="0" w:color="auto"/>
      </w:divBdr>
    </w:div>
    <w:div w:id="98379059">
      <w:bodyDiv w:val="1"/>
      <w:marLeft w:val="0"/>
      <w:marRight w:val="0"/>
      <w:marTop w:val="0"/>
      <w:marBottom w:val="0"/>
      <w:divBdr>
        <w:top w:val="none" w:sz="0" w:space="0" w:color="auto"/>
        <w:left w:val="none" w:sz="0" w:space="0" w:color="auto"/>
        <w:bottom w:val="none" w:sz="0" w:space="0" w:color="auto"/>
        <w:right w:val="none" w:sz="0" w:space="0" w:color="auto"/>
      </w:divBdr>
    </w:div>
    <w:div w:id="99616235">
      <w:bodyDiv w:val="1"/>
      <w:marLeft w:val="0"/>
      <w:marRight w:val="0"/>
      <w:marTop w:val="0"/>
      <w:marBottom w:val="0"/>
      <w:divBdr>
        <w:top w:val="none" w:sz="0" w:space="0" w:color="auto"/>
        <w:left w:val="none" w:sz="0" w:space="0" w:color="auto"/>
        <w:bottom w:val="none" w:sz="0" w:space="0" w:color="auto"/>
        <w:right w:val="none" w:sz="0" w:space="0" w:color="auto"/>
      </w:divBdr>
    </w:div>
    <w:div w:id="109395687">
      <w:bodyDiv w:val="1"/>
      <w:marLeft w:val="0"/>
      <w:marRight w:val="0"/>
      <w:marTop w:val="0"/>
      <w:marBottom w:val="0"/>
      <w:divBdr>
        <w:top w:val="none" w:sz="0" w:space="0" w:color="auto"/>
        <w:left w:val="none" w:sz="0" w:space="0" w:color="auto"/>
        <w:bottom w:val="none" w:sz="0" w:space="0" w:color="auto"/>
        <w:right w:val="none" w:sz="0" w:space="0" w:color="auto"/>
      </w:divBdr>
    </w:div>
    <w:div w:id="116677998">
      <w:bodyDiv w:val="1"/>
      <w:marLeft w:val="0"/>
      <w:marRight w:val="0"/>
      <w:marTop w:val="0"/>
      <w:marBottom w:val="0"/>
      <w:divBdr>
        <w:top w:val="none" w:sz="0" w:space="0" w:color="auto"/>
        <w:left w:val="none" w:sz="0" w:space="0" w:color="auto"/>
        <w:bottom w:val="none" w:sz="0" w:space="0" w:color="auto"/>
        <w:right w:val="none" w:sz="0" w:space="0" w:color="auto"/>
      </w:divBdr>
    </w:div>
    <w:div w:id="117264311">
      <w:bodyDiv w:val="1"/>
      <w:marLeft w:val="0"/>
      <w:marRight w:val="0"/>
      <w:marTop w:val="0"/>
      <w:marBottom w:val="0"/>
      <w:divBdr>
        <w:top w:val="none" w:sz="0" w:space="0" w:color="auto"/>
        <w:left w:val="none" w:sz="0" w:space="0" w:color="auto"/>
        <w:bottom w:val="none" w:sz="0" w:space="0" w:color="auto"/>
        <w:right w:val="none" w:sz="0" w:space="0" w:color="auto"/>
      </w:divBdr>
    </w:div>
    <w:div w:id="118840341">
      <w:bodyDiv w:val="1"/>
      <w:marLeft w:val="0"/>
      <w:marRight w:val="0"/>
      <w:marTop w:val="0"/>
      <w:marBottom w:val="0"/>
      <w:divBdr>
        <w:top w:val="none" w:sz="0" w:space="0" w:color="auto"/>
        <w:left w:val="none" w:sz="0" w:space="0" w:color="auto"/>
        <w:bottom w:val="none" w:sz="0" w:space="0" w:color="auto"/>
        <w:right w:val="none" w:sz="0" w:space="0" w:color="auto"/>
      </w:divBdr>
    </w:div>
    <w:div w:id="136343266">
      <w:bodyDiv w:val="1"/>
      <w:marLeft w:val="0"/>
      <w:marRight w:val="0"/>
      <w:marTop w:val="0"/>
      <w:marBottom w:val="0"/>
      <w:divBdr>
        <w:top w:val="none" w:sz="0" w:space="0" w:color="auto"/>
        <w:left w:val="none" w:sz="0" w:space="0" w:color="auto"/>
        <w:bottom w:val="none" w:sz="0" w:space="0" w:color="auto"/>
        <w:right w:val="none" w:sz="0" w:space="0" w:color="auto"/>
      </w:divBdr>
    </w:div>
    <w:div w:id="141820677">
      <w:bodyDiv w:val="1"/>
      <w:marLeft w:val="0"/>
      <w:marRight w:val="0"/>
      <w:marTop w:val="0"/>
      <w:marBottom w:val="0"/>
      <w:divBdr>
        <w:top w:val="none" w:sz="0" w:space="0" w:color="auto"/>
        <w:left w:val="none" w:sz="0" w:space="0" w:color="auto"/>
        <w:bottom w:val="none" w:sz="0" w:space="0" w:color="auto"/>
        <w:right w:val="none" w:sz="0" w:space="0" w:color="auto"/>
      </w:divBdr>
    </w:div>
    <w:div w:id="143551041">
      <w:bodyDiv w:val="1"/>
      <w:marLeft w:val="0"/>
      <w:marRight w:val="0"/>
      <w:marTop w:val="0"/>
      <w:marBottom w:val="0"/>
      <w:divBdr>
        <w:top w:val="none" w:sz="0" w:space="0" w:color="auto"/>
        <w:left w:val="none" w:sz="0" w:space="0" w:color="auto"/>
        <w:bottom w:val="none" w:sz="0" w:space="0" w:color="auto"/>
        <w:right w:val="none" w:sz="0" w:space="0" w:color="auto"/>
      </w:divBdr>
    </w:div>
    <w:div w:id="145126110">
      <w:bodyDiv w:val="1"/>
      <w:marLeft w:val="0"/>
      <w:marRight w:val="0"/>
      <w:marTop w:val="0"/>
      <w:marBottom w:val="0"/>
      <w:divBdr>
        <w:top w:val="none" w:sz="0" w:space="0" w:color="auto"/>
        <w:left w:val="none" w:sz="0" w:space="0" w:color="auto"/>
        <w:bottom w:val="none" w:sz="0" w:space="0" w:color="auto"/>
        <w:right w:val="none" w:sz="0" w:space="0" w:color="auto"/>
      </w:divBdr>
    </w:div>
    <w:div w:id="152571129">
      <w:bodyDiv w:val="1"/>
      <w:marLeft w:val="0"/>
      <w:marRight w:val="0"/>
      <w:marTop w:val="0"/>
      <w:marBottom w:val="0"/>
      <w:divBdr>
        <w:top w:val="none" w:sz="0" w:space="0" w:color="auto"/>
        <w:left w:val="none" w:sz="0" w:space="0" w:color="auto"/>
        <w:bottom w:val="none" w:sz="0" w:space="0" w:color="auto"/>
        <w:right w:val="none" w:sz="0" w:space="0" w:color="auto"/>
      </w:divBdr>
    </w:div>
    <w:div w:id="153841248">
      <w:bodyDiv w:val="1"/>
      <w:marLeft w:val="0"/>
      <w:marRight w:val="0"/>
      <w:marTop w:val="0"/>
      <w:marBottom w:val="0"/>
      <w:divBdr>
        <w:top w:val="none" w:sz="0" w:space="0" w:color="auto"/>
        <w:left w:val="none" w:sz="0" w:space="0" w:color="auto"/>
        <w:bottom w:val="none" w:sz="0" w:space="0" w:color="auto"/>
        <w:right w:val="none" w:sz="0" w:space="0" w:color="auto"/>
      </w:divBdr>
    </w:div>
    <w:div w:id="153842920">
      <w:bodyDiv w:val="1"/>
      <w:marLeft w:val="0"/>
      <w:marRight w:val="0"/>
      <w:marTop w:val="0"/>
      <w:marBottom w:val="0"/>
      <w:divBdr>
        <w:top w:val="none" w:sz="0" w:space="0" w:color="auto"/>
        <w:left w:val="none" w:sz="0" w:space="0" w:color="auto"/>
        <w:bottom w:val="none" w:sz="0" w:space="0" w:color="auto"/>
        <w:right w:val="none" w:sz="0" w:space="0" w:color="auto"/>
      </w:divBdr>
    </w:div>
    <w:div w:id="159926599">
      <w:bodyDiv w:val="1"/>
      <w:marLeft w:val="0"/>
      <w:marRight w:val="0"/>
      <w:marTop w:val="0"/>
      <w:marBottom w:val="0"/>
      <w:divBdr>
        <w:top w:val="none" w:sz="0" w:space="0" w:color="auto"/>
        <w:left w:val="none" w:sz="0" w:space="0" w:color="auto"/>
        <w:bottom w:val="none" w:sz="0" w:space="0" w:color="auto"/>
        <w:right w:val="none" w:sz="0" w:space="0" w:color="auto"/>
      </w:divBdr>
    </w:div>
    <w:div w:id="172452691">
      <w:bodyDiv w:val="1"/>
      <w:marLeft w:val="0"/>
      <w:marRight w:val="0"/>
      <w:marTop w:val="0"/>
      <w:marBottom w:val="0"/>
      <w:divBdr>
        <w:top w:val="none" w:sz="0" w:space="0" w:color="auto"/>
        <w:left w:val="none" w:sz="0" w:space="0" w:color="auto"/>
        <w:bottom w:val="none" w:sz="0" w:space="0" w:color="auto"/>
        <w:right w:val="none" w:sz="0" w:space="0" w:color="auto"/>
      </w:divBdr>
    </w:div>
    <w:div w:id="180052225">
      <w:bodyDiv w:val="1"/>
      <w:marLeft w:val="0"/>
      <w:marRight w:val="0"/>
      <w:marTop w:val="0"/>
      <w:marBottom w:val="0"/>
      <w:divBdr>
        <w:top w:val="none" w:sz="0" w:space="0" w:color="auto"/>
        <w:left w:val="none" w:sz="0" w:space="0" w:color="auto"/>
        <w:bottom w:val="none" w:sz="0" w:space="0" w:color="auto"/>
        <w:right w:val="none" w:sz="0" w:space="0" w:color="auto"/>
      </w:divBdr>
    </w:div>
    <w:div w:id="180364627">
      <w:bodyDiv w:val="1"/>
      <w:marLeft w:val="0"/>
      <w:marRight w:val="0"/>
      <w:marTop w:val="0"/>
      <w:marBottom w:val="0"/>
      <w:divBdr>
        <w:top w:val="none" w:sz="0" w:space="0" w:color="auto"/>
        <w:left w:val="none" w:sz="0" w:space="0" w:color="auto"/>
        <w:bottom w:val="none" w:sz="0" w:space="0" w:color="auto"/>
        <w:right w:val="none" w:sz="0" w:space="0" w:color="auto"/>
      </w:divBdr>
    </w:div>
    <w:div w:id="180626877">
      <w:bodyDiv w:val="1"/>
      <w:marLeft w:val="0"/>
      <w:marRight w:val="0"/>
      <w:marTop w:val="0"/>
      <w:marBottom w:val="0"/>
      <w:divBdr>
        <w:top w:val="none" w:sz="0" w:space="0" w:color="auto"/>
        <w:left w:val="none" w:sz="0" w:space="0" w:color="auto"/>
        <w:bottom w:val="none" w:sz="0" w:space="0" w:color="auto"/>
        <w:right w:val="none" w:sz="0" w:space="0" w:color="auto"/>
      </w:divBdr>
    </w:div>
    <w:div w:id="182787943">
      <w:bodyDiv w:val="1"/>
      <w:marLeft w:val="0"/>
      <w:marRight w:val="0"/>
      <w:marTop w:val="0"/>
      <w:marBottom w:val="0"/>
      <w:divBdr>
        <w:top w:val="none" w:sz="0" w:space="0" w:color="auto"/>
        <w:left w:val="none" w:sz="0" w:space="0" w:color="auto"/>
        <w:bottom w:val="none" w:sz="0" w:space="0" w:color="auto"/>
        <w:right w:val="none" w:sz="0" w:space="0" w:color="auto"/>
      </w:divBdr>
    </w:div>
    <w:div w:id="185408242">
      <w:bodyDiv w:val="1"/>
      <w:marLeft w:val="0"/>
      <w:marRight w:val="0"/>
      <w:marTop w:val="0"/>
      <w:marBottom w:val="0"/>
      <w:divBdr>
        <w:top w:val="none" w:sz="0" w:space="0" w:color="auto"/>
        <w:left w:val="none" w:sz="0" w:space="0" w:color="auto"/>
        <w:bottom w:val="none" w:sz="0" w:space="0" w:color="auto"/>
        <w:right w:val="none" w:sz="0" w:space="0" w:color="auto"/>
      </w:divBdr>
    </w:div>
    <w:div w:id="186918329">
      <w:bodyDiv w:val="1"/>
      <w:marLeft w:val="0"/>
      <w:marRight w:val="0"/>
      <w:marTop w:val="0"/>
      <w:marBottom w:val="0"/>
      <w:divBdr>
        <w:top w:val="none" w:sz="0" w:space="0" w:color="auto"/>
        <w:left w:val="none" w:sz="0" w:space="0" w:color="auto"/>
        <w:bottom w:val="none" w:sz="0" w:space="0" w:color="auto"/>
        <w:right w:val="none" w:sz="0" w:space="0" w:color="auto"/>
      </w:divBdr>
    </w:div>
    <w:div w:id="190145168">
      <w:bodyDiv w:val="1"/>
      <w:marLeft w:val="0"/>
      <w:marRight w:val="0"/>
      <w:marTop w:val="0"/>
      <w:marBottom w:val="0"/>
      <w:divBdr>
        <w:top w:val="none" w:sz="0" w:space="0" w:color="auto"/>
        <w:left w:val="none" w:sz="0" w:space="0" w:color="auto"/>
        <w:bottom w:val="none" w:sz="0" w:space="0" w:color="auto"/>
        <w:right w:val="none" w:sz="0" w:space="0" w:color="auto"/>
      </w:divBdr>
    </w:div>
    <w:div w:id="190843749">
      <w:bodyDiv w:val="1"/>
      <w:marLeft w:val="0"/>
      <w:marRight w:val="0"/>
      <w:marTop w:val="0"/>
      <w:marBottom w:val="0"/>
      <w:divBdr>
        <w:top w:val="none" w:sz="0" w:space="0" w:color="auto"/>
        <w:left w:val="none" w:sz="0" w:space="0" w:color="auto"/>
        <w:bottom w:val="none" w:sz="0" w:space="0" w:color="auto"/>
        <w:right w:val="none" w:sz="0" w:space="0" w:color="auto"/>
      </w:divBdr>
    </w:div>
    <w:div w:id="190992968">
      <w:bodyDiv w:val="1"/>
      <w:marLeft w:val="0"/>
      <w:marRight w:val="0"/>
      <w:marTop w:val="0"/>
      <w:marBottom w:val="0"/>
      <w:divBdr>
        <w:top w:val="none" w:sz="0" w:space="0" w:color="auto"/>
        <w:left w:val="none" w:sz="0" w:space="0" w:color="auto"/>
        <w:bottom w:val="none" w:sz="0" w:space="0" w:color="auto"/>
        <w:right w:val="none" w:sz="0" w:space="0" w:color="auto"/>
      </w:divBdr>
    </w:div>
    <w:div w:id="191043808">
      <w:bodyDiv w:val="1"/>
      <w:marLeft w:val="0"/>
      <w:marRight w:val="0"/>
      <w:marTop w:val="0"/>
      <w:marBottom w:val="0"/>
      <w:divBdr>
        <w:top w:val="none" w:sz="0" w:space="0" w:color="auto"/>
        <w:left w:val="none" w:sz="0" w:space="0" w:color="auto"/>
        <w:bottom w:val="none" w:sz="0" w:space="0" w:color="auto"/>
        <w:right w:val="none" w:sz="0" w:space="0" w:color="auto"/>
      </w:divBdr>
    </w:div>
    <w:div w:id="194932547">
      <w:bodyDiv w:val="1"/>
      <w:marLeft w:val="0"/>
      <w:marRight w:val="0"/>
      <w:marTop w:val="0"/>
      <w:marBottom w:val="0"/>
      <w:divBdr>
        <w:top w:val="none" w:sz="0" w:space="0" w:color="auto"/>
        <w:left w:val="none" w:sz="0" w:space="0" w:color="auto"/>
        <w:bottom w:val="none" w:sz="0" w:space="0" w:color="auto"/>
        <w:right w:val="none" w:sz="0" w:space="0" w:color="auto"/>
      </w:divBdr>
    </w:div>
    <w:div w:id="197351375">
      <w:bodyDiv w:val="1"/>
      <w:marLeft w:val="0"/>
      <w:marRight w:val="0"/>
      <w:marTop w:val="0"/>
      <w:marBottom w:val="0"/>
      <w:divBdr>
        <w:top w:val="none" w:sz="0" w:space="0" w:color="auto"/>
        <w:left w:val="none" w:sz="0" w:space="0" w:color="auto"/>
        <w:bottom w:val="none" w:sz="0" w:space="0" w:color="auto"/>
        <w:right w:val="none" w:sz="0" w:space="0" w:color="auto"/>
      </w:divBdr>
    </w:div>
    <w:div w:id="198324353">
      <w:bodyDiv w:val="1"/>
      <w:marLeft w:val="0"/>
      <w:marRight w:val="0"/>
      <w:marTop w:val="0"/>
      <w:marBottom w:val="0"/>
      <w:divBdr>
        <w:top w:val="none" w:sz="0" w:space="0" w:color="auto"/>
        <w:left w:val="none" w:sz="0" w:space="0" w:color="auto"/>
        <w:bottom w:val="none" w:sz="0" w:space="0" w:color="auto"/>
        <w:right w:val="none" w:sz="0" w:space="0" w:color="auto"/>
      </w:divBdr>
    </w:div>
    <w:div w:id="200360151">
      <w:bodyDiv w:val="1"/>
      <w:marLeft w:val="0"/>
      <w:marRight w:val="0"/>
      <w:marTop w:val="0"/>
      <w:marBottom w:val="0"/>
      <w:divBdr>
        <w:top w:val="none" w:sz="0" w:space="0" w:color="auto"/>
        <w:left w:val="none" w:sz="0" w:space="0" w:color="auto"/>
        <w:bottom w:val="none" w:sz="0" w:space="0" w:color="auto"/>
        <w:right w:val="none" w:sz="0" w:space="0" w:color="auto"/>
      </w:divBdr>
    </w:div>
    <w:div w:id="203641033">
      <w:bodyDiv w:val="1"/>
      <w:marLeft w:val="0"/>
      <w:marRight w:val="0"/>
      <w:marTop w:val="0"/>
      <w:marBottom w:val="0"/>
      <w:divBdr>
        <w:top w:val="none" w:sz="0" w:space="0" w:color="auto"/>
        <w:left w:val="none" w:sz="0" w:space="0" w:color="auto"/>
        <w:bottom w:val="none" w:sz="0" w:space="0" w:color="auto"/>
        <w:right w:val="none" w:sz="0" w:space="0" w:color="auto"/>
      </w:divBdr>
    </w:div>
    <w:div w:id="204489112">
      <w:bodyDiv w:val="1"/>
      <w:marLeft w:val="0"/>
      <w:marRight w:val="0"/>
      <w:marTop w:val="0"/>
      <w:marBottom w:val="0"/>
      <w:divBdr>
        <w:top w:val="none" w:sz="0" w:space="0" w:color="auto"/>
        <w:left w:val="none" w:sz="0" w:space="0" w:color="auto"/>
        <w:bottom w:val="none" w:sz="0" w:space="0" w:color="auto"/>
        <w:right w:val="none" w:sz="0" w:space="0" w:color="auto"/>
      </w:divBdr>
    </w:div>
    <w:div w:id="204635778">
      <w:bodyDiv w:val="1"/>
      <w:marLeft w:val="0"/>
      <w:marRight w:val="0"/>
      <w:marTop w:val="0"/>
      <w:marBottom w:val="0"/>
      <w:divBdr>
        <w:top w:val="none" w:sz="0" w:space="0" w:color="auto"/>
        <w:left w:val="none" w:sz="0" w:space="0" w:color="auto"/>
        <w:bottom w:val="none" w:sz="0" w:space="0" w:color="auto"/>
        <w:right w:val="none" w:sz="0" w:space="0" w:color="auto"/>
      </w:divBdr>
    </w:div>
    <w:div w:id="211617088">
      <w:bodyDiv w:val="1"/>
      <w:marLeft w:val="0"/>
      <w:marRight w:val="0"/>
      <w:marTop w:val="0"/>
      <w:marBottom w:val="0"/>
      <w:divBdr>
        <w:top w:val="none" w:sz="0" w:space="0" w:color="auto"/>
        <w:left w:val="none" w:sz="0" w:space="0" w:color="auto"/>
        <w:bottom w:val="none" w:sz="0" w:space="0" w:color="auto"/>
        <w:right w:val="none" w:sz="0" w:space="0" w:color="auto"/>
      </w:divBdr>
    </w:div>
    <w:div w:id="223571199">
      <w:bodyDiv w:val="1"/>
      <w:marLeft w:val="0"/>
      <w:marRight w:val="0"/>
      <w:marTop w:val="0"/>
      <w:marBottom w:val="0"/>
      <w:divBdr>
        <w:top w:val="none" w:sz="0" w:space="0" w:color="auto"/>
        <w:left w:val="none" w:sz="0" w:space="0" w:color="auto"/>
        <w:bottom w:val="none" w:sz="0" w:space="0" w:color="auto"/>
        <w:right w:val="none" w:sz="0" w:space="0" w:color="auto"/>
      </w:divBdr>
    </w:div>
    <w:div w:id="224029516">
      <w:bodyDiv w:val="1"/>
      <w:marLeft w:val="0"/>
      <w:marRight w:val="0"/>
      <w:marTop w:val="0"/>
      <w:marBottom w:val="0"/>
      <w:divBdr>
        <w:top w:val="none" w:sz="0" w:space="0" w:color="auto"/>
        <w:left w:val="none" w:sz="0" w:space="0" w:color="auto"/>
        <w:bottom w:val="none" w:sz="0" w:space="0" w:color="auto"/>
        <w:right w:val="none" w:sz="0" w:space="0" w:color="auto"/>
      </w:divBdr>
    </w:div>
    <w:div w:id="225380855">
      <w:bodyDiv w:val="1"/>
      <w:marLeft w:val="0"/>
      <w:marRight w:val="0"/>
      <w:marTop w:val="0"/>
      <w:marBottom w:val="0"/>
      <w:divBdr>
        <w:top w:val="none" w:sz="0" w:space="0" w:color="auto"/>
        <w:left w:val="none" w:sz="0" w:space="0" w:color="auto"/>
        <w:bottom w:val="none" w:sz="0" w:space="0" w:color="auto"/>
        <w:right w:val="none" w:sz="0" w:space="0" w:color="auto"/>
      </w:divBdr>
    </w:div>
    <w:div w:id="228198559">
      <w:bodyDiv w:val="1"/>
      <w:marLeft w:val="0"/>
      <w:marRight w:val="0"/>
      <w:marTop w:val="0"/>
      <w:marBottom w:val="0"/>
      <w:divBdr>
        <w:top w:val="none" w:sz="0" w:space="0" w:color="auto"/>
        <w:left w:val="none" w:sz="0" w:space="0" w:color="auto"/>
        <w:bottom w:val="none" w:sz="0" w:space="0" w:color="auto"/>
        <w:right w:val="none" w:sz="0" w:space="0" w:color="auto"/>
      </w:divBdr>
    </w:div>
    <w:div w:id="231159250">
      <w:bodyDiv w:val="1"/>
      <w:marLeft w:val="0"/>
      <w:marRight w:val="0"/>
      <w:marTop w:val="0"/>
      <w:marBottom w:val="0"/>
      <w:divBdr>
        <w:top w:val="none" w:sz="0" w:space="0" w:color="auto"/>
        <w:left w:val="none" w:sz="0" w:space="0" w:color="auto"/>
        <w:bottom w:val="none" w:sz="0" w:space="0" w:color="auto"/>
        <w:right w:val="none" w:sz="0" w:space="0" w:color="auto"/>
      </w:divBdr>
    </w:div>
    <w:div w:id="242186745">
      <w:bodyDiv w:val="1"/>
      <w:marLeft w:val="0"/>
      <w:marRight w:val="0"/>
      <w:marTop w:val="0"/>
      <w:marBottom w:val="0"/>
      <w:divBdr>
        <w:top w:val="none" w:sz="0" w:space="0" w:color="auto"/>
        <w:left w:val="none" w:sz="0" w:space="0" w:color="auto"/>
        <w:bottom w:val="none" w:sz="0" w:space="0" w:color="auto"/>
        <w:right w:val="none" w:sz="0" w:space="0" w:color="auto"/>
      </w:divBdr>
    </w:div>
    <w:div w:id="247353125">
      <w:bodyDiv w:val="1"/>
      <w:marLeft w:val="0"/>
      <w:marRight w:val="0"/>
      <w:marTop w:val="0"/>
      <w:marBottom w:val="0"/>
      <w:divBdr>
        <w:top w:val="none" w:sz="0" w:space="0" w:color="auto"/>
        <w:left w:val="none" w:sz="0" w:space="0" w:color="auto"/>
        <w:bottom w:val="none" w:sz="0" w:space="0" w:color="auto"/>
        <w:right w:val="none" w:sz="0" w:space="0" w:color="auto"/>
      </w:divBdr>
    </w:div>
    <w:div w:id="252976122">
      <w:bodyDiv w:val="1"/>
      <w:marLeft w:val="0"/>
      <w:marRight w:val="0"/>
      <w:marTop w:val="0"/>
      <w:marBottom w:val="0"/>
      <w:divBdr>
        <w:top w:val="none" w:sz="0" w:space="0" w:color="auto"/>
        <w:left w:val="none" w:sz="0" w:space="0" w:color="auto"/>
        <w:bottom w:val="none" w:sz="0" w:space="0" w:color="auto"/>
        <w:right w:val="none" w:sz="0" w:space="0" w:color="auto"/>
      </w:divBdr>
    </w:div>
    <w:div w:id="253243501">
      <w:bodyDiv w:val="1"/>
      <w:marLeft w:val="0"/>
      <w:marRight w:val="0"/>
      <w:marTop w:val="0"/>
      <w:marBottom w:val="0"/>
      <w:divBdr>
        <w:top w:val="none" w:sz="0" w:space="0" w:color="auto"/>
        <w:left w:val="none" w:sz="0" w:space="0" w:color="auto"/>
        <w:bottom w:val="none" w:sz="0" w:space="0" w:color="auto"/>
        <w:right w:val="none" w:sz="0" w:space="0" w:color="auto"/>
      </w:divBdr>
    </w:div>
    <w:div w:id="256327623">
      <w:bodyDiv w:val="1"/>
      <w:marLeft w:val="0"/>
      <w:marRight w:val="0"/>
      <w:marTop w:val="0"/>
      <w:marBottom w:val="0"/>
      <w:divBdr>
        <w:top w:val="none" w:sz="0" w:space="0" w:color="auto"/>
        <w:left w:val="none" w:sz="0" w:space="0" w:color="auto"/>
        <w:bottom w:val="none" w:sz="0" w:space="0" w:color="auto"/>
        <w:right w:val="none" w:sz="0" w:space="0" w:color="auto"/>
      </w:divBdr>
    </w:div>
    <w:div w:id="260264880">
      <w:bodyDiv w:val="1"/>
      <w:marLeft w:val="0"/>
      <w:marRight w:val="0"/>
      <w:marTop w:val="0"/>
      <w:marBottom w:val="0"/>
      <w:divBdr>
        <w:top w:val="none" w:sz="0" w:space="0" w:color="auto"/>
        <w:left w:val="none" w:sz="0" w:space="0" w:color="auto"/>
        <w:bottom w:val="none" w:sz="0" w:space="0" w:color="auto"/>
        <w:right w:val="none" w:sz="0" w:space="0" w:color="auto"/>
      </w:divBdr>
    </w:div>
    <w:div w:id="266473417">
      <w:bodyDiv w:val="1"/>
      <w:marLeft w:val="0"/>
      <w:marRight w:val="0"/>
      <w:marTop w:val="0"/>
      <w:marBottom w:val="0"/>
      <w:divBdr>
        <w:top w:val="none" w:sz="0" w:space="0" w:color="auto"/>
        <w:left w:val="none" w:sz="0" w:space="0" w:color="auto"/>
        <w:bottom w:val="none" w:sz="0" w:space="0" w:color="auto"/>
        <w:right w:val="none" w:sz="0" w:space="0" w:color="auto"/>
      </w:divBdr>
    </w:div>
    <w:div w:id="274751998">
      <w:bodyDiv w:val="1"/>
      <w:marLeft w:val="0"/>
      <w:marRight w:val="0"/>
      <w:marTop w:val="0"/>
      <w:marBottom w:val="0"/>
      <w:divBdr>
        <w:top w:val="none" w:sz="0" w:space="0" w:color="auto"/>
        <w:left w:val="none" w:sz="0" w:space="0" w:color="auto"/>
        <w:bottom w:val="none" w:sz="0" w:space="0" w:color="auto"/>
        <w:right w:val="none" w:sz="0" w:space="0" w:color="auto"/>
      </w:divBdr>
    </w:div>
    <w:div w:id="276063965">
      <w:bodyDiv w:val="1"/>
      <w:marLeft w:val="0"/>
      <w:marRight w:val="0"/>
      <w:marTop w:val="0"/>
      <w:marBottom w:val="0"/>
      <w:divBdr>
        <w:top w:val="none" w:sz="0" w:space="0" w:color="auto"/>
        <w:left w:val="none" w:sz="0" w:space="0" w:color="auto"/>
        <w:bottom w:val="none" w:sz="0" w:space="0" w:color="auto"/>
        <w:right w:val="none" w:sz="0" w:space="0" w:color="auto"/>
      </w:divBdr>
    </w:div>
    <w:div w:id="278293976">
      <w:bodyDiv w:val="1"/>
      <w:marLeft w:val="0"/>
      <w:marRight w:val="0"/>
      <w:marTop w:val="0"/>
      <w:marBottom w:val="0"/>
      <w:divBdr>
        <w:top w:val="none" w:sz="0" w:space="0" w:color="auto"/>
        <w:left w:val="none" w:sz="0" w:space="0" w:color="auto"/>
        <w:bottom w:val="none" w:sz="0" w:space="0" w:color="auto"/>
        <w:right w:val="none" w:sz="0" w:space="0" w:color="auto"/>
      </w:divBdr>
    </w:div>
    <w:div w:id="281884422">
      <w:bodyDiv w:val="1"/>
      <w:marLeft w:val="0"/>
      <w:marRight w:val="0"/>
      <w:marTop w:val="0"/>
      <w:marBottom w:val="0"/>
      <w:divBdr>
        <w:top w:val="none" w:sz="0" w:space="0" w:color="auto"/>
        <w:left w:val="none" w:sz="0" w:space="0" w:color="auto"/>
        <w:bottom w:val="none" w:sz="0" w:space="0" w:color="auto"/>
        <w:right w:val="none" w:sz="0" w:space="0" w:color="auto"/>
      </w:divBdr>
    </w:div>
    <w:div w:id="282228195">
      <w:bodyDiv w:val="1"/>
      <w:marLeft w:val="0"/>
      <w:marRight w:val="0"/>
      <w:marTop w:val="0"/>
      <w:marBottom w:val="0"/>
      <w:divBdr>
        <w:top w:val="none" w:sz="0" w:space="0" w:color="auto"/>
        <w:left w:val="none" w:sz="0" w:space="0" w:color="auto"/>
        <w:bottom w:val="none" w:sz="0" w:space="0" w:color="auto"/>
        <w:right w:val="none" w:sz="0" w:space="0" w:color="auto"/>
      </w:divBdr>
    </w:div>
    <w:div w:id="282463007">
      <w:bodyDiv w:val="1"/>
      <w:marLeft w:val="0"/>
      <w:marRight w:val="0"/>
      <w:marTop w:val="0"/>
      <w:marBottom w:val="0"/>
      <w:divBdr>
        <w:top w:val="none" w:sz="0" w:space="0" w:color="auto"/>
        <w:left w:val="none" w:sz="0" w:space="0" w:color="auto"/>
        <w:bottom w:val="none" w:sz="0" w:space="0" w:color="auto"/>
        <w:right w:val="none" w:sz="0" w:space="0" w:color="auto"/>
      </w:divBdr>
    </w:div>
    <w:div w:id="283732455">
      <w:bodyDiv w:val="1"/>
      <w:marLeft w:val="0"/>
      <w:marRight w:val="0"/>
      <w:marTop w:val="0"/>
      <w:marBottom w:val="0"/>
      <w:divBdr>
        <w:top w:val="none" w:sz="0" w:space="0" w:color="auto"/>
        <w:left w:val="none" w:sz="0" w:space="0" w:color="auto"/>
        <w:bottom w:val="none" w:sz="0" w:space="0" w:color="auto"/>
        <w:right w:val="none" w:sz="0" w:space="0" w:color="auto"/>
      </w:divBdr>
    </w:div>
    <w:div w:id="284586607">
      <w:bodyDiv w:val="1"/>
      <w:marLeft w:val="0"/>
      <w:marRight w:val="0"/>
      <w:marTop w:val="0"/>
      <w:marBottom w:val="0"/>
      <w:divBdr>
        <w:top w:val="none" w:sz="0" w:space="0" w:color="auto"/>
        <w:left w:val="none" w:sz="0" w:space="0" w:color="auto"/>
        <w:bottom w:val="none" w:sz="0" w:space="0" w:color="auto"/>
        <w:right w:val="none" w:sz="0" w:space="0" w:color="auto"/>
      </w:divBdr>
    </w:div>
    <w:div w:id="289018221">
      <w:bodyDiv w:val="1"/>
      <w:marLeft w:val="0"/>
      <w:marRight w:val="0"/>
      <w:marTop w:val="0"/>
      <w:marBottom w:val="0"/>
      <w:divBdr>
        <w:top w:val="none" w:sz="0" w:space="0" w:color="auto"/>
        <w:left w:val="none" w:sz="0" w:space="0" w:color="auto"/>
        <w:bottom w:val="none" w:sz="0" w:space="0" w:color="auto"/>
        <w:right w:val="none" w:sz="0" w:space="0" w:color="auto"/>
      </w:divBdr>
    </w:div>
    <w:div w:id="290405807">
      <w:bodyDiv w:val="1"/>
      <w:marLeft w:val="0"/>
      <w:marRight w:val="0"/>
      <w:marTop w:val="0"/>
      <w:marBottom w:val="0"/>
      <w:divBdr>
        <w:top w:val="none" w:sz="0" w:space="0" w:color="auto"/>
        <w:left w:val="none" w:sz="0" w:space="0" w:color="auto"/>
        <w:bottom w:val="none" w:sz="0" w:space="0" w:color="auto"/>
        <w:right w:val="none" w:sz="0" w:space="0" w:color="auto"/>
      </w:divBdr>
    </w:div>
    <w:div w:id="295650505">
      <w:bodyDiv w:val="1"/>
      <w:marLeft w:val="0"/>
      <w:marRight w:val="0"/>
      <w:marTop w:val="0"/>
      <w:marBottom w:val="0"/>
      <w:divBdr>
        <w:top w:val="none" w:sz="0" w:space="0" w:color="auto"/>
        <w:left w:val="none" w:sz="0" w:space="0" w:color="auto"/>
        <w:bottom w:val="none" w:sz="0" w:space="0" w:color="auto"/>
        <w:right w:val="none" w:sz="0" w:space="0" w:color="auto"/>
      </w:divBdr>
    </w:div>
    <w:div w:id="297999580">
      <w:bodyDiv w:val="1"/>
      <w:marLeft w:val="0"/>
      <w:marRight w:val="0"/>
      <w:marTop w:val="0"/>
      <w:marBottom w:val="0"/>
      <w:divBdr>
        <w:top w:val="none" w:sz="0" w:space="0" w:color="auto"/>
        <w:left w:val="none" w:sz="0" w:space="0" w:color="auto"/>
        <w:bottom w:val="none" w:sz="0" w:space="0" w:color="auto"/>
        <w:right w:val="none" w:sz="0" w:space="0" w:color="auto"/>
      </w:divBdr>
    </w:div>
    <w:div w:id="300810756">
      <w:bodyDiv w:val="1"/>
      <w:marLeft w:val="0"/>
      <w:marRight w:val="0"/>
      <w:marTop w:val="0"/>
      <w:marBottom w:val="0"/>
      <w:divBdr>
        <w:top w:val="none" w:sz="0" w:space="0" w:color="auto"/>
        <w:left w:val="none" w:sz="0" w:space="0" w:color="auto"/>
        <w:bottom w:val="none" w:sz="0" w:space="0" w:color="auto"/>
        <w:right w:val="none" w:sz="0" w:space="0" w:color="auto"/>
      </w:divBdr>
    </w:div>
    <w:div w:id="302270310">
      <w:bodyDiv w:val="1"/>
      <w:marLeft w:val="0"/>
      <w:marRight w:val="0"/>
      <w:marTop w:val="0"/>
      <w:marBottom w:val="0"/>
      <w:divBdr>
        <w:top w:val="none" w:sz="0" w:space="0" w:color="auto"/>
        <w:left w:val="none" w:sz="0" w:space="0" w:color="auto"/>
        <w:bottom w:val="none" w:sz="0" w:space="0" w:color="auto"/>
        <w:right w:val="none" w:sz="0" w:space="0" w:color="auto"/>
      </w:divBdr>
    </w:div>
    <w:div w:id="302472042">
      <w:bodyDiv w:val="1"/>
      <w:marLeft w:val="0"/>
      <w:marRight w:val="0"/>
      <w:marTop w:val="0"/>
      <w:marBottom w:val="0"/>
      <w:divBdr>
        <w:top w:val="none" w:sz="0" w:space="0" w:color="auto"/>
        <w:left w:val="none" w:sz="0" w:space="0" w:color="auto"/>
        <w:bottom w:val="none" w:sz="0" w:space="0" w:color="auto"/>
        <w:right w:val="none" w:sz="0" w:space="0" w:color="auto"/>
      </w:divBdr>
    </w:div>
    <w:div w:id="306709751">
      <w:bodyDiv w:val="1"/>
      <w:marLeft w:val="0"/>
      <w:marRight w:val="0"/>
      <w:marTop w:val="0"/>
      <w:marBottom w:val="0"/>
      <w:divBdr>
        <w:top w:val="none" w:sz="0" w:space="0" w:color="auto"/>
        <w:left w:val="none" w:sz="0" w:space="0" w:color="auto"/>
        <w:bottom w:val="none" w:sz="0" w:space="0" w:color="auto"/>
        <w:right w:val="none" w:sz="0" w:space="0" w:color="auto"/>
      </w:divBdr>
    </w:div>
    <w:div w:id="312226110">
      <w:bodyDiv w:val="1"/>
      <w:marLeft w:val="0"/>
      <w:marRight w:val="0"/>
      <w:marTop w:val="0"/>
      <w:marBottom w:val="0"/>
      <w:divBdr>
        <w:top w:val="none" w:sz="0" w:space="0" w:color="auto"/>
        <w:left w:val="none" w:sz="0" w:space="0" w:color="auto"/>
        <w:bottom w:val="none" w:sz="0" w:space="0" w:color="auto"/>
        <w:right w:val="none" w:sz="0" w:space="0" w:color="auto"/>
      </w:divBdr>
    </w:div>
    <w:div w:id="325524044">
      <w:bodyDiv w:val="1"/>
      <w:marLeft w:val="0"/>
      <w:marRight w:val="0"/>
      <w:marTop w:val="0"/>
      <w:marBottom w:val="0"/>
      <w:divBdr>
        <w:top w:val="none" w:sz="0" w:space="0" w:color="auto"/>
        <w:left w:val="none" w:sz="0" w:space="0" w:color="auto"/>
        <w:bottom w:val="none" w:sz="0" w:space="0" w:color="auto"/>
        <w:right w:val="none" w:sz="0" w:space="0" w:color="auto"/>
      </w:divBdr>
    </w:div>
    <w:div w:id="326324883">
      <w:bodyDiv w:val="1"/>
      <w:marLeft w:val="0"/>
      <w:marRight w:val="0"/>
      <w:marTop w:val="0"/>
      <w:marBottom w:val="0"/>
      <w:divBdr>
        <w:top w:val="none" w:sz="0" w:space="0" w:color="auto"/>
        <w:left w:val="none" w:sz="0" w:space="0" w:color="auto"/>
        <w:bottom w:val="none" w:sz="0" w:space="0" w:color="auto"/>
        <w:right w:val="none" w:sz="0" w:space="0" w:color="auto"/>
      </w:divBdr>
    </w:div>
    <w:div w:id="329604882">
      <w:bodyDiv w:val="1"/>
      <w:marLeft w:val="0"/>
      <w:marRight w:val="0"/>
      <w:marTop w:val="0"/>
      <w:marBottom w:val="0"/>
      <w:divBdr>
        <w:top w:val="none" w:sz="0" w:space="0" w:color="auto"/>
        <w:left w:val="none" w:sz="0" w:space="0" w:color="auto"/>
        <w:bottom w:val="none" w:sz="0" w:space="0" w:color="auto"/>
        <w:right w:val="none" w:sz="0" w:space="0" w:color="auto"/>
      </w:divBdr>
    </w:div>
    <w:div w:id="331836610">
      <w:bodyDiv w:val="1"/>
      <w:marLeft w:val="0"/>
      <w:marRight w:val="0"/>
      <w:marTop w:val="0"/>
      <w:marBottom w:val="0"/>
      <w:divBdr>
        <w:top w:val="none" w:sz="0" w:space="0" w:color="auto"/>
        <w:left w:val="none" w:sz="0" w:space="0" w:color="auto"/>
        <w:bottom w:val="none" w:sz="0" w:space="0" w:color="auto"/>
        <w:right w:val="none" w:sz="0" w:space="0" w:color="auto"/>
      </w:divBdr>
    </w:div>
    <w:div w:id="331882134">
      <w:bodyDiv w:val="1"/>
      <w:marLeft w:val="0"/>
      <w:marRight w:val="0"/>
      <w:marTop w:val="0"/>
      <w:marBottom w:val="0"/>
      <w:divBdr>
        <w:top w:val="none" w:sz="0" w:space="0" w:color="auto"/>
        <w:left w:val="none" w:sz="0" w:space="0" w:color="auto"/>
        <w:bottom w:val="none" w:sz="0" w:space="0" w:color="auto"/>
        <w:right w:val="none" w:sz="0" w:space="0" w:color="auto"/>
      </w:divBdr>
    </w:div>
    <w:div w:id="338580969">
      <w:bodyDiv w:val="1"/>
      <w:marLeft w:val="0"/>
      <w:marRight w:val="0"/>
      <w:marTop w:val="0"/>
      <w:marBottom w:val="0"/>
      <w:divBdr>
        <w:top w:val="none" w:sz="0" w:space="0" w:color="auto"/>
        <w:left w:val="none" w:sz="0" w:space="0" w:color="auto"/>
        <w:bottom w:val="none" w:sz="0" w:space="0" w:color="auto"/>
        <w:right w:val="none" w:sz="0" w:space="0" w:color="auto"/>
      </w:divBdr>
    </w:div>
    <w:div w:id="343094892">
      <w:bodyDiv w:val="1"/>
      <w:marLeft w:val="0"/>
      <w:marRight w:val="0"/>
      <w:marTop w:val="0"/>
      <w:marBottom w:val="0"/>
      <w:divBdr>
        <w:top w:val="none" w:sz="0" w:space="0" w:color="auto"/>
        <w:left w:val="none" w:sz="0" w:space="0" w:color="auto"/>
        <w:bottom w:val="none" w:sz="0" w:space="0" w:color="auto"/>
        <w:right w:val="none" w:sz="0" w:space="0" w:color="auto"/>
      </w:divBdr>
    </w:div>
    <w:div w:id="343365910">
      <w:bodyDiv w:val="1"/>
      <w:marLeft w:val="0"/>
      <w:marRight w:val="0"/>
      <w:marTop w:val="0"/>
      <w:marBottom w:val="0"/>
      <w:divBdr>
        <w:top w:val="none" w:sz="0" w:space="0" w:color="auto"/>
        <w:left w:val="none" w:sz="0" w:space="0" w:color="auto"/>
        <w:bottom w:val="none" w:sz="0" w:space="0" w:color="auto"/>
        <w:right w:val="none" w:sz="0" w:space="0" w:color="auto"/>
      </w:divBdr>
    </w:div>
    <w:div w:id="353116384">
      <w:bodyDiv w:val="1"/>
      <w:marLeft w:val="0"/>
      <w:marRight w:val="0"/>
      <w:marTop w:val="0"/>
      <w:marBottom w:val="0"/>
      <w:divBdr>
        <w:top w:val="none" w:sz="0" w:space="0" w:color="auto"/>
        <w:left w:val="none" w:sz="0" w:space="0" w:color="auto"/>
        <w:bottom w:val="none" w:sz="0" w:space="0" w:color="auto"/>
        <w:right w:val="none" w:sz="0" w:space="0" w:color="auto"/>
      </w:divBdr>
    </w:div>
    <w:div w:id="357661756">
      <w:bodyDiv w:val="1"/>
      <w:marLeft w:val="0"/>
      <w:marRight w:val="0"/>
      <w:marTop w:val="0"/>
      <w:marBottom w:val="0"/>
      <w:divBdr>
        <w:top w:val="none" w:sz="0" w:space="0" w:color="auto"/>
        <w:left w:val="none" w:sz="0" w:space="0" w:color="auto"/>
        <w:bottom w:val="none" w:sz="0" w:space="0" w:color="auto"/>
        <w:right w:val="none" w:sz="0" w:space="0" w:color="auto"/>
      </w:divBdr>
    </w:div>
    <w:div w:id="358703520">
      <w:bodyDiv w:val="1"/>
      <w:marLeft w:val="0"/>
      <w:marRight w:val="0"/>
      <w:marTop w:val="0"/>
      <w:marBottom w:val="0"/>
      <w:divBdr>
        <w:top w:val="none" w:sz="0" w:space="0" w:color="auto"/>
        <w:left w:val="none" w:sz="0" w:space="0" w:color="auto"/>
        <w:bottom w:val="none" w:sz="0" w:space="0" w:color="auto"/>
        <w:right w:val="none" w:sz="0" w:space="0" w:color="auto"/>
      </w:divBdr>
    </w:div>
    <w:div w:id="359742693">
      <w:bodyDiv w:val="1"/>
      <w:marLeft w:val="0"/>
      <w:marRight w:val="0"/>
      <w:marTop w:val="0"/>
      <w:marBottom w:val="0"/>
      <w:divBdr>
        <w:top w:val="none" w:sz="0" w:space="0" w:color="auto"/>
        <w:left w:val="none" w:sz="0" w:space="0" w:color="auto"/>
        <w:bottom w:val="none" w:sz="0" w:space="0" w:color="auto"/>
        <w:right w:val="none" w:sz="0" w:space="0" w:color="auto"/>
      </w:divBdr>
    </w:div>
    <w:div w:id="361590668">
      <w:bodyDiv w:val="1"/>
      <w:marLeft w:val="0"/>
      <w:marRight w:val="0"/>
      <w:marTop w:val="0"/>
      <w:marBottom w:val="0"/>
      <w:divBdr>
        <w:top w:val="none" w:sz="0" w:space="0" w:color="auto"/>
        <w:left w:val="none" w:sz="0" w:space="0" w:color="auto"/>
        <w:bottom w:val="none" w:sz="0" w:space="0" w:color="auto"/>
        <w:right w:val="none" w:sz="0" w:space="0" w:color="auto"/>
      </w:divBdr>
    </w:div>
    <w:div w:id="363942385">
      <w:bodyDiv w:val="1"/>
      <w:marLeft w:val="0"/>
      <w:marRight w:val="0"/>
      <w:marTop w:val="0"/>
      <w:marBottom w:val="0"/>
      <w:divBdr>
        <w:top w:val="none" w:sz="0" w:space="0" w:color="auto"/>
        <w:left w:val="none" w:sz="0" w:space="0" w:color="auto"/>
        <w:bottom w:val="none" w:sz="0" w:space="0" w:color="auto"/>
        <w:right w:val="none" w:sz="0" w:space="0" w:color="auto"/>
      </w:divBdr>
    </w:div>
    <w:div w:id="364135818">
      <w:bodyDiv w:val="1"/>
      <w:marLeft w:val="0"/>
      <w:marRight w:val="0"/>
      <w:marTop w:val="0"/>
      <w:marBottom w:val="0"/>
      <w:divBdr>
        <w:top w:val="none" w:sz="0" w:space="0" w:color="auto"/>
        <w:left w:val="none" w:sz="0" w:space="0" w:color="auto"/>
        <w:bottom w:val="none" w:sz="0" w:space="0" w:color="auto"/>
        <w:right w:val="none" w:sz="0" w:space="0" w:color="auto"/>
      </w:divBdr>
    </w:div>
    <w:div w:id="365562459">
      <w:bodyDiv w:val="1"/>
      <w:marLeft w:val="0"/>
      <w:marRight w:val="0"/>
      <w:marTop w:val="0"/>
      <w:marBottom w:val="0"/>
      <w:divBdr>
        <w:top w:val="none" w:sz="0" w:space="0" w:color="auto"/>
        <w:left w:val="none" w:sz="0" w:space="0" w:color="auto"/>
        <w:bottom w:val="none" w:sz="0" w:space="0" w:color="auto"/>
        <w:right w:val="none" w:sz="0" w:space="0" w:color="auto"/>
      </w:divBdr>
    </w:div>
    <w:div w:id="367873458">
      <w:bodyDiv w:val="1"/>
      <w:marLeft w:val="0"/>
      <w:marRight w:val="0"/>
      <w:marTop w:val="0"/>
      <w:marBottom w:val="0"/>
      <w:divBdr>
        <w:top w:val="none" w:sz="0" w:space="0" w:color="auto"/>
        <w:left w:val="none" w:sz="0" w:space="0" w:color="auto"/>
        <w:bottom w:val="none" w:sz="0" w:space="0" w:color="auto"/>
        <w:right w:val="none" w:sz="0" w:space="0" w:color="auto"/>
      </w:divBdr>
    </w:div>
    <w:div w:id="371155737">
      <w:bodyDiv w:val="1"/>
      <w:marLeft w:val="0"/>
      <w:marRight w:val="0"/>
      <w:marTop w:val="0"/>
      <w:marBottom w:val="0"/>
      <w:divBdr>
        <w:top w:val="none" w:sz="0" w:space="0" w:color="auto"/>
        <w:left w:val="none" w:sz="0" w:space="0" w:color="auto"/>
        <w:bottom w:val="none" w:sz="0" w:space="0" w:color="auto"/>
        <w:right w:val="none" w:sz="0" w:space="0" w:color="auto"/>
      </w:divBdr>
    </w:div>
    <w:div w:id="375399005">
      <w:bodyDiv w:val="1"/>
      <w:marLeft w:val="0"/>
      <w:marRight w:val="0"/>
      <w:marTop w:val="0"/>
      <w:marBottom w:val="0"/>
      <w:divBdr>
        <w:top w:val="none" w:sz="0" w:space="0" w:color="auto"/>
        <w:left w:val="none" w:sz="0" w:space="0" w:color="auto"/>
        <w:bottom w:val="none" w:sz="0" w:space="0" w:color="auto"/>
        <w:right w:val="none" w:sz="0" w:space="0" w:color="auto"/>
      </w:divBdr>
    </w:div>
    <w:div w:id="378091242">
      <w:bodyDiv w:val="1"/>
      <w:marLeft w:val="0"/>
      <w:marRight w:val="0"/>
      <w:marTop w:val="0"/>
      <w:marBottom w:val="0"/>
      <w:divBdr>
        <w:top w:val="none" w:sz="0" w:space="0" w:color="auto"/>
        <w:left w:val="none" w:sz="0" w:space="0" w:color="auto"/>
        <w:bottom w:val="none" w:sz="0" w:space="0" w:color="auto"/>
        <w:right w:val="none" w:sz="0" w:space="0" w:color="auto"/>
      </w:divBdr>
    </w:div>
    <w:div w:id="379281488">
      <w:bodyDiv w:val="1"/>
      <w:marLeft w:val="0"/>
      <w:marRight w:val="0"/>
      <w:marTop w:val="0"/>
      <w:marBottom w:val="0"/>
      <w:divBdr>
        <w:top w:val="none" w:sz="0" w:space="0" w:color="auto"/>
        <w:left w:val="none" w:sz="0" w:space="0" w:color="auto"/>
        <w:bottom w:val="none" w:sz="0" w:space="0" w:color="auto"/>
        <w:right w:val="none" w:sz="0" w:space="0" w:color="auto"/>
      </w:divBdr>
    </w:div>
    <w:div w:id="391125985">
      <w:bodyDiv w:val="1"/>
      <w:marLeft w:val="0"/>
      <w:marRight w:val="0"/>
      <w:marTop w:val="0"/>
      <w:marBottom w:val="0"/>
      <w:divBdr>
        <w:top w:val="none" w:sz="0" w:space="0" w:color="auto"/>
        <w:left w:val="none" w:sz="0" w:space="0" w:color="auto"/>
        <w:bottom w:val="none" w:sz="0" w:space="0" w:color="auto"/>
        <w:right w:val="none" w:sz="0" w:space="0" w:color="auto"/>
      </w:divBdr>
    </w:div>
    <w:div w:id="392169010">
      <w:bodyDiv w:val="1"/>
      <w:marLeft w:val="0"/>
      <w:marRight w:val="0"/>
      <w:marTop w:val="0"/>
      <w:marBottom w:val="0"/>
      <w:divBdr>
        <w:top w:val="none" w:sz="0" w:space="0" w:color="auto"/>
        <w:left w:val="none" w:sz="0" w:space="0" w:color="auto"/>
        <w:bottom w:val="none" w:sz="0" w:space="0" w:color="auto"/>
        <w:right w:val="none" w:sz="0" w:space="0" w:color="auto"/>
      </w:divBdr>
    </w:div>
    <w:div w:id="394744449">
      <w:bodyDiv w:val="1"/>
      <w:marLeft w:val="0"/>
      <w:marRight w:val="0"/>
      <w:marTop w:val="0"/>
      <w:marBottom w:val="0"/>
      <w:divBdr>
        <w:top w:val="none" w:sz="0" w:space="0" w:color="auto"/>
        <w:left w:val="none" w:sz="0" w:space="0" w:color="auto"/>
        <w:bottom w:val="none" w:sz="0" w:space="0" w:color="auto"/>
        <w:right w:val="none" w:sz="0" w:space="0" w:color="auto"/>
      </w:divBdr>
    </w:div>
    <w:div w:id="395859732">
      <w:bodyDiv w:val="1"/>
      <w:marLeft w:val="0"/>
      <w:marRight w:val="0"/>
      <w:marTop w:val="0"/>
      <w:marBottom w:val="0"/>
      <w:divBdr>
        <w:top w:val="none" w:sz="0" w:space="0" w:color="auto"/>
        <w:left w:val="none" w:sz="0" w:space="0" w:color="auto"/>
        <w:bottom w:val="none" w:sz="0" w:space="0" w:color="auto"/>
        <w:right w:val="none" w:sz="0" w:space="0" w:color="auto"/>
      </w:divBdr>
    </w:div>
    <w:div w:id="401297535">
      <w:bodyDiv w:val="1"/>
      <w:marLeft w:val="0"/>
      <w:marRight w:val="0"/>
      <w:marTop w:val="0"/>
      <w:marBottom w:val="0"/>
      <w:divBdr>
        <w:top w:val="none" w:sz="0" w:space="0" w:color="auto"/>
        <w:left w:val="none" w:sz="0" w:space="0" w:color="auto"/>
        <w:bottom w:val="none" w:sz="0" w:space="0" w:color="auto"/>
        <w:right w:val="none" w:sz="0" w:space="0" w:color="auto"/>
      </w:divBdr>
    </w:div>
    <w:div w:id="414088560">
      <w:bodyDiv w:val="1"/>
      <w:marLeft w:val="0"/>
      <w:marRight w:val="0"/>
      <w:marTop w:val="0"/>
      <w:marBottom w:val="0"/>
      <w:divBdr>
        <w:top w:val="none" w:sz="0" w:space="0" w:color="auto"/>
        <w:left w:val="none" w:sz="0" w:space="0" w:color="auto"/>
        <w:bottom w:val="none" w:sz="0" w:space="0" w:color="auto"/>
        <w:right w:val="none" w:sz="0" w:space="0" w:color="auto"/>
      </w:divBdr>
    </w:div>
    <w:div w:id="414598295">
      <w:bodyDiv w:val="1"/>
      <w:marLeft w:val="0"/>
      <w:marRight w:val="0"/>
      <w:marTop w:val="0"/>
      <w:marBottom w:val="0"/>
      <w:divBdr>
        <w:top w:val="none" w:sz="0" w:space="0" w:color="auto"/>
        <w:left w:val="none" w:sz="0" w:space="0" w:color="auto"/>
        <w:bottom w:val="none" w:sz="0" w:space="0" w:color="auto"/>
        <w:right w:val="none" w:sz="0" w:space="0" w:color="auto"/>
      </w:divBdr>
    </w:div>
    <w:div w:id="422075122">
      <w:bodyDiv w:val="1"/>
      <w:marLeft w:val="0"/>
      <w:marRight w:val="0"/>
      <w:marTop w:val="0"/>
      <w:marBottom w:val="0"/>
      <w:divBdr>
        <w:top w:val="none" w:sz="0" w:space="0" w:color="auto"/>
        <w:left w:val="none" w:sz="0" w:space="0" w:color="auto"/>
        <w:bottom w:val="none" w:sz="0" w:space="0" w:color="auto"/>
        <w:right w:val="none" w:sz="0" w:space="0" w:color="auto"/>
      </w:divBdr>
    </w:div>
    <w:div w:id="422148747">
      <w:bodyDiv w:val="1"/>
      <w:marLeft w:val="0"/>
      <w:marRight w:val="0"/>
      <w:marTop w:val="0"/>
      <w:marBottom w:val="0"/>
      <w:divBdr>
        <w:top w:val="none" w:sz="0" w:space="0" w:color="auto"/>
        <w:left w:val="none" w:sz="0" w:space="0" w:color="auto"/>
        <w:bottom w:val="none" w:sz="0" w:space="0" w:color="auto"/>
        <w:right w:val="none" w:sz="0" w:space="0" w:color="auto"/>
      </w:divBdr>
    </w:div>
    <w:div w:id="425610923">
      <w:bodyDiv w:val="1"/>
      <w:marLeft w:val="0"/>
      <w:marRight w:val="0"/>
      <w:marTop w:val="0"/>
      <w:marBottom w:val="0"/>
      <w:divBdr>
        <w:top w:val="none" w:sz="0" w:space="0" w:color="auto"/>
        <w:left w:val="none" w:sz="0" w:space="0" w:color="auto"/>
        <w:bottom w:val="none" w:sz="0" w:space="0" w:color="auto"/>
        <w:right w:val="none" w:sz="0" w:space="0" w:color="auto"/>
      </w:divBdr>
    </w:div>
    <w:div w:id="427430449">
      <w:bodyDiv w:val="1"/>
      <w:marLeft w:val="0"/>
      <w:marRight w:val="0"/>
      <w:marTop w:val="0"/>
      <w:marBottom w:val="0"/>
      <w:divBdr>
        <w:top w:val="none" w:sz="0" w:space="0" w:color="auto"/>
        <w:left w:val="none" w:sz="0" w:space="0" w:color="auto"/>
        <w:bottom w:val="none" w:sz="0" w:space="0" w:color="auto"/>
        <w:right w:val="none" w:sz="0" w:space="0" w:color="auto"/>
      </w:divBdr>
    </w:div>
    <w:div w:id="433139260">
      <w:bodyDiv w:val="1"/>
      <w:marLeft w:val="0"/>
      <w:marRight w:val="0"/>
      <w:marTop w:val="0"/>
      <w:marBottom w:val="0"/>
      <w:divBdr>
        <w:top w:val="none" w:sz="0" w:space="0" w:color="auto"/>
        <w:left w:val="none" w:sz="0" w:space="0" w:color="auto"/>
        <w:bottom w:val="none" w:sz="0" w:space="0" w:color="auto"/>
        <w:right w:val="none" w:sz="0" w:space="0" w:color="auto"/>
      </w:divBdr>
    </w:div>
    <w:div w:id="441613186">
      <w:bodyDiv w:val="1"/>
      <w:marLeft w:val="0"/>
      <w:marRight w:val="0"/>
      <w:marTop w:val="0"/>
      <w:marBottom w:val="0"/>
      <w:divBdr>
        <w:top w:val="none" w:sz="0" w:space="0" w:color="auto"/>
        <w:left w:val="none" w:sz="0" w:space="0" w:color="auto"/>
        <w:bottom w:val="none" w:sz="0" w:space="0" w:color="auto"/>
        <w:right w:val="none" w:sz="0" w:space="0" w:color="auto"/>
      </w:divBdr>
    </w:div>
    <w:div w:id="454951575">
      <w:bodyDiv w:val="1"/>
      <w:marLeft w:val="0"/>
      <w:marRight w:val="0"/>
      <w:marTop w:val="0"/>
      <w:marBottom w:val="0"/>
      <w:divBdr>
        <w:top w:val="none" w:sz="0" w:space="0" w:color="auto"/>
        <w:left w:val="none" w:sz="0" w:space="0" w:color="auto"/>
        <w:bottom w:val="none" w:sz="0" w:space="0" w:color="auto"/>
        <w:right w:val="none" w:sz="0" w:space="0" w:color="auto"/>
      </w:divBdr>
    </w:div>
    <w:div w:id="455493335">
      <w:bodyDiv w:val="1"/>
      <w:marLeft w:val="0"/>
      <w:marRight w:val="0"/>
      <w:marTop w:val="0"/>
      <w:marBottom w:val="0"/>
      <w:divBdr>
        <w:top w:val="none" w:sz="0" w:space="0" w:color="auto"/>
        <w:left w:val="none" w:sz="0" w:space="0" w:color="auto"/>
        <w:bottom w:val="none" w:sz="0" w:space="0" w:color="auto"/>
        <w:right w:val="none" w:sz="0" w:space="0" w:color="auto"/>
      </w:divBdr>
    </w:div>
    <w:div w:id="456224460">
      <w:bodyDiv w:val="1"/>
      <w:marLeft w:val="0"/>
      <w:marRight w:val="0"/>
      <w:marTop w:val="0"/>
      <w:marBottom w:val="0"/>
      <w:divBdr>
        <w:top w:val="none" w:sz="0" w:space="0" w:color="auto"/>
        <w:left w:val="none" w:sz="0" w:space="0" w:color="auto"/>
        <w:bottom w:val="none" w:sz="0" w:space="0" w:color="auto"/>
        <w:right w:val="none" w:sz="0" w:space="0" w:color="auto"/>
      </w:divBdr>
    </w:div>
    <w:div w:id="460420058">
      <w:bodyDiv w:val="1"/>
      <w:marLeft w:val="0"/>
      <w:marRight w:val="0"/>
      <w:marTop w:val="0"/>
      <w:marBottom w:val="0"/>
      <w:divBdr>
        <w:top w:val="none" w:sz="0" w:space="0" w:color="auto"/>
        <w:left w:val="none" w:sz="0" w:space="0" w:color="auto"/>
        <w:bottom w:val="none" w:sz="0" w:space="0" w:color="auto"/>
        <w:right w:val="none" w:sz="0" w:space="0" w:color="auto"/>
      </w:divBdr>
    </w:div>
    <w:div w:id="464854743">
      <w:bodyDiv w:val="1"/>
      <w:marLeft w:val="0"/>
      <w:marRight w:val="0"/>
      <w:marTop w:val="0"/>
      <w:marBottom w:val="0"/>
      <w:divBdr>
        <w:top w:val="none" w:sz="0" w:space="0" w:color="auto"/>
        <w:left w:val="none" w:sz="0" w:space="0" w:color="auto"/>
        <w:bottom w:val="none" w:sz="0" w:space="0" w:color="auto"/>
        <w:right w:val="none" w:sz="0" w:space="0" w:color="auto"/>
      </w:divBdr>
    </w:div>
    <w:div w:id="469052852">
      <w:bodyDiv w:val="1"/>
      <w:marLeft w:val="0"/>
      <w:marRight w:val="0"/>
      <w:marTop w:val="0"/>
      <w:marBottom w:val="0"/>
      <w:divBdr>
        <w:top w:val="none" w:sz="0" w:space="0" w:color="auto"/>
        <w:left w:val="none" w:sz="0" w:space="0" w:color="auto"/>
        <w:bottom w:val="none" w:sz="0" w:space="0" w:color="auto"/>
        <w:right w:val="none" w:sz="0" w:space="0" w:color="auto"/>
      </w:divBdr>
    </w:div>
    <w:div w:id="473371864">
      <w:bodyDiv w:val="1"/>
      <w:marLeft w:val="0"/>
      <w:marRight w:val="0"/>
      <w:marTop w:val="0"/>
      <w:marBottom w:val="0"/>
      <w:divBdr>
        <w:top w:val="none" w:sz="0" w:space="0" w:color="auto"/>
        <w:left w:val="none" w:sz="0" w:space="0" w:color="auto"/>
        <w:bottom w:val="none" w:sz="0" w:space="0" w:color="auto"/>
        <w:right w:val="none" w:sz="0" w:space="0" w:color="auto"/>
      </w:divBdr>
    </w:div>
    <w:div w:id="476150416">
      <w:bodyDiv w:val="1"/>
      <w:marLeft w:val="0"/>
      <w:marRight w:val="0"/>
      <w:marTop w:val="0"/>
      <w:marBottom w:val="0"/>
      <w:divBdr>
        <w:top w:val="none" w:sz="0" w:space="0" w:color="auto"/>
        <w:left w:val="none" w:sz="0" w:space="0" w:color="auto"/>
        <w:bottom w:val="none" w:sz="0" w:space="0" w:color="auto"/>
        <w:right w:val="none" w:sz="0" w:space="0" w:color="auto"/>
      </w:divBdr>
    </w:div>
    <w:div w:id="482355763">
      <w:bodyDiv w:val="1"/>
      <w:marLeft w:val="0"/>
      <w:marRight w:val="0"/>
      <w:marTop w:val="0"/>
      <w:marBottom w:val="0"/>
      <w:divBdr>
        <w:top w:val="none" w:sz="0" w:space="0" w:color="auto"/>
        <w:left w:val="none" w:sz="0" w:space="0" w:color="auto"/>
        <w:bottom w:val="none" w:sz="0" w:space="0" w:color="auto"/>
        <w:right w:val="none" w:sz="0" w:space="0" w:color="auto"/>
      </w:divBdr>
    </w:div>
    <w:div w:id="482816034">
      <w:bodyDiv w:val="1"/>
      <w:marLeft w:val="0"/>
      <w:marRight w:val="0"/>
      <w:marTop w:val="0"/>
      <w:marBottom w:val="0"/>
      <w:divBdr>
        <w:top w:val="none" w:sz="0" w:space="0" w:color="auto"/>
        <w:left w:val="none" w:sz="0" w:space="0" w:color="auto"/>
        <w:bottom w:val="none" w:sz="0" w:space="0" w:color="auto"/>
        <w:right w:val="none" w:sz="0" w:space="0" w:color="auto"/>
      </w:divBdr>
    </w:div>
    <w:div w:id="483156901">
      <w:bodyDiv w:val="1"/>
      <w:marLeft w:val="0"/>
      <w:marRight w:val="0"/>
      <w:marTop w:val="0"/>
      <w:marBottom w:val="0"/>
      <w:divBdr>
        <w:top w:val="none" w:sz="0" w:space="0" w:color="auto"/>
        <w:left w:val="none" w:sz="0" w:space="0" w:color="auto"/>
        <w:bottom w:val="none" w:sz="0" w:space="0" w:color="auto"/>
        <w:right w:val="none" w:sz="0" w:space="0" w:color="auto"/>
      </w:divBdr>
    </w:div>
    <w:div w:id="488711872">
      <w:bodyDiv w:val="1"/>
      <w:marLeft w:val="0"/>
      <w:marRight w:val="0"/>
      <w:marTop w:val="0"/>
      <w:marBottom w:val="0"/>
      <w:divBdr>
        <w:top w:val="none" w:sz="0" w:space="0" w:color="auto"/>
        <w:left w:val="none" w:sz="0" w:space="0" w:color="auto"/>
        <w:bottom w:val="none" w:sz="0" w:space="0" w:color="auto"/>
        <w:right w:val="none" w:sz="0" w:space="0" w:color="auto"/>
      </w:divBdr>
    </w:div>
    <w:div w:id="495339318">
      <w:bodyDiv w:val="1"/>
      <w:marLeft w:val="0"/>
      <w:marRight w:val="0"/>
      <w:marTop w:val="0"/>
      <w:marBottom w:val="0"/>
      <w:divBdr>
        <w:top w:val="none" w:sz="0" w:space="0" w:color="auto"/>
        <w:left w:val="none" w:sz="0" w:space="0" w:color="auto"/>
        <w:bottom w:val="none" w:sz="0" w:space="0" w:color="auto"/>
        <w:right w:val="none" w:sz="0" w:space="0" w:color="auto"/>
      </w:divBdr>
    </w:div>
    <w:div w:id="508059363">
      <w:bodyDiv w:val="1"/>
      <w:marLeft w:val="0"/>
      <w:marRight w:val="0"/>
      <w:marTop w:val="0"/>
      <w:marBottom w:val="0"/>
      <w:divBdr>
        <w:top w:val="none" w:sz="0" w:space="0" w:color="auto"/>
        <w:left w:val="none" w:sz="0" w:space="0" w:color="auto"/>
        <w:bottom w:val="none" w:sz="0" w:space="0" w:color="auto"/>
        <w:right w:val="none" w:sz="0" w:space="0" w:color="auto"/>
      </w:divBdr>
    </w:div>
    <w:div w:id="512303610">
      <w:bodyDiv w:val="1"/>
      <w:marLeft w:val="0"/>
      <w:marRight w:val="0"/>
      <w:marTop w:val="0"/>
      <w:marBottom w:val="0"/>
      <w:divBdr>
        <w:top w:val="none" w:sz="0" w:space="0" w:color="auto"/>
        <w:left w:val="none" w:sz="0" w:space="0" w:color="auto"/>
        <w:bottom w:val="none" w:sz="0" w:space="0" w:color="auto"/>
        <w:right w:val="none" w:sz="0" w:space="0" w:color="auto"/>
      </w:divBdr>
    </w:div>
    <w:div w:id="514004041">
      <w:bodyDiv w:val="1"/>
      <w:marLeft w:val="0"/>
      <w:marRight w:val="0"/>
      <w:marTop w:val="0"/>
      <w:marBottom w:val="0"/>
      <w:divBdr>
        <w:top w:val="none" w:sz="0" w:space="0" w:color="auto"/>
        <w:left w:val="none" w:sz="0" w:space="0" w:color="auto"/>
        <w:bottom w:val="none" w:sz="0" w:space="0" w:color="auto"/>
        <w:right w:val="none" w:sz="0" w:space="0" w:color="auto"/>
      </w:divBdr>
    </w:div>
    <w:div w:id="514147968">
      <w:bodyDiv w:val="1"/>
      <w:marLeft w:val="0"/>
      <w:marRight w:val="0"/>
      <w:marTop w:val="0"/>
      <w:marBottom w:val="0"/>
      <w:divBdr>
        <w:top w:val="none" w:sz="0" w:space="0" w:color="auto"/>
        <w:left w:val="none" w:sz="0" w:space="0" w:color="auto"/>
        <w:bottom w:val="none" w:sz="0" w:space="0" w:color="auto"/>
        <w:right w:val="none" w:sz="0" w:space="0" w:color="auto"/>
      </w:divBdr>
    </w:div>
    <w:div w:id="522674261">
      <w:bodyDiv w:val="1"/>
      <w:marLeft w:val="0"/>
      <w:marRight w:val="0"/>
      <w:marTop w:val="0"/>
      <w:marBottom w:val="0"/>
      <w:divBdr>
        <w:top w:val="none" w:sz="0" w:space="0" w:color="auto"/>
        <w:left w:val="none" w:sz="0" w:space="0" w:color="auto"/>
        <w:bottom w:val="none" w:sz="0" w:space="0" w:color="auto"/>
        <w:right w:val="none" w:sz="0" w:space="0" w:color="auto"/>
      </w:divBdr>
    </w:div>
    <w:div w:id="524446130">
      <w:bodyDiv w:val="1"/>
      <w:marLeft w:val="0"/>
      <w:marRight w:val="0"/>
      <w:marTop w:val="0"/>
      <w:marBottom w:val="0"/>
      <w:divBdr>
        <w:top w:val="none" w:sz="0" w:space="0" w:color="auto"/>
        <w:left w:val="none" w:sz="0" w:space="0" w:color="auto"/>
        <w:bottom w:val="none" w:sz="0" w:space="0" w:color="auto"/>
        <w:right w:val="none" w:sz="0" w:space="0" w:color="auto"/>
      </w:divBdr>
    </w:div>
    <w:div w:id="526211097">
      <w:bodyDiv w:val="1"/>
      <w:marLeft w:val="0"/>
      <w:marRight w:val="0"/>
      <w:marTop w:val="0"/>
      <w:marBottom w:val="0"/>
      <w:divBdr>
        <w:top w:val="none" w:sz="0" w:space="0" w:color="auto"/>
        <w:left w:val="none" w:sz="0" w:space="0" w:color="auto"/>
        <w:bottom w:val="none" w:sz="0" w:space="0" w:color="auto"/>
        <w:right w:val="none" w:sz="0" w:space="0" w:color="auto"/>
      </w:divBdr>
    </w:div>
    <w:div w:id="528763326">
      <w:bodyDiv w:val="1"/>
      <w:marLeft w:val="0"/>
      <w:marRight w:val="0"/>
      <w:marTop w:val="0"/>
      <w:marBottom w:val="0"/>
      <w:divBdr>
        <w:top w:val="none" w:sz="0" w:space="0" w:color="auto"/>
        <w:left w:val="none" w:sz="0" w:space="0" w:color="auto"/>
        <w:bottom w:val="none" w:sz="0" w:space="0" w:color="auto"/>
        <w:right w:val="none" w:sz="0" w:space="0" w:color="auto"/>
      </w:divBdr>
    </w:div>
    <w:div w:id="538317465">
      <w:bodyDiv w:val="1"/>
      <w:marLeft w:val="0"/>
      <w:marRight w:val="0"/>
      <w:marTop w:val="0"/>
      <w:marBottom w:val="0"/>
      <w:divBdr>
        <w:top w:val="none" w:sz="0" w:space="0" w:color="auto"/>
        <w:left w:val="none" w:sz="0" w:space="0" w:color="auto"/>
        <w:bottom w:val="none" w:sz="0" w:space="0" w:color="auto"/>
        <w:right w:val="none" w:sz="0" w:space="0" w:color="auto"/>
      </w:divBdr>
    </w:div>
    <w:div w:id="538667161">
      <w:bodyDiv w:val="1"/>
      <w:marLeft w:val="0"/>
      <w:marRight w:val="0"/>
      <w:marTop w:val="0"/>
      <w:marBottom w:val="0"/>
      <w:divBdr>
        <w:top w:val="none" w:sz="0" w:space="0" w:color="auto"/>
        <w:left w:val="none" w:sz="0" w:space="0" w:color="auto"/>
        <w:bottom w:val="none" w:sz="0" w:space="0" w:color="auto"/>
        <w:right w:val="none" w:sz="0" w:space="0" w:color="auto"/>
      </w:divBdr>
    </w:div>
    <w:div w:id="543442826">
      <w:bodyDiv w:val="1"/>
      <w:marLeft w:val="0"/>
      <w:marRight w:val="0"/>
      <w:marTop w:val="0"/>
      <w:marBottom w:val="0"/>
      <w:divBdr>
        <w:top w:val="none" w:sz="0" w:space="0" w:color="auto"/>
        <w:left w:val="none" w:sz="0" w:space="0" w:color="auto"/>
        <w:bottom w:val="none" w:sz="0" w:space="0" w:color="auto"/>
        <w:right w:val="none" w:sz="0" w:space="0" w:color="auto"/>
      </w:divBdr>
    </w:div>
    <w:div w:id="548567808">
      <w:bodyDiv w:val="1"/>
      <w:marLeft w:val="0"/>
      <w:marRight w:val="0"/>
      <w:marTop w:val="0"/>
      <w:marBottom w:val="0"/>
      <w:divBdr>
        <w:top w:val="none" w:sz="0" w:space="0" w:color="auto"/>
        <w:left w:val="none" w:sz="0" w:space="0" w:color="auto"/>
        <w:bottom w:val="none" w:sz="0" w:space="0" w:color="auto"/>
        <w:right w:val="none" w:sz="0" w:space="0" w:color="auto"/>
      </w:divBdr>
    </w:div>
    <w:div w:id="560672111">
      <w:bodyDiv w:val="1"/>
      <w:marLeft w:val="0"/>
      <w:marRight w:val="0"/>
      <w:marTop w:val="0"/>
      <w:marBottom w:val="0"/>
      <w:divBdr>
        <w:top w:val="none" w:sz="0" w:space="0" w:color="auto"/>
        <w:left w:val="none" w:sz="0" w:space="0" w:color="auto"/>
        <w:bottom w:val="none" w:sz="0" w:space="0" w:color="auto"/>
        <w:right w:val="none" w:sz="0" w:space="0" w:color="auto"/>
      </w:divBdr>
    </w:div>
    <w:div w:id="561646291">
      <w:bodyDiv w:val="1"/>
      <w:marLeft w:val="0"/>
      <w:marRight w:val="0"/>
      <w:marTop w:val="0"/>
      <w:marBottom w:val="0"/>
      <w:divBdr>
        <w:top w:val="none" w:sz="0" w:space="0" w:color="auto"/>
        <w:left w:val="none" w:sz="0" w:space="0" w:color="auto"/>
        <w:bottom w:val="none" w:sz="0" w:space="0" w:color="auto"/>
        <w:right w:val="none" w:sz="0" w:space="0" w:color="auto"/>
      </w:divBdr>
    </w:div>
    <w:div w:id="568342532">
      <w:bodyDiv w:val="1"/>
      <w:marLeft w:val="0"/>
      <w:marRight w:val="0"/>
      <w:marTop w:val="0"/>
      <w:marBottom w:val="0"/>
      <w:divBdr>
        <w:top w:val="none" w:sz="0" w:space="0" w:color="auto"/>
        <w:left w:val="none" w:sz="0" w:space="0" w:color="auto"/>
        <w:bottom w:val="none" w:sz="0" w:space="0" w:color="auto"/>
        <w:right w:val="none" w:sz="0" w:space="0" w:color="auto"/>
      </w:divBdr>
    </w:div>
    <w:div w:id="572204652">
      <w:bodyDiv w:val="1"/>
      <w:marLeft w:val="0"/>
      <w:marRight w:val="0"/>
      <w:marTop w:val="0"/>
      <w:marBottom w:val="0"/>
      <w:divBdr>
        <w:top w:val="none" w:sz="0" w:space="0" w:color="auto"/>
        <w:left w:val="none" w:sz="0" w:space="0" w:color="auto"/>
        <w:bottom w:val="none" w:sz="0" w:space="0" w:color="auto"/>
        <w:right w:val="none" w:sz="0" w:space="0" w:color="auto"/>
      </w:divBdr>
    </w:div>
    <w:div w:id="576866820">
      <w:bodyDiv w:val="1"/>
      <w:marLeft w:val="0"/>
      <w:marRight w:val="0"/>
      <w:marTop w:val="0"/>
      <w:marBottom w:val="0"/>
      <w:divBdr>
        <w:top w:val="none" w:sz="0" w:space="0" w:color="auto"/>
        <w:left w:val="none" w:sz="0" w:space="0" w:color="auto"/>
        <w:bottom w:val="none" w:sz="0" w:space="0" w:color="auto"/>
        <w:right w:val="none" w:sz="0" w:space="0" w:color="auto"/>
      </w:divBdr>
    </w:div>
    <w:div w:id="581064167">
      <w:bodyDiv w:val="1"/>
      <w:marLeft w:val="0"/>
      <w:marRight w:val="0"/>
      <w:marTop w:val="0"/>
      <w:marBottom w:val="0"/>
      <w:divBdr>
        <w:top w:val="none" w:sz="0" w:space="0" w:color="auto"/>
        <w:left w:val="none" w:sz="0" w:space="0" w:color="auto"/>
        <w:bottom w:val="none" w:sz="0" w:space="0" w:color="auto"/>
        <w:right w:val="none" w:sz="0" w:space="0" w:color="auto"/>
      </w:divBdr>
    </w:div>
    <w:div w:id="583537901">
      <w:bodyDiv w:val="1"/>
      <w:marLeft w:val="0"/>
      <w:marRight w:val="0"/>
      <w:marTop w:val="0"/>
      <w:marBottom w:val="0"/>
      <w:divBdr>
        <w:top w:val="none" w:sz="0" w:space="0" w:color="auto"/>
        <w:left w:val="none" w:sz="0" w:space="0" w:color="auto"/>
        <w:bottom w:val="none" w:sz="0" w:space="0" w:color="auto"/>
        <w:right w:val="none" w:sz="0" w:space="0" w:color="auto"/>
      </w:divBdr>
    </w:div>
    <w:div w:id="584731450">
      <w:bodyDiv w:val="1"/>
      <w:marLeft w:val="0"/>
      <w:marRight w:val="0"/>
      <w:marTop w:val="0"/>
      <w:marBottom w:val="0"/>
      <w:divBdr>
        <w:top w:val="none" w:sz="0" w:space="0" w:color="auto"/>
        <w:left w:val="none" w:sz="0" w:space="0" w:color="auto"/>
        <w:bottom w:val="none" w:sz="0" w:space="0" w:color="auto"/>
        <w:right w:val="none" w:sz="0" w:space="0" w:color="auto"/>
      </w:divBdr>
    </w:div>
    <w:div w:id="595552164">
      <w:bodyDiv w:val="1"/>
      <w:marLeft w:val="0"/>
      <w:marRight w:val="0"/>
      <w:marTop w:val="0"/>
      <w:marBottom w:val="0"/>
      <w:divBdr>
        <w:top w:val="none" w:sz="0" w:space="0" w:color="auto"/>
        <w:left w:val="none" w:sz="0" w:space="0" w:color="auto"/>
        <w:bottom w:val="none" w:sz="0" w:space="0" w:color="auto"/>
        <w:right w:val="none" w:sz="0" w:space="0" w:color="auto"/>
      </w:divBdr>
    </w:div>
    <w:div w:id="600065616">
      <w:bodyDiv w:val="1"/>
      <w:marLeft w:val="0"/>
      <w:marRight w:val="0"/>
      <w:marTop w:val="0"/>
      <w:marBottom w:val="0"/>
      <w:divBdr>
        <w:top w:val="none" w:sz="0" w:space="0" w:color="auto"/>
        <w:left w:val="none" w:sz="0" w:space="0" w:color="auto"/>
        <w:bottom w:val="none" w:sz="0" w:space="0" w:color="auto"/>
        <w:right w:val="none" w:sz="0" w:space="0" w:color="auto"/>
      </w:divBdr>
    </w:div>
    <w:div w:id="601033529">
      <w:bodyDiv w:val="1"/>
      <w:marLeft w:val="0"/>
      <w:marRight w:val="0"/>
      <w:marTop w:val="0"/>
      <w:marBottom w:val="0"/>
      <w:divBdr>
        <w:top w:val="none" w:sz="0" w:space="0" w:color="auto"/>
        <w:left w:val="none" w:sz="0" w:space="0" w:color="auto"/>
        <w:bottom w:val="none" w:sz="0" w:space="0" w:color="auto"/>
        <w:right w:val="none" w:sz="0" w:space="0" w:color="auto"/>
      </w:divBdr>
    </w:div>
    <w:div w:id="606276065">
      <w:bodyDiv w:val="1"/>
      <w:marLeft w:val="0"/>
      <w:marRight w:val="0"/>
      <w:marTop w:val="0"/>
      <w:marBottom w:val="0"/>
      <w:divBdr>
        <w:top w:val="none" w:sz="0" w:space="0" w:color="auto"/>
        <w:left w:val="none" w:sz="0" w:space="0" w:color="auto"/>
        <w:bottom w:val="none" w:sz="0" w:space="0" w:color="auto"/>
        <w:right w:val="none" w:sz="0" w:space="0" w:color="auto"/>
      </w:divBdr>
    </w:div>
    <w:div w:id="606809973">
      <w:bodyDiv w:val="1"/>
      <w:marLeft w:val="0"/>
      <w:marRight w:val="0"/>
      <w:marTop w:val="0"/>
      <w:marBottom w:val="0"/>
      <w:divBdr>
        <w:top w:val="none" w:sz="0" w:space="0" w:color="auto"/>
        <w:left w:val="none" w:sz="0" w:space="0" w:color="auto"/>
        <w:bottom w:val="none" w:sz="0" w:space="0" w:color="auto"/>
        <w:right w:val="none" w:sz="0" w:space="0" w:color="auto"/>
      </w:divBdr>
    </w:div>
    <w:div w:id="609514386">
      <w:bodyDiv w:val="1"/>
      <w:marLeft w:val="0"/>
      <w:marRight w:val="0"/>
      <w:marTop w:val="0"/>
      <w:marBottom w:val="0"/>
      <w:divBdr>
        <w:top w:val="none" w:sz="0" w:space="0" w:color="auto"/>
        <w:left w:val="none" w:sz="0" w:space="0" w:color="auto"/>
        <w:bottom w:val="none" w:sz="0" w:space="0" w:color="auto"/>
        <w:right w:val="none" w:sz="0" w:space="0" w:color="auto"/>
      </w:divBdr>
    </w:div>
    <w:div w:id="612902655">
      <w:bodyDiv w:val="1"/>
      <w:marLeft w:val="0"/>
      <w:marRight w:val="0"/>
      <w:marTop w:val="0"/>
      <w:marBottom w:val="0"/>
      <w:divBdr>
        <w:top w:val="none" w:sz="0" w:space="0" w:color="auto"/>
        <w:left w:val="none" w:sz="0" w:space="0" w:color="auto"/>
        <w:bottom w:val="none" w:sz="0" w:space="0" w:color="auto"/>
        <w:right w:val="none" w:sz="0" w:space="0" w:color="auto"/>
      </w:divBdr>
    </w:div>
    <w:div w:id="613755554">
      <w:bodyDiv w:val="1"/>
      <w:marLeft w:val="0"/>
      <w:marRight w:val="0"/>
      <w:marTop w:val="0"/>
      <w:marBottom w:val="0"/>
      <w:divBdr>
        <w:top w:val="none" w:sz="0" w:space="0" w:color="auto"/>
        <w:left w:val="none" w:sz="0" w:space="0" w:color="auto"/>
        <w:bottom w:val="none" w:sz="0" w:space="0" w:color="auto"/>
        <w:right w:val="none" w:sz="0" w:space="0" w:color="auto"/>
      </w:divBdr>
    </w:div>
    <w:div w:id="613907310">
      <w:bodyDiv w:val="1"/>
      <w:marLeft w:val="0"/>
      <w:marRight w:val="0"/>
      <w:marTop w:val="0"/>
      <w:marBottom w:val="0"/>
      <w:divBdr>
        <w:top w:val="none" w:sz="0" w:space="0" w:color="auto"/>
        <w:left w:val="none" w:sz="0" w:space="0" w:color="auto"/>
        <w:bottom w:val="none" w:sz="0" w:space="0" w:color="auto"/>
        <w:right w:val="none" w:sz="0" w:space="0" w:color="auto"/>
      </w:divBdr>
    </w:div>
    <w:div w:id="613949335">
      <w:bodyDiv w:val="1"/>
      <w:marLeft w:val="0"/>
      <w:marRight w:val="0"/>
      <w:marTop w:val="0"/>
      <w:marBottom w:val="0"/>
      <w:divBdr>
        <w:top w:val="none" w:sz="0" w:space="0" w:color="auto"/>
        <w:left w:val="none" w:sz="0" w:space="0" w:color="auto"/>
        <w:bottom w:val="none" w:sz="0" w:space="0" w:color="auto"/>
        <w:right w:val="none" w:sz="0" w:space="0" w:color="auto"/>
      </w:divBdr>
    </w:div>
    <w:div w:id="614213274">
      <w:bodyDiv w:val="1"/>
      <w:marLeft w:val="0"/>
      <w:marRight w:val="0"/>
      <w:marTop w:val="0"/>
      <w:marBottom w:val="0"/>
      <w:divBdr>
        <w:top w:val="none" w:sz="0" w:space="0" w:color="auto"/>
        <w:left w:val="none" w:sz="0" w:space="0" w:color="auto"/>
        <w:bottom w:val="none" w:sz="0" w:space="0" w:color="auto"/>
        <w:right w:val="none" w:sz="0" w:space="0" w:color="auto"/>
      </w:divBdr>
    </w:div>
    <w:div w:id="614680836">
      <w:bodyDiv w:val="1"/>
      <w:marLeft w:val="0"/>
      <w:marRight w:val="0"/>
      <w:marTop w:val="0"/>
      <w:marBottom w:val="0"/>
      <w:divBdr>
        <w:top w:val="none" w:sz="0" w:space="0" w:color="auto"/>
        <w:left w:val="none" w:sz="0" w:space="0" w:color="auto"/>
        <w:bottom w:val="none" w:sz="0" w:space="0" w:color="auto"/>
        <w:right w:val="none" w:sz="0" w:space="0" w:color="auto"/>
      </w:divBdr>
    </w:div>
    <w:div w:id="615259579">
      <w:bodyDiv w:val="1"/>
      <w:marLeft w:val="0"/>
      <w:marRight w:val="0"/>
      <w:marTop w:val="0"/>
      <w:marBottom w:val="0"/>
      <w:divBdr>
        <w:top w:val="none" w:sz="0" w:space="0" w:color="auto"/>
        <w:left w:val="none" w:sz="0" w:space="0" w:color="auto"/>
        <w:bottom w:val="none" w:sz="0" w:space="0" w:color="auto"/>
        <w:right w:val="none" w:sz="0" w:space="0" w:color="auto"/>
      </w:divBdr>
    </w:div>
    <w:div w:id="616064933">
      <w:bodyDiv w:val="1"/>
      <w:marLeft w:val="0"/>
      <w:marRight w:val="0"/>
      <w:marTop w:val="0"/>
      <w:marBottom w:val="0"/>
      <w:divBdr>
        <w:top w:val="none" w:sz="0" w:space="0" w:color="auto"/>
        <w:left w:val="none" w:sz="0" w:space="0" w:color="auto"/>
        <w:bottom w:val="none" w:sz="0" w:space="0" w:color="auto"/>
        <w:right w:val="none" w:sz="0" w:space="0" w:color="auto"/>
      </w:divBdr>
    </w:div>
    <w:div w:id="616105489">
      <w:bodyDiv w:val="1"/>
      <w:marLeft w:val="0"/>
      <w:marRight w:val="0"/>
      <w:marTop w:val="0"/>
      <w:marBottom w:val="0"/>
      <w:divBdr>
        <w:top w:val="none" w:sz="0" w:space="0" w:color="auto"/>
        <w:left w:val="none" w:sz="0" w:space="0" w:color="auto"/>
        <w:bottom w:val="none" w:sz="0" w:space="0" w:color="auto"/>
        <w:right w:val="none" w:sz="0" w:space="0" w:color="auto"/>
      </w:divBdr>
    </w:div>
    <w:div w:id="622267341">
      <w:bodyDiv w:val="1"/>
      <w:marLeft w:val="0"/>
      <w:marRight w:val="0"/>
      <w:marTop w:val="0"/>
      <w:marBottom w:val="0"/>
      <w:divBdr>
        <w:top w:val="none" w:sz="0" w:space="0" w:color="auto"/>
        <w:left w:val="none" w:sz="0" w:space="0" w:color="auto"/>
        <w:bottom w:val="none" w:sz="0" w:space="0" w:color="auto"/>
        <w:right w:val="none" w:sz="0" w:space="0" w:color="auto"/>
      </w:divBdr>
    </w:div>
    <w:div w:id="625626857">
      <w:bodyDiv w:val="1"/>
      <w:marLeft w:val="0"/>
      <w:marRight w:val="0"/>
      <w:marTop w:val="0"/>
      <w:marBottom w:val="0"/>
      <w:divBdr>
        <w:top w:val="none" w:sz="0" w:space="0" w:color="auto"/>
        <w:left w:val="none" w:sz="0" w:space="0" w:color="auto"/>
        <w:bottom w:val="none" w:sz="0" w:space="0" w:color="auto"/>
        <w:right w:val="none" w:sz="0" w:space="0" w:color="auto"/>
      </w:divBdr>
    </w:div>
    <w:div w:id="627317599">
      <w:bodyDiv w:val="1"/>
      <w:marLeft w:val="0"/>
      <w:marRight w:val="0"/>
      <w:marTop w:val="0"/>
      <w:marBottom w:val="0"/>
      <w:divBdr>
        <w:top w:val="none" w:sz="0" w:space="0" w:color="auto"/>
        <w:left w:val="none" w:sz="0" w:space="0" w:color="auto"/>
        <w:bottom w:val="none" w:sz="0" w:space="0" w:color="auto"/>
        <w:right w:val="none" w:sz="0" w:space="0" w:color="auto"/>
      </w:divBdr>
    </w:div>
    <w:div w:id="628246375">
      <w:bodyDiv w:val="1"/>
      <w:marLeft w:val="0"/>
      <w:marRight w:val="0"/>
      <w:marTop w:val="0"/>
      <w:marBottom w:val="0"/>
      <w:divBdr>
        <w:top w:val="none" w:sz="0" w:space="0" w:color="auto"/>
        <w:left w:val="none" w:sz="0" w:space="0" w:color="auto"/>
        <w:bottom w:val="none" w:sz="0" w:space="0" w:color="auto"/>
        <w:right w:val="none" w:sz="0" w:space="0" w:color="auto"/>
      </w:divBdr>
    </w:div>
    <w:div w:id="628978272">
      <w:bodyDiv w:val="1"/>
      <w:marLeft w:val="0"/>
      <w:marRight w:val="0"/>
      <w:marTop w:val="0"/>
      <w:marBottom w:val="0"/>
      <w:divBdr>
        <w:top w:val="none" w:sz="0" w:space="0" w:color="auto"/>
        <w:left w:val="none" w:sz="0" w:space="0" w:color="auto"/>
        <w:bottom w:val="none" w:sz="0" w:space="0" w:color="auto"/>
        <w:right w:val="none" w:sz="0" w:space="0" w:color="auto"/>
      </w:divBdr>
    </w:div>
    <w:div w:id="630138786">
      <w:bodyDiv w:val="1"/>
      <w:marLeft w:val="0"/>
      <w:marRight w:val="0"/>
      <w:marTop w:val="0"/>
      <w:marBottom w:val="0"/>
      <w:divBdr>
        <w:top w:val="none" w:sz="0" w:space="0" w:color="auto"/>
        <w:left w:val="none" w:sz="0" w:space="0" w:color="auto"/>
        <w:bottom w:val="none" w:sz="0" w:space="0" w:color="auto"/>
        <w:right w:val="none" w:sz="0" w:space="0" w:color="auto"/>
      </w:divBdr>
    </w:div>
    <w:div w:id="632516755">
      <w:bodyDiv w:val="1"/>
      <w:marLeft w:val="0"/>
      <w:marRight w:val="0"/>
      <w:marTop w:val="0"/>
      <w:marBottom w:val="0"/>
      <w:divBdr>
        <w:top w:val="none" w:sz="0" w:space="0" w:color="auto"/>
        <w:left w:val="none" w:sz="0" w:space="0" w:color="auto"/>
        <w:bottom w:val="none" w:sz="0" w:space="0" w:color="auto"/>
        <w:right w:val="none" w:sz="0" w:space="0" w:color="auto"/>
      </w:divBdr>
    </w:div>
    <w:div w:id="633607783">
      <w:bodyDiv w:val="1"/>
      <w:marLeft w:val="0"/>
      <w:marRight w:val="0"/>
      <w:marTop w:val="0"/>
      <w:marBottom w:val="0"/>
      <w:divBdr>
        <w:top w:val="none" w:sz="0" w:space="0" w:color="auto"/>
        <w:left w:val="none" w:sz="0" w:space="0" w:color="auto"/>
        <w:bottom w:val="none" w:sz="0" w:space="0" w:color="auto"/>
        <w:right w:val="none" w:sz="0" w:space="0" w:color="auto"/>
      </w:divBdr>
    </w:div>
    <w:div w:id="633827189">
      <w:bodyDiv w:val="1"/>
      <w:marLeft w:val="0"/>
      <w:marRight w:val="0"/>
      <w:marTop w:val="0"/>
      <w:marBottom w:val="0"/>
      <w:divBdr>
        <w:top w:val="none" w:sz="0" w:space="0" w:color="auto"/>
        <w:left w:val="none" w:sz="0" w:space="0" w:color="auto"/>
        <w:bottom w:val="none" w:sz="0" w:space="0" w:color="auto"/>
        <w:right w:val="none" w:sz="0" w:space="0" w:color="auto"/>
      </w:divBdr>
    </w:div>
    <w:div w:id="641236656">
      <w:bodyDiv w:val="1"/>
      <w:marLeft w:val="0"/>
      <w:marRight w:val="0"/>
      <w:marTop w:val="0"/>
      <w:marBottom w:val="0"/>
      <w:divBdr>
        <w:top w:val="none" w:sz="0" w:space="0" w:color="auto"/>
        <w:left w:val="none" w:sz="0" w:space="0" w:color="auto"/>
        <w:bottom w:val="none" w:sz="0" w:space="0" w:color="auto"/>
        <w:right w:val="none" w:sz="0" w:space="0" w:color="auto"/>
      </w:divBdr>
    </w:div>
    <w:div w:id="642195782">
      <w:bodyDiv w:val="1"/>
      <w:marLeft w:val="0"/>
      <w:marRight w:val="0"/>
      <w:marTop w:val="0"/>
      <w:marBottom w:val="0"/>
      <w:divBdr>
        <w:top w:val="none" w:sz="0" w:space="0" w:color="auto"/>
        <w:left w:val="none" w:sz="0" w:space="0" w:color="auto"/>
        <w:bottom w:val="none" w:sz="0" w:space="0" w:color="auto"/>
        <w:right w:val="none" w:sz="0" w:space="0" w:color="auto"/>
      </w:divBdr>
    </w:div>
    <w:div w:id="643588915">
      <w:bodyDiv w:val="1"/>
      <w:marLeft w:val="0"/>
      <w:marRight w:val="0"/>
      <w:marTop w:val="0"/>
      <w:marBottom w:val="0"/>
      <w:divBdr>
        <w:top w:val="none" w:sz="0" w:space="0" w:color="auto"/>
        <w:left w:val="none" w:sz="0" w:space="0" w:color="auto"/>
        <w:bottom w:val="none" w:sz="0" w:space="0" w:color="auto"/>
        <w:right w:val="none" w:sz="0" w:space="0" w:color="auto"/>
      </w:divBdr>
    </w:div>
    <w:div w:id="644629333">
      <w:bodyDiv w:val="1"/>
      <w:marLeft w:val="0"/>
      <w:marRight w:val="0"/>
      <w:marTop w:val="0"/>
      <w:marBottom w:val="0"/>
      <w:divBdr>
        <w:top w:val="none" w:sz="0" w:space="0" w:color="auto"/>
        <w:left w:val="none" w:sz="0" w:space="0" w:color="auto"/>
        <w:bottom w:val="none" w:sz="0" w:space="0" w:color="auto"/>
        <w:right w:val="none" w:sz="0" w:space="0" w:color="auto"/>
      </w:divBdr>
    </w:div>
    <w:div w:id="648559240">
      <w:bodyDiv w:val="1"/>
      <w:marLeft w:val="0"/>
      <w:marRight w:val="0"/>
      <w:marTop w:val="0"/>
      <w:marBottom w:val="0"/>
      <w:divBdr>
        <w:top w:val="none" w:sz="0" w:space="0" w:color="auto"/>
        <w:left w:val="none" w:sz="0" w:space="0" w:color="auto"/>
        <w:bottom w:val="none" w:sz="0" w:space="0" w:color="auto"/>
        <w:right w:val="none" w:sz="0" w:space="0" w:color="auto"/>
      </w:divBdr>
    </w:div>
    <w:div w:id="650644571">
      <w:bodyDiv w:val="1"/>
      <w:marLeft w:val="0"/>
      <w:marRight w:val="0"/>
      <w:marTop w:val="0"/>
      <w:marBottom w:val="0"/>
      <w:divBdr>
        <w:top w:val="none" w:sz="0" w:space="0" w:color="auto"/>
        <w:left w:val="none" w:sz="0" w:space="0" w:color="auto"/>
        <w:bottom w:val="none" w:sz="0" w:space="0" w:color="auto"/>
        <w:right w:val="none" w:sz="0" w:space="0" w:color="auto"/>
      </w:divBdr>
    </w:div>
    <w:div w:id="650982755">
      <w:bodyDiv w:val="1"/>
      <w:marLeft w:val="0"/>
      <w:marRight w:val="0"/>
      <w:marTop w:val="0"/>
      <w:marBottom w:val="0"/>
      <w:divBdr>
        <w:top w:val="none" w:sz="0" w:space="0" w:color="auto"/>
        <w:left w:val="none" w:sz="0" w:space="0" w:color="auto"/>
        <w:bottom w:val="none" w:sz="0" w:space="0" w:color="auto"/>
        <w:right w:val="none" w:sz="0" w:space="0" w:color="auto"/>
      </w:divBdr>
    </w:div>
    <w:div w:id="651832781">
      <w:bodyDiv w:val="1"/>
      <w:marLeft w:val="0"/>
      <w:marRight w:val="0"/>
      <w:marTop w:val="0"/>
      <w:marBottom w:val="0"/>
      <w:divBdr>
        <w:top w:val="none" w:sz="0" w:space="0" w:color="auto"/>
        <w:left w:val="none" w:sz="0" w:space="0" w:color="auto"/>
        <w:bottom w:val="none" w:sz="0" w:space="0" w:color="auto"/>
        <w:right w:val="none" w:sz="0" w:space="0" w:color="auto"/>
      </w:divBdr>
    </w:div>
    <w:div w:id="656231807">
      <w:bodyDiv w:val="1"/>
      <w:marLeft w:val="0"/>
      <w:marRight w:val="0"/>
      <w:marTop w:val="0"/>
      <w:marBottom w:val="0"/>
      <w:divBdr>
        <w:top w:val="none" w:sz="0" w:space="0" w:color="auto"/>
        <w:left w:val="none" w:sz="0" w:space="0" w:color="auto"/>
        <w:bottom w:val="none" w:sz="0" w:space="0" w:color="auto"/>
        <w:right w:val="none" w:sz="0" w:space="0" w:color="auto"/>
      </w:divBdr>
    </w:div>
    <w:div w:id="677469742">
      <w:bodyDiv w:val="1"/>
      <w:marLeft w:val="0"/>
      <w:marRight w:val="0"/>
      <w:marTop w:val="0"/>
      <w:marBottom w:val="0"/>
      <w:divBdr>
        <w:top w:val="none" w:sz="0" w:space="0" w:color="auto"/>
        <w:left w:val="none" w:sz="0" w:space="0" w:color="auto"/>
        <w:bottom w:val="none" w:sz="0" w:space="0" w:color="auto"/>
        <w:right w:val="none" w:sz="0" w:space="0" w:color="auto"/>
      </w:divBdr>
    </w:div>
    <w:div w:id="690760725">
      <w:bodyDiv w:val="1"/>
      <w:marLeft w:val="0"/>
      <w:marRight w:val="0"/>
      <w:marTop w:val="0"/>
      <w:marBottom w:val="0"/>
      <w:divBdr>
        <w:top w:val="none" w:sz="0" w:space="0" w:color="auto"/>
        <w:left w:val="none" w:sz="0" w:space="0" w:color="auto"/>
        <w:bottom w:val="none" w:sz="0" w:space="0" w:color="auto"/>
        <w:right w:val="none" w:sz="0" w:space="0" w:color="auto"/>
      </w:divBdr>
    </w:div>
    <w:div w:id="703792331">
      <w:bodyDiv w:val="1"/>
      <w:marLeft w:val="0"/>
      <w:marRight w:val="0"/>
      <w:marTop w:val="0"/>
      <w:marBottom w:val="0"/>
      <w:divBdr>
        <w:top w:val="none" w:sz="0" w:space="0" w:color="auto"/>
        <w:left w:val="none" w:sz="0" w:space="0" w:color="auto"/>
        <w:bottom w:val="none" w:sz="0" w:space="0" w:color="auto"/>
        <w:right w:val="none" w:sz="0" w:space="0" w:color="auto"/>
      </w:divBdr>
    </w:div>
    <w:div w:id="704211126">
      <w:bodyDiv w:val="1"/>
      <w:marLeft w:val="0"/>
      <w:marRight w:val="0"/>
      <w:marTop w:val="0"/>
      <w:marBottom w:val="0"/>
      <w:divBdr>
        <w:top w:val="none" w:sz="0" w:space="0" w:color="auto"/>
        <w:left w:val="none" w:sz="0" w:space="0" w:color="auto"/>
        <w:bottom w:val="none" w:sz="0" w:space="0" w:color="auto"/>
        <w:right w:val="none" w:sz="0" w:space="0" w:color="auto"/>
      </w:divBdr>
    </w:div>
    <w:div w:id="709454807">
      <w:bodyDiv w:val="1"/>
      <w:marLeft w:val="0"/>
      <w:marRight w:val="0"/>
      <w:marTop w:val="0"/>
      <w:marBottom w:val="0"/>
      <w:divBdr>
        <w:top w:val="none" w:sz="0" w:space="0" w:color="auto"/>
        <w:left w:val="none" w:sz="0" w:space="0" w:color="auto"/>
        <w:bottom w:val="none" w:sz="0" w:space="0" w:color="auto"/>
        <w:right w:val="none" w:sz="0" w:space="0" w:color="auto"/>
      </w:divBdr>
    </w:div>
    <w:div w:id="713240393">
      <w:bodyDiv w:val="1"/>
      <w:marLeft w:val="0"/>
      <w:marRight w:val="0"/>
      <w:marTop w:val="0"/>
      <w:marBottom w:val="0"/>
      <w:divBdr>
        <w:top w:val="none" w:sz="0" w:space="0" w:color="auto"/>
        <w:left w:val="none" w:sz="0" w:space="0" w:color="auto"/>
        <w:bottom w:val="none" w:sz="0" w:space="0" w:color="auto"/>
        <w:right w:val="none" w:sz="0" w:space="0" w:color="auto"/>
      </w:divBdr>
    </w:div>
    <w:div w:id="724991233">
      <w:bodyDiv w:val="1"/>
      <w:marLeft w:val="0"/>
      <w:marRight w:val="0"/>
      <w:marTop w:val="0"/>
      <w:marBottom w:val="0"/>
      <w:divBdr>
        <w:top w:val="none" w:sz="0" w:space="0" w:color="auto"/>
        <w:left w:val="none" w:sz="0" w:space="0" w:color="auto"/>
        <w:bottom w:val="none" w:sz="0" w:space="0" w:color="auto"/>
        <w:right w:val="none" w:sz="0" w:space="0" w:color="auto"/>
      </w:divBdr>
    </w:div>
    <w:div w:id="729378110">
      <w:bodyDiv w:val="1"/>
      <w:marLeft w:val="0"/>
      <w:marRight w:val="0"/>
      <w:marTop w:val="0"/>
      <w:marBottom w:val="0"/>
      <w:divBdr>
        <w:top w:val="none" w:sz="0" w:space="0" w:color="auto"/>
        <w:left w:val="none" w:sz="0" w:space="0" w:color="auto"/>
        <w:bottom w:val="none" w:sz="0" w:space="0" w:color="auto"/>
        <w:right w:val="none" w:sz="0" w:space="0" w:color="auto"/>
      </w:divBdr>
    </w:div>
    <w:div w:id="733741179">
      <w:bodyDiv w:val="1"/>
      <w:marLeft w:val="0"/>
      <w:marRight w:val="0"/>
      <w:marTop w:val="0"/>
      <w:marBottom w:val="0"/>
      <w:divBdr>
        <w:top w:val="none" w:sz="0" w:space="0" w:color="auto"/>
        <w:left w:val="none" w:sz="0" w:space="0" w:color="auto"/>
        <w:bottom w:val="none" w:sz="0" w:space="0" w:color="auto"/>
        <w:right w:val="none" w:sz="0" w:space="0" w:color="auto"/>
      </w:divBdr>
    </w:div>
    <w:div w:id="743334009">
      <w:bodyDiv w:val="1"/>
      <w:marLeft w:val="0"/>
      <w:marRight w:val="0"/>
      <w:marTop w:val="0"/>
      <w:marBottom w:val="0"/>
      <w:divBdr>
        <w:top w:val="none" w:sz="0" w:space="0" w:color="auto"/>
        <w:left w:val="none" w:sz="0" w:space="0" w:color="auto"/>
        <w:bottom w:val="none" w:sz="0" w:space="0" w:color="auto"/>
        <w:right w:val="none" w:sz="0" w:space="0" w:color="auto"/>
      </w:divBdr>
    </w:div>
    <w:div w:id="747774712">
      <w:bodyDiv w:val="1"/>
      <w:marLeft w:val="0"/>
      <w:marRight w:val="0"/>
      <w:marTop w:val="0"/>
      <w:marBottom w:val="0"/>
      <w:divBdr>
        <w:top w:val="none" w:sz="0" w:space="0" w:color="auto"/>
        <w:left w:val="none" w:sz="0" w:space="0" w:color="auto"/>
        <w:bottom w:val="none" w:sz="0" w:space="0" w:color="auto"/>
        <w:right w:val="none" w:sz="0" w:space="0" w:color="auto"/>
      </w:divBdr>
    </w:div>
    <w:div w:id="748424393">
      <w:bodyDiv w:val="1"/>
      <w:marLeft w:val="0"/>
      <w:marRight w:val="0"/>
      <w:marTop w:val="0"/>
      <w:marBottom w:val="0"/>
      <w:divBdr>
        <w:top w:val="none" w:sz="0" w:space="0" w:color="auto"/>
        <w:left w:val="none" w:sz="0" w:space="0" w:color="auto"/>
        <w:bottom w:val="none" w:sz="0" w:space="0" w:color="auto"/>
        <w:right w:val="none" w:sz="0" w:space="0" w:color="auto"/>
      </w:divBdr>
    </w:div>
    <w:div w:id="752319568">
      <w:bodyDiv w:val="1"/>
      <w:marLeft w:val="0"/>
      <w:marRight w:val="0"/>
      <w:marTop w:val="0"/>
      <w:marBottom w:val="0"/>
      <w:divBdr>
        <w:top w:val="none" w:sz="0" w:space="0" w:color="auto"/>
        <w:left w:val="none" w:sz="0" w:space="0" w:color="auto"/>
        <w:bottom w:val="none" w:sz="0" w:space="0" w:color="auto"/>
        <w:right w:val="none" w:sz="0" w:space="0" w:color="auto"/>
      </w:divBdr>
    </w:div>
    <w:div w:id="758137662">
      <w:bodyDiv w:val="1"/>
      <w:marLeft w:val="0"/>
      <w:marRight w:val="0"/>
      <w:marTop w:val="0"/>
      <w:marBottom w:val="0"/>
      <w:divBdr>
        <w:top w:val="none" w:sz="0" w:space="0" w:color="auto"/>
        <w:left w:val="none" w:sz="0" w:space="0" w:color="auto"/>
        <w:bottom w:val="none" w:sz="0" w:space="0" w:color="auto"/>
        <w:right w:val="none" w:sz="0" w:space="0" w:color="auto"/>
      </w:divBdr>
    </w:div>
    <w:div w:id="760879920">
      <w:bodyDiv w:val="1"/>
      <w:marLeft w:val="0"/>
      <w:marRight w:val="0"/>
      <w:marTop w:val="0"/>
      <w:marBottom w:val="0"/>
      <w:divBdr>
        <w:top w:val="none" w:sz="0" w:space="0" w:color="auto"/>
        <w:left w:val="none" w:sz="0" w:space="0" w:color="auto"/>
        <w:bottom w:val="none" w:sz="0" w:space="0" w:color="auto"/>
        <w:right w:val="none" w:sz="0" w:space="0" w:color="auto"/>
      </w:divBdr>
    </w:div>
    <w:div w:id="761800082">
      <w:bodyDiv w:val="1"/>
      <w:marLeft w:val="0"/>
      <w:marRight w:val="0"/>
      <w:marTop w:val="0"/>
      <w:marBottom w:val="0"/>
      <w:divBdr>
        <w:top w:val="none" w:sz="0" w:space="0" w:color="auto"/>
        <w:left w:val="none" w:sz="0" w:space="0" w:color="auto"/>
        <w:bottom w:val="none" w:sz="0" w:space="0" w:color="auto"/>
        <w:right w:val="none" w:sz="0" w:space="0" w:color="auto"/>
      </w:divBdr>
    </w:div>
    <w:div w:id="762721472">
      <w:bodyDiv w:val="1"/>
      <w:marLeft w:val="0"/>
      <w:marRight w:val="0"/>
      <w:marTop w:val="0"/>
      <w:marBottom w:val="0"/>
      <w:divBdr>
        <w:top w:val="none" w:sz="0" w:space="0" w:color="auto"/>
        <w:left w:val="none" w:sz="0" w:space="0" w:color="auto"/>
        <w:bottom w:val="none" w:sz="0" w:space="0" w:color="auto"/>
        <w:right w:val="none" w:sz="0" w:space="0" w:color="auto"/>
      </w:divBdr>
    </w:div>
    <w:div w:id="765005454">
      <w:bodyDiv w:val="1"/>
      <w:marLeft w:val="0"/>
      <w:marRight w:val="0"/>
      <w:marTop w:val="0"/>
      <w:marBottom w:val="0"/>
      <w:divBdr>
        <w:top w:val="none" w:sz="0" w:space="0" w:color="auto"/>
        <w:left w:val="none" w:sz="0" w:space="0" w:color="auto"/>
        <w:bottom w:val="none" w:sz="0" w:space="0" w:color="auto"/>
        <w:right w:val="none" w:sz="0" w:space="0" w:color="auto"/>
      </w:divBdr>
    </w:div>
    <w:div w:id="775632634">
      <w:bodyDiv w:val="1"/>
      <w:marLeft w:val="0"/>
      <w:marRight w:val="0"/>
      <w:marTop w:val="0"/>
      <w:marBottom w:val="0"/>
      <w:divBdr>
        <w:top w:val="none" w:sz="0" w:space="0" w:color="auto"/>
        <w:left w:val="none" w:sz="0" w:space="0" w:color="auto"/>
        <w:bottom w:val="none" w:sz="0" w:space="0" w:color="auto"/>
        <w:right w:val="none" w:sz="0" w:space="0" w:color="auto"/>
      </w:divBdr>
    </w:div>
    <w:div w:id="782311476">
      <w:bodyDiv w:val="1"/>
      <w:marLeft w:val="0"/>
      <w:marRight w:val="0"/>
      <w:marTop w:val="0"/>
      <w:marBottom w:val="0"/>
      <w:divBdr>
        <w:top w:val="none" w:sz="0" w:space="0" w:color="auto"/>
        <w:left w:val="none" w:sz="0" w:space="0" w:color="auto"/>
        <w:bottom w:val="none" w:sz="0" w:space="0" w:color="auto"/>
        <w:right w:val="none" w:sz="0" w:space="0" w:color="auto"/>
      </w:divBdr>
    </w:div>
    <w:div w:id="790318511">
      <w:bodyDiv w:val="1"/>
      <w:marLeft w:val="0"/>
      <w:marRight w:val="0"/>
      <w:marTop w:val="0"/>
      <w:marBottom w:val="0"/>
      <w:divBdr>
        <w:top w:val="none" w:sz="0" w:space="0" w:color="auto"/>
        <w:left w:val="none" w:sz="0" w:space="0" w:color="auto"/>
        <w:bottom w:val="none" w:sz="0" w:space="0" w:color="auto"/>
        <w:right w:val="none" w:sz="0" w:space="0" w:color="auto"/>
      </w:divBdr>
    </w:div>
    <w:div w:id="790514019">
      <w:bodyDiv w:val="1"/>
      <w:marLeft w:val="0"/>
      <w:marRight w:val="0"/>
      <w:marTop w:val="0"/>
      <w:marBottom w:val="0"/>
      <w:divBdr>
        <w:top w:val="none" w:sz="0" w:space="0" w:color="auto"/>
        <w:left w:val="none" w:sz="0" w:space="0" w:color="auto"/>
        <w:bottom w:val="none" w:sz="0" w:space="0" w:color="auto"/>
        <w:right w:val="none" w:sz="0" w:space="0" w:color="auto"/>
      </w:divBdr>
    </w:div>
    <w:div w:id="790826039">
      <w:bodyDiv w:val="1"/>
      <w:marLeft w:val="0"/>
      <w:marRight w:val="0"/>
      <w:marTop w:val="0"/>
      <w:marBottom w:val="0"/>
      <w:divBdr>
        <w:top w:val="none" w:sz="0" w:space="0" w:color="auto"/>
        <w:left w:val="none" w:sz="0" w:space="0" w:color="auto"/>
        <w:bottom w:val="none" w:sz="0" w:space="0" w:color="auto"/>
        <w:right w:val="none" w:sz="0" w:space="0" w:color="auto"/>
      </w:divBdr>
    </w:div>
    <w:div w:id="793252776">
      <w:bodyDiv w:val="1"/>
      <w:marLeft w:val="0"/>
      <w:marRight w:val="0"/>
      <w:marTop w:val="0"/>
      <w:marBottom w:val="0"/>
      <w:divBdr>
        <w:top w:val="none" w:sz="0" w:space="0" w:color="auto"/>
        <w:left w:val="none" w:sz="0" w:space="0" w:color="auto"/>
        <w:bottom w:val="none" w:sz="0" w:space="0" w:color="auto"/>
        <w:right w:val="none" w:sz="0" w:space="0" w:color="auto"/>
      </w:divBdr>
    </w:div>
    <w:div w:id="793713030">
      <w:bodyDiv w:val="1"/>
      <w:marLeft w:val="0"/>
      <w:marRight w:val="0"/>
      <w:marTop w:val="0"/>
      <w:marBottom w:val="0"/>
      <w:divBdr>
        <w:top w:val="none" w:sz="0" w:space="0" w:color="auto"/>
        <w:left w:val="none" w:sz="0" w:space="0" w:color="auto"/>
        <w:bottom w:val="none" w:sz="0" w:space="0" w:color="auto"/>
        <w:right w:val="none" w:sz="0" w:space="0" w:color="auto"/>
      </w:divBdr>
    </w:div>
    <w:div w:id="796722561">
      <w:bodyDiv w:val="1"/>
      <w:marLeft w:val="0"/>
      <w:marRight w:val="0"/>
      <w:marTop w:val="0"/>
      <w:marBottom w:val="0"/>
      <w:divBdr>
        <w:top w:val="none" w:sz="0" w:space="0" w:color="auto"/>
        <w:left w:val="none" w:sz="0" w:space="0" w:color="auto"/>
        <w:bottom w:val="none" w:sz="0" w:space="0" w:color="auto"/>
        <w:right w:val="none" w:sz="0" w:space="0" w:color="auto"/>
      </w:divBdr>
    </w:div>
    <w:div w:id="804615021">
      <w:bodyDiv w:val="1"/>
      <w:marLeft w:val="0"/>
      <w:marRight w:val="0"/>
      <w:marTop w:val="0"/>
      <w:marBottom w:val="0"/>
      <w:divBdr>
        <w:top w:val="none" w:sz="0" w:space="0" w:color="auto"/>
        <w:left w:val="none" w:sz="0" w:space="0" w:color="auto"/>
        <w:bottom w:val="none" w:sz="0" w:space="0" w:color="auto"/>
        <w:right w:val="none" w:sz="0" w:space="0" w:color="auto"/>
      </w:divBdr>
    </w:div>
    <w:div w:id="809909151">
      <w:bodyDiv w:val="1"/>
      <w:marLeft w:val="0"/>
      <w:marRight w:val="0"/>
      <w:marTop w:val="0"/>
      <w:marBottom w:val="0"/>
      <w:divBdr>
        <w:top w:val="none" w:sz="0" w:space="0" w:color="auto"/>
        <w:left w:val="none" w:sz="0" w:space="0" w:color="auto"/>
        <w:bottom w:val="none" w:sz="0" w:space="0" w:color="auto"/>
        <w:right w:val="none" w:sz="0" w:space="0" w:color="auto"/>
      </w:divBdr>
    </w:div>
    <w:div w:id="811215703">
      <w:bodyDiv w:val="1"/>
      <w:marLeft w:val="0"/>
      <w:marRight w:val="0"/>
      <w:marTop w:val="0"/>
      <w:marBottom w:val="0"/>
      <w:divBdr>
        <w:top w:val="none" w:sz="0" w:space="0" w:color="auto"/>
        <w:left w:val="none" w:sz="0" w:space="0" w:color="auto"/>
        <w:bottom w:val="none" w:sz="0" w:space="0" w:color="auto"/>
        <w:right w:val="none" w:sz="0" w:space="0" w:color="auto"/>
      </w:divBdr>
    </w:div>
    <w:div w:id="812597915">
      <w:bodyDiv w:val="1"/>
      <w:marLeft w:val="0"/>
      <w:marRight w:val="0"/>
      <w:marTop w:val="0"/>
      <w:marBottom w:val="0"/>
      <w:divBdr>
        <w:top w:val="none" w:sz="0" w:space="0" w:color="auto"/>
        <w:left w:val="none" w:sz="0" w:space="0" w:color="auto"/>
        <w:bottom w:val="none" w:sz="0" w:space="0" w:color="auto"/>
        <w:right w:val="none" w:sz="0" w:space="0" w:color="auto"/>
      </w:divBdr>
    </w:div>
    <w:div w:id="818422921">
      <w:bodyDiv w:val="1"/>
      <w:marLeft w:val="0"/>
      <w:marRight w:val="0"/>
      <w:marTop w:val="0"/>
      <w:marBottom w:val="0"/>
      <w:divBdr>
        <w:top w:val="none" w:sz="0" w:space="0" w:color="auto"/>
        <w:left w:val="none" w:sz="0" w:space="0" w:color="auto"/>
        <w:bottom w:val="none" w:sz="0" w:space="0" w:color="auto"/>
        <w:right w:val="none" w:sz="0" w:space="0" w:color="auto"/>
      </w:divBdr>
    </w:div>
    <w:div w:id="822693971">
      <w:bodyDiv w:val="1"/>
      <w:marLeft w:val="0"/>
      <w:marRight w:val="0"/>
      <w:marTop w:val="0"/>
      <w:marBottom w:val="0"/>
      <w:divBdr>
        <w:top w:val="none" w:sz="0" w:space="0" w:color="auto"/>
        <w:left w:val="none" w:sz="0" w:space="0" w:color="auto"/>
        <w:bottom w:val="none" w:sz="0" w:space="0" w:color="auto"/>
        <w:right w:val="none" w:sz="0" w:space="0" w:color="auto"/>
      </w:divBdr>
    </w:div>
    <w:div w:id="828447997">
      <w:bodyDiv w:val="1"/>
      <w:marLeft w:val="0"/>
      <w:marRight w:val="0"/>
      <w:marTop w:val="0"/>
      <w:marBottom w:val="0"/>
      <w:divBdr>
        <w:top w:val="none" w:sz="0" w:space="0" w:color="auto"/>
        <w:left w:val="none" w:sz="0" w:space="0" w:color="auto"/>
        <w:bottom w:val="none" w:sz="0" w:space="0" w:color="auto"/>
        <w:right w:val="none" w:sz="0" w:space="0" w:color="auto"/>
      </w:divBdr>
    </w:div>
    <w:div w:id="829103368">
      <w:bodyDiv w:val="1"/>
      <w:marLeft w:val="0"/>
      <w:marRight w:val="0"/>
      <w:marTop w:val="0"/>
      <w:marBottom w:val="0"/>
      <w:divBdr>
        <w:top w:val="none" w:sz="0" w:space="0" w:color="auto"/>
        <w:left w:val="none" w:sz="0" w:space="0" w:color="auto"/>
        <w:bottom w:val="none" w:sz="0" w:space="0" w:color="auto"/>
        <w:right w:val="none" w:sz="0" w:space="0" w:color="auto"/>
      </w:divBdr>
    </w:div>
    <w:div w:id="833568617">
      <w:bodyDiv w:val="1"/>
      <w:marLeft w:val="0"/>
      <w:marRight w:val="0"/>
      <w:marTop w:val="0"/>
      <w:marBottom w:val="0"/>
      <w:divBdr>
        <w:top w:val="none" w:sz="0" w:space="0" w:color="auto"/>
        <w:left w:val="none" w:sz="0" w:space="0" w:color="auto"/>
        <w:bottom w:val="none" w:sz="0" w:space="0" w:color="auto"/>
        <w:right w:val="none" w:sz="0" w:space="0" w:color="auto"/>
      </w:divBdr>
    </w:div>
    <w:div w:id="834688259">
      <w:bodyDiv w:val="1"/>
      <w:marLeft w:val="0"/>
      <w:marRight w:val="0"/>
      <w:marTop w:val="0"/>
      <w:marBottom w:val="0"/>
      <w:divBdr>
        <w:top w:val="none" w:sz="0" w:space="0" w:color="auto"/>
        <w:left w:val="none" w:sz="0" w:space="0" w:color="auto"/>
        <w:bottom w:val="none" w:sz="0" w:space="0" w:color="auto"/>
        <w:right w:val="none" w:sz="0" w:space="0" w:color="auto"/>
      </w:divBdr>
    </w:div>
    <w:div w:id="843086328">
      <w:bodyDiv w:val="1"/>
      <w:marLeft w:val="0"/>
      <w:marRight w:val="0"/>
      <w:marTop w:val="0"/>
      <w:marBottom w:val="0"/>
      <w:divBdr>
        <w:top w:val="none" w:sz="0" w:space="0" w:color="auto"/>
        <w:left w:val="none" w:sz="0" w:space="0" w:color="auto"/>
        <w:bottom w:val="none" w:sz="0" w:space="0" w:color="auto"/>
        <w:right w:val="none" w:sz="0" w:space="0" w:color="auto"/>
      </w:divBdr>
    </w:div>
    <w:div w:id="850872688">
      <w:bodyDiv w:val="1"/>
      <w:marLeft w:val="0"/>
      <w:marRight w:val="0"/>
      <w:marTop w:val="0"/>
      <w:marBottom w:val="0"/>
      <w:divBdr>
        <w:top w:val="none" w:sz="0" w:space="0" w:color="auto"/>
        <w:left w:val="none" w:sz="0" w:space="0" w:color="auto"/>
        <w:bottom w:val="none" w:sz="0" w:space="0" w:color="auto"/>
        <w:right w:val="none" w:sz="0" w:space="0" w:color="auto"/>
      </w:divBdr>
    </w:div>
    <w:div w:id="857161214">
      <w:bodyDiv w:val="1"/>
      <w:marLeft w:val="0"/>
      <w:marRight w:val="0"/>
      <w:marTop w:val="0"/>
      <w:marBottom w:val="0"/>
      <w:divBdr>
        <w:top w:val="none" w:sz="0" w:space="0" w:color="auto"/>
        <w:left w:val="none" w:sz="0" w:space="0" w:color="auto"/>
        <w:bottom w:val="none" w:sz="0" w:space="0" w:color="auto"/>
        <w:right w:val="none" w:sz="0" w:space="0" w:color="auto"/>
      </w:divBdr>
    </w:div>
    <w:div w:id="858855888">
      <w:bodyDiv w:val="1"/>
      <w:marLeft w:val="0"/>
      <w:marRight w:val="0"/>
      <w:marTop w:val="0"/>
      <w:marBottom w:val="0"/>
      <w:divBdr>
        <w:top w:val="none" w:sz="0" w:space="0" w:color="auto"/>
        <w:left w:val="none" w:sz="0" w:space="0" w:color="auto"/>
        <w:bottom w:val="none" w:sz="0" w:space="0" w:color="auto"/>
        <w:right w:val="none" w:sz="0" w:space="0" w:color="auto"/>
      </w:divBdr>
    </w:div>
    <w:div w:id="860902544">
      <w:bodyDiv w:val="1"/>
      <w:marLeft w:val="0"/>
      <w:marRight w:val="0"/>
      <w:marTop w:val="0"/>
      <w:marBottom w:val="0"/>
      <w:divBdr>
        <w:top w:val="none" w:sz="0" w:space="0" w:color="auto"/>
        <w:left w:val="none" w:sz="0" w:space="0" w:color="auto"/>
        <w:bottom w:val="none" w:sz="0" w:space="0" w:color="auto"/>
        <w:right w:val="none" w:sz="0" w:space="0" w:color="auto"/>
      </w:divBdr>
    </w:div>
    <w:div w:id="863444433">
      <w:bodyDiv w:val="1"/>
      <w:marLeft w:val="0"/>
      <w:marRight w:val="0"/>
      <w:marTop w:val="0"/>
      <w:marBottom w:val="0"/>
      <w:divBdr>
        <w:top w:val="none" w:sz="0" w:space="0" w:color="auto"/>
        <w:left w:val="none" w:sz="0" w:space="0" w:color="auto"/>
        <w:bottom w:val="none" w:sz="0" w:space="0" w:color="auto"/>
        <w:right w:val="none" w:sz="0" w:space="0" w:color="auto"/>
      </w:divBdr>
    </w:div>
    <w:div w:id="866220127">
      <w:bodyDiv w:val="1"/>
      <w:marLeft w:val="0"/>
      <w:marRight w:val="0"/>
      <w:marTop w:val="0"/>
      <w:marBottom w:val="0"/>
      <w:divBdr>
        <w:top w:val="none" w:sz="0" w:space="0" w:color="auto"/>
        <w:left w:val="none" w:sz="0" w:space="0" w:color="auto"/>
        <w:bottom w:val="none" w:sz="0" w:space="0" w:color="auto"/>
        <w:right w:val="none" w:sz="0" w:space="0" w:color="auto"/>
      </w:divBdr>
    </w:div>
    <w:div w:id="866916210">
      <w:bodyDiv w:val="1"/>
      <w:marLeft w:val="0"/>
      <w:marRight w:val="0"/>
      <w:marTop w:val="0"/>
      <w:marBottom w:val="0"/>
      <w:divBdr>
        <w:top w:val="none" w:sz="0" w:space="0" w:color="auto"/>
        <w:left w:val="none" w:sz="0" w:space="0" w:color="auto"/>
        <w:bottom w:val="none" w:sz="0" w:space="0" w:color="auto"/>
        <w:right w:val="none" w:sz="0" w:space="0" w:color="auto"/>
      </w:divBdr>
    </w:div>
    <w:div w:id="868110195">
      <w:bodyDiv w:val="1"/>
      <w:marLeft w:val="0"/>
      <w:marRight w:val="0"/>
      <w:marTop w:val="0"/>
      <w:marBottom w:val="0"/>
      <w:divBdr>
        <w:top w:val="none" w:sz="0" w:space="0" w:color="auto"/>
        <w:left w:val="none" w:sz="0" w:space="0" w:color="auto"/>
        <w:bottom w:val="none" w:sz="0" w:space="0" w:color="auto"/>
        <w:right w:val="none" w:sz="0" w:space="0" w:color="auto"/>
      </w:divBdr>
    </w:div>
    <w:div w:id="873008615">
      <w:bodyDiv w:val="1"/>
      <w:marLeft w:val="0"/>
      <w:marRight w:val="0"/>
      <w:marTop w:val="0"/>
      <w:marBottom w:val="0"/>
      <w:divBdr>
        <w:top w:val="none" w:sz="0" w:space="0" w:color="auto"/>
        <w:left w:val="none" w:sz="0" w:space="0" w:color="auto"/>
        <w:bottom w:val="none" w:sz="0" w:space="0" w:color="auto"/>
        <w:right w:val="none" w:sz="0" w:space="0" w:color="auto"/>
      </w:divBdr>
    </w:div>
    <w:div w:id="876892634">
      <w:bodyDiv w:val="1"/>
      <w:marLeft w:val="0"/>
      <w:marRight w:val="0"/>
      <w:marTop w:val="0"/>
      <w:marBottom w:val="0"/>
      <w:divBdr>
        <w:top w:val="none" w:sz="0" w:space="0" w:color="auto"/>
        <w:left w:val="none" w:sz="0" w:space="0" w:color="auto"/>
        <w:bottom w:val="none" w:sz="0" w:space="0" w:color="auto"/>
        <w:right w:val="none" w:sz="0" w:space="0" w:color="auto"/>
      </w:divBdr>
    </w:div>
    <w:div w:id="883099672">
      <w:bodyDiv w:val="1"/>
      <w:marLeft w:val="0"/>
      <w:marRight w:val="0"/>
      <w:marTop w:val="0"/>
      <w:marBottom w:val="0"/>
      <w:divBdr>
        <w:top w:val="none" w:sz="0" w:space="0" w:color="auto"/>
        <w:left w:val="none" w:sz="0" w:space="0" w:color="auto"/>
        <w:bottom w:val="none" w:sz="0" w:space="0" w:color="auto"/>
        <w:right w:val="none" w:sz="0" w:space="0" w:color="auto"/>
      </w:divBdr>
    </w:div>
    <w:div w:id="884368708">
      <w:bodyDiv w:val="1"/>
      <w:marLeft w:val="0"/>
      <w:marRight w:val="0"/>
      <w:marTop w:val="0"/>
      <w:marBottom w:val="0"/>
      <w:divBdr>
        <w:top w:val="none" w:sz="0" w:space="0" w:color="auto"/>
        <w:left w:val="none" w:sz="0" w:space="0" w:color="auto"/>
        <w:bottom w:val="none" w:sz="0" w:space="0" w:color="auto"/>
        <w:right w:val="none" w:sz="0" w:space="0" w:color="auto"/>
      </w:divBdr>
    </w:div>
    <w:div w:id="891114443">
      <w:bodyDiv w:val="1"/>
      <w:marLeft w:val="0"/>
      <w:marRight w:val="0"/>
      <w:marTop w:val="0"/>
      <w:marBottom w:val="0"/>
      <w:divBdr>
        <w:top w:val="none" w:sz="0" w:space="0" w:color="auto"/>
        <w:left w:val="none" w:sz="0" w:space="0" w:color="auto"/>
        <w:bottom w:val="none" w:sz="0" w:space="0" w:color="auto"/>
        <w:right w:val="none" w:sz="0" w:space="0" w:color="auto"/>
      </w:divBdr>
    </w:div>
    <w:div w:id="895357855">
      <w:bodyDiv w:val="1"/>
      <w:marLeft w:val="0"/>
      <w:marRight w:val="0"/>
      <w:marTop w:val="0"/>
      <w:marBottom w:val="0"/>
      <w:divBdr>
        <w:top w:val="none" w:sz="0" w:space="0" w:color="auto"/>
        <w:left w:val="none" w:sz="0" w:space="0" w:color="auto"/>
        <w:bottom w:val="none" w:sz="0" w:space="0" w:color="auto"/>
        <w:right w:val="none" w:sz="0" w:space="0" w:color="auto"/>
      </w:divBdr>
    </w:div>
    <w:div w:id="909195356">
      <w:bodyDiv w:val="1"/>
      <w:marLeft w:val="0"/>
      <w:marRight w:val="0"/>
      <w:marTop w:val="0"/>
      <w:marBottom w:val="0"/>
      <w:divBdr>
        <w:top w:val="none" w:sz="0" w:space="0" w:color="auto"/>
        <w:left w:val="none" w:sz="0" w:space="0" w:color="auto"/>
        <w:bottom w:val="none" w:sz="0" w:space="0" w:color="auto"/>
        <w:right w:val="none" w:sz="0" w:space="0" w:color="auto"/>
      </w:divBdr>
    </w:div>
    <w:div w:id="920405838">
      <w:bodyDiv w:val="1"/>
      <w:marLeft w:val="0"/>
      <w:marRight w:val="0"/>
      <w:marTop w:val="0"/>
      <w:marBottom w:val="0"/>
      <w:divBdr>
        <w:top w:val="none" w:sz="0" w:space="0" w:color="auto"/>
        <w:left w:val="none" w:sz="0" w:space="0" w:color="auto"/>
        <w:bottom w:val="none" w:sz="0" w:space="0" w:color="auto"/>
        <w:right w:val="none" w:sz="0" w:space="0" w:color="auto"/>
      </w:divBdr>
    </w:div>
    <w:div w:id="920791089">
      <w:bodyDiv w:val="1"/>
      <w:marLeft w:val="0"/>
      <w:marRight w:val="0"/>
      <w:marTop w:val="0"/>
      <w:marBottom w:val="0"/>
      <w:divBdr>
        <w:top w:val="none" w:sz="0" w:space="0" w:color="auto"/>
        <w:left w:val="none" w:sz="0" w:space="0" w:color="auto"/>
        <w:bottom w:val="none" w:sz="0" w:space="0" w:color="auto"/>
        <w:right w:val="none" w:sz="0" w:space="0" w:color="auto"/>
      </w:divBdr>
    </w:div>
    <w:div w:id="922226410">
      <w:bodyDiv w:val="1"/>
      <w:marLeft w:val="0"/>
      <w:marRight w:val="0"/>
      <w:marTop w:val="0"/>
      <w:marBottom w:val="0"/>
      <w:divBdr>
        <w:top w:val="none" w:sz="0" w:space="0" w:color="auto"/>
        <w:left w:val="none" w:sz="0" w:space="0" w:color="auto"/>
        <w:bottom w:val="none" w:sz="0" w:space="0" w:color="auto"/>
        <w:right w:val="none" w:sz="0" w:space="0" w:color="auto"/>
      </w:divBdr>
    </w:div>
    <w:div w:id="922572792">
      <w:bodyDiv w:val="1"/>
      <w:marLeft w:val="0"/>
      <w:marRight w:val="0"/>
      <w:marTop w:val="0"/>
      <w:marBottom w:val="0"/>
      <w:divBdr>
        <w:top w:val="none" w:sz="0" w:space="0" w:color="auto"/>
        <w:left w:val="none" w:sz="0" w:space="0" w:color="auto"/>
        <w:bottom w:val="none" w:sz="0" w:space="0" w:color="auto"/>
        <w:right w:val="none" w:sz="0" w:space="0" w:color="auto"/>
      </w:divBdr>
    </w:div>
    <w:div w:id="926502041">
      <w:bodyDiv w:val="1"/>
      <w:marLeft w:val="0"/>
      <w:marRight w:val="0"/>
      <w:marTop w:val="0"/>
      <w:marBottom w:val="0"/>
      <w:divBdr>
        <w:top w:val="none" w:sz="0" w:space="0" w:color="auto"/>
        <w:left w:val="none" w:sz="0" w:space="0" w:color="auto"/>
        <w:bottom w:val="none" w:sz="0" w:space="0" w:color="auto"/>
        <w:right w:val="none" w:sz="0" w:space="0" w:color="auto"/>
      </w:divBdr>
    </w:div>
    <w:div w:id="930428936">
      <w:bodyDiv w:val="1"/>
      <w:marLeft w:val="0"/>
      <w:marRight w:val="0"/>
      <w:marTop w:val="0"/>
      <w:marBottom w:val="0"/>
      <w:divBdr>
        <w:top w:val="none" w:sz="0" w:space="0" w:color="auto"/>
        <w:left w:val="none" w:sz="0" w:space="0" w:color="auto"/>
        <w:bottom w:val="none" w:sz="0" w:space="0" w:color="auto"/>
        <w:right w:val="none" w:sz="0" w:space="0" w:color="auto"/>
      </w:divBdr>
    </w:div>
    <w:div w:id="932394995">
      <w:bodyDiv w:val="1"/>
      <w:marLeft w:val="0"/>
      <w:marRight w:val="0"/>
      <w:marTop w:val="0"/>
      <w:marBottom w:val="0"/>
      <w:divBdr>
        <w:top w:val="none" w:sz="0" w:space="0" w:color="auto"/>
        <w:left w:val="none" w:sz="0" w:space="0" w:color="auto"/>
        <w:bottom w:val="none" w:sz="0" w:space="0" w:color="auto"/>
        <w:right w:val="none" w:sz="0" w:space="0" w:color="auto"/>
      </w:divBdr>
    </w:div>
    <w:div w:id="934246788">
      <w:bodyDiv w:val="1"/>
      <w:marLeft w:val="0"/>
      <w:marRight w:val="0"/>
      <w:marTop w:val="0"/>
      <w:marBottom w:val="0"/>
      <w:divBdr>
        <w:top w:val="none" w:sz="0" w:space="0" w:color="auto"/>
        <w:left w:val="none" w:sz="0" w:space="0" w:color="auto"/>
        <w:bottom w:val="none" w:sz="0" w:space="0" w:color="auto"/>
        <w:right w:val="none" w:sz="0" w:space="0" w:color="auto"/>
      </w:divBdr>
    </w:div>
    <w:div w:id="938562739">
      <w:bodyDiv w:val="1"/>
      <w:marLeft w:val="0"/>
      <w:marRight w:val="0"/>
      <w:marTop w:val="0"/>
      <w:marBottom w:val="0"/>
      <w:divBdr>
        <w:top w:val="none" w:sz="0" w:space="0" w:color="auto"/>
        <w:left w:val="none" w:sz="0" w:space="0" w:color="auto"/>
        <w:bottom w:val="none" w:sz="0" w:space="0" w:color="auto"/>
        <w:right w:val="none" w:sz="0" w:space="0" w:color="auto"/>
      </w:divBdr>
    </w:div>
    <w:div w:id="941452238">
      <w:bodyDiv w:val="1"/>
      <w:marLeft w:val="0"/>
      <w:marRight w:val="0"/>
      <w:marTop w:val="0"/>
      <w:marBottom w:val="0"/>
      <w:divBdr>
        <w:top w:val="none" w:sz="0" w:space="0" w:color="auto"/>
        <w:left w:val="none" w:sz="0" w:space="0" w:color="auto"/>
        <w:bottom w:val="none" w:sz="0" w:space="0" w:color="auto"/>
        <w:right w:val="none" w:sz="0" w:space="0" w:color="auto"/>
      </w:divBdr>
    </w:div>
    <w:div w:id="942148627">
      <w:bodyDiv w:val="1"/>
      <w:marLeft w:val="0"/>
      <w:marRight w:val="0"/>
      <w:marTop w:val="0"/>
      <w:marBottom w:val="0"/>
      <w:divBdr>
        <w:top w:val="none" w:sz="0" w:space="0" w:color="auto"/>
        <w:left w:val="none" w:sz="0" w:space="0" w:color="auto"/>
        <w:bottom w:val="none" w:sz="0" w:space="0" w:color="auto"/>
        <w:right w:val="none" w:sz="0" w:space="0" w:color="auto"/>
      </w:divBdr>
    </w:div>
    <w:div w:id="947733169">
      <w:bodyDiv w:val="1"/>
      <w:marLeft w:val="0"/>
      <w:marRight w:val="0"/>
      <w:marTop w:val="0"/>
      <w:marBottom w:val="0"/>
      <w:divBdr>
        <w:top w:val="none" w:sz="0" w:space="0" w:color="auto"/>
        <w:left w:val="none" w:sz="0" w:space="0" w:color="auto"/>
        <w:bottom w:val="none" w:sz="0" w:space="0" w:color="auto"/>
        <w:right w:val="none" w:sz="0" w:space="0" w:color="auto"/>
      </w:divBdr>
    </w:div>
    <w:div w:id="958489582">
      <w:bodyDiv w:val="1"/>
      <w:marLeft w:val="0"/>
      <w:marRight w:val="0"/>
      <w:marTop w:val="0"/>
      <w:marBottom w:val="0"/>
      <w:divBdr>
        <w:top w:val="none" w:sz="0" w:space="0" w:color="auto"/>
        <w:left w:val="none" w:sz="0" w:space="0" w:color="auto"/>
        <w:bottom w:val="none" w:sz="0" w:space="0" w:color="auto"/>
        <w:right w:val="none" w:sz="0" w:space="0" w:color="auto"/>
      </w:divBdr>
    </w:div>
    <w:div w:id="960500303">
      <w:bodyDiv w:val="1"/>
      <w:marLeft w:val="0"/>
      <w:marRight w:val="0"/>
      <w:marTop w:val="0"/>
      <w:marBottom w:val="0"/>
      <w:divBdr>
        <w:top w:val="none" w:sz="0" w:space="0" w:color="auto"/>
        <w:left w:val="none" w:sz="0" w:space="0" w:color="auto"/>
        <w:bottom w:val="none" w:sz="0" w:space="0" w:color="auto"/>
        <w:right w:val="none" w:sz="0" w:space="0" w:color="auto"/>
      </w:divBdr>
    </w:div>
    <w:div w:id="964779039">
      <w:bodyDiv w:val="1"/>
      <w:marLeft w:val="0"/>
      <w:marRight w:val="0"/>
      <w:marTop w:val="0"/>
      <w:marBottom w:val="0"/>
      <w:divBdr>
        <w:top w:val="none" w:sz="0" w:space="0" w:color="auto"/>
        <w:left w:val="none" w:sz="0" w:space="0" w:color="auto"/>
        <w:bottom w:val="none" w:sz="0" w:space="0" w:color="auto"/>
        <w:right w:val="none" w:sz="0" w:space="0" w:color="auto"/>
      </w:divBdr>
    </w:div>
    <w:div w:id="966812265">
      <w:bodyDiv w:val="1"/>
      <w:marLeft w:val="0"/>
      <w:marRight w:val="0"/>
      <w:marTop w:val="0"/>
      <w:marBottom w:val="0"/>
      <w:divBdr>
        <w:top w:val="none" w:sz="0" w:space="0" w:color="auto"/>
        <w:left w:val="none" w:sz="0" w:space="0" w:color="auto"/>
        <w:bottom w:val="none" w:sz="0" w:space="0" w:color="auto"/>
        <w:right w:val="none" w:sz="0" w:space="0" w:color="auto"/>
      </w:divBdr>
    </w:div>
    <w:div w:id="973173732">
      <w:bodyDiv w:val="1"/>
      <w:marLeft w:val="0"/>
      <w:marRight w:val="0"/>
      <w:marTop w:val="0"/>
      <w:marBottom w:val="0"/>
      <w:divBdr>
        <w:top w:val="none" w:sz="0" w:space="0" w:color="auto"/>
        <w:left w:val="none" w:sz="0" w:space="0" w:color="auto"/>
        <w:bottom w:val="none" w:sz="0" w:space="0" w:color="auto"/>
        <w:right w:val="none" w:sz="0" w:space="0" w:color="auto"/>
      </w:divBdr>
    </w:div>
    <w:div w:id="974062508">
      <w:bodyDiv w:val="1"/>
      <w:marLeft w:val="0"/>
      <w:marRight w:val="0"/>
      <w:marTop w:val="0"/>
      <w:marBottom w:val="0"/>
      <w:divBdr>
        <w:top w:val="none" w:sz="0" w:space="0" w:color="auto"/>
        <w:left w:val="none" w:sz="0" w:space="0" w:color="auto"/>
        <w:bottom w:val="none" w:sz="0" w:space="0" w:color="auto"/>
        <w:right w:val="none" w:sz="0" w:space="0" w:color="auto"/>
      </w:divBdr>
    </w:div>
    <w:div w:id="990445804">
      <w:bodyDiv w:val="1"/>
      <w:marLeft w:val="0"/>
      <w:marRight w:val="0"/>
      <w:marTop w:val="0"/>
      <w:marBottom w:val="0"/>
      <w:divBdr>
        <w:top w:val="none" w:sz="0" w:space="0" w:color="auto"/>
        <w:left w:val="none" w:sz="0" w:space="0" w:color="auto"/>
        <w:bottom w:val="none" w:sz="0" w:space="0" w:color="auto"/>
        <w:right w:val="none" w:sz="0" w:space="0" w:color="auto"/>
      </w:divBdr>
    </w:div>
    <w:div w:id="993021260">
      <w:bodyDiv w:val="1"/>
      <w:marLeft w:val="0"/>
      <w:marRight w:val="0"/>
      <w:marTop w:val="0"/>
      <w:marBottom w:val="0"/>
      <w:divBdr>
        <w:top w:val="none" w:sz="0" w:space="0" w:color="auto"/>
        <w:left w:val="none" w:sz="0" w:space="0" w:color="auto"/>
        <w:bottom w:val="none" w:sz="0" w:space="0" w:color="auto"/>
        <w:right w:val="none" w:sz="0" w:space="0" w:color="auto"/>
      </w:divBdr>
    </w:div>
    <w:div w:id="994458995">
      <w:bodyDiv w:val="1"/>
      <w:marLeft w:val="0"/>
      <w:marRight w:val="0"/>
      <w:marTop w:val="0"/>
      <w:marBottom w:val="0"/>
      <w:divBdr>
        <w:top w:val="none" w:sz="0" w:space="0" w:color="auto"/>
        <w:left w:val="none" w:sz="0" w:space="0" w:color="auto"/>
        <w:bottom w:val="none" w:sz="0" w:space="0" w:color="auto"/>
        <w:right w:val="none" w:sz="0" w:space="0" w:color="auto"/>
      </w:divBdr>
    </w:div>
    <w:div w:id="994647953">
      <w:bodyDiv w:val="1"/>
      <w:marLeft w:val="0"/>
      <w:marRight w:val="0"/>
      <w:marTop w:val="0"/>
      <w:marBottom w:val="0"/>
      <w:divBdr>
        <w:top w:val="none" w:sz="0" w:space="0" w:color="auto"/>
        <w:left w:val="none" w:sz="0" w:space="0" w:color="auto"/>
        <w:bottom w:val="none" w:sz="0" w:space="0" w:color="auto"/>
        <w:right w:val="none" w:sz="0" w:space="0" w:color="auto"/>
      </w:divBdr>
    </w:div>
    <w:div w:id="998770336">
      <w:bodyDiv w:val="1"/>
      <w:marLeft w:val="0"/>
      <w:marRight w:val="0"/>
      <w:marTop w:val="0"/>
      <w:marBottom w:val="0"/>
      <w:divBdr>
        <w:top w:val="none" w:sz="0" w:space="0" w:color="auto"/>
        <w:left w:val="none" w:sz="0" w:space="0" w:color="auto"/>
        <w:bottom w:val="none" w:sz="0" w:space="0" w:color="auto"/>
        <w:right w:val="none" w:sz="0" w:space="0" w:color="auto"/>
      </w:divBdr>
    </w:div>
    <w:div w:id="1001391428">
      <w:bodyDiv w:val="1"/>
      <w:marLeft w:val="0"/>
      <w:marRight w:val="0"/>
      <w:marTop w:val="0"/>
      <w:marBottom w:val="0"/>
      <w:divBdr>
        <w:top w:val="none" w:sz="0" w:space="0" w:color="auto"/>
        <w:left w:val="none" w:sz="0" w:space="0" w:color="auto"/>
        <w:bottom w:val="none" w:sz="0" w:space="0" w:color="auto"/>
        <w:right w:val="none" w:sz="0" w:space="0" w:color="auto"/>
      </w:divBdr>
    </w:div>
    <w:div w:id="1001587361">
      <w:bodyDiv w:val="1"/>
      <w:marLeft w:val="0"/>
      <w:marRight w:val="0"/>
      <w:marTop w:val="0"/>
      <w:marBottom w:val="0"/>
      <w:divBdr>
        <w:top w:val="none" w:sz="0" w:space="0" w:color="auto"/>
        <w:left w:val="none" w:sz="0" w:space="0" w:color="auto"/>
        <w:bottom w:val="none" w:sz="0" w:space="0" w:color="auto"/>
        <w:right w:val="none" w:sz="0" w:space="0" w:color="auto"/>
      </w:divBdr>
    </w:div>
    <w:div w:id="1004089817">
      <w:bodyDiv w:val="1"/>
      <w:marLeft w:val="0"/>
      <w:marRight w:val="0"/>
      <w:marTop w:val="0"/>
      <w:marBottom w:val="0"/>
      <w:divBdr>
        <w:top w:val="none" w:sz="0" w:space="0" w:color="auto"/>
        <w:left w:val="none" w:sz="0" w:space="0" w:color="auto"/>
        <w:bottom w:val="none" w:sz="0" w:space="0" w:color="auto"/>
        <w:right w:val="none" w:sz="0" w:space="0" w:color="auto"/>
      </w:divBdr>
    </w:div>
    <w:div w:id="1006052545">
      <w:bodyDiv w:val="1"/>
      <w:marLeft w:val="0"/>
      <w:marRight w:val="0"/>
      <w:marTop w:val="0"/>
      <w:marBottom w:val="0"/>
      <w:divBdr>
        <w:top w:val="none" w:sz="0" w:space="0" w:color="auto"/>
        <w:left w:val="none" w:sz="0" w:space="0" w:color="auto"/>
        <w:bottom w:val="none" w:sz="0" w:space="0" w:color="auto"/>
        <w:right w:val="none" w:sz="0" w:space="0" w:color="auto"/>
      </w:divBdr>
    </w:div>
    <w:div w:id="1007752950">
      <w:bodyDiv w:val="1"/>
      <w:marLeft w:val="0"/>
      <w:marRight w:val="0"/>
      <w:marTop w:val="0"/>
      <w:marBottom w:val="0"/>
      <w:divBdr>
        <w:top w:val="none" w:sz="0" w:space="0" w:color="auto"/>
        <w:left w:val="none" w:sz="0" w:space="0" w:color="auto"/>
        <w:bottom w:val="none" w:sz="0" w:space="0" w:color="auto"/>
        <w:right w:val="none" w:sz="0" w:space="0" w:color="auto"/>
      </w:divBdr>
    </w:div>
    <w:div w:id="1010060413">
      <w:bodyDiv w:val="1"/>
      <w:marLeft w:val="0"/>
      <w:marRight w:val="0"/>
      <w:marTop w:val="0"/>
      <w:marBottom w:val="0"/>
      <w:divBdr>
        <w:top w:val="none" w:sz="0" w:space="0" w:color="auto"/>
        <w:left w:val="none" w:sz="0" w:space="0" w:color="auto"/>
        <w:bottom w:val="none" w:sz="0" w:space="0" w:color="auto"/>
        <w:right w:val="none" w:sz="0" w:space="0" w:color="auto"/>
      </w:divBdr>
    </w:div>
    <w:div w:id="1012342256">
      <w:bodyDiv w:val="1"/>
      <w:marLeft w:val="0"/>
      <w:marRight w:val="0"/>
      <w:marTop w:val="0"/>
      <w:marBottom w:val="0"/>
      <w:divBdr>
        <w:top w:val="none" w:sz="0" w:space="0" w:color="auto"/>
        <w:left w:val="none" w:sz="0" w:space="0" w:color="auto"/>
        <w:bottom w:val="none" w:sz="0" w:space="0" w:color="auto"/>
        <w:right w:val="none" w:sz="0" w:space="0" w:color="auto"/>
      </w:divBdr>
    </w:div>
    <w:div w:id="1014965828">
      <w:bodyDiv w:val="1"/>
      <w:marLeft w:val="0"/>
      <w:marRight w:val="0"/>
      <w:marTop w:val="0"/>
      <w:marBottom w:val="0"/>
      <w:divBdr>
        <w:top w:val="none" w:sz="0" w:space="0" w:color="auto"/>
        <w:left w:val="none" w:sz="0" w:space="0" w:color="auto"/>
        <w:bottom w:val="none" w:sz="0" w:space="0" w:color="auto"/>
        <w:right w:val="none" w:sz="0" w:space="0" w:color="auto"/>
      </w:divBdr>
    </w:div>
    <w:div w:id="1019115121">
      <w:bodyDiv w:val="1"/>
      <w:marLeft w:val="0"/>
      <w:marRight w:val="0"/>
      <w:marTop w:val="0"/>
      <w:marBottom w:val="0"/>
      <w:divBdr>
        <w:top w:val="none" w:sz="0" w:space="0" w:color="auto"/>
        <w:left w:val="none" w:sz="0" w:space="0" w:color="auto"/>
        <w:bottom w:val="none" w:sz="0" w:space="0" w:color="auto"/>
        <w:right w:val="none" w:sz="0" w:space="0" w:color="auto"/>
      </w:divBdr>
    </w:div>
    <w:div w:id="1019240578">
      <w:bodyDiv w:val="1"/>
      <w:marLeft w:val="0"/>
      <w:marRight w:val="0"/>
      <w:marTop w:val="0"/>
      <w:marBottom w:val="0"/>
      <w:divBdr>
        <w:top w:val="none" w:sz="0" w:space="0" w:color="auto"/>
        <w:left w:val="none" w:sz="0" w:space="0" w:color="auto"/>
        <w:bottom w:val="none" w:sz="0" w:space="0" w:color="auto"/>
        <w:right w:val="none" w:sz="0" w:space="0" w:color="auto"/>
      </w:divBdr>
    </w:div>
    <w:div w:id="1035929893">
      <w:bodyDiv w:val="1"/>
      <w:marLeft w:val="0"/>
      <w:marRight w:val="0"/>
      <w:marTop w:val="0"/>
      <w:marBottom w:val="0"/>
      <w:divBdr>
        <w:top w:val="none" w:sz="0" w:space="0" w:color="auto"/>
        <w:left w:val="none" w:sz="0" w:space="0" w:color="auto"/>
        <w:bottom w:val="none" w:sz="0" w:space="0" w:color="auto"/>
        <w:right w:val="none" w:sz="0" w:space="0" w:color="auto"/>
      </w:divBdr>
    </w:div>
    <w:div w:id="1041444335">
      <w:bodyDiv w:val="1"/>
      <w:marLeft w:val="0"/>
      <w:marRight w:val="0"/>
      <w:marTop w:val="0"/>
      <w:marBottom w:val="0"/>
      <w:divBdr>
        <w:top w:val="none" w:sz="0" w:space="0" w:color="auto"/>
        <w:left w:val="none" w:sz="0" w:space="0" w:color="auto"/>
        <w:bottom w:val="none" w:sz="0" w:space="0" w:color="auto"/>
        <w:right w:val="none" w:sz="0" w:space="0" w:color="auto"/>
      </w:divBdr>
    </w:div>
    <w:div w:id="1042250281">
      <w:bodyDiv w:val="1"/>
      <w:marLeft w:val="0"/>
      <w:marRight w:val="0"/>
      <w:marTop w:val="0"/>
      <w:marBottom w:val="0"/>
      <w:divBdr>
        <w:top w:val="none" w:sz="0" w:space="0" w:color="auto"/>
        <w:left w:val="none" w:sz="0" w:space="0" w:color="auto"/>
        <w:bottom w:val="none" w:sz="0" w:space="0" w:color="auto"/>
        <w:right w:val="none" w:sz="0" w:space="0" w:color="auto"/>
      </w:divBdr>
    </w:div>
    <w:div w:id="1046757991">
      <w:bodyDiv w:val="1"/>
      <w:marLeft w:val="0"/>
      <w:marRight w:val="0"/>
      <w:marTop w:val="0"/>
      <w:marBottom w:val="0"/>
      <w:divBdr>
        <w:top w:val="none" w:sz="0" w:space="0" w:color="auto"/>
        <w:left w:val="none" w:sz="0" w:space="0" w:color="auto"/>
        <w:bottom w:val="none" w:sz="0" w:space="0" w:color="auto"/>
        <w:right w:val="none" w:sz="0" w:space="0" w:color="auto"/>
      </w:divBdr>
    </w:div>
    <w:div w:id="1057051082">
      <w:bodyDiv w:val="1"/>
      <w:marLeft w:val="0"/>
      <w:marRight w:val="0"/>
      <w:marTop w:val="0"/>
      <w:marBottom w:val="0"/>
      <w:divBdr>
        <w:top w:val="none" w:sz="0" w:space="0" w:color="auto"/>
        <w:left w:val="none" w:sz="0" w:space="0" w:color="auto"/>
        <w:bottom w:val="none" w:sz="0" w:space="0" w:color="auto"/>
        <w:right w:val="none" w:sz="0" w:space="0" w:color="auto"/>
      </w:divBdr>
    </w:div>
    <w:div w:id="1057825920">
      <w:bodyDiv w:val="1"/>
      <w:marLeft w:val="0"/>
      <w:marRight w:val="0"/>
      <w:marTop w:val="0"/>
      <w:marBottom w:val="0"/>
      <w:divBdr>
        <w:top w:val="none" w:sz="0" w:space="0" w:color="auto"/>
        <w:left w:val="none" w:sz="0" w:space="0" w:color="auto"/>
        <w:bottom w:val="none" w:sz="0" w:space="0" w:color="auto"/>
        <w:right w:val="none" w:sz="0" w:space="0" w:color="auto"/>
      </w:divBdr>
    </w:div>
    <w:div w:id="1066881545">
      <w:bodyDiv w:val="1"/>
      <w:marLeft w:val="0"/>
      <w:marRight w:val="0"/>
      <w:marTop w:val="0"/>
      <w:marBottom w:val="0"/>
      <w:divBdr>
        <w:top w:val="none" w:sz="0" w:space="0" w:color="auto"/>
        <w:left w:val="none" w:sz="0" w:space="0" w:color="auto"/>
        <w:bottom w:val="none" w:sz="0" w:space="0" w:color="auto"/>
        <w:right w:val="none" w:sz="0" w:space="0" w:color="auto"/>
      </w:divBdr>
    </w:div>
    <w:div w:id="1079181985">
      <w:bodyDiv w:val="1"/>
      <w:marLeft w:val="0"/>
      <w:marRight w:val="0"/>
      <w:marTop w:val="0"/>
      <w:marBottom w:val="0"/>
      <w:divBdr>
        <w:top w:val="none" w:sz="0" w:space="0" w:color="auto"/>
        <w:left w:val="none" w:sz="0" w:space="0" w:color="auto"/>
        <w:bottom w:val="none" w:sz="0" w:space="0" w:color="auto"/>
        <w:right w:val="none" w:sz="0" w:space="0" w:color="auto"/>
      </w:divBdr>
    </w:div>
    <w:div w:id="1081294727">
      <w:bodyDiv w:val="1"/>
      <w:marLeft w:val="0"/>
      <w:marRight w:val="0"/>
      <w:marTop w:val="0"/>
      <w:marBottom w:val="0"/>
      <w:divBdr>
        <w:top w:val="none" w:sz="0" w:space="0" w:color="auto"/>
        <w:left w:val="none" w:sz="0" w:space="0" w:color="auto"/>
        <w:bottom w:val="none" w:sz="0" w:space="0" w:color="auto"/>
        <w:right w:val="none" w:sz="0" w:space="0" w:color="auto"/>
      </w:divBdr>
    </w:div>
    <w:div w:id="1081869936">
      <w:bodyDiv w:val="1"/>
      <w:marLeft w:val="0"/>
      <w:marRight w:val="0"/>
      <w:marTop w:val="0"/>
      <w:marBottom w:val="0"/>
      <w:divBdr>
        <w:top w:val="none" w:sz="0" w:space="0" w:color="auto"/>
        <w:left w:val="none" w:sz="0" w:space="0" w:color="auto"/>
        <w:bottom w:val="none" w:sz="0" w:space="0" w:color="auto"/>
        <w:right w:val="none" w:sz="0" w:space="0" w:color="auto"/>
      </w:divBdr>
    </w:div>
    <w:div w:id="1085493564">
      <w:bodyDiv w:val="1"/>
      <w:marLeft w:val="0"/>
      <w:marRight w:val="0"/>
      <w:marTop w:val="0"/>
      <w:marBottom w:val="0"/>
      <w:divBdr>
        <w:top w:val="none" w:sz="0" w:space="0" w:color="auto"/>
        <w:left w:val="none" w:sz="0" w:space="0" w:color="auto"/>
        <w:bottom w:val="none" w:sz="0" w:space="0" w:color="auto"/>
        <w:right w:val="none" w:sz="0" w:space="0" w:color="auto"/>
      </w:divBdr>
    </w:div>
    <w:div w:id="1087725247">
      <w:bodyDiv w:val="1"/>
      <w:marLeft w:val="0"/>
      <w:marRight w:val="0"/>
      <w:marTop w:val="0"/>
      <w:marBottom w:val="0"/>
      <w:divBdr>
        <w:top w:val="none" w:sz="0" w:space="0" w:color="auto"/>
        <w:left w:val="none" w:sz="0" w:space="0" w:color="auto"/>
        <w:bottom w:val="none" w:sz="0" w:space="0" w:color="auto"/>
        <w:right w:val="none" w:sz="0" w:space="0" w:color="auto"/>
      </w:divBdr>
    </w:div>
    <w:div w:id="1088846840">
      <w:bodyDiv w:val="1"/>
      <w:marLeft w:val="0"/>
      <w:marRight w:val="0"/>
      <w:marTop w:val="0"/>
      <w:marBottom w:val="0"/>
      <w:divBdr>
        <w:top w:val="none" w:sz="0" w:space="0" w:color="auto"/>
        <w:left w:val="none" w:sz="0" w:space="0" w:color="auto"/>
        <w:bottom w:val="none" w:sz="0" w:space="0" w:color="auto"/>
        <w:right w:val="none" w:sz="0" w:space="0" w:color="auto"/>
      </w:divBdr>
    </w:div>
    <w:div w:id="1091970515">
      <w:bodyDiv w:val="1"/>
      <w:marLeft w:val="0"/>
      <w:marRight w:val="0"/>
      <w:marTop w:val="0"/>
      <w:marBottom w:val="0"/>
      <w:divBdr>
        <w:top w:val="none" w:sz="0" w:space="0" w:color="auto"/>
        <w:left w:val="none" w:sz="0" w:space="0" w:color="auto"/>
        <w:bottom w:val="none" w:sz="0" w:space="0" w:color="auto"/>
        <w:right w:val="none" w:sz="0" w:space="0" w:color="auto"/>
      </w:divBdr>
    </w:div>
    <w:div w:id="1094935823">
      <w:bodyDiv w:val="1"/>
      <w:marLeft w:val="0"/>
      <w:marRight w:val="0"/>
      <w:marTop w:val="0"/>
      <w:marBottom w:val="0"/>
      <w:divBdr>
        <w:top w:val="none" w:sz="0" w:space="0" w:color="auto"/>
        <w:left w:val="none" w:sz="0" w:space="0" w:color="auto"/>
        <w:bottom w:val="none" w:sz="0" w:space="0" w:color="auto"/>
        <w:right w:val="none" w:sz="0" w:space="0" w:color="auto"/>
      </w:divBdr>
    </w:div>
    <w:div w:id="1096949330">
      <w:bodyDiv w:val="1"/>
      <w:marLeft w:val="0"/>
      <w:marRight w:val="0"/>
      <w:marTop w:val="0"/>
      <w:marBottom w:val="0"/>
      <w:divBdr>
        <w:top w:val="none" w:sz="0" w:space="0" w:color="auto"/>
        <w:left w:val="none" w:sz="0" w:space="0" w:color="auto"/>
        <w:bottom w:val="none" w:sz="0" w:space="0" w:color="auto"/>
        <w:right w:val="none" w:sz="0" w:space="0" w:color="auto"/>
      </w:divBdr>
    </w:div>
    <w:div w:id="1099521098">
      <w:bodyDiv w:val="1"/>
      <w:marLeft w:val="0"/>
      <w:marRight w:val="0"/>
      <w:marTop w:val="0"/>
      <w:marBottom w:val="0"/>
      <w:divBdr>
        <w:top w:val="none" w:sz="0" w:space="0" w:color="auto"/>
        <w:left w:val="none" w:sz="0" w:space="0" w:color="auto"/>
        <w:bottom w:val="none" w:sz="0" w:space="0" w:color="auto"/>
        <w:right w:val="none" w:sz="0" w:space="0" w:color="auto"/>
      </w:divBdr>
    </w:div>
    <w:div w:id="1100759368">
      <w:bodyDiv w:val="1"/>
      <w:marLeft w:val="0"/>
      <w:marRight w:val="0"/>
      <w:marTop w:val="0"/>
      <w:marBottom w:val="0"/>
      <w:divBdr>
        <w:top w:val="none" w:sz="0" w:space="0" w:color="auto"/>
        <w:left w:val="none" w:sz="0" w:space="0" w:color="auto"/>
        <w:bottom w:val="none" w:sz="0" w:space="0" w:color="auto"/>
        <w:right w:val="none" w:sz="0" w:space="0" w:color="auto"/>
      </w:divBdr>
    </w:div>
    <w:div w:id="1102997860">
      <w:bodyDiv w:val="1"/>
      <w:marLeft w:val="0"/>
      <w:marRight w:val="0"/>
      <w:marTop w:val="0"/>
      <w:marBottom w:val="0"/>
      <w:divBdr>
        <w:top w:val="none" w:sz="0" w:space="0" w:color="auto"/>
        <w:left w:val="none" w:sz="0" w:space="0" w:color="auto"/>
        <w:bottom w:val="none" w:sz="0" w:space="0" w:color="auto"/>
        <w:right w:val="none" w:sz="0" w:space="0" w:color="auto"/>
      </w:divBdr>
    </w:div>
    <w:div w:id="1103768954">
      <w:bodyDiv w:val="1"/>
      <w:marLeft w:val="0"/>
      <w:marRight w:val="0"/>
      <w:marTop w:val="0"/>
      <w:marBottom w:val="0"/>
      <w:divBdr>
        <w:top w:val="none" w:sz="0" w:space="0" w:color="auto"/>
        <w:left w:val="none" w:sz="0" w:space="0" w:color="auto"/>
        <w:bottom w:val="none" w:sz="0" w:space="0" w:color="auto"/>
        <w:right w:val="none" w:sz="0" w:space="0" w:color="auto"/>
      </w:divBdr>
    </w:div>
    <w:div w:id="1104418791">
      <w:bodyDiv w:val="1"/>
      <w:marLeft w:val="0"/>
      <w:marRight w:val="0"/>
      <w:marTop w:val="0"/>
      <w:marBottom w:val="0"/>
      <w:divBdr>
        <w:top w:val="none" w:sz="0" w:space="0" w:color="auto"/>
        <w:left w:val="none" w:sz="0" w:space="0" w:color="auto"/>
        <w:bottom w:val="none" w:sz="0" w:space="0" w:color="auto"/>
        <w:right w:val="none" w:sz="0" w:space="0" w:color="auto"/>
      </w:divBdr>
    </w:div>
    <w:div w:id="1108159668">
      <w:bodyDiv w:val="1"/>
      <w:marLeft w:val="0"/>
      <w:marRight w:val="0"/>
      <w:marTop w:val="0"/>
      <w:marBottom w:val="0"/>
      <w:divBdr>
        <w:top w:val="none" w:sz="0" w:space="0" w:color="auto"/>
        <w:left w:val="none" w:sz="0" w:space="0" w:color="auto"/>
        <w:bottom w:val="none" w:sz="0" w:space="0" w:color="auto"/>
        <w:right w:val="none" w:sz="0" w:space="0" w:color="auto"/>
      </w:divBdr>
    </w:div>
    <w:div w:id="1109742425">
      <w:bodyDiv w:val="1"/>
      <w:marLeft w:val="0"/>
      <w:marRight w:val="0"/>
      <w:marTop w:val="0"/>
      <w:marBottom w:val="0"/>
      <w:divBdr>
        <w:top w:val="none" w:sz="0" w:space="0" w:color="auto"/>
        <w:left w:val="none" w:sz="0" w:space="0" w:color="auto"/>
        <w:bottom w:val="none" w:sz="0" w:space="0" w:color="auto"/>
        <w:right w:val="none" w:sz="0" w:space="0" w:color="auto"/>
      </w:divBdr>
    </w:div>
    <w:div w:id="1115560683">
      <w:bodyDiv w:val="1"/>
      <w:marLeft w:val="0"/>
      <w:marRight w:val="0"/>
      <w:marTop w:val="0"/>
      <w:marBottom w:val="0"/>
      <w:divBdr>
        <w:top w:val="none" w:sz="0" w:space="0" w:color="auto"/>
        <w:left w:val="none" w:sz="0" w:space="0" w:color="auto"/>
        <w:bottom w:val="none" w:sz="0" w:space="0" w:color="auto"/>
        <w:right w:val="none" w:sz="0" w:space="0" w:color="auto"/>
      </w:divBdr>
    </w:div>
    <w:div w:id="1115949284">
      <w:bodyDiv w:val="1"/>
      <w:marLeft w:val="0"/>
      <w:marRight w:val="0"/>
      <w:marTop w:val="0"/>
      <w:marBottom w:val="0"/>
      <w:divBdr>
        <w:top w:val="none" w:sz="0" w:space="0" w:color="auto"/>
        <w:left w:val="none" w:sz="0" w:space="0" w:color="auto"/>
        <w:bottom w:val="none" w:sz="0" w:space="0" w:color="auto"/>
        <w:right w:val="none" w:sz="0" w:space="0" w:color="auto"/>
      </w:divBdr>
    </w:div>
    <w:div w:id="1116871098">
      <w:bodyDiv w:val="1"/>
      <w:marLeft w:val="0"/>
      <w:marRight w:val="0"/>
      <w:marTop w:val="0"/>
      <w:marBottom w:val="0"/>
      <w:divBdr>
        <w:top w:val="none" w:sz="0" w:space="0" w:color="auto"/>
        <w:left w:val="none" w:sz="0" w:space="0" w:color="auto"/>
        <w:bottom w:val="none" w:sz="0" w:space="0" w:color="auto"/>
        <w:right w:val="none" w:sz="0" w:space="0" w:color="auto"/>
      </w:divBdr>
    </w:div>
    <w:div w:id="1120497247">
      <w:bodyDiv w:val="1"/>
      <w:marLeft w:val="0"/>
      <w:marRight w:val="0"/>
      <w:marTop w:val="0"/>
      <w:marBottom w:val="0"/>
      <w:divBdr>
        <w:top w:val="none" w:sz="0" w:space="0" w:color="auto"/>
        <w:left w:val="none" w:sz="0" w:space="0" w:color="auto"/>
        <w:bottom w:val="none" w:sz="0" w:space="0" w:color="auto"/>
        <w:right w:val="none" w:sz="0" w:space="0" w:color="auto"/>
      </w:divBdr>
    </w:div>
    <w:div w:id="1121068010">
      <w:bodyDiv w:val="1"/>
      <w:marLeft w:val="0"/>
      <w:marRight w:val="0"/>
      <w:marTop w:val="0"/>
      <w:marBottom w:val="0"/>
      <w:divBdr>
        <w:top w:val="none" w:sz="0" w:space="0" w:color="auto"/>
        <w:left w:val="none" w:sz="0" w:space="0" w:color="auto"/>
        <w:bottom w:val="none" w:sz="0" w:space="0" w:color="auto"/>
        <w:right w:val="none" w:sz="0" w:space="0" w:color="auto"/>
      </w:divBdr>
    </w:div>
    <w:div w:id="1122649239">
      <w:bodyDiv w:val="1"/>
      <w:marLeft w:val="0"/>
      <w:marRight w:val="0"/>
      <w:marTop w:val="0"/>
      <w:marBottom w:val="0"/>
      <w:divBdr>
        <w:top w:val="none" w:sz="0" w:space="0" w:color="auto"/>
        <w:left w:val="none" w:sz="0" w:space="0" w:color="auto"/>
        <w:bottom w:val="none" w:sz="0" w:space="0" w:color="auto"/>
        <w:right w:val="none" w:sz="0" w:space="0" w:color="auto"/>
      </w:divBdr>
    </w:div>
    <w:div w:id="1125586799">
      <w:bodyDiv w:val="1"/>
      <w:marLeft w:val="0"/>
      <w:marRight w:val="0"/>
      <w:marTop w:val="0"/>
      <w:marBottom w:val="0"/>
      <w:divBdr>
        <w:top w:val="none" w:sz="0" w:space="0" w:color="auto"/>
        <w:left w:val="none" w:sz="0" w:space="0" w:color="auto"/>
        <w:bottom w:val="none" w:sz="0" w:space="0" w:color="auto"/>
        <w:right w:val="none" w:sz="0" w:space="0" w:color="auto"/>
      </w:divBdr>
    </w:div>
    <w:div w:id="1126195813">
      <w:bodyDiv w:val="1"/>
      <w:marLeft w:val="0"/>
      <w:marRight w:val="0"/>
      <w:marTop w:val="0"/>
      <w:marBottom w:val="0"/>
      <w:divBdr>
        <w:top w:val="none" w:sz="0" w:space="0" w:color="auto"/>
        <w:left w:val="none" w:sz="0" w:space="0" w:color="auto"/>
        <w:bottom w:val="none" w:sz="0" w:space="0" w:color="auto"/>
        <w:right w:val="none" w:sz="0" w:space="0" w:color="auto"/>
      </w:divBdr>
    </w:div>
    <w:div w:id="1136724390">
      <w:bodyDiv w:val="1"/>
      <w:marLeft w:val="0"/>
      <w:marRight w:val="0"/>
      <w:marTop w:val="0"/>
      <w:marBottom w:val="0"/>
      <w:divBdr>
        <w:top w:val="none" w:sz="0" w:space="0" w:color="auto"/>
        <w:left w:val="none" w:sz="0" w:space="0" w:color="auto"/>
        <w:bottom w:val="none" w:sz="0" w:space="0" w:color="auto"/>
        <w:right w:val="none" w:sz="0" w:space="0" w:color="auto"/>
      </w:divBdr>
    </w:div>
    <w:div w:id="1136996419">
      <w:bodyDiv w:val="1"/>
      <w:marLeft w:val="0"/>
      <w:marRight w:val="0"/>
      <w:marTop w:val="0"/>
      <w:marBottom w:val="0"/>
      <w:divBdr>
        <w:top w:val="none" w:sz="0" w:space="0" w:color="auto"/>
        <w:left w:val="none" w:sz="0" w:space="0" w:color="auto"/>
        <w:bottom w:val="none" w:sz="0" w:space="0" w:color="auto"/>
        <w:right w:val="none" w:sz="0" w:space="0" w:color="auto"/>
      </w:divBdr>
    </w:div>
    <w:div w:id="1137720562">
      <w:bodyDiv w:val="1"/>
      <w:marLeft w:val="0"/>
      <w:marRight w:val="0"/>
      <w:marTop w:val="0"/>
      <w:marBottom w:val="0"/>
      <w:divBdr>
        <w:top w:val="none" w:sz="0" w:space="0" w:color="auto"/>
        <w:left w:val="none" w:sz="0" w:space="0" w:color="auto"/>
        <w:bottom w:val="none" w:sz="0" w:space="0" w:color="auto"/>
        <w:right w:val="none" w:sz="0" w:space="0" w:color="auto"/>
      </w:divBdr>
    </w:div>
    <w:div w:id="1146236487">
      <w:bodyDiv w:val="1"/>
      <w:marLeft w:val="0"/>
      <w:marRight w:val="0"/>
      <w:marTop w:val="0"/>
      <w:marBottom w:val="0"/>
      <w:divBdr>
        <w:top w:val="none" w:sz="0" w:space="0" w:color="auto"/>
        <w:left w:val="none" w:sz="0" w:space="0" w:color="auto"/>
        <w:bottom w:val="none" w:sz="0" w:space="0" w:color="auto"/>
        <w:right w:val="none" w:sz="0" w:space="0" w:color="auto"/>
      </w:divBdr>
    </w:div>
    <w:div w:id="1148787798">
      <w:bodyDiv w:val="1"/>
      <w:marLeft w:val="0"/>
      <w:marRight w:val="0"/>
      <w:marTop w:val="0"/>
      <w:marBottom w:val="0"/>
      <w:divBdr>
        <w:top w:val="none" w:sz="0" w:space="0" w:color="auto"/>
        <w:left w:val="none" w:sz="0" w:space="0" w:color="auto"/>
        <w:bottom w:val="none" w:sz="0" w:space="0" w:color="auto"/>
        <w:right w:val="none" w:sz="0" w:space="0" w:color="auto"/>
      </w:divBdr>
    </w:div>
    <w:div w:id="1152404056">
      <w:bodyDiv w:val="1"/>
      <w:marLeft w:val="0"/>
      <w:marRight w:val="0"/>
      <w:marTop w:val="0"/>
      <w:marBottom w:val="0"/>
      <w:divBdr>
        <w:top w:val="none" w:sz="0" w:space="0" w:color="auto"/>
        <w:left w:val="none" w:sz="0" w:space="0" w:color="auto"/>
        <w:bottom w:val="none" w:sz="0" w:space="0" w:color="auto"/>
        <w:right w:val="none" w:sz="0" w:space="0" w:color="auto"/>
      </w:divBdr>
    </w:div>
    <w:div w:id="1152798453">
      <w:bodyDiv w:val="1"/>
      <w:marLeft w:val="0"/>
      <w:marRight w:val="0"/>
      <w:marTop w:val="0"/>
      <w:marBottom w:val="0"/>
      <w:divBdr>
        <w:top w:val="none" w:sz="0" w:space="0" w:color="auto"/>
        <w:left w:val="none" w:sz="0" w:space="0" w:color="auto"/>
        <w:bottom w:val="none" w:sz="0" w:space="0" w:color="auto"/>
        <w:right w:val="none" w:sz="0" w:space="0" w:color="auto"/>
      </w:divBdr>
    </w:div>
    <w:div w:id="1155876247">
      <w:bodyDiv w:val="1"/>
      <w:marLeft w:val="0"/>
      <w:marRight w:val="0"/>
      <w:marTop w:val="0"/>
      <w:marBottom w:val="0"/>
      <w:divBdr>
        <w:top w:val="none" w:sz="0" w:space="0" w:color="auto"/>
        <w:left w:val="none" w:sz="0" w:space="0" w:color="auto"/>
        <w:bottom w:val="none" w:sz="0" w:space="0" w:color="auto"/>
        <w:right w:val="none" w:sz="0" w:space="0" w:color="auto"/>
      </w:divBdr>
    </w:div>
    <w:div w:id="1156145901">
      <w:bodyDiv w:val="1"/>
      <w:marLeft w:val="0"/>
      <w:marRight w:val="0"/>
      <w:marTop w:val="0"/>
      <w:marBottom w:val="0"/>
      <w:divBdr>
        <w:top w:val="none" w:sz="0" w:space="0" w:color="auto"/>
        <w:left w:val="none" w:sz="0" w:space="0" w:color="auto"/>
        <w:bottom w:val="none" w:sz="0" w:space="0" w:color="auto"/>
        <w:right w:val="none" w:sz="0" w:space="0" w:color="auto"/>
      </w:divBdr>
    </w:div>
    <w:div w:id="1161890885">
      <w:bodyDiv w:val="1"/>
      <w:marLeft w:val="0"/>
      <w:marRight w:val="0"/>
      <w:marTop w:val="0"/>
      <w:marBottom w:val="0"/>
      <w:divBdr>
        <w:top w:val="none" w:sz="0" w:space="0" w:color="auto"/>
        <w:left w:val="none" w:sz="0" w:space="0" w:color="auto"/>
        <w:bottom w:val="none" w:sz="0" w:space="0" w:color="auto"/>
        <w:right w:val="none" w:sz="0" w:space="0" w:color="auto"/>
      </w:divBdr>
    </w:div>
    <w:div w:id="1164710442">
      <w:bodyDiv w:val="1"/>
      <w:marLeft w:val="0"/>
      <w:marRight w:val="0"/>
      <w:marTop w:val="0"/>
      <w:marBottom w:val="0"/>
      <w:divBdr>
        <w:top w:val="none" w:sz="0" w:space="0" w:color="auto"/>
        <w:left w:val="none" w:sz="0" w:space="0" w:color="auto"/>
        <w:bottom w:val="none" w:sz="0" w:space="0" w:color="auto"/>
        <w:right w:val="none" w:sz="0" w:space="0" w:color="auto"/>
      </w:divBdr>
    </w:div>
    <w:div w:id="1169172551">
      <w:bodyDiv w:val="1"/>
      <w:marLeft w:val="0"/>
      <w:marRight w:val="0"/>
      <w:marTop w:val="0"/>
      <w:marBottom w:val="0"/>
      <w:divBdr>
        <w:top w:val="none" w:sz="0" w:space="0" w:color="auto"/>
        <w:left w:val="none" w:sz="0" w:space="0" w:color="auto"/>
        <w:bottom w:val="none" w:sz="0" w:space="0" w:color="auto"/>
        <w:right w:val="none" w:sz="0" w:space="0" w:color="auto"/>
      </w:divBdr>
    </w:div>
    <w:div w:id="1170483479">
      <w:bodyDiv w:val="1"/>
      <w:marLeft w:val="0"/>
      <w:marRight w:val="0"/>
      <w:marTop w:val="0"/>
      <w:marBottom w:val="0"/>
      <w:divBdr>
        <w:top w:val="none" w:sz="0" w:space="0" w:color="auto"/>
        <w:left w:val="none" w:sz="0" w:space="0" w:color="auto"/>
        <w:bottom w:val="none" w:sz="0" w:space="0" w:color="auto"/>
        <w:right w:val="none" w:sz="0" w:space="0" w:color="auto"/>
      </w:divBdr>
    </w:div>
    <w:div w:id="1171797720">
      <w:bodyDiv w:val="1"/>
      <w:marLeft w:val="0"/>
      <w:marRight w:val="0"/>
      <w:marTop w:val="0"/>
      <w:marBottom w:val="0"/>
      <w:divBdr>
        <w:top w:val="none" w:sz="0" w:space="0" w:color="auto"/>
        <w:left w:val="none" w:sz="0" w:space="0" w:color="auto"/>
        <w:bottom w:val="none" w:sz="0" w:space="0" w:color="auto"/>
        <w:right w:val="none" w:sz="0" w:space="0" w:color="auto"/>
      </w:divBdr>
    </w:div>
    <w:div w:id="1171917309">
      <w:bodyDiv w:val="1"/>
      <w:marLeft w:val="0"/>
      <w:marRight w:val="0"/>
      <w:marTop w:val="0"/>
      <w:marBottom w:val="0"/>
      <w:divBdr>
        <w:top w:val="none" w:sz="0" w:space="0" w:color="auto"/>
        <w:left w:val="none" w:sz="0" w:space="0" w:color="auto"/>
        <w:bottom w:val="none" w:sz="0" w:space="0" w:color="auto"/>
        <w:right w:val="none" w:sz="0" w:space="0" w:color="auto"/>
      </w:divBdr>
    </w:div>
    <w:div w:id="1174608651">
      <w:bodyDiv w:val="1"/>
      <w:marLeft w:val="0"/>
      <w:marRight w:val="0"/>
      <w:marTop w:val="0"/>
      <w:marBottom w:val="0"/>
      <w:divBdr>
        <w:top w:val="none" w:sz="0" w:space="0" w:color="auto"/>
        <w:left w:val="none" w:sz="0" w:space="0" w:color="auto"/>
        <w:bottom w:val="none" w:sz="0" w:space="0" w:color="auto"/>
        <w:right w:val="none" w:sz="0" w:space="0" w:color="auto"/>
      </w:divBdr>
    </w:div>
    <w:div w:id="1187326132">
      <w:bodyDiv w:val="1"/>
      <w:marLeft w:val="0"/>
      <w:marRight w:val="0"/>
      <w:marTop w:val="0"/>
      <w:marBottom w:val="0"/>
      <w:divBdr>
        <w:top w:val="none" w:sz="0" w:space="0" w:color="auto"/>
        <w:left w:val="none" w:sz="0" w:space="0" w:color="auto"/>
        <w:bottom w:val="none" w:sz="0" w:space="0" w:color="auto"/>
        <w:right w:val="none" w:sz="0" w:space="0" w:color="auto"/>
      </w:divBdr>
    </w:div>
    <w:div w:id="1187911730">
      <w:bodyDiv w:val="1"/>
      <w:marLeft w:val="0"/>
      <w:marRight w:val="0"/>
      <w:marTop w:val="0"/>
      <w:marBottom w:val="0"/>
      <w:divBdr>
        <w:top w:val="none" w:sz="0" w:space="0" w:color="auto"/>
        <w:left w:val="none" w:sz="0" w:space="0" w:color="auto"/>
        <w:bottom w:val="none" w:sz="0" w:space="0" w:color="auto"/>
        <w:right w:val="none" w:sz="0" w:space="0" w:color="auto"/>
      </w:divBdr>
    </w:div>
    <w:div w:id="1189295134">
      <w:bodyDiv w:val="1"/>
      <w:marLeft w:val="0"/>
      <w:marRight w:val="0"/>
      <w:marTop w:val="0"/>
      <w:marBottom w:val="0"/>
      <w:divBdr>
        <w:top w:val="none" w:sz="0" w:space="0" w:color="auto"/>
        <w:left w:val="none" w:sz="0" w:space="0" w:color="auto"/>
        <w:bottom w:val="none" w:sz="0" w:space="0" w:color="auto"/>
        <w:right w:val="none" w:sz="0" w:space="0" w:color="auto"/>
      </w:divBdr>
    </w:div>
    <w:div w:id="1190215720">
      <w:bodyDiv w:val="1"/>
      <w:marLeft w:val="0"/>
      <w:marRight w:val="0"/>
      <w:marTop w:val="0"/>
      <w:marBottom w:val="0"/>
      <w:divBdr>
        <w:top w:val="none" w:sz="0" w:space="0" w:color="auto"/>
        <w:left w:val="none" w:sz="0" w:space="0" w:color="auto"/>
        <w:bottom w:val="none" w:sz="0" w:space="0" w:color="auto"/>
        <w:right w:val="none" w:sz="0" w:space="0" w:color="auto"/>
      </w:divBdr>
    </w:div>
    <w:div w:id="1193492430">
      <w:bodyDiv w:val="1"/>
      <w:marLeft w:val="0"/>
      <w:marRight w:val="0"/>
      <w:marTop w:val="0"/>
      <w:marBottom w:val="0"/>
      <w:divBdr>
        <w:top w:val="none" w:sz="0" w:space="0" w:color="auto"/>
        <w:left w:val="none" w:sz="0" w:space="0" w:color="auto"/>
        <w:bottom w:val="none" w:sz="0" w:space="0" w:color="auto"/>
        <w:right w:val="none" w:sz="0" w:space="0" w:color="auto"/>
      </w:divBdr>
    </w:div>
    <w:div w:id="1196119903">
      <w:bodyDiv w:val="1"/>
      <w:marLeft w:val="0"/>
      <w:marRight w:val="0"/>
      <w:marTop w:val="0"/>
      <w:marBottom w:val="0"/>
      <w:divBdr>
        <w:top w:val="none" w:sz="0" w:space="0" w:color="auto"/>
        <w:left w:val="none" w:sz="0" w:space="0" w:color="auto"/>
        <w:bottom w:val="none" w:sz="0" w:space="0" w:color="auto"/>
        <w:right w:val="none" w:sz="0" w:space="0" w:color="auto"/>
      </w:divBdr>
    </w:div>
    <w:div w:id="1199971205">
      <w:bodyDiv w:val="1"/>
      <w:marLeft w:val="0"/>
      <w:marRight w:val="0"/>
      <w:marTop w:val="0"/>
      <w:marBottom w:val="0"/>
      <w:divBdr>
        <w:top w:val="none" w:sz="0" w:space="0" w:color="auto"/>
        <w:left w:val="none" w:sz="0" w:space="0" w:color="auto"/>
        <w:bottom w:val="none" w:sz="0" w:space="0" w:color="auto"/>
        <w:right w:val="none" w:sz="0" w:space="0" w:color="auto"/>
      </w:divBdr>
    </w:div>
    <w:div w:id="1199975813">
      <w:bodyDiv w:val="1"/>
      <w:marLeft w:val="0"/>
      <w:marRight w:val="0"/>
      <w:marTop w:val="0"/>
      <w:marBottom w:val="0"/>
      <w:divBdr>
        <w:top w:val="none" w:sz="0" w:space="0" w:color="auto"/>
        <w:left w:val="none" w:sz="0" w:space="0" w:color="auto"/>
        <w:bottom w:val="none" w:sz="0" w:space="0" w:color="auto"/>
        <w:right w:val="none" w:sz="0" w:space="0" w:color="auto"/>
      </w:divBdr>
    </w:div>
    <w:div w:id="1200511955">
      <w:bodyDiv w:val="1"/>
      <w:marLeft w:val="0"/>
      <w:marRight w:val="0"/>
      <w:marTop w:val="0"/>
      <w:marBottom w:val="0"/>
      <w:divBdr>
        <w:top w:val="none" w:sz="0" w:space="0" w:color="auto"/>
        <w:left w:val="none" w:sz="0" w:space="0" w:color="auto"/>
        <w:bottom w:val="none" w:sz="0" w:space="0" w:color="auto"/>
        <w:right w:val="none" w:sz="0" w:space="0" w:color="auto"/>
      </w:divBdr>
    </w:div>
    <w:div w:id="1204711923">
      <w:bodyDiv w:val="1"/>
      <w:marLeft w:val="0"/>
      <w:marRight w:val="0"/>
      <w:marTop w:val="0"/>
      <w:marBottom w:val="0"/>
      <w:divBdr>
        <w:top w:val="none" w:sz="0" w:space="0" w:color="auto"/>
        <w:left w:val="none" w:sz="0" w:space="0" w:color="auto"/>
        <w:bottom w:val="none" w:sz="0" w:space="0" w:color="auto"/>
        <w:right w:val="none" w:sz="0" w:space="0" w:color="auto"/>
      </w:divBdr>
    </w:div>
    <w:div w:id="1205486302">
      <w:bodyDiv w:val="1"/>
      <w:marLeft w:val="0"/>
      <w:marRight w:val="0"/>
      <w:marTop w:val="0"/>
      <w:marBottom w:val="0"/>
      <w:divBdr>
        <w:top w:val="none" w:sz="0" w:space="0" w:color="auto"/>
        <w:left w:val="none" w:sz="0" w:space="0" w:color="auto"/>
        <w:bottom w:val="none" w:sz="0" w:space="0" w:color="auto"/>
        <w:right w:val="none" w:sz="0" w:space="0" w:color="auto"/>
      </w:divBdr>
    </w:div>
    <w:div w:id="1214466365">
      <w:bodyDiv w:val="1"/>
      <w:marLeft w:val="0"/>
      <w:marRight w:val="0"/>
      <w:marTop w:val="0"/>
      <w:marBottom w:val="0"/>
      <w:divBdr>
        <w:top w:val="none" w:sz="0" w:space="0" w:color="auto"/>
        <w:left w:val="none" w:sz="0" w:space="0" w:color="auto"/>
        <w:bottom w:val="none" w:sz="0" w:space="0" w:color="auto"/>
        <w:right w:val="none" w:sz="0" w:space="0" w:color="auto"/>
      </w:divBdr>
    </w:div>
    <w:div w:id="1218007240">
      <w:bodyDiv w:val="1"/>
      <w:marLeft w:val="0"/>
      <w:marRight w:val="0"/>
      <w:marTop w:val="0"/>
      <w:marBottom w:val="0"/>
      <w:divBdr>
        <w:top w:val="none" w:sz="0" w:space="0" w:color="auto"/>
        <w:left w:val="none" w:sz="0" w:space="0" w:color="auto"/>
        <w:bottom w:val="none" w:sz="0" w:space="0" w:color="auto"/>
        <w:right w:val="none" w:sz="0" w:space="0" w:color="auto"/>
      </w:divBdr>
    </w:div>
    <w:div w:id="1219434063">
      <w:bodyDiv w:val="1"/>
      <w:marLeft w:val="0"/>
      <w:marRight w:val="0"/>
      <w:marTop w:val="0"/>
      <w:marBottom w:val="0"/>
      <w:divBdr>
        <w:top w:val="none" w:sz="0" w:space="0" w:color="auto"/>
        <w:left w:val="none" w:sz="0" w:space="0" w:color="auto"/>
        <w:bottom w:val="none" w:sz="0" w:space="0" w:color="auto"/>
        <w:right w:val="none" w:sz="0" w:space="0" w:color="auto"/>
      </w:divBdr>
    </w:div>
    <w:div w:id="1222206763">
      <w:bodyDiv w:val="1"/>
      <w:marLeft w:val="0"/>
      <w:marRight w:val="0"/>
      <w:marTop w:val="0"/>
      <w:marBottom w:val="0"/>
      <w:divBdr>
        <w:top w:val="none" w:sz="0" w:space="0" w:color="auto"/>
        <w:left w:val="none" w:sz="0" w:space="0" w:color="auto"/>
        <w:bottom w:val="none" w:sz="0" w:space="0" w:color="auto"/>
        <w:right w:val="none" w:sz="0" w:space="0" w:color="auto"/>
      </w:divBdr>
    </w:div>
    <w:div w:id="1225340049">
      <w:bodyDiv w:val="1"/>
      <w:marLeft w:val="0"/>
      <w:marRight w:val="0"/>
      <w:marTop w:val="0"/>
      <w:marBottom w:val="0"/>
      <w:divBdr>
        <w:top w:val="none" w:sz="0" w:space="0" w:color="auto"/>
        <w:left w:val="none" w:sz="0" w:space="0" w:color="auto"/>
        <w:bottom w:val="none" w:sz="0" w:space="0" w:color="auto"/>
        <w:right w:val="none" w:sz="0" w:space="0" w:color="auto"/>
      </w:divBdr>
    </w:div>
    <w:div w:id="1230842346">
      <w:bodyDiv w:val="1"/>
      <w:marLeft w:val="0"/>
      <w:marRight w:val="0"/>
      <w:marTop w:val="0"/>
      <w:marBottom w:val="0"/>
      <w:divBdr>
        <w:top w:val="none" w:sz="0" w:space="0" w:color="auto"/>
        <w:left w:val="none" w:sz="0" w:space="0" w:color="auto"/>
        <w:bottom w:val="none" w:sz="0" w:space="0" w:color="auto"/>
        <w:right w:val="none" w:sz="0" w:space="0" w:color="auto"/>
      </w:divBdr>
    </w:div>
    <w:div w:id="1236892534">
      <w:bodyDiv w:val="1"/>
      <w:marLeft w:val="0"/>
      <w:marRight w:val="0"/>
      <w:marTop w:val="0"/>
      <w:marBottom w:val="0"/>
      <w:divBdr>
        <w:top w:val="none" w:sz="0" w:space="0" w:color="auto"/>
        <w:left w:val="none" w:sz="0" w:space="0" w:color="auto"/>
        <w:bottom w:val="none" w:sz="0" w:space="0" w:color="auto"/>
        <w:right w:val="none" w:sz="0" w:space="0" w:color="auto"/>
      </w:divBdr>
    </w:div>
    <w:div w:id="1237402050">
      <w:bodyDiv w:val="1"/>
      <w:marLeft w:val="0"/>
      <w:marRight w:val="0"/>
      <w:marTop w:val="0"/>
      <w:marBottom w:val="0"/>
      <w:divBdr>
        <w:top w:val="none" w:sz="0" w:space="0" w:color="auto"/>
        <w:left w:val="none" w:sz="0" w:space="0" w:color="auto"/>
        <w:bottom w:val="none" w:sz="0" w:space="0" w:color="auto"/>
        <w:right w:val="none" w:sz="0" w:space="0" w:color="auto"/>
      </w:divBdr>
    </w:div>
    <w:div w:id="1237591792">
      <w:bodyDiv w:val="1"/>
      <w:marLeft w:val="0"/>
      <w:marRight w:val="0"/>
      <w:marTop w:val="0"/>
      <w:marBottom w:val="0"/>
      <w:divBdr>
        <w:top w:val="none" w:sz="0" w:space="0" w:color="auto"/>
        <w:left w:val="none" w:sz="0" w:space="0" w:color="auto"/>
        <w:bottom w:val="none" w:sz="0" w:space="0" w:color="auto"/>
        <w:right w:val="none" w:sz="0" w:space="0" w:color="auto"/>
      </w:divBdr>
    </w:div>
    <w:div w:id="1241014784">
      <w:bodyDiv w:val="1"/>
      <w:marLeft w:val="0"/>
      <w:marRight w:val="0"/>
      <w:marTop w:val="0"/>
      <w:marBottom w:val="0"/>
      <w:divBdr>
        <w:top w:val="none" w:sz="0" w:space="0" w:color="auto"/>
        <w:left w:val="none" w:sz="0" w:space="0" w:color="auto"/>
        <w:bottom w:val="none" w:sz="0" w:space="0" w:color="auto"/>
        <w:right w:val="none" w:sz="0" w:space="0" w:color="auto"/>
      </w:divBdr>
    </w:div>
    <w:div w:id="1248223424">
      <w:bodyDiv w:val="1"/>
      <w:marLeft w:val="0"/>
      <w:marRight w:val="0"/>
      <w:marTop w:val="0"/>
      <w:marBottom w:val="0"/>
      <w:divBdr>
        <w:top w:val="none" w:sz="0" w:space="0" w:color="auto"/>
        <w:left w:val="none" w:sz="0" w:space="0" w:color="auto"/>
        <w:bottom w:val="none" w:sz="0" w:space="0" w:color="auto"/>
        <w:right w:val="none" w:sz="0" w:space="0" w:color="auto"/>
      </w:divBdr>
    </w:div>
    <w:div w:id="1250653888">
      <w:bodyDiv w:val="1"/>
      <w:marLeft w:val="0"/>
      <w:marRight w:val="0"/>
      <w:marTop w:val="0"/>
      <w:marBottom w:val="0"/>
      <w:divBdr>
        <w:top w:val="none" w:sz="0" w:space="0" w:color="auto"/>
        <w:left w:val="none" w:sz="0" w:space="0" w:color="auto"/>
        <w:bottom w:val="none" w:sz="0" w:space="0" w:color="auto"/>
        <w:right w:val="none" w:sz="0" w:space="0" w:color="auto"/>
      </w:divBdr>
    </w:div>
    <w:div w:id="1251431220">
      <w:bodyDiv w:val="1"/>
      <w:marLeft w:val="0"/>
      <w:marRight w:val="0"/>
      <w:marTop w:val="0"/>
      <w:marBottom w:val="0"/>
      <w:divBdr>
        <w:top w:val="none" w:sz="0" w:space="0" w:color="auto"/>
        <w:left w:val="none" w:sz="0" w:space="0" w:color="auto"/>
        <w:bottom w:val="none" w:sz="0" w:space="0" w:color="auto"/>
        <w:right w:val="none" w:sz="0" w:space="0" w:color="auto"/>
      </w:divBdr>
    </w:div>
    <w:div w:id="1251742664">
      <w:bodyDiv w:val="1"/>
      <w:marLeft w:val="0"/>
      <w:marRight w:val="0"/>
      <w:marTop w:val="0"/>
      <w:marBottom w:val="0"/>
      <w:divBdr>
        <w:top w:val="none" w:sz="0" w:space="0" w:color="auto"/>
        <w:left w:val="none" w:sz="0" w:space="0" w:color="auto"/>
        <w:bottom w:val="none" w:sz="0" w:space="0" w:color="auto"/>
        <w:right w:val="none" w:sz="0" w:space="0" w:color="auto"/>
      </w:divBdr>
    </w:div>
    <w:div w:id="1254321007">
      <w:bodyDiv w:val="1"/>
      <w:marLeft w:val="0"/>
      <w:marRight w:val="0"/>
      <w:marTop w:val="0"/>
      <w:marBottom w:val="0"/>
      <w:divBdr>
        <w:top w:val="none" w:sz="0" w:space="0" w:color="auto"/>
        <w:left w:val="none" w:sz="0" w:space="0" w:color="auto"/>
        <w:bottom w:val="none" w:sz="0" w:space="0" w:color="auto"/>
        <w:right w:val="none" w:sz="0" w:space="0" w:color="auto"/>
      </w:divBdr>
    </w:div>
    <w:div w:id="1255632129">
      <w:bodyDiv w:val="1"/>
      <w:marLeft w:val="0"/>
      <w:marRight w:val="0"/>
      <w:marTop w:val="0"/>
      <w:marBottom w:val="0"/>
      <w:divBdr>
        <w:top w:val="none" w:sz="0" w:space="0" w:color="auto"/>
        <w:left w:val="none" w:sz="0" w:space="0" w:color="auto"/>
        <w:bottom w:val="none" w:sz="0" w:space="0" w:color="auto"/>
        <w:right w:val="none" w:sz="0" w:space="0" w:color="auto"/>
      </w:divBdr>
    </w:div>
    <w:div w:id="1264344120">
      <w:bodyDiv w:val="1"/>
      <w:marLeft w:val="0"/>
      <w:marRight w:val="0"/>
      <w:marTop w:val="0"/>
      <w:marBottom w:val="0"/>
      <w:divBdr>
        <w:top w:val="none" w:sz="0" w:space="0" w:color="auto"/>
        <w:left w:val="none" w:sz="0" w:space="0" w:color="auto"/>
        <w:bottom w:val="none" w:sz="0" w:space="0" w:color="auto"/>
        <w:right w:val="none" w:sz="0" w:space="0" w:color="auto"/>
      </w:divBdr>
    </w:div>
    <w:div w:id="1267497576">
      <w:bodyDiv w:val="1"/>
      <w:marLeft w:val="0"/>
      <w:marRight w:val="0"/>
      <w:marTop w:val="0"/>
      <w:marBottom w:val="0"/>
      <w:divBdr>
        <w:top w:val="none" w:sz="0" w:space="0" w:color="auto"/>
        <w:left w:val="none" w:sz="0" w:space="0" w:color="auto"/>
        <w:bottom w:val="none" w:sz="0" w:space="0" w:color="auto"/>
        <w:right w:val="none" w:sz="0" w:space="0" w:color="auto"/>
      </w:divBdr>
    </w:div>
    <w:div w:id="1268585826">
      <w:bodyDiv w:val="1"/>
      <w:marLeft w:val="0"/>
      <w:marRight w:val="0"/>
      <w:marTop w:val="0"/>
      <w:marBottom w:val="0"/>
      <w:divBdr>
        <w:top w:val="none" w:sz="0" w:space="0" w:color="auto"/>
        <w:left w:val="none" w:sz="0" w:space="0" w:color="auto"/>
        <w:bottom w:val="none" w:sz="0" w:space="0" w:color="auto"/>
        <w:right w:val="none" w:sz="0" w:space="0" w:color="auto"/>
      </w:divBdr>
    </w:div>
    <w:div w:id="1269851175">
      <w:bodyDiv w:val="1"/>
      <w:marLeft w:val="0"/>
      <w:marRight w:val="0"/>
      <w:marTop w:val="0"/>
      <w:marBottom w:val="0"/>
      <w:divBdr>
        <w:top w:val="none" w:sz="0" w:space="0" w:color="auto"/>
        <w:left w:val="none" w:sz="0" w:space="0" w:color="auto"/>
        <w:bottom w:val="none" w:sz="0" w:space="0" w:color="auto"/>
        <w:right w:val="none" w:sz="0" w:space="0" w:color="auto"/>
      </w:divBdr>
    </w:div>
    <w:div w:id="1272009123">
      <w:bodyDiv w:val="1"/>
      <w:marLeft w:val="0"/>
      <w:marRight w:val="0"/>
      <w:marTop w:val="0"/>
      <w:marBottom w:val="0"/>
      <w:divBdr>
        <w:top w:val="none" w:sz="0" w:space="0" w:color="auto"/>
        <w:left w:val="none" w:sz="0" w:space="0" w:color="auto"/>
        <w:bottom w:val="none" w:sz="0" w:space="0" w:color="auto"/>
        <w:right w:val="none" w:sz="0" w:space="0" w:color="auto"/>
      </w:divBdr>
    </w:div>
    <w:div w:id="1274022607">
      <w:bodyDiv w:val="1"/>
      <w:marLeft w:val="0"/>
      <w:marRight w:val="0"/>
      <w:marTop w:val="0"/>
      <w:marBottom w:val="0"/>
      <w:divBdr>
        <w:top w:val="none" w:sz="0" w:space="0" w:color="auto"/>
        <w:left w:val="none" w:sz="0" w:space="0" w:color="auto"/>
        <w:bottom w:val="none" w:sz="0" w:space="0" w:color="auto"/>
        <w:right w:val="none" w:sz="0" w:space="0" w:color="auto"/>
      </w:divBdr>
    </w:div>
    <w:div w:id="1274941459">
      <w:bodyDiv w:val="1"/>
      <w:marLeft w:val="0"/>
      <w:marRight w:val="0"/>
      <w:marTop w:val="0"/>
      <w:marBottom w:val="0"/>
      <w:divBdr>
        <w:top w:val="none" w:sz="0" w:space="0" w:color="auto"/>
        <w:left w:val="none" w:sz="0" w:space="0" w:color="auto"/>
        <w:bottom w:val="none" w:sz="0" w:space="0" w:color="auto"/>
        <w:right w:val="none" w:sz="0" w:space="0" w:color="auto"/>
      </w:divBdr>
    </w:div>
    <w:div w:id="1289822789">
      <w:bodyDiv w:val="1"/>
      <w:marLeft w:val="0"/>
      <w:marRight w:val="0"/>
      <w:marTop w:val="0"/>
      <w:marBottom w:val="0"/>
      <w:divBdr>
        <w:top w:val="none" w:sz="0" w:space="0" w:color="auto"/>
        <w:left w:val="none" w:sz="0" w:space="0" w:color="auto"/>
        <w:bottom w:val="none" w:sz="0" w:space="0" w:color="auto"/>
        <w:right w:val="none" w:sz="0" w:space="0" w:color="auto"/>
      </w:divBdr>
    </w:div>
    <w:div w:id="1293291547">
      <w:bodyDiv w:val="1"/>
      <w:marLeft w:val="0"/>
      <w:marRight w:val="0"/>
      <w:marTop w:val="0"/>
      <w:marBottom w:val="0"/>
      <w:divBdr>
        <w:top w:val="none" w:sz="0" w:space="0" w:color="auto"/>
        <w:left w:val="none" w:sz="0" w:space="0" w:color="auto"/>
        <w:bottom w:val="none" w:sz="0" w:space="0" w:color="auto"/>
        <w:right w:val="none" w:sz="0" w:space="0" w:color="auto"/>
      </w:divBdr>
    </w:div>
    <w:div w:id="1294485827">
      <w:bodyDiv w:val="1"/>
      <w:marLeft w:val="0"/>
      <w:marRight w:val="0"/>
      <w:marTop w:val="0"/>
      <w:marBottom w:val="0"/>
      <w:divBdr>
        <w:top w:val="none" w:sz="0" w:space="0" w:color="auto"/>
        <w:left w:val="none" w:sz="0" w:space="0" w:color="auto"/>
        <w:bottom w:val="none" w:sz="0" w:space="0" w:color="auto"/>
        <w:right w:val="none" w:sz="0" w:space="0" w:color="auto"/>
      </w:divBdr>
    </w:div>
    <w:div w:id="1296329030">
      <w:bodyDiv w:val="1"/>
      <w:marLeft w:val="0"/>
      <w:marRight w:val="0"/>
      <w:marTop w:val="0"/>
      <w:marBottom w:val="0"/>
      <w:divBdr>
        <w:top w:val="none" w:sz="0" w:space="0" w:color="auto"/>
        <w:left w:val="none" w:sz="0" w:space="0" w:color="auto"/>
        <w:bottom w:val="none" w:sz="0" w:space="0" w:color="auto"/>
        <w:right w:val="none" w:sz="0" w:space="0" w:color="auto"/>
      </w:divBdr>
    </w:div>
    <w:div w:id="1297562885">
      <w:bodyDiv w:val="1"/>
      <w:marLeft w:val="0"/>
      <w:marRight w:val="0"/>
      <w:marTop w:val="0"/>
      <w:marBottom w:val="0"/>
      <w:divBdr>
        <w:top w:val="none" w:sz="0" w:space="0" w:color="auto"/>
        <w:left w:val="none" w:sz="0" w:space="0" w:color="auto"/>
        <w:bottom w:val="none" w:sz="0" w:space="0" w:color="auto"/>
        <w:right w:val="none" w:sz="0" w:space="0" w:color="auto"/>
      </w:divBdr>
    </w:div>
    <w:div w:id="1297948029">
      <w:bodyDiv w:val="1"/>
      <w:marLeft w:val="0"/>
      <w:marRight w:val="0"/>
      <w:marTop w:val="0"/>
      <w:marBottom w:val="0"/>
      <w:divBdr>
        <w:top w:val="none" w:sz="0" w:space="0" w:color="auto"/>
        <w:left w:val="none" w:sz="0" w:space="0" w:color="auto"/>
        <w:bottom w:val="none" w:sz="0" w:space="0" w:color="auto"/>
        <w:right w:val="none" w:sz="0" w:space="0" w:color="auto"/>
      </w:divBdr>
    </w:div>
    <w:div w:id="1305115007">
      <w:bodyDiv w:val="1"/>
      <w:marLeft w:val="0"/>
      <w:marRight w:val="0"/>
      <w:marTop w:val="0"/>
      <w:marBottom w:val="0"/>
      <w:divBdr>
        <w:top w:val="none" w:sz="0" w:space="0" w:color="auto"/>
        <w:left w:val="none" w:sz="0" w:space="0" w:color="auto"/>
        <w:bottom w:val="none" w:sz="0" w:space="0" w:color="auto"/>
        <w:right w:val="none" w:sz="0" w:space="0" w:color="auto"/>
      </w:divBdr>
    </w:div>
    <w:div w:id="1308900573">
      <w:bodyDiv w:val="1"/>
      <w:marLeft w:val="0"/>
      <w:marRight w:val="0"/>
      <w:marTop w:val="0"/>
      <w:marBottom w:val="0"/>
      <w:divBdr>
        <w:top w:val="none" w:sz="0" w:space="0" w:color="auto"/>
        <w:left w:val="none" w:sz="0" w:space="0" w:color="auto"/>
        <w:bottom w:val="none" w:sz="0" w:space="0" w:color="auto"/>
        <w:right w:val="none" w:sz="0" w:space="0" w:color="auto"/>
      </w:divBdr>
    </w:div>
    <w:div w:id="1313943763">
      <w:bodyDiv w:val="1"/>
      <w:marLeft w:val="0"/>
      <w:marRight w:val="0"/>
      <w:marTop w:val="0"/>
      <w:marBottom w:val="0"/>
      <w:divBdr>
        <w:top w:val="none" w:sz="0" w:space="0" w:color="auto"/>
        <w:left w:val="none" w:sz="0" w:space="0" w:color="auto"/>
        <w:bottom w:val="none" w:sz="0" w:space="0" w:color="auto"/>
        <w:right w:val="none" w:sz="0" w:space="0" w:color="auto"/>
      </w:divBdr>
    </w:div>
    <w:div w:id="1315833718">
      <w:bodyDiv w:val="1"/>
      <w:marLeft w:val="0"/>
      <w:marRight w:val="0"/>
      <w:marTop w:val="0"/>
      <w:marBottom w:val="0"/>
      <w:divBdr>
        <w:top w:val="none" w:sz="0" w:space="0" w:color="auto"/>
        <w:left w:val="none" w:sz="0" w:space="0" w:color="auto"/>
        <w:bottom w:val="none" w:sz="0" w:space="0" w:color="auto"/>
        <w:right w:val="none" w:sz="0" w:space="0" w:color="auto"/>
      </w:divBdr>
    </w:div>
    <w:div w:id="1319115597">
      <w:bodyDiv w:val="1"/>
      <w:marLeft w:val="0"/>
      <w:marRight w:val="0"/>
      <w:marTop w:val="0"/>
      <w:marBottom w:val="0"/>
      <w:divBdr>
        <w:top w:val="none" w:sz="0" w:space="0" w:color="auto"/>
        <w:left w:val="none" w:sz="0" w:space="0" w:color="auto"/>
        <w:bottom w:val="none" w:sz="0" w:space="0" w:color="auto"/>
        <w:right w:val="none" w:sz="0" w:space="0" w:color="auto"/>
      </w:divBdr>
    </w:div>
    <w:div w:id="1322463768">
      <w:bodyDiv w:val="1"/>
      <w:marLeft w:val="0"/>
      <w:marRight w:val="0"/>
      <w:marTop w:val="0"/>
      <w:marBottom w:val="0"/>
      <w:divBdr>
        <w:top w:val="none" w:sz="0" w:space="0" w:color="auto"/>
        <w:left w:val="none" w:sz="0" w:space="0" w:color="auto"/>
        <w:bottom w:val="none" w:sz="0" w:space="0" w:color="auto"/>
        <w:right w:val="none" w:sz="0" w:space="0" w:color="auto"/>
      </w:divBdr>
    </w:div>
    <w:div w:id="1325162680">
      <w:bodyDiv w:val="1"/>
      <w:marLeft w:val="0"/>
      <w:marRight w:val="0"/>
      <w:marTop w:val="0"/>
      <w:marBottom w:val="0"/>
      <w:divBdr>
        <w:top w:val="none" w:sz="0" w:space="0" w:color="auto"/>
        <w:left w:val="none" w:sz="0" w:space="0" w:color="auto"/>
        <w:bottom w:val="none" w:sz="0" w:space="0" w:color="auto"/>
        <w:right w:val="none" w:sz="0" w:space="0" w:color="auto"/>
      </w:divBdr>
    </w:div>
    <w:div w:id="1325167201">
      <w:bodyDiv w:val="1"/>
      <w:marLeft w:val="0"/>
      <w:marRight w:val="0"/>
      <w:marTop w:val="0"/>
      <w:marBottom w:val="0"/>
      <w:divBdr>
        <w:top w:val="none" w:sz="0" w:space="0" w:color="auto"/>
        <w:left w:val="none" w:sz="0" w:space="0" w:color="auto"/>
        <w:bottom w:val="none" w:sz="0" w:space="0" w:color="auto"/>
        <w:right w:val="none" w:sz="0" w:space="0" w:color="auto"/>
      </w:divBdr>
    </w:div>
    <w:div w:id="1325814099">
      <w:bodyDiv w:val="1"/>
      <w:marLeft w:val="0"/>
      <w:marRight w:val="0"/>
      <w:marTop w:val="0"/>
      <w:marBottom w:val="0"/>
      <w:divBdr>
        <w:top w:val="none" w:sz="0" w:space="0" w:color="auto"/>
        <w:left w:val="none" w:sz="0" w:space="0" w:color="auto"/>
        <w:bottom w:val="none" w:sz="0" w:space="0" w:color="auto"/>
        <w:right w:val="none" w:sz="0" w:space="0" w:color="auto"/>
      </w:divBdr>
    </w:div>
    <w:div w:id="1330451718">
      <w:bodyDiv w:val="1"/>
      <w:marLeft w:val="0"/>
      <w:marRight w:val="0"/>
      <w:marTop w:val="0"/>
      <w:marBottom w:val="0"/>
      <w:divBdr>
        <w:top w:val="none" w:sz="0" w:space="0" w:color="auto"/>
        <w:left w:val="none" w:sz="0" w:space="0" w:color="auto"/>
        <w:bottom w:val="none" w:sz="0" w:space="0" w:color="auto"/>
        <w:right w:val="none" w:sz="0" w:space="0" w:color="auto"/>
      </w:divBdr>
    </w:div>
    <w:div w:id="1336423165">
      <w:bodyDiv w:val="1"/>
      <w:marLeft w:val="0"/>
      <w:marRight w:val="0"/>
      <w:marTop w:val="0"/>
      <w:marBottom w:val="0"/>
      <w:divBdr>
        <w:top w:val="none" w:sz="0" w:space="0" w:color="auto"/>
        <w:left w:val="none" w:sz="0" w:space="0" w:color="auto"/>
        <w:bottom w:val="none" w:sz="0" w:space="0" w:color="auto"/>
        <w:right w:val="none" w:sz="0" w:space="0" w:color="auto"/>
      </w:divBdr>
    </w:div>
    <w:div w:id="1347170833">
      <w:bodyDiv w:val="1"/>
      <w:marLeft w:val="0"/>
      <w:marRight w:val="0"/>
      <w:marTop w:val="0"/>
      <w:marBottom w:val="0"/>
      <w:divBdr>
        <w:top w:val="none" w:sz="0" w:space="0" w:color="auto"/>
        <w:left w:val="none" w:sz="0" w:space="0" w:color="auto"/>
        <w:bottom w:val="none" w:sz="0" w:space="0" w:color="auto"/>
        <w:right w:val="none" w:sz="0" w:space="0" w:color="auto"/>
      </w:divBdr>
    </w:div>
    <w:div w:id="1369067413">
      <w:bodyDiv w:val="1"/>
      <w:marLeft w:val="0"/>
      <w:marRight w:val="0"/>
      <w:marTop w:val="0"/>
      <w:marBottom w:val="0"/>
      <w:divBdr>
        <w:top w:val="none" w:sz="0" w:space="0" w:color="auto"/>
        <w:left w:val="none" w:sz="0" w:space="0" w:color="auto"/>
        <w:bottom w:val="none" w:sz="0" w:space="0" w:color="auto"/>
        <w:right w:val="none" w:sz="0" w:space="0" w:color="auto"/>
      </w:divBdr>
    </w:div>
    <w:div w:id="1369334571">
      <w:bodyDiv w:val="1"/>
      <w:marLeft w:val="0"/>
      <w:marRight w:val="0"/>
      <w:marTop w:val="0"/>
      <w:marBottom w:val="0"/>
      <w:divBdr>
        <w:top w:val="none" w:sz="0" w:space="0" w:color="auto"/>
        <w:left w:val="none" w:sz="0" w:space="0" w:color="auto"/>
        <w:bottom w:val="none" w:sz="0" w:space="0" w:color="auto"/>
        <w:right w:val="none" w:sz="0" w:space="0" w:color="auto"/>
      </w:divBdr>
    </w:div>
    <w:div w:id="1375421657">
      <w:bodyDiv w:val="1"/>
      <w:marLeft w:val="0"/>
      <w:marRight w:val="0"/>
      <w:marTop w:val="0"/>
      <w:marBottom w:val="0"/>
      <w:divBdr>
        <w:top w:val="none" w:sz="0" w:space="0" w:color="auto"/>
        <w:left w:val="none" w:sz="0" w:space="0" w:color="auto"/>
        <w:bottom w:val="none" w:sz="0" w:space="0" w:color="auto"/>
        <w:right w:val="none" w:sz="0" w:space="0" w:color="auto"/>
      </w:divBdr>
    </w:div>
    <w:div w:id="1376151381">
      <w:bodyDiv w:val="1"/>
      <w:marLeft w:val="0"/>
      <w:marRight w:val="0"/>
      <w:marTop w:val="0"/>
      <w:marBottom w:val="0"/>
      <w:divBdr>
        <w:top w:val="none" w:sz="0" w:space="0" w:color="auto"/>
        <w:left w:val="none" w:sz="0" w:space="0" w:color="auto"/>
        <w:bottom w:val="none" w:sz="0" w:space="0" w:color="auto"/>
        <w:right w:val="none" w:sz="0" w:space="0" w:color="auto"/>
      </w:divBdr>
    </w:div>
    <w:div w:id="1377896047">
      <w:bodyDiv w:val="1"/>
      <w:marLeft w:val="0"/>
      <w:marRight w:val="0"/>
      <w:marTop w:val="0"/>
      <w:marBottom w:val="0"/>
      <w:divBdr>
        <w:top w:val="none" w:sz="0" w:space="0" w:color="auto"/>
        <w:left w:val="none" w:sz="0" w:space="0" w:color="auto"/>
        <w:bottom w:val="none" w:sz="0" w:space="0" w:color="auto"/>
        <w:right w:val="none" w:sz="0" w:space="0" w:color="auto"/>
      </w:divBdr>
    </w:div>
    <w:div w:id="1377969673">
      <w:bodyDiv w:val="1"/>
      <w:marLeft w:val="0"/>
      <w:marRight w:val="0"/>
      <w:marTop w:val="0"/>
      <w:marBottom w:val="0"/>
      <w:divBdr>
        <w:top w:val="none" w:sz="0" w:space="0" w:color="auto"/>
        <w:left w:val="none" w:sz="0" w:space="0" w:color="auto"/>
        <w:bottom w:val="none" w:sz="0" w:space="0" w:color="auto"/>
        <w:right w:val="none" w:sz="0" w:space="0" w:color="auto"/>
      </w:divBdr>
    </w:div>
    <w:div w:id="1378047035">
      <w:bodyDiv w:val="1"/>
      <w:marLeft w:val="0"/>
      <w:marRight w:val="0"/>
      <w:marTop w:val="0"/>
      <w:marBottom w:val="0"/>
      <w:divBdr>
        <w:top w:val="none" w:sz="0" w:space="0" w:color="auto"/>
        <w:left w:val="none" w:sz="0" w:space="0" w:color="auto"/>
        <w:bottom w:val="none" w:sz="0" w:space="0" w:color="auto"/>
        <w:right w:val="none" w:sz="0" w:space="0" w:color="auto"/>
      </w:divBdr>
    </w:div>
    <w:div w:id="1379667312">
      <w:bodyDiv w:val="1"/>
      <w:marLeft w:val="0"/>
      <w:marRight w:val="0"/>
      <w:marTop w:val="0"/>
      <w:marBottom w:val="0"/>
      <w:divBdr>
        <w:top w:val="none" w:sz="0" w:space="0" w:color="auto"/>
        <w:left w:val="none" w:sz="0" w:space="0" w:color="auto"/>
        <w:bottom w:val="none" w:sz="0" w:space="0" w:color="auto"/>
        <w:right w:val="none" w:sz="0" w:space="0" w:color="auto"/>
      </w:divBdr>
    </w:div>
    <w:div w:id="1382486168">
      <w:bodyDiv w:val="1"/>
      <w:marLeft w:val="0"/>
      <w:marRight w:val="0"/>
      <w:marTop w:val="0"/>
      <w:marBottom w:val="0"/>
      <w:divBdr>
        <w:top w:val="none" w:sz="0" w:space="0" w:color="auto"/>
        <w:left w:val="none" w:sz="0" w:space="0" w:color="auto"/>
        <w:bottom w:val="none" w:sz="0" w:space="0" w:color="auto"/>
        <w:right w:val="none" w:sz="0" w:space="0" w:color="auto"/>
      </w:divBdr>
    </w:div>
    <w:div w:id="1384865983">
      <w:bodyDiv w:val="1"/>
      <w:marLeft w:val="0"/>
      <w:marRight w:val="0"/>
      <w:marTop w:val="0"/>
      <w:marBottom w:val="0"/>
      <w:divBdr>
        <w:top w:val="none" w:sz="0" w:space="0" w:color="auto"/>
        <w:left w:val="none" w:sz="0" w:space="0" w:color="auto"/>
        <w:bottom w:val="none" w:sz="0" w:space="0" w:color="auto"/>
        <w:right w:val="none" w:sz="0" w:space="0" w:color="auto"/>
      </w:divBdr>
    </w:div>
    <w:div w:id="1387560903">
      <w:bodyDiv w:val="1"/>
      <w:marLeft w:val="0"/>
      <w:marRight w:val="0"/>
      <w:marTop w:val="0"/>
      <w:marBottom w:val="0"/>
      <w:divBdr>
        <w:top w:val="none" w:sz="0" w:space="0" w:color="auto"/>
        <w:left w:val="none" w:sz="0" w:space="0" w:color="auto"/>
        <w:bottom w:val="none" w:sz="0" w:space="0" w:color="auto"/>
        <w:right w:val="none" w:sz="0" w:space="0" w:color="auto"/>
      </w:divBdr>
    </w:div>
    <w:div w:id="1394305921">
      <w:bodyDiv w:val="1"/>
      <w:marLeft w:val="0"/>
      <w:marRight w:val="0"/>
      <w:marTop w:val="0"/>
      <w:marBottom w:val="0"/>
      <w:divBdr>
        <w:top w:val="none" w:sz="0" w:space="0" w:color="auto"/>
        <w:left w:val="none" w:sz="0" w:space="0" w:color="auto"/>
        <w:bottom w:val="none" w:sz="0" w:space="0" w:color="auto"/>
        <w:right w:val="none" w:sz="0" w:space="0" w:color="auto"/>
      </w:divBdr>
    </w:div>
    <w:div w:id="1394621888">
      <w:bodyDiv w:val="1"/>
      <w:marLeft w:val="0"/>
      <w:marRight w:val="0"/>
      <w:marTop w:val="0"/>
      <w:marBottom w:val="0"/>
      <w:divBdr>
        <w:top w:val="none" w:sz="0" w:space="0" w:color="auto"/>
        <w:left w:val="none" w:sz="0" w:space="0" w:color="auto"/>
        <w:bottom w:val="none" w:sz="0" w:space="0" w:color="auto"/>
        <w:right w:val="none" w:sz="0" w:space="0" w:color="auto"/>
      </w:divBdr>
    </w:div>
    <w:div w:id="1394697471">
      <w:bodyDiv w:val="1"/>
      <w:marLeft w:val="0"/>
      <w:marRight w:val="0"/>
      <w:marTop w:val="0"/>
      <w:marBottom w:val="0"/>
      <w:divBdr>
        <w:top w:val="none" w:sz="0" w:space="0" w:color="auto"/>
        <w:left w:val="none" w:sz="0" w:space="0" w:color="auto"/>
        <w:bottom w:val="none" w:sz="0" w:space="0" w:color="auto"/>
        <w:right w:val="none" w:sz="0" w:space="0" w:color="auto"/>
      </w:divBdr>
    </w:div>
    <w:div w:id="1395816159">
      <w:bodyDiv w:val="1"/>
      <w:marLeft w:val="0"/>
      <w:marRight w:val="0"/>
      <w:marTop w:val="0"/>
      <w:marBottom w:val="0"/>
      <w:divBdr>
        <w:top w:val="none" w:sz="0" w:space="0" w:color="auto"/>
        <w:left w:val="none" w:sz="0" w:space="0" w:color="auto"/>
        <w:bottom w:val="none" w:sz="0" w:space="0" w:color="auto"/>
        <w:right w:val="none" w:sz="0" w:space="0" w:color="auto"/>
      </w:divBdr>
    </w:div>
    <w:div w:id="1400208460">
      <w:bodyDiv w:val="1"/>
      <w:marLeft w:val="0"/>
      <w:marRight w:val="0"/>
      <w:marTop w:val="0"/>
      <w:marBottom w:val="0"/>
      <w:divBdr>
        <w:top w:val="none" w:sz="0" w:space="0" w:color="auto"/>
        <w:left w:val="none" w:sz="0" w:space="0" w:color="auto"/>
        <w:bottom w:val="none" w:sz="0" w:space="0" w:color="auto"/>
        <w:right w:val="none" w:sz="0" w:space="0" w:color="auto"/>
      </w:divBdr>
    </w:div>
    <w:div w:id="1402482946">
      <w:bodyDiv w:val="1"/>
      <w:marLeft w:val="0"/>
      <w:marRight w:val="0"/>
      <w:marTop w:val="0"/>
      <w:marBottom w:val="0"/>
      <w:divBdr>
        <w:top w:val="none" w:sz="0" w:space="0" w:color="auto"/>
        <w:left w:val="none" w:sz="0" w:space="0" w:color="auto"/>
        <w:bottom w:val="none" w:sz="0" w:space="0" w:color="auto"/>
        <w:right w:val="none" w:sz="0" w:space="0" w:color="auto"/>
      </w:divBdr>
    </w:div>
    <w:div w:id="1403333010">
      <w:bodyDiv w:val="1"/>
      <w:marLeft w:val="0"/>
      <w:marRight w:val="0"/>
      <w:marTop w:val="0"/>
      <w:marBottom w:val="0"/>
      <w:divBdr>
        <w:top w:val="none" w:sz="0" w:space="0" w:color="auto"/>
        <w:left w:val="none" w:sz="0" w:space="0" w:color="auto"/>
        <w:bottom w:val="none" w:sz="0" w:space="0" w:color="auto"/>
        <w:right w:val="none" w:sz="0" w:space="0" w:color="auto"/>
      </w:divBdr>
    </w:div>
    <w:div w:id="1403680567">
      <w:bodyDiv w:val="1"/>
      <w:marLeft w:val="0"/>
      <w:marRight w:val="0"/>
      <w:marTop w:val="0"/>
      <w:marBottom w:val="0"/>
      <w:divBdr>
        <w:top w:val="none" w:sz="0" w:space="0" w:color="auto"/>
        <w:left w:val="none" w:sz="0" w:space="0" w:color="auto"/>
        <w:bottom w:val="none" w:sz="0" w:space="0" w:color="auto"/>
        <w:right w:val="none" w:sz="0" w:space="0" w:color="auto"/>
      </w:divBdr>
    </w:div>
    <w:div w:id="1406224518">
      <w:bodyDiv w:val="1"/>
      <w:marLeft w:val="0"/>
      <w:marRight w:val="0"/>
      <w:marTop w:val="0"/>
      <w:marBottom w:val="0"/>
      <w:divBdr>
        <w:top w:val="none" w:sz="0" w:space="0" w:color="auto"/>
        <w:left w:val="none" w:sz="0" w:space="0" w:color="auto"/>
        <w:bottom w:val="none" w:sz="0" w:space="0" w:color="auto"/>
        <w:right w:val="none" w:sz="0" w:space="0" w:color="auto"/>
      </w:divBdr>
    </w:div>
    <w:div w:id="1407412812">
      <w:bodyDiv w:val="1"/>
      <w:marLeft w:val="0"/>
      <w:marRight w:val="0"/>
      <w:marTop w:val="0"/>
      <w:marBottom w:val="0"/>
      <w:divBdr>
        <w:top w:val="none" w:sz="0" w:space="0" w:color="auto"/>
        <w:left w:val="none" w:sz="0" w:space="0" w:color="auto"/>
        <w:bottom w:val="none" w:sz="0" w:space="0" w:color="auto"/>
        <w:right w:val="none" w:sz="0" w:space="0" w:color="auto"/>
      </w:divBdr>
    </w:div>
    <w:div w:id="1411123709">
      <w:bodyDiv w:val="1"/>
      <w:marLeft w:val="0"/>
      <w:marRight w:val="0"/>
      <w:marTop w:val="0"/>
      <w:marBottom w:val="0"/>
      <w:divBdr>
        <w:top w:val="none" w:sz="0" w:space="0" w:color="auto"/>
        <w:left w:val="none" w:sz="0" w:space="0" w:color="auto"/>
        <w:bottom w:val="none" w:sz="0" w:space="0" w:color="auto"/>
        <w:right w:val="none" w:sz="0" w:space="0" w:color="auto"/>
      </w:divBdr>
    </w:div>
    <w:div w:id="1416395732">
      <w:bodyDiv w:val="1"/>
      <w:marLeft w:val="0"/>
      <w:marRight w:val="0"/>
      <w:marTop w:val="0"/>
      <w:marBottom w:val="0"/>
      <w:divBdr>
        <w:top w:val="none" w:sz="0" w:space="0" w:color="auto"/>
        <w:left w:val="none" w:sz="0" w:space="0" w:color="auto"/>
        <w:bottom w:val="none" w:sz="0" w:space="0" w:color="auto"/>
        <w:right w:val="none" w:sz="0" w:space="0" w:color="auto"/>
      </w:divBdr>
    </w:div>
    <w:div w:id="1422068168">
      <w:bodyDiv w:val="1"/>
      <w:marLeft w:val="0"/>
      <w:marRight w:val="0"/>
      <w:marTop w:val="0"/>
      <w:marBottom w:val="0"/>
      <w:divBdr>
        <w:top w:val="none" w:sz="0" w:space="0" w:color="auto"/>
        <w:left w:val="none" w:sz="0" w:space="0" w:color="auto"/>
        <w:bottom w:val="none" w:sz="0" w:space="0" w:color="auto"/>
        <w:right w:val="none" w:sz="0" w:space="0" w:color="auto"/>
      </w:divBdr>
    </w:div>
    <w:div w:id="1422872782">
      <w:bodyDiv w:val="1"/>
      <w:marLeft w:val="0"/>
      <w:marRight w:val="0"/>
      <w:marTop w:val="0"/>
      <w:marBottom w:val="0"/>
      <w:divBdr>
        <w:top w:val="none" w:sz="0" w:space="0" w:color="auto"/>
        <w:left w:val="none" w:sz="0" w:space="0" w:color="auto"/>
        <w:bottom w:val="none" w:sz="0" w:space="0" w:color="auto"/>
        <w:right w:val="none" w:sz="0" w:space="0" w:color="auto"/>
      </w:divBdr>
    </w:div>
    <w:div w:id="1431313271">
      <w:bodyDiv w:val="1"/>
      <w:marLeft w:val="0"/>
      <w:marRight w:val="0"/>
      <w:marTop w:val="0"/>
      <w:marBottom w:val="0"/>
      <w:divBdr>
        <w:top w:val="none" w:sz="0" w:space="0" w:color="auto"/>
        <w:left w:val="none" w:sz="0" w:space="0" w:color="auto"/>
        <w:bottom w:val="none" w:sz="0" w:space="0" w:color="auto"/>
        <w:right w:val="none" w:sz="0" w:space="0" w:color="auto"/>
      </w:divBdr>
    </w:div>
    <w:div w:id="1437215502">
      <w:bodyDiv w:val="1"/>
      <w:marLeft w:val="0"/>
      <w:marRight w:val="0"/>
      <w:marTop w:val="0"/>
      <w:marBottom w:val="0"/>
      <w:divBdr>
        <w:top w:val="none" w:sz="0" w:space="0" w:color="auto"/>
        <w:left w:val="none" w:sz="0" w:space="0" w:color="auto"/>
        <w:bottom w:val="none" w:sz="0" w:space="0" w:color="auto"/>
        <w:right w:val="none" w:sz="0" w:space="0" w:color="auto"/>
      </w:divBdr>
    </w:div>
    <w:div w:id="1437600101">
      <w:bodyDiv w:val="1"/>
      <w:marLeft w:val="0"/>
      <w:marRight w:val="0"/>
      <w:marTop w:val="0"/>
      <w:marBottom w:val="0"/>
      <w:divBdr>
        <w:top w:val="none" w:sz="0" w:space="0" w:color="auto"/>
        <w:left w:val="none" w:sz="0" w:space="0" w:color="auto"/>
        <w:bottom w:val="none" w:sz="0" w:space="0" w:color="auto"/>
        <w:right w:val="none" w:sz="0" w:space="0" w:color="auto"/>
      </w:divBdr>
    </w:div>
    <w:div w:id="1439250406">
      <w:bodyDiv w:val="1"/>
      <w:marLeft w:val="0"/>
      <w:marRight w:val="0"/>
      <w:marTop w:val="0"/>
      <w:marBottom w:val="0"/>
      <w:divBdr>
        <w:top w:val="none" w:sz="0" w:space="0" w:color="auto"/>
        <w:left w:val="none" w:sz="0" w:space="0" w:color="auto"/>
        <w:bottom w:val="none" w:sz="0" w:space="0" w:color="auto"/>
        <w:right w:val="none" w:sz="0" w:space="0" w:color="auto"/>
      </w:divBdr>
    </w:div>
    <w:div w:id="1443113302">
      <w:bodyDiv w:val="1"/>
      <w:marLeft w:val="0"/>
      <w:marRight w:val="0"/>
      <w:marTop w:val="0"/>
      <w:marBottom w:val="0"/>
      <w:divBdr>
        <w:top w:val="none" w:sz="0" w:space="0" w:color="auto"/>
        <w:left w:val="none" w:sz="0" w:space="0" w:color="auto"/>
        <w:bottom w:val="none" w:sz="0" w:space="0" w:color="auto"/>
        <w:right w:val="none" w:sz="0" w:space="0" w:color="auto"/>
      </w:divBdr>
    </w:div>
    <w:div w:id="1444300976">
      <w:bodyDiv w:val="1"/>
      <w:marLeft w:val="0"/>
      <w:marRight w:val="0"/>
      <w:marTop w:val="0"/>
      <w:marBottom w:val="0"/>
      <w:divBdr>
        <w:top w:val="none" w:sz="0" w:space="0" w:color="auto"/>
        <w:left w:val="none" w:sz="0" w:space="0" w:color="auto"/>
        <w:bottom w:val="none" w:sz="0" w:space="0" w:color="auto"/>
        <w:right w:val="none" w:sz="0" w:space="0" w:color="auto"/>
      </w:divBdr>
    </w:div>
    <w:div w:id="1450777775">
      <w:bodyDiv w:val="1"/>
      <w:marLeft w:val="0"/>
      <w:marRight w:val="0"/>
      <w:marTop w:val="0"/>
      <w:marBottom w:val="0"/>
      <w:divBdr>
        <w:top w:val="none" w:sz="0" w:space="0" w:color="auto"/>
        <w:left w:val="none" w:sz="0" w:space="0" w:color="auto"/>
        <w:bottom w:val="none" w:sz="0" w:space="0" w:color="auto"/>
        <w:right w:val="none" w:sz="0" w:space="0" w:color="auto"/>
      </w:divBdr>
    </w:div>
    <w:div w:id="1462531709">
      <w:bodyDiv w:val="1"/>
      <w:marLeft w:val="0"/>
      <w:marRight w:val="0"/>
      <w:marTop w:val="0"/>
      <w:marBottom w:val="0"/>
      <w:divBdr>
        <w:top w:val="none" w:sz="0" w:space="0" w:color="auto"/>
        <w:left w:val="none" w:sz="0" w:space="0" w:color="auto"/>
        <w:bottom w:val="none" w:sz="0" w:space="0" w:color="auto"/>
        <w:right w:val="none" w:sz="0" w:space="0" w:color="auto"/>
      </w:divBdr>
    </w:div>
    <w:div w:id="1463109830">
      <w:bodyDiv w:val="1"/>
      <w:marLeft w:val="0"/>
      <w:marRight w:val="0"/>
      <w:marTop w:val="0"/>
      <w:marBottom w:val="0"/>
      <w:divBdr>
        <w:top w:val="none" w:sz="0" w:space="0" w:color="auto"/>
        <w:left w:val="none" w:sz="0" w:space="0" w:color="auto"/>
        <w:bottom w:val="none" w:sz="0" w:space="0" w:color="auto"/>
        <w:right w:val="none" w:sz="0" w:space="0" w:color="auto"/>
      </w:divBdr>
    </w:div>
    <w:div w:id="1470708284">
      <w:bodyDiv w:val="1"/>
      <w:marLeft w:val="0"/>
      <w:marRight w:val="0"/>
      <w:marTop w:val="0"/>
      <w:marBottom w:val="0"/>
      <w:divBdr>
        <w:top w:val="none" w:sz="0" w:space="0" w:color="auto"/>
        <w:left w:val="none" w:sz="0" w:space="0" w:color="auto"/>
        <w:bottom w:val="none" w:sz="0" w:space="0" w:color="auto"/>
        <w:right w:val="none" w:sz="0" w:space="0" w:color="auto"/>
      </w:divBdr>
    </w:div>
    <w:div w:id="1470785136">
      <w:bodyDiv w:val="1"/>
      <w:marLeft w:val="0"/>
      <w:marRight w:val="0"/>
      <w:marTop w:val="0"/>
      <w:marBottom w:val="0"/>
      <w:divBdr>
        <w:top w:val="none" w:sz="0" w:space="0" w:color="auto"/>
        <w:left w:val="none" w:sz="0" w:space="0" w:color="auto"/>
        <w:bottom w:val="none" w:sz="0" w:space="0" w:color="auto"/>
        <w:right w:val="none" w:sz="0" w:space="0" w:color="auto"/>
      </w:divBdr>
    </w:div>
    <w:div w:id="1485467922">
      <w:bodyDiv w:val="1"/>
      <w:marLeft w:val="0"/>
      <w:marRight w:val="0"/>
      <w:marTop w:val="0"/>
      <w:marBottom w:val="0"/>
      <w:divBdr>
        <w:top w:val="none" w:sz="0" w:space="0" w:color="auto"/>
        <w:left w:val="none" w:sz="0" w:space="0" w:color="auto"/>
        <w:bottom w:val="none" w:sz="0" w:space="0" w:color="auto"/>
        <w:right w:val="none" w:sz="0" w:space="0" w:color="auto"/>
      </w:divBdr>
    </w:div>
    <w:div w:id="1485506666">
      <w:bodyDiv w:val="1"/>
      <w:marLeft w:val="0"/>
      <w:marRight w:val="0"/>
      <w:marTop w:val="0"/>
      <w:marBottom w:val="0"/>
      <w:divBdr>
        <w:top w:val="none" w:sz="0" w:space="0" w:color="auto"/>
        <w:left w:val="none" w:sz="0" w:space="0" w:color="auto"/>
        <w:bottom w:val="none" w:sz="0" w:space="0" w:color="auto"/>
        <w:right w:val="none" w:sz="0" w:space="0" w:color="auto"/>
      </w:divBdr>
    </w:div>
    <w:div w:id="1486237446">
      <w:bodyDiv w:val="1"/>
      <w:marLeft w:val="0"/>
      <w:marRight w:val="0"/>
      <w:marTop w:val="0"/>
      <w:marBottom w:val="0"/>
      <w:divBdr>
        <w:top w:val="none" w:sz="0" w:space="0" w:color="auto"/>
        <w:left w:val="none" w:sz="0" w:space="0" w:color="auto"/>
        <w:bottom w:val="none" w:sz="0" w:space="0" w:color="auto"/>
        <w:right w:val="none" w:sz="0" w:space="0" w:color="auto"/>
      </w:divBdr>
    </w:div>
    <w:div w:id="1492216718">
      <w:bodyDiv w:val="1"/>
      <w:marLeft w:val="0"/>
      <w:marRight w:val="0"/>
      <w:marTop w:val="0"/>
      <w:marBottom w:val="0"/>
      <w:divBdr>
        <w:top w:val="none" w:sz="0" w:space="0" w:color="auto"/>
        <w:left w:val="none" w:sz="0" w:space="0" w:color="auto"/>
        <w:bottom w:val="none" w:sz="0" w:space="0" w:color="auto"/>
        <w:right w:val="none" w:sz="0" w:space="0" w:color="auto"/>
      </w:divBdr>
    </w:div>
    <w:div w:id="1513030202">
      <w:bodyDiv w:val="1"/>
      <w:marLeft w:val="0"/>
      <w:marRight w:val="0"/>
      <w:marTop w:val="0"/>
      <w:marBottom w:val="0"/>
      <w:divBdr>
        <w:top w:val="none" w:sz="0" w:space="0" w:color="auto"/>
        <w:left w:val="none" w:sz="0" w:space="0" w:color="auto"/>
        <w:bottom w:val="none" w:sz="0" w:space="0" w:color="auto"/>
        <w:right w:val="none" w:sz="0" w:space="0" w:color="auto"/>
      </w:divBdr>
    </w:div>
    <w:div w:id="1516379582">
      <w:bodyDiv w:val="1"/>
      <w:marLeft w:val="0"/>
      <w:marRight w:val="0"/>
      <w:marTop w:val="0"/>
      <w:marBottom w:val="0"/>
      <w:divBdr>
        <w:top w:val="none" w:sz="0" w:space="0" w:color="auto"/>
        <w:left w:val="none" w:sz="0" w:space="0" w:color="auto"/>
        <w:bottom w:val="none" w:sz="0" w:space="0" w:color="auto"/>
        <w:right w:val="none" w:sz="0" w:space="0" w:color="auto"/>
      </w:divBdr>
    </w:div>
    <w:div w:id="1520924516">
      <w:bodyDiv w:val="1"/>
      <w:marLeft w:val="0"/>
      <w:marRight w:val="0"/>
      <w:marTop w:val="0"/>
      <w:marBottom w:val="0"/>
      <w:divBdr>
        <w:top w:val="none" w:sz="0" w:space="0" w:color="auto"/>
        <w:left w:val="none" w:sz="0" w:space="0" w:color="auto"/>
        <w:bottom w:val="none" w:sz="0" w:space="0" w:color="auto"/>
        <w:right w:val="none" w:sz="0" w:space="0" w:color="auto"/>
      </w:divBdr>
    </w:div>
    <w:div w:id="1532954151">
      <w:bodyDiv w:val="1"/>
      <w:marLeft w:val="0"/>
      <w:marRight w:val="0"/>
      <w:marTop w:val="0"/>
      <w:marBottom w:val="0"/>
      <w:divBdr>
        <w:top w:val="none" w:sz="0" w:space="0" w:color="auto"/>
        <w:left w:val="none" w:sz="0" w:space="0" w:color="auto"/>
        <w:bottom w:val="none" w:sz="0" w:space="0" w:color="auto"/>
        <w:right w:val="none" w:sz="0" w:space="0" w:color="auto"/>
      </w:divBdr>
    </w:div>
    <w:div w:id="1534492091">
      <w:bodyDiv w:val="1"/>
      <w:marLeft w:val="0"/>
      <w:marRight w:val="0"/>
      <w:marTop w:val="0"/>
      <w:marBottom w:val="0"/>
      <w:divBdr>
        <w:top w:val="none" w:sz="0" w:space="0" w:color="auto"/>
        <w:left w:val="none" w:sz="0" w:space="0" w:color="auto"/>
        <w:bottom w:val="none" w:sz="0" w:space="0" w:color="auto"/>
        <w:right w:val="none" w:sz="0" w:space="0" w:color="auto"/>
      </w:divBdr>
    </w:div>
    <w:div w:id="1538199249">
      <w:bodyDiv w:val="1"/>
      <w:marLeft w:val="0"/>
      <w:marRight w:val="0"/>
      <w:marTop w:val="0"/>
      <w:marBottom w:val="0"/>
      <w:divBdr>
        <w:top w:val="none" w:sz="0" w:space="0" w:color="auto"/>
        <w:left w:val="none" w:sz="0" w:space="0" w:color="auto"/>
        <w:bottom w:val="none" w:sz="0" w:space="0" w:color="auto"/>
        <w:right w:val="none" w:sz="0" w:space="0" w:color="auto"/>
      </w:divBdr>
    </w:div>
    <w:div w:id="1539854914">
      <w:bodyDiv w:val="1"/>
      <w:marLeft w:val="0"/>
      <w:marRight w:val="0"/>
      <w:marTop w:val="0"/>
      <w:marBottom w:val="0"/>
      <w:divBdr>
        <w:top w:val="none" w:sz="0" w:space="0" w:color="auto"/>
        <w:left w:val="none" w:sz="0" w:space="0" w:color="auto"/>
        <w:bottom w:val="none" w:sz="0" w:space="0" w:color="auto"/>
        <w:right w:val="none" w:sz="0" w:space="0" w:color="auto"/>
      </w:divBdr>
    </w:div>
    <w:div w:id="1540236848">
      <w:bodyDiv w:val="1"/>
      <w:marLeft w:val="0"/>
      <w:marRight w:val="0"/>
      <w:marTop w:val="0"/>
      <w:marBottom w:val="0"/>
      <w:divBdr>
        <w:top w:val="none" w:sz="0" w:space="0" w:color="auto"/>
        <w:left w:val="none" w:sz="0" w:space="0" w:color="auto"/>
        <w:bottom w:val="none" w:sz="0" w:space="0" w:color="auto"/>
        <w:right w:val="none" w:sz="0" w:space="0" w:color="auto"/>
      </w:divBdr>
    </w:div>
    <w:div w:id="1549419276">
      <w:bodyDiv w:val="1"/>
      <w:marLeft w:val="0"/>
      <w:marRight w:val="0"/>
      <w:marTop w:val="0"/>
      <w:marBottom w:val="0"/>
      <w:divBdr>
        <w:top w:val="none" w:sz="0" w:space="0" w:color="auto"/>
        <w:left w:val="none" w:sz="0" w:space="0" w:color="auto"/>
        <w:bottom w:val="none" w:sz="0" w:space="0" w:color="auto"/>
        <w:right w:val="none" w:sz="0" w:space="0" w:color="auto"/>
      </w:divBdr>
    </w:div>
    <w:div w:id="1552496840">
      <w:bodyDiv w:val="1"/>
      <w:marLeft w:val="0"/>
      <w:marRight w:val="0"/>
      <w:marTop w:val="0"/>
      <w:marBottom w:val="0"/>
      <w:divBdr>
        <w:top w:val="none" w:sz="0" w:space="0" w:color="auto"/>
        <w:left w:val="none" w:sz="0" w:space="0" w:color="auto"/>
        <w:bottom w:val="none" w:sz="0" w:space="0" w:color="auto"/>
        <w:right w:val="none" w:sz="0" w:space="0" w:color="auto"/>
      </w:divBdr>
    </w:div>
    <w:div w:id="1556159804">
      <w:bodyDiv w:val="1"/>
      <w:marLeft w:val="0"/>
      <w:marRight w:val="0"/>
      <w:marTop w:val="0"/>
      <w:marBottom w:val="0"/>
      <w:divBdr>
        <w:top w:val="none" w:sz="0" w:space="0" w:color="auto"/>
        <w:left w:val="none" w:sz="0" w:space="0" w:color="auto"/>
        <w:bottom w:val="none" w:sz="0" w:space="0" w:color="auto"/>
        <w:right w:val="none" w:sz="0" w:space="0" w:color="auto"/>
      </w:divBdr>
    </w:div>
    <w:div w:id="1558199627">
      <w:bodyDiv w:val="1"/>
      <w:marLeft w:val="0"/>
      <w:marRight w:val="0"/>
      <w:marTop w:val="0"/>
      <w:marBottom w:val="0"/>
      <w:divBdr>
        <w:top w:val="none" w:sz="0" w:space="0" w:color="auto"/>
        <w:left w:val="none" w:sz="0" w:space="0" w:color="auto"/>
        <w:bottom w:val="none" w:sz="0" w:space="0" w:color="auto"/>
        <w:right w:val="none" w:sz="0" w:space="0" w:color="auto"/>
      </w:divBdr>
    </w:div>
    <w:div w:id="1559510791">
      <w:bodyDiv w:val="1"/>
      <w:marLeft w:val="0"/>
      <w:marRight w:val="0"/>
      <w:marTop w:val="0"/>
      <w:marBottom w:val="0"/>
      <w:divBdr>
        <w:top w:val="none" w:sz="0" w:space="0" w:color="auto"/>
        <w:left w:val="none" w:sz="0" w:space="0" w:color="auto"/>
        <w:bottom w:val="none" w:sz="0" w:space="0" w:color="auto"/>
        <w:right w:val="none" w:sz="0" w:space="0" w:color="auto"/>
      </w:divBdr>
    </w:div>
    <w:div w:id="1559786142">
      <w:bodyDiv w:val="1"/>
      <w:marLeft w:val="0"/>
      <w:marRight w:val="0"/>
      <w:marTop w:val="0"/>
      <w:marBottom w:val="0"/>
      <w:divBdr>
        <w:top w:val="none" w:sz="0" w:space="0" w:color="auto"/>
        <w:left w:val="none" w:sz="0" w:space="0" w:color="auto"/>
        <w:bottom w:val="none" w:sz="0" w:space="0" w:color="auto"/>
        <w:right w:val="none" w:sz="0" w:space="0" w:color="auto"/>
      </w:divBdr>
    </w:div>
    <w:div w:id="1561286102">
      <w:bodyDiv w:val="1"/>
      <w:marLeft w:val="0"/>
      <w:marRight w:val="0"/>
      <w:marTop w:val="0"/>
      <w:marBottom w:val="0"/>
      <w:divBdr>
        <w:top w:val="none" w:sz="0" w:space="0" w:color="auto"/>
        <w:left w:val="none" w:sz="0" w:space="0" w:color="auto"/>
        <w:bottom w:val="none" w:sz="0" w:space="0" w:color="auto"/>
        <w:right w:val="none" w:sz="0" w:space="0" w:color="auto"/>
      </w:divBdr>
    </w:div>
    <w:div w:id="1562903502">
      <w:bodyDiv w:val="1"/>
      <w:marLeft w:val="0"/>
      <w:marRight w:val="0"/>
      <w:marTop w:val="0"/>
      <w:marBottom w:val="0"/>
      <w:divBdr>
        <w:top w:val="none" w:sz="0" w:space="0" w:color="auto"/>
        <w:left w:val="none" w:sz="0" w:space="0" w:color="auto"/>
        <w:bottom w:val="none" w:sz="0" w:space="0" w:color="auto"/>
        <w:right w:val="none" w:sz="0" w:space="0" w:color="auto"/>
      </w:divBdr>
    </w:div>
    <w:div w:id="1569725612">
      <w:bodyDiv w:val="1"/>
      <w:marLeft w:val="0"/>
      <w:marRight w:val="0"/>
      <w:marTop w:val="0"/>
      <w:marBottom w:val="0"/>
      <w:divBdr>
        <w:top w:val="none" w:sz="0" w:space="0" w:color="auto"/>
        <w:left w:val="none" w:sz="0" w:space="0" w:color="auto"/>
        <w:bottom w:val="none" w:sz="0" w:space="0" w:color="auto"/>
        <w:right w:val="none" w:sz="0" w:space="0" w:color="auto"/>
      </w:divBdr>
    </w:div>
    <w:div w:id="1579171776">
      <w:bodyDiv w:val="1"/>
      <w:marLeft w:val="0"/>
      <w:marRight w:val="0"/>
      <w:marTop w:val="0"/>
      <w:marBottom w:val="0"/>
      <w:divBdr>
        <w:top w:val="none" w:sz="0" w:space="0" w:color="auto"/>
        <w:left w:val="none" w:sz="0" w:space="0" w:color="auto"/>
        <w:bottom w:val="none" w:sz="0" w:space="0" w:color="auto"/>
        <w:right w:val="none" w:sz="0" w:space="0" w:color="auto"/>
      </w:divBdr>
    </w:div>
    <w:div w:id="1580794392">
      <w:bodyDiv w:val="1"/>
      <w:marLeft w:val="0"/>
      <w:marRight w:val="0"/>
      <w:marTop w:val="0"/>
      <w:marBottom w:val="0"/>
      <w:divBdr>
        <w:top w:val="none" w:sz="0" w:space="0" w:color="auto"/>
        <w:left w:val="none" w:sz="0" w:space="0" w:color="auto"/>
        <w:bottom w:val="none" w:sz="0" w:space="0" w:color="auto"/>
        <w:right w:val="none" w:sz="0" w:space="0" w:color="auto"/>
      </w:divBdr>
    </w:div>
    <w:div w:id="1583561303">
      <w:bodyDiv w:val="1"/>
      <w:marLeft w:val="0"/>
      <w:marRight w:val="0"/>
      <w:marTop w:val="0"/>
      <w:marBottom w:val="0"/>
      <w:divBdr>
        <w:top w:val="none" w:sz="0" w:space="0" w:color="auto"/>
        <w:left w:val="none" w:sz="0" w:space="0" w:color="auto"/>
        <w:bottom w:val="none" w:sz="0" w:space="0" w:color="auto"/>
        <w:right w:val="none" w:sz="0" w:space="0" w:color="auto"/>
      </w:divBdr>
    </w:div>
    <w:div w:id="1588004027">
      <w:bodyDiv w:val="1"/>
      <w:marLeft w:val="0"/>
      <w:marRight w:val="0"/>
      <w:marTop w:val="0"/>
      <w:marBottom w:val="0"/>
      <w:divBdr>
        <w:top w:val="none" w:sz="0" w:space="0" w:color="auto"/>
        <w:left w:val="none" w:sz="0" w:space="0" w:color="auto"/>
        <w:bottom w:val="none" w:sz="0" w:space="0" w:color="auto"/>
        <w:right w:val="none" w:sz="0" w:space="0" w:color="auto"/>
      </w:divBdr>
    </w:div>
    <w:div w:id="1589075260">
      <w:bodyDiv w:val="1"/>
      <w:marLeft w:val="0"/>
      <w:marRight w:val="0"/>
      <w:marTop w:val="0"/>
      <w:marBottom w:val="0"/>
      <w:divBdr>
        <w:top w:val="none" w:sz="0" w:space="0" w:color="auto"/>
        <w:left w:val="none" w:sz="0" w:space="0" w:color="auto"/>
        <w:bottom w:val="none" w:sz="0" w:space="0" w:color="auto"/>
        <w:right w:val="none" w:sz="0" w:space="0" w:color="auto"/>
      </w:divBdr>
    </w:div>
    <w:div w:id="1594052578">
      <w:bodyDiv w:val="1"/>
      <w:marLeft w:val="0"/>
      <w:marRight w:val="0"/>
      <w:marTop w:val="0"/>
      <w:marBottom w:val="0"/>
      <w:divBdr>
        <w:top w:val="none" w:sz="0" w:space="0" w:color="auto"/>
        <w:left w:val="none" w:sz="0" w:space="0" w:color="auto"/>
        <w:bottom w:val="none" w:sz="0" w:space="0" w:color="auto"/>
        <w:right w:val="none" w:sz="0" w:space="0" w:color="auto"/>
      </w:divBdr>
    </w:div>
    <w:div w:id="1595891753">
      <w:bodyDiv w:val="1"/>
      <w:marLeft w:val="0"/>
      <w:marRight w:val="0"/>
      <w:marTop w:val="0"/>
      <w:marBottom w:val="0"/>
      <w:divBdr>
        <w:top w:val="none" w:sz="0" w:space="0" w:color="auto"/>
        <w:left w:val="none" w:sz="0" w:space="0" w:color="auto"/>
        <w:bottom w:val="none" w:sz="0" w:space="0" w:color="auto"/>
        <w:right w:val="none" w:sz="0" w:space="0" w:color="auto"/>
      </w:divBdr>
    </w:div>
    <w:div w:id="1598052701">
      <w:bodyDiv w:val="1"/>
      <w:marLeft w:val="0"/>
      <w:marRight w:val="0"/>
      <w:marTop w:val="0"/>
      <w:marBottom w:val="0"/>
      <w:divBdr>
        <w:top w:val="none" w:sz="0" w:space="0" w:color="auto"/>
        <w:left w:val="none" w:sz="0" w:space="0" w:color="auto"/>
        <w:bottom w:val="none" w:sz="0" w:space="0" w:color="auto"/>
        <w:right w:val="none" w:sz="0" w:space="0" w:color="auto"/>
      </w:divBdr>
    </w:div>
    <w:div w:id="1600286221">
      <w:bodyDiv w:val="1"/>
      <w:marLeft w:val="0"/>
      <w:marRight w:val="0"/>
      <w:marTop w:val="0"/>
      <w:marBottom w:val="0"/>
      <w:divBdr>
        <w:top w:val="none" w:sz="0" w:space="0" w:color="auto"/>
        <w:left w:val="none" w:sz="0" w:space="0" w:color="auto"/>
        <w:bottom w:val="none" w:sz="0" w:space="0" w:color="auto"/>
        <w:right w:val="none" w:sz="0" w:space="0" w:color="auto"/>
      </w:divBdr>
    </w:div>
    <w:div w:id="1600483238">
      <w:bodyDiv w:val="1"/>
      <w:marLeft w:val="0"/>
      <w:marRight w:val="0"/>
      <w:marTop w:val="0"/>
      <w:marBottom w:val="0"/>
      <w:divBdr>
        <w:top w:val="none" w:sz="0" w:space="0" w:color="auto"/>
        <w:left w:val="none" w:sz="0" w:space="0" w:color="auto"/>
        <w:bottom w:val="none" w:sz="0" w:space="0" w:color="auto"/>
        <w:right w:val="none" w:sz="0" w:space="0" w:color="auto"/>
      </w:divBdr>
    </w:div>
    <w:div w:id="1616987277">
      <w:bodyDiv w:val="1"/>
      <w:marLeft w:val="0"/>
      <w:marRight w:val="0"/>
      <w:marTop w:val="0"/>
      <w:marBottom w:val="0"/>
      <w:divBdr>
        <w:top w:val="none" w:sz="0" w:space="0" w:color="auto"/>
        <w:left w:val="none" w:sz="0" w:space="0" w:color="auto"/>
        <w:bottom w:val="none" w:sz="0" w:space="0" w:color="auto"/>
        <w:right w:val="none" w:sz="0" w:space="0" w:color="auto"/>
      </w:divBdr>
    </w:div>
    <w:div w:id="1617714467">
      <w:bodyDiv w:val="1"/>
      <w:marLeft w:val="0"/>
      <w:marRight w:val="0"/>
      <w:marTop w:val="0"/>
      <w:marBottom w:val="0"/>
      <w:divBdr>
        <w:top w:val="none" w:sz="0" w:space="0" w:color="auto"/>
        <w:left w:val="none" w:sz="0" w:space="0" w:color="auto"/>
        <w:bottom w:val="none" w:sz="0" w:space="0" w:color="auto"/>
        <w:right w:val="none" w:sz="0" w:space="0" w:color="auto"/>
      </w:divBdr>
    </w:div>
    <w:div w:id="1617979817">
      <w:bodyDiv w:val="1"/>
      <w:marLeft w:val="0"/>
      <w:marRight w:val="0"/>
      <w:marTop w:val="0"/>
      <w:marBottom w:val="0"/>
      <w:divBdr>
        <w:top w:val="none" w:sz="0" w:space="0" w:color="auto"/>
        <w:left w:val="none" w:sz="0" w:space="0" w:color="auto"/>
        <w:bottom w:val="none" w:sz="0" w:space="0" w:color="auto"/>
        <w:right w:val="none" w:sz="0" w:space="0" w:color="auto"/>
      </w:divBdr>
    </w:div>
    <w:div w:id="1624772758">
      <w:bodyDiv w:val="1"/>
      <w:marLeft w:val="0"/>
      <w:marRight w:val="0"/>
      <w:marTop w:val="0"/>
      <w:marBottom w:val="0"/>
      <w:divBdr>
        <w:top w:val="none" w:sz="0" w:space="0" w:color="auto"/>
        <w:left w:val="none" w:sz="0" w:space="0" w:color="auto"/>
        <w:bottom w:val="none" w:sz="0" w:space="0" w:color="auto"/>
        <w:right w:val="none" w:sz="0" w:space="0" w:color="auto"/>
      </w:divBdr>
    </w:div>
    <w:div w:id="1627156416">
      <w:bodyDiv w:val="1"/>
      <w:marLeft w:val="0"/>
      <w:marRight w:val="0"/>
      <w:marTop w:val="0"/>
      <w:marBottom w:val="0"/>
      <w:divBdr>
        <w:top w:val="none" w:sz="0" w:space="0" w:color="auto"/>
        <w:left w:val="none" w:sz="0" w:space="0" w:color="auto"/>
        <w:bottom w:val="none" w:sz="0" w:space="0" w:color="auto"/>
        <w:right w:val="none" w:sz="0" w:space="0" w:color="auto"/>
      </w:divBdr>
    </w:div>
    <w:div w:id="1637100754">
      <w:bodyDiv w:val="1"/>
      <w:marLeft w:val="0"/>
      <w:marRight w:val="0"/>
      <w:marTop w:val="0"/>
      <w:marBottom w:val="0"/>
      <w:divBdr>
        <w:top w:val="none" w:sz="0" w:space="0" w:color="auto"/>
        <w:left w:val="none" w:sz="0" w:space="0" w:color="auto"/>
        <w:bottom w:val="none" w:sz="0" w:space="0" w:color="auto"/>
        <w:right w:val="none" w:sz="0" w:space="0" w:color="auto"/>
      </w:divBdr>
    </w:div>
    <w:div w:id="1637644159">
      <w:bodyDiv w:val="1"/>
      <w:marLeft w:val="0"/>
      <w:marRight w:val="0"/>
      <w:marTop w:val="0"/>
      <w:marBottom w:val="0"/>
      <w:divBdr>
        <w:top w:val="none" w:sz="0" w:space="0" w:color="auto"/>
        <w:left w:val="none" w:sz="0" w:space="0" w:color="auto"/>
        <w:bottom w:val="none" w:sz="0" w:space="0" w:color="auto"/>
        <w:right w:val="none" w:sz="0" w:space="0" w:color="auto"/>
      </w:divBdr>
    </w:div>
    <w:div w:id="1640765709">
      <w:bodyDiv w:val="1"/>
      <w:marLeft w:val="0"/>
      <w:marRight w:val="0"/>
      <w:marTop w:val="0"/>
      <w:marBottom w:val="0"/>
      <w:divBdr>
        <w:top w:val="none" w:sz="0" w:space="0" w:color="auto"/>
        <w:left w:val="none" w:sz="0" w:space="0" w:color="auto"/>
        <w:bottom w:val="none" w:sz="0" w:space="0" w:color="auto"/>
        <w:right w:val="none" w:sz="0" w:space="0" w:color="auto"/>
      </w:divBdr>
    </w:div>
    <w:div w:id="1646854166">
      <w:bodyDiv w:val="1"/>
      <w:marLeft w:val="0"/>
      <w:marRight w:val="0"/>
      <w:marTop w:val="0"/>
      <w:marBottom w:val="0"/>
      <w:divBdr>
        <w:top w:val="none" w:sz="0" w:space="0" w:color="auto"/>
        <w:left w:val="none" w:sz="0" w:space="0" w:color="auto"/>
        <w:bottom w:val="none" w:sz="0" w:space="0" w:color="auto"/>
        <w:right w:val="none" w:sz="0" w:space="0" w:color="auto"/>
      </w:divBdr>
    </w:div>
    <w:div w:id="1663007557">
      <w:bodyDiv w:val="1"/>
      <w:marLeft w:val="0"/>
      <w:marRight w:val="0"/>
      <w:marTop w:val="0"/>
      <w:marBottom w:val="0"/>
      <w:divBdr>
        <w:top w:val="none" w:sz="0" w:space="0" w:color="auto"/>
        <w:left w:val="none" w:sz="0" w:space="0" w:color="auto"/>
        <w:bottom w:val="none" w:sz="0" w:space="0" w:color="auto"/>
        <w:right w:val="none" w:sz="0" w:space="0" w:color="auto"/>
      </w:divBdr>
    </w:div>
    <w:div w:id="1669097139">
      <w:bodyDiv w:val="1"/>
      <w:marLeft w:val="0"/>
      <w:marRight w:val="0"/>
      <w:marTop w:val="0"/>
      <w:marBottom w:val="0"/>
      <w:divBdr>
        <w:top w:val="none" w:sz="0" w:space="0" w:color="auto"/>
        <w:left w:val="none" w:sz="0" w:space="0" w:color="auto"/>
        <w:bottom w:val="none" w:sz="0" w:space="0" w:color="auto"/>
        <w:right w:val="none" w:sz="0" w:space="0" w:color="auto"/>
      </w:divBdr>
    </w:div>
    <w:div w:id="1676807618">
      <w:bodyDiv w:val="1"/>
      <w:marLeft w:val="0"/>
      <w:marRight w:val="0"/>
      <w:marTop w:val="0"/>
      <w:marBottom w:val="0"/>
      <w:divBdr>
        <w:top w:val="none" w:sz="0" w:space="0" w:color="auto"/>
        <w:left w:val="none" w:sz="0" w:space="0" w:color="auto"/>
        <w:bottom w:val="none" w:sz="0" w:space="0" w:color="auto"/>
        <w:right w:val="none" w:sz="0" w:space="0" w:color="auto"/>
      </w:divBdr>
    </w:div>
    <w:div w:id="1681466900">
      <w:bodyDiv w:val="1"/>
      <w:marLeft w:val="0"/>
      <w:marRight w:val="0"/>
      <w:marTop w:val="0"/>
      <w:marBottom w:val="0"/>
      <w:divBdr>
        <w:top w:val="none" w:sz="0" w:space="0" w:color="auto"/>
        <w:left w:val="none" w:sz="0" w:space="0" w:color="auto"/>
        <w:bottom w:val="none" w:sz="0" w:space="0" w:color="auto"/>
        <w:right w:val="none" w:sz="0" w:space="0" w:color="auto"/>
      </w:divBdr>
    </w:div>
    <w:div w:id="1681617492">
      <w:bodyDiv w:val="1"/>
      <w:marLeft w:val="0"/>
      <w:marRight w:val="0"/>
      <w:marTop w:val="0"/>
      <w:marBottom w:val="0"/>
      <w:divBdr>
        <w:top w:val="none" w:sz="0" w:space="0" w:color="auto"/>
        <w:left w:val="none" w:sz="0" w:space="0" w:color="auto"/>
        <w:bottom w:val="none" w:sz="0" w:space="0" w:color="auto"/>
        <w:right w:val="none" w:sz="0" w:space="0" w:color="auto"/>
      </w:divBdr>
    </w:div>
    <w:div w:id="1686008212">
      <w:bodyDiv w:val="1"/>
      <w:marLeft w:val="0"/>
      <w:marRight w:val="0"/>
      <w:marTop w:val="0"/>
      <w:marBottom w:val="0"/>
      <w:divBdr>
        <w:top w:val="none" w:sz="0" w:space="0" w:color="auto"/>
        <w:left w:val="none" w:sz="0" w:space="0" w:color="auto"/>
        <w:bottom w:val="none" w:sz="0" w:space="0" w:color="auto"/>
        <w:right w:val="none" w:sz="0" w:space="0" w:color="auto"/>
      </w:divBdr>
    </w:div>
    <w:div w:id="1687097176">
      <w:bodyDiv w:val="1"/>
      <w:marLeft w:val="0"/>
      <w:marRight w:val="0"/>
      <w:marTop w:val="0"/>
      <w:marBottom w:val="0"/>
      <w:divBdr>
        <w:top w:val="none" w:sz="0" w:space="0" w:color="auto"/>
        <w:left w:val="none" w:sz="0" w:space="0" w:color="auto"/>
        <w:bottom w:val="none" w:sz="0" w:space="0" w:color="auto"/>
        <w:right w:val="none" w:sz="0" w:space="0" w:color="auto"/>
      </w:divBdr>
    </w:div>
    <w:div w:id="1689406260">
      <w:bodyDiv w:val="1"/>
      <w:marLeft w:val="0"/>
      <w:marRight w:val="0"/>
      <w:marTop w:val="0"/>
      <w:marBottom w:val="0"/>
      <w:divBdr>
        <w:top w:val="none" w:sz="0" w:space="0" w:color="auto"/>
        <w:left w:val="none" w:sz="0" w:space="0" w:color="auto"/>
        <w:bottom w:val="none" w:sz="0" w:space="0" w:color="auto"/>
        <w:right w:val="none" w:sz="0" w:space="0" w:color="auto"/>
      </w:divBdr>
    </w:div>
    <w:div w:id="1692610800">
      <w:bodyDiv w:val="1"/>
      <w:marLeft w:val="0"/>
      <w:marRight w:val="0"/>
      <w:marTop w:val="0"/>
      <w:marBottom w:val="0"/>
      <w:divBdr>
        <w:top w:val="none" w:sz="0" w:space="0" w:color="auto"/>
        <w:left w:val="none" w:sz="0" w:space="0" w:color="auto"/>
        <w:bottom w:val="none" w:sz="0" w:space="0" w:color="auto"/>
        <w:right w:val="none" w:sz="0" w:space="0" w:color="auto"/>
      </w:divBdr>
    </w:div>
    <w:div w:id="1693334260">
      <w:bodyDiv w:val="1"/>
      <w:marLeft w:val="0"/>
      <w:marRight w:val="0"/>
      <w:marTop w:val="0"/>
      <w:marBottom w:val="0"/>
      <w:divBdr>
        <w:top w:val="none" w:sz="0" w:space="0" w:color="auto"/>
        <w:left w:val="none" w:sz="0" w:space="0" w:color="auto"/>
        <w:bottom w:val="none" w:sz="0" w:space="0" w:color="auto"/>
        <w:right w:val="none" w:sz="0" w:space="0" w:color="auto"/>
      </w:divBdr>
    </w:div>
    <w:div w:id="1697776977">
      <w:bodyDiv w:val="1"/>
      <w:marLeft w:val="0"/>
      <w:marRight w:val="0"/>
      <w:marTop w:val="0"/>
      <w:marBottom w:val="0"/>
      <w:divBdr>
        <w:top w:val="none" w:sz="0" w:space="0" w:color="auto"/>
        <w:left w:val="none" w:sz="0" w:space="0" w:color="auto"/>
        <w:bottom w:val="none" w:sz="0" w:space="0" w:color="auto"/>
        <w:right w:val="none" w:sz="0" w:space="0" w:color="auto"/>
      </w:divBdr>
    </w:div>
    <w:div w:id="1704205398">
      <w:bodyDiv w:val="1"/>
      <w:marLeft w:val="0"/>
      <w:marRight w:val="0"/>
      <w:marTop w:val="0"/>
      <w:marBottom w:val="0"/>
      <w:divBdr>
        <w:top w:val="none" w:sz="0" w:space="0" w:color="auto"/>
        <w:left w:val="none" w:sz="0" w:space="0" w:color="auto"/>
        <w:bottom w:val="none" w:sz="0" w:space="0" w:color="auto"/>
        <w:right w:val="none" w:sz="0" w:space="0" w:color="auto"/>
      </w:divBdr>
    </w:div>
    <w:div w:id="1704592082">
      <w:bodyDiv w:val="1"/>
      <w:marLeft w:val="0"/>
      <w:marRight w:val="0"/>
      <w:marTop w:val="0"/>
      <w:marBottom w:val="0"/>
      <w:divBdr>
        <w:top w:val="none" w:sz="0" w:space="0" w:color="auto"/>
        <w:left w:val="none" w:sz="0" w:space="0" w:color="auto"/>
        <w:bottom w:val="none" w:sz="0" w:space="0" w:color="auto"/>
        <w:right w:val="none" w:sz="0" w:space="0" w:color="auto"/>
      </w:divBdr>
    </w:div>
    <w:div w:id="1719167102">
      <w:bodyDiv w:val="1"/>
      <w:marLeft w:val="0"/>
      <w:marRight w:val="0"/>
      <w:marTop w:val="0"/>
      <w:marBottom w:val="0"/>
      <w:divBdr>
        <w:top w:val="none" w:sz="0" w:space="0" w:color="auto"/>
        <w:left w:val="none" w:sz="0" w:space="0" w:color="auto"/>
        <w:bottom w:val="none" w:sz="0" w:space="0" w:color="auto"/>
        <w:right w:val="none" w:sz="0" w:space="0" w:color="auto"/>
      </w:divBdr>
    </w:div>
    <w:div w:id="1737438687">
      <w:bodyDiv w:val="1"/>
      <w:marLeft w:val="0"/>
      <w:marRight w:val="0"/>
      <w:marTop w:val="0"/>
      <w:marBottom w:val="0"/>
      <w:divBdr>
        <w:top w:val="none" w:sz="0" w:space="0" w:color="auto"/>
        <w:left w:val="none" w:sz="0" w:space="0" w:color="auto"/>
        <w:bottom w:val="none" w:sz="0" w:space="0" w:color="auto"/>
        <w:right w:val="none" w:sz="0" w:space="0" w:color="auto"/>
      </w:divBdr>
    </w:div>
    <w:div w:id="1741829788">
      <w:bodyDiv w:val="1"/>
      <w:marLeft w:val="0"/>
      <w:marRight w:val="0"/>
      <w:marTop w:val="0"/>
      <w:marBottom w:val="0"/>
      <w:divBdr>
        <w:top w:val="none" w:sz="0" w:space="0" w:color="auto"/>
        <w:left w:val="none" w:sz="0" w:space="0" w:color="auto"/>
        <w:bottom w:val="none" w:sz="0" w:space="0" w:color="auto"/>
        <w:right w:val="none" w:sz="0" w:space="0" w:color="auto"/>
      </w:divBdr>
    </w:div>
    <w:div w:id="1744061161">
      <w:bodyDiv w:val="1"/>
      <w:marLeft w:val="0"/>
      <w:marRight w:val="0"/>
      <w:marTop w:val="0"/>
      <w:marBottom w:val="0"/>
      <w:divBdr>
        <w:top w:val="none" w:sz="0" w:space="0" w:color="auto"/>
        <w:left w:val="none" w:sz="0" w:space="0" w:color="auto"/>
        <w:bottom w:val="none" w:sz="0" w:space="0" w:color="auto"/>
        <w:right w:val="none" w:sz="0" w:space="0" w:color="auto"/>
      </w:divBdr>
    </w:div>
    <w:div w:id="1755011184">
      <w:bodyDiv w:val="1"/>
      <w:marLeft w:val="0"/>
      <w:marRight w:val="0"/>
      <w:marTop w:val="0"/>
      <w:marBottom w:val="0"/>
      <w:divBdr>
        <w:top w:val="none" w:sz="0" w:space="0" w:color="auto"/>
        <w:left w:val="none" w:sz="0" w:space="0" w:color="auto"/>
        <w:bottom w:val="none" w:sz="0" w:space="0" w:color="auto"/>
        <w:right w:val="none" w:sz="0" w:space="0" w:color="auto"/>
      </w:divBdr>
    </w:div>
    <w:div w:id="1756583750">
      <w:bodyDiv w:val="1"/>
      <w:marLeft w:val="0"/>
      <w:marRight w:val="0"/>
      <w:marTop w:val="0"/>
      <w:marBottom w:val="0"/>
      <w:divBdr>
        <w:top w:val="none" w:sz="0" w:space="0" w:color="auto"/>
        <w:left w:val="none" w:sz="0" w:space="0" w:color="auto"/>
        <w:bottom w:val="none" w:sz="0" w:space="0" w:color="auto"/>
        <w:right w:val="none" w:sz="0" w:space="0" w:color="auto"/>
      </w:divBdr>
    </w:div>
    <w:div w:id="1766922392">
      <w:bodyDiv w:val="1"/>
      <w:marLeft w:val="0"/>
      <w:marRight w:val="0"/>
      <w:marTop w:val="0"/>
      <w:marBottom w:val="0"/>
      <w:divBdr>
        <w:top w:val="none" w:sz="0" w:space="0" w:color="auto"/>
        <w:left w:val="none" w:sz="0" w:space="0" w:color="auto"/>
        <w:bottom w:val="none" w:sz="0" w:space="0" w:color="auto"/>
        <w:right w:val="none" w:sz="0" w:space="0" w:color="auto"/>
      </w:divBdr>
    </w:div>
    <w:div w:id="1771855818">
      <w:bodyDiv w:val="1"/>
      <w:marLeft w:val="0"/>
      <w:marRight w:val="0"/>
      <w:marTop w:val="0"/>
      <w:marBottom w:val="0"/>
      <w:divBdr>
        <w:top w:val="none" w:sz="0" w:space="0" w:color="auto"/>
        <w:left w:val="none" w:sz="0" w:space="0" w:color="auto"/>
        <w:bottom w:val="none" w:sz="0" w:space="0" w:color="auto"/>
        <w:right w:val="none" w:sz="0" w:space="0" w:color="auto"/>
      </w:divBdr>
    </w:div>
    <w:div w:id="1777406629">
      <w:bodyDiv w:val="1"/>
      <w:marLeft w:val="0"/>
      <w:marRight w:val="0"/>
      <w:marTop w:val="0"/>
      <w:marBottom w:val="0"/>
      <w:divBdr>
        <w:top w:val="none" w:sz="0" w:space="0" w:color="auto"/>
        <w:left w:val="none" w:sz="0" w:space="0" w:color="auto"/>
        <w:bottom w:val="none" w:sz="0" w:space="0" w:color="auto"/>
        <w:right w:val="none" w:sz="0" w:space="0" w:color="auto"/>
      </w:divBdr>
    </w:div>
    <w:div w:id="1784112048">
      <w:bodyDiv w:val="1"/>
      <w:marLeft w:val="0"/>
      <w:marRight w:val="0"/>
      <w:marTop w:val="0"/>
      <w:marBottom w:val="0"/>
      <w:divBdr>
        <w:top w:val="none" w:sz="0" w:space="0" w:color="auto"/>
        <w:left w:val="none" w:sz="0" w:space="0" w:color="auto"/>
        <w:bottom w:val="none" w:sz="0" w:space="0" w:color="auto"/>
        <w:right w:val="none" w:sz="0" w:space="0" w:color="auto"/>
      </w:divBdr>
    </w:div>
    <w:div w:id="1787382821">
      <w:bodyDiv w:val="1"/>
      <w:marLeft w:val="0"/>
      <w:marRight w:val="0"/>
      <w:marTop w:val="0"/>
      <w:marBottom w:val="0"/>
      <w:divBdr>
        <w:top w:val="none" w:sz="0" w:space="0" w:color="auto"/>
        <w:left w:val="none" w:sz="0" w:space="0" w:color="auto"/>
        <w:bottom w:val="none" w:sz="0" w:space="0" w:color="auto"/>
        <w:right w:val="none" w:sz="0" w:space="0" w:color="auto"/>
      </w:divBdr>
    </w:div>
    <w:div w:id="1787848643">
      <w:bodyDiv w:val="1"/>
      <w:marLeft w:val="0"/>
      <w:marRight w:val="0"/>
      <w:marTop w:val="0"/>
      <w:marBottom w:val="0"/>
      <w:divBdr>
        <w:top w:val="none" w:sz="0" w:space="0" w:color="auto"/>
        <w:left w:val="none" w:sz="0" w:space="0" w:color="auto"/>
        <w:bottom w:val="none" w:sz="0" w:space="0" w:color="auto"/>
        <w:right w:val="none" w:sz="0" w:space="0" w:color="auto"/>
      </w:divBdr>
    </w:div>
    <w:div w:id="1788352456">
      <w:bodyDiv w:val="1"/>
      <w:marLeft w:val="0"/>
      <w:marRight w:val="0"/>
      <w:marTop w:val="0"/>
      <w:marBottom w:val="0"/>
      <w:divBdr>
        <w:top w:val="none" w:sz="0" w:space="0" w:color="auto"/>
        <w:left w:val="none" w:sz="0" w:space="0" w:color="auto"/>
        <w:bottom w:val="none" w:sz="0" w:space="0" w:color="auto"/>
        <w:right w:val="none" w:sz="0" w:space="0" w:color="auto"/>
      </w:divBdr>
    </w:div>
    <w:div w:id="1800605945">
      <w:bodyDiv w:val="1"/>
      <w:marLeft w:val="0"/>
      <w:marRight w:val="0"/>
      <w:marTop w:val="0"/>
      <w:marBottom w:val="0"/>
      <w:divBdr>
        <w:top w:val="none" w:sz="0" w:space="0" w:color="auto"/>
        <w:left w:val="none" w:sz="0" w:space="0" w:color="auto"/>
        <w:bottom w:val="none" w:sz="0" w:space="0" w:color="auto"/>
        <w:right w:val="none" w:sz="0" w:space="0" w:color="auto"/>
      </w:divBdr>
    </w:div>
    <w:div w:id="1800998731">
      <w:bodyDiv w:val="1"/>
      <w:marLeft w:val="0"/>
      <w:marRight w:val="0"/>
      <w:marTop w:val="0"/>
      <w:marBottom w:val="0"/>
      <w:divBdr>
        <w:top w:val="none" w:sz="0" w:space="0" w:color="auto"/>
        <w:left w:val="none" w:sz="0" w:space="0" w:color="auto"/>
        <w:bottom w:val="none" w:sz="0" w:space="0" w:color="auto"/>
        <w:right w:val="none" w:sz="0" w:space="0" w:color="auto"/>
      </w:divBdr>
    </w:div>
    <w:div w:id="1802455931">
      <w:bodyDiv w:val="1"/>
      <w:marLeft w:val="0"/>
      <w:marRight w:val="0"/>
      <w:marTop w:val="0"/>
      <w:marBottom w:val="0"/>
      <w:divBdr>
        <w:top w:val="none" w:sz="0" w:space="0" w:color="auto"/>
        <w:left w:val="none" w:sz="0" w:space="0" w:color="auto"/>
        <w:bottom w:val="none" w:sz="0" w:space="0" w:color="auto"/>
        <w:right w:val="none" w:sz="0" w:space="0" w:color="auto"/>
      </w:divBdr>
    </w:div>
    <w:div w:id="1804276940">
      <w:bodyDiv w:val="1"/>
      <w:marLeft w:val="0"/>
      <w:marRight w:val="0"/>
      <w:marTop w:val="0"/>
      <w:marBottom w:val="0"/>
      <w:divBdr>
        <w:top w:val="none" w:sz="0" w:space="0" w:color="auto"/>
        <w:left w:val="none" w:sz="0" w:space="0" w:color="auto"/>
        <w:bottom w:val="none" w:sz="0" w:space="0" w:color="auto"/>
        <w:right w:val="none" w:sz="0" w:space="0" w:color="auto"/>
      </w:divBdr>
    </w:div>
    <w:div w:id="1805007324">
      <w:bodyDiv w:val="1"/>
      <w:marLeft w:val="0"/>
      <w:marRight w:val="0"/>
      <w:marTop w:val="0"/>
      <w:marBottom w:val="0"/>
      <w:divBdr>
        <w:top w:val="none" w:sz="0" w:space="0" w:color="auto"/>
        <w:left w:val="none" w:sz="0" w:space="0" w:color="auto"/>
        <w:bottom w:val="none" w:sz="0" w:space="0" w:color="auto"/>
        <w:right w:val="none" w:sz="0" w:space="0" w:color="auto"/>
      </w:divBdr>
    </w:div>
    <w:div w:id="1806652632">
      <w:bodyDiv w:val="1"/>
      <w:marLeft w:val="0"/>
      <w:marRight w:val="0"/>
      <w:marTop w:val="0"/>
      <w:marBottom w:val="0"/>
      <w:divBdr>
        <w:top w:val="none" w:sz="0" w:space="0" w:color="auto"/>
        <w:left w:val="none" w:sz="0" w:space="0" w:color="auto"/>
        <w:bottom w:val="none" w:sz="0" w:space="0" w:color="auto"/>
        <w:right w:val="none" w:sz="0" w:space="0" w:color="auto"/>
      </w:divBdr>
    </w:div>
    <w:div w:id="1810240640">
      <w:bodyDiv w:val="1"/>
      <w:marLeft w:val="0"/>
      <w:marRight w:val="0"/>
      <w:marTop w:val="0"/>
      <w:marBottom w:val="0"/>
      <w:divBdr>
        <w:top w:val="none" w:sz="0" w:space="0" w:color="auto"/>
        <w:left w:val="none" w:sz="0" w:space="0" w:color="auto"/>
        <w:bottom w:val="none" w:sz="0" w:space="0" w:color="auto"/>
        <w:right w:val="none" w:sz="0" w:space="0" w:color="auto"/>
      </w:divBdr>
    </w:div>
    <w:div w:id="1813668790">
      <w:bodyDiv w:val="1"/>
      <w:marLeft w:val="0"/>
      <w:marRight w:val="0"/>
      <w:marTop w:val="0"/>
      <w:marBottom w:val="0"/>
      <w:divBdr>
        <w:top w:val="none" w:sz="0" w:space="0" w:color="auto"/>
        <w:left w:val="none" w:sz="0" w:space="0" w:color="auto"/>
        <w:bottom w:val="none" w:sz="0" w:space="0" w:color="auto"/>
        <w:right w:val="none" w:sz="0" w:space="0" w:color="auto"/>
      </w:divBdr>
    </w:div>
    <w:div w:id="1817061809">
      <w:bodyDiv w:val="1"/>
      <w:marLeft w:val="0"/>
      <w:marRight w:val="0"/>
      <w:marTop w:val="0"/>
      <w:marBottom w:val="0"/>
      <w:divBdr>
        <w:top w:val="none" w:sz="0" w:space="0" w:color="auto"/>
        <w:left w:val="none" w:sz="0" w:space="0" w:color="auto"/>
        <w:bottom w:val="none" w:sz="0" w:space="0" w:color="auto"/>
        <w:right w:val="none" w:sz="0" w:space="0" w:color="auto"/>
      </w:divBdr>
    </w:div>
    <w:div w:id="1818762770">
      <w:bodyDiv w:val="1"/>
      <w:marLeft w:val="0"/>
      <w:marRight w:val="0"/>
      <w:marTop w:val="0"/>
      <w:marBottom w:val="0"/>
      <w:divBdr>
        <w:top w:val="none" w:sz="0" w:space="0" w:color="auto"/>
        <w:left w:val="none" w:sz="0" w:space="0" w:color="auto"/>
        <w:bottom w:val="none" w:sz="0" w:space="0" w:color="auto"/>
        <w:right w:val="none" w:sz="0" w:space="0" w:color="auto"/>
      </w:divBdr>
    </w:div>
    <w:div w:id="1819030394">
      <w:bodyDiv w:val="1"/>
      <w:marLeft w:val="0"/>
      <w:marRight w:val="0"/>
      <w:marTop w:val="0"/>
      <w:marBottom w:val="0"/>
      <w:divBdr>
        <w:top w:val="none" w:sz="0" w:space="0" w:color="auto"/>
        <w:left w:val="none" w:sz="0" w:space="0" w:color="auto"/>
        <w:bottom w:val="none" w:sz="0" w:space="0" w:color="auto"/>
        <w:right w:val="none" w:sz="0" w:space="0" w:color="auto"/>
      </w:divBdr>
    </w:div>
    <w:div w:id="1822193157">
      <w:bodyDiv w:val="1"/>
      <w:marLeft w:val="0"/>
      <w:marRight w:val="0"/>
      <w:marTop w:val="0"/>
      <w:marBottom w:val="0"/>
      <w:divBdr>
        <w:top w:val="none" w:sz="0" w:space="0" w:color="auto"/>
        <w:left w:val="none" w:sz="0" w:space="0" w:color="auto"/>
        <w:bottom w:val="none" w:sz="0" w:space="0" w:color="auto"/>
        <w:right w:val="none" w:sz="0" w:space="0" w:color="auto"/>
      </w:divBdr>
    </w:div>
    <w:div w:id="1825004329">
      <w:bodyDiv w:val="1"/>
      <w:marLeft w:val="0"/>
      <w:marRight w:val="0"/>
      <w:marTop w:val="0"/>
      <w:marBottom w:val="0"/>
      <w:divBdr>
        <w:top w:val="none" w:sz="0" w:space="0" w:color="auto"/>
        <w:left w:val="none" w:sz="0" w:space="0" w:color="auto"/>
        <w:bottom w:val="none" w:sz="0" w:space="0" w:color="auto"/>
        <w:right w:val="none" w:sz="0" w:space="0" w:color="auto"/>
      </w:divBdr>
    </w:div>
    <w:div w:id="1834292713">
      <w:bodyDiv w:val="1"/>
      <w:marLeft w:val="0"/>
      <w:marRight w:val="0"/>
      <w:marTop w:val="0"/>
      <w:marBottom w:val="0"/>
      <w:divBdr>
        <w:top w:val="none" w:sz="0" w:space="0" w:color="auto"/>
        <w:left w:val="none" w:sz="0" w:space="0" w:color="auto"/>
        <w:bottom w:val="none" w:sz="0" w:space="0" w:color="auto"/>
        <w:right w:val="none" w:sz="0" w:space="0" w:color="auto"/>
      </w:divBdr>
    </w:div>
    <w:div w:id="1836917539">
      <w:bodyDiv w:val="1"/>
      <w:marLeft w:val="0"/>
      <w:marRight w:val="0"/>
      <w:marTop w:val="0"/>
      <w:marBottom w:val="0"/>
      <w:divBdr>
        <w:top w:val="none" w:sz="0" w:space="0" w:color="auto"/>
        <w:left w:val="none" w:sz="0" w:space="0" w:color="auto"/>
        <w:bottom w:val="none" w:sz="0" w:space="0" w:color="auto"/>
        <w:right w:val="none" w:sz="0" w:space="0" w:color="auto"/>
      </w:divBdr>
    </w:div>
    <w:div w:id="1842619214">
      <w:bodyDiv w:val="1"/>
      <w:marLeft w:val="0"/>
      <w:marRight w:val="0"/>
      <w:marTop w:val="0"/>
      <w:marBottom w:val="0"/>
      <w:divBdr>
        <w:top w:val="none" w:sz="0" w:space="0" w:color="auto"/>
        <w:left w:val="none" w:sz="0" w:space="0" w:color="auto"/>
        <w:bottom w:val="none" w:sz="0" w:space="0" w:color="auto"/>
        <w:right w:val="none" w:sz="0" w:space="0" w:color="auto"/>
      </w:divBdr>
    </w:div>
    <w:div w:id="1845709161">
      <w:bodyDiv w:val="1"/>
      <w:marLeft w:val="0"/>
      <w:marRight w:val="0"/>
      <w:marTop w:val="0"/>
      <w:marBottom w:val="0"/>
      <w:divBdr>
        <w:top w:val="none" w:sz="0" w:space="0" w:color="auto"/>
        <w:left w:val="none" w:sz="0" w:space="0" w:color="auto"/>
        <w:bottom w:val="none" w:sz="0" w:space="0" w:color="auto"/>
        <w:right w:val="none" w:sz="0" w:space="0" w:color="auto"/>
      </w:divBdr>
    </w:div>
    <w:div w:id="1857035855">
      <w:bodyDiv w:val="1"/>
      <w:marLeft w:val="0"/>
      <w:marRight w:val="0"/>
      <w:marTop w:val="0"/>
      <w:marBottom w:val="0"/>
      <w:divBdr>
        <w:top w:val="none" w:sz="0" w:space="0" w:color="auto"/>
        <w:left w:val="none" w:sz="0" w:space="0" w:color="auto"/>
        <w:bottom w:val="none" w:sz="0" w:space="0" w:color="auto"/>
        <w:right w:val="none" w:sz="0" w:space="0" w:color="auto"/>
      </w:divBdr>
    </w:div>
    <w:div w:id="1858929231">
      <w:bodyDiv w:val="1"/>
      <w:marLeft w:val="0"/>
      <w:marRight w:val="0"/>
      <w:marTop w:val="0"/>
      <w:marBottom w:val="0"/>
      <w:divBdr>
        <w:top w:val="none" w:sz="0" w:space="0" w:color="auto"/>
        <w:left w:val="none" w:sz="0" w:space="0" w:color="auto"/>
        <w:bottom w:val="none" w:sz="0" w:space="0" w:color="auto"/>
        <w:right w:val="none" w:sz="0" w:space="0" w:color="auto"/>
      </w:divBdr>
    </w:div>
    <w:div w:id="1861157677">
      <w:bodyDiv w:val="1"/>
      <w:marLeft w:val="0"/>
      <w:marRight w:val="0"/>
      <w:marTop w:val="0"/>
      <w:marBottom w:val="0"/>
      <w:divBdr>
        <w:top w:val="none" w:sz="0" w:space="0" w:color="auto"/>
        <w:left w:val="none" w:sz="0" w:space="0" w:color="auto"/>
        <w:bottom w:val="none" w:sz="0" w:space="0" w:color="auto"/>
        <w:right w:val="none" w:sz="0" w:space="0" w:color="auto"/>
      </w:divBdr>
    </w:div>
    <w:div w:id="1865089496">
      <w:bodyDiv w:val="1"/>
      <w:marLeft w:val="0"/>
      <w:marRight w:val="0"/>
      <w:marTop w:val="0"/>
      <w:marBottom w:val="0"/>
      <w:divBdr>
        <w:top w:val="none" w:sz="0" w:space="0" w:color="auto"/>
        <w:left w:val="none" w:sz="0" w:space="0" w:color="auto"/>
        <w:bottom w:val="none" w:sz="0" w:space="0" w:color="auto"/>
        <w:right w:val="none" w:sz="0" w:space="0" w:color="auto"/>
      </w:divBdr>
    </w:div>
    <w:div w:id="1874345107">
      <w:bodyDiv w:val="1"/>
      <w:marLeft w:val="0"/>
      <w:marRight w:val="0"/>
      <w:marTop w:val="0"/>
      <w:marBottom w:val="0"/>
      <w:divBdr>
        <w:top w:val="none" w:sz="0" w:space="0" w:color="auto"/>
        <w:left w:val="none" w:sz="0" w:space="0" w:color="auto"/>
        <w:bottom w:val="none" w:sz="0" w:space="0" w:color="auto"/>
        <w:right w:val="none" w:sz="0" w:space="0" w:color="auto"/>
      </w:divBdr>
    </w:div>
    <w:div w:id="1875457620">
      <w:bodyDiv w:val="1"/>
      <w:marLeft w:val="0"/>
      <w:marRight w:val="0"/>
      <w:marTop w:val="0"/>
      <w:marBottom w:val="0"/>
      <w:divBdr>
        <w:top w:val="none" w:sz="0" w:space="0" w:color="auto"/>
        <w:left w:val="none" w:sz="0" w:space="0" w:color="auto"/>
        <w:bottom w:val="none" w:sz="0" w:space="0" w:color="auto"/>
        <w:right w:val="none" w:sz="0" w:space="0" w:color="auto"/>
      </w:divBdr>
    </w:div>
    <w:div w:id="1883471472">
      <w:bodyDiv w:val="1"/>
      <w:marLeft w:val="0"/>
      <w:marRight w:val="0"/>
      <w:marTop w:val="0"/>
      <w:marBottom w:val="0"/>
      <w:divBdr>
        <w:top w:val="none" w:sz="0" w:space="0" w:color="auto"/>
        <w:left w:val="none" w:sz="0" w:space="0" w:color="auto"/>
        <w:bottom w:val="none" w:sz="0" w:space="0" w:color="auto"/>
        <w:right w:val="none" w:sz="0" w:space="0" w:color="auto"/>
      </w:divBdr>
    </w:div>
    <w:div w:id="1888712299">
      <w:bodyDiv w:val="1"/>
      <w:marLeft w:val="0"/>
      <w:marRight w:val="0"/>
      <w:marTop w:val="0"/>
      <w:marBottom w:val="0"/>
      <w:divBdr>
        <w:top w:val="none" w:sz="0" w:space="0" w:color="auto"/>
        <w:left w:val="none" w:sz="0" w:space="0" w:color="auto"/>
        <w:bottom w:val="none" w:sz="0" w:space="0" w:color="auto"/>
        <w:right w:val="none" w:sz="0" w:space="0" w:color="auto"/>
      </w:divBdr>
    </w:div>
    <w:div w:id="1892378675">
      <w:bodyDiv w:val="1"/>
      <w:marLeft w:val="0"/>
      <w:marRight w:val="0"/>
      <w:marTop w:val="0"/>
      <w:marBottom w:val="0"/>
      <w:divBdr>
        <w:top w:val="none" w:sz="0" w:space="0" w:color="auto"/>
        <w:left w:val="none" w:sz="0" w:space="0" w:color="auto"/>
        <w:bottom w:val="none" w:sz="0" w:space="0" w:color="auto"/>
        <w:right w:val="none" w:sz="0" w:space="0" w:color="auto"/>
      </w:divBdr>
    </w:div>
    <w:div w:id="1894191845">
      <w:bodyDiv w:val="1"/>
      <w:marLeft w:val="0"/>
      <w:marRight w:val="0"/>
      <w:marTop w:val="0"/>
      <w:marBottom w:val="0"/>
      <w:divBdr>
        <w:top w:val="none" w:sz="0" w:space="0" w:color="auto"/>
        <w:left w:val="none" w:sz="0" w:space="0" w:color="auto"/>
        <w:bottom w:val="none" w:sz="0" w:space="0" w:color="auto"/>
        <w:right w:val="none" w:sz="0" w:space="0" w:color="auto"/>
      </w:divBdr>
    </w:div>
    <w:div w:id="1894539260">
      <w:bodyDiv w:val="1"/>
      <w:marLeft w:val="0"/>
      <w:marRight w:val="0"/>
      <w:marTop w:val="0"/>
      <w:marBottom w:val="0"/>
      <w:divBdr>
        <w:top w:val="none" w:sz="0" w:space="0" w:color="auto"/>
        <w:left w:val="none" w:sz="0" w:space="0" w:color="auto"/>
        <w:bottom w:val="none" w:sz="0" w:space="0" w:color="auto"/>
        <w:right w:val="none" w:sz="0" w:space="0" w:color="auto"/>
      </w:divBdr>
    </w:div>
    <w:div w:id="1894733097">
      <w:bodyDiv w:val="1"/>
      <w:marLeft w:val="0"/>
      <w:marRight w:val="0"/>
      <w:marTop w:val="0"/>
      <w:marBottom w:val="0"/>
      <w:divBdr>
        <w:top w:val="none" w:sz="0" w:space="0" w:color="auto"/>
        <w:left w:val="none" w:sz="0" w:space="0" w:color="auto"/>
        <w:bottom w:val="none" w:sz="0" w:space="0" w:color="auto"/>
        <w:right w:val="none" w:sz="0" w:space="0" w:color="auto"/>
      </w:divBdr>
    </w:div>
    <w:div w:id="1895041420">
      <w:bodyDiv w:val="1"/>
      <w:marLeft w:val="0"/>
      <w:marRight w:val="0"/>
      <w:marTop w:val="0"/>
      <w:marBottom w:val="0"/>
      <w:divBdr>
        <w:top w:val="none" w:sz="0" w:space="0" w:color="auto"/>
        <w:left w:val="none" w:sz="0" w:space="0" w:color="auto"/>
        <w:bottom w:val="none" w:sz="0" w:space="0" w:color="auto"/>
        <w:right w:val="none" w:sz="0" w:space="0" w:color="auto"/>
      </w:divBdr>
    </w:div>
    <w:div w:id="1903440763">
      <w:bodyDiv w:val="1"/>
      <w:marLeft w:val="0"/>
      <w:marRight w:val="0"/>
      <w:marTop w:val="0"/>
      <w:marBottom w:val="0"/>
      <w:divBdr>
        <w:top w:val="none" w:sz="0" w:space="0" w:color="auto"/>
        <w:left w:val="none" w:sz="0" w:space="0" w:color="auto"/>
        <w:bottom w:val="none" w:sz="0" w:space="0" w:color="auto"/>
        <w:right w:val="none" w:sz="0" w:space="0" w:color="auto"/>
      </w:divBdr>
    </w:div>
    <w:div w:id="1906337499">
      <w:bodyDiv w:val="1"/>
      <w:marLeft w:val="0"/>
      <w:marRight w:val="0"/>
      <w:marTop w:val="0"/>
      <w:marBottom w:val="0"/>
      <w:divBdr>
        <w:top w:val="none" w:sz="0" w:space="0" w:color="auto"/>
        <w:left w:val="none" w:sz="0" w:space="0" w:color="auto"/>
        <w:bottom w:val="none" w:sz="0" w:space="0" w:color="auto"/>
        <w:right w:val="none" w:sz="0" w:space="0" w:color="auto"/>
      </w:divBdr>
    </w:div>
    <w:div w:id="1908106706">
      <w:bodyDiv w:val="1"/>
      <w:marLeft w:val="0"/>
      <w:marRight w:val="0"/>
      <w:marTop w:val="0"/>
      <w:marBottom w:val="0"/>
      <w:divBdr>
        <w:top w:val="none" w:sz="0" w:space="0" w:color="auto"/>
        <w:left w:val="none" w:sz="0" w:space="0" w:color="auto"/>
        <w:bottom w:val="none" w:sz="0" w:space="0" w:color="auto"/>
        <w:right w:val="none" w:sz="0" w:space="0" w:color="auto"/>
      </w:divBdr>
    </w:div>
    <w:div w:id="1909262363">
      <w:bodyDiv w:val="1"/>
      <w:marLeft w:val="0"/>
      <w:marRight w:val="0"/>
      <w:marTop w:val="0"/>
      <w:marBottom w:val="0"/>
      <w:divBdr>
        <w:top w:val="none" w:sz="0" w:space="0" w:color="auto"/>
        <w:left w:val="none" w:sz="0" w:space="0" w:color="auto"/>
        <w:bottom w:val="none" w:sz="0" w:space="0" w:color="auto"/>
        <w:right w:val="none" w:sz="0" w:space="0" w:color="auto"/>
      </w:divBdr>
    </w:div>
    <w:div w:id="1909612908">
      <w:bodyDiv w:val="1"/>
      <w:marLeft w:val="0"/>
      <w:marRight w:val="0"/>
      <w:marTop w:val="0"/>
      <w:marBottom w:val="0"/>
      <w:divBdr>
        <w:top w:val="none" w:sz="0" w:space="0" w:color="auto"/>
        <w:left w:val="none" w:sz="0" w:space="0" w:color="auto"/>
        <w:bottom w:val="none" w:sz="0" w:space="0" w:color="auto"/>
        <w:right w:val="none" w:sz="0" w:space="0" w:color="auto"/>
      </w:divBdr>
    </w:div>
    <w:div w:id="1912038350">
      <w:bodyDiv w:val="1"/>
      <w:marLeft w:val="0"/>
      <w:marRight w:val="0"/>
      <w:marTop w:val="0"/>
      <w:marBottom w:val="0"/>
      <w:divBdr>
        <w:top w:val="none" w:sz="0" w:space="0" w:color="auto"/>
        <w:left w:val="none" w:sz="0" w:space="0" w:color="auto"/>
        <w:bottom w:val="none" w:sz="0" w:space="0" w:color="auto"/>
        <w:right w:val="none" w:sz="0" w:space="0" w:color="auto"/>
      </w:divBdr>
    </w:div>
    <w:div w:id="1912495573">
      <w:bodyDiv w:val="1"/>
      <w:marLeft w:val="0"/>
      <w:marRight w:val="0"/>
      <w:marTop w:val="0"/>
      <w:marBottom w:val="0"/>
      <w:divBdr>
        <w:top w:val="none" w:sz="0" w:space="0" w:color="auto"/>
        <w:left w:val="none" w:sz="0" w:space="0" w:color="auto"/>
        <w:bottom w:val="none" w:sz="0" w:space="0" w:color="auto"/>
        <w:right w:val="none" w:sz="0" w:space="0" w:color="auto"/>
      </w:divBdr>
    </w:div>
    <w:div w:id="1919634705">
      <w:bodyDiv w:val="1"/>
      <w:marLeft w:val="0"/>
      <w:marRight w:val="0"/>
      <w:marTop w:val="0"/>
      <w:marBottom w:val="0"/>
      <w:divBdr>
        <w:top w:val="none" w:sz="0" w:space="0" w:color="auto"/>
        <w:left w:val="none" w:sz="0" w:space="0" w:color="auto"/>
        <w:bottom w:val="none" w:sz="0" w:space="0" w:color="auto"/>
        <w:right w:val="none" w:sz="0" w:space="0" w:color="auto"/>
      </w:divBdr>
    </w:div>
    <w:div w:id="1924144663">
      <w:bodyDiv w:val="1"/>
      <w:marLeft w:val="0"/>
      <w:marRight w:val="0"/>
      <w:marTop w:val="0"/>
      <w:marBottom w:val="0"/>
      <w:divBdr>
        <w:top w:val="none" w:sz="0" w:space="0" w:color="auto"/>
        <w:left w:val="none" w:sz="0" w:space="0" w:color="auto"/>
        <w:bottom w:val="none" w:sz="0" w:space="0" w:color="auto"/>
        <w:right w:val="none" w:sz="0" w:space="0" w:color="auto"/>
      </w:divBdr>
    </w:div>
    <w:div w:id="1925147284">
      <w:bodyDiv w:val="1"/>
      <w:marLeft w:val="0"/>
      <w:marRight w:val="0"/>
      <w:marTop w:val="0"/>
      <w:marBottom w:val="0"/>
      <w:divBdr>
        <w:top w:val="none" w:sz="0" w:space="0" w:color="auto"/>
        <w:left w:val="none" w:sz="0" w:space="0" w:color="auto"/>
        <w:bottom w:val="none" w:sz="0" w:space="0" w:color="auto"/>
        <w:right w:val="none" w:sz="0" w:space="0" w:color="auto"/>
      </w:divBdr>
    </w:div>
    <w:div w:id="1926382807">
      <w:bodyDiv w:val="1"/>
      <w:marLeft w:val="0"/>
      <w:marRight w:val="0"/>
      <w:marTop w:val="0"/>
      <w:marBottom w:val="0"/>
      <w:divBdr>
        <w:top w:val="none" w:sz="0" w:space="0" w:color="auto"/>
        <w:left w:val="none" w:sz="0" w:space="0" w:color="auto"/>
        <w:bottom w:val="none" w:sz="0" w:space="0" w:color="auto"/>
        <w:right w:val="none" w:sz="0" w:space="0" w:color="auto"/>
      </w:divBdr>
    </w:div>
    <w:div w:id="1928807899">
      <w:bodyDiv w:val="1"/>
      <w:marLeft w:val="0"/>
      <w:marRight w:val="0"/>
      <w:marTop w:val="0"/>
      <w:marBottom w:val="0"/>
      <w:divBdr>
        <w:top w:val="none" w:sz="0" w:space="0" w:color="auto"/>
        <w:left w:val="none" w:sz="0" w:space="0" w:color="auto"/>
        <w:bottom w:val="none" w:sz="0" w:space="0" w:color="auto"/>
        <w:right w:val="none" w:sz="0" w:space="0" w:color="auto"/>
      </w:divBdr>
    </w:div>
    <w:div w:id="1932006878">
      <w:bodyDiv w:val="1"/>
      <w:marLeft w:val="0"/>
      <w:marRight w:val="0"/>
      <w:marTop w:val="0"/>
      <w:marBottom w:val="0"/>
      <w:divBdr>
        <w:top w:val="none" w:sz="0" w:space="0" w:color="auto"/>
        <w:left w:val="none" w:sz="0" w:space="0" w:color="auto"/>
        <w:bottom w:val="none" w:sz="0" w:space="0" w:color="auto"/>
        <w:right w:val="none" w:sz="0" w:space="0" w:color="auto"/>
      </w:divBdr>
    </w:div>
    <w:div w:id="1949656806">
      <w:bodyDiv w:val="1"/>
      <w:marLeft w:val="0"/>
      <w:marRight w:val="0"/>
      <w:marTop w:val="0"/>
      <w:marBottom w:val="0"/>
      <w:divBdr>
        <w:top w:val="none" w:sz="0" w:space="0" w:color="auto"/>
        <w:left w:val="none" w:sz="0" w:space="0" w:color="auto"/>
        <w:bottom w:val="none" w:sz="0" w:space="0" w:color="auto"/>
        <w:right w:val="none" w:sz="0" w:space="0" w:color="auto"/>
      </w:divBdr>
    </w:div>
    <w:div w:id="1958639743">
      <w:bodyDiv w:val="1"/>
      <w:marLeft w:val="0"/>
      <w:marRight w:val="0"/>
      <w:marTop w:val="0"/>
      <w:marBottom w:val="0"/>
      <w:divBdr>
        <w:top w:val="none" w:sz="0" w:space="0" w:color="auto"/>
        <w:left w:val="none" w:sz="0" w:space="0" w:color="auto"/>
        <w:bottom w:val="none" w:sz="0" w:space="0" w:color="auto"/>
        <w:right w:val="none" w:sz="0" w:space="0" w:color="auto"/>
      </w:divBdr>
    </w:div>
    <w:div w:id="1964381147">
      <w:bodyDiv w:val="1"/>
      <w:marLeft w:val="0"/>
      <w:marRight w:val="0"/>
      <w:marTop w:val="0"/>
      <w:marBottom w:val="0"/>
      <w:divBdr>
        <w:top w:val="none" w:sz="0" w:space="0" w:color="auto"/>
        <w:left w:val="none" w:sz="0" w:space="0" w:color="auto"/>
        <w:bottom w:val="none" w:sz="0" w:space="0" w:color="auto"/>
        <w:right w:val="none" w:sz="0" w:space="0" w:color="auto"/>
      </w:divBdr>
    </w:div>
    <w:div w:id="1969697127">
      <w:bodyDiv w:val="1"/>
      <w:marLeft w:val="0"/>
      <w:marRight w:val="0"/>
      <w:marTop w:val="0"/>
      <w:marBottom w:val="0"/>
      <w:divBdr>
        <w:top w:val="none" w:sz="0" w:space="0" w:color="auto"/>
        <w:left w:val="none" w:sz="0" w:space="0" w:color="auto"/>
        <w:bottom w:val="none" w:sz="0" w:space="0" w:color="auto"/>
        <w:right w:val="none" w:sz="0" w:space="0" w:color="auto"/>
      </w:divBdr>
    </w:div>
    <w:div w:id="1969969864">
      <w:bodyDiv w:val="1"/>
      <w:marLeft w:val="0"/>
      <w:marRight w:val="0"/>
      <w:marTop w:val="0"/>
      <w:marBottom w:val="0"/>
      <w:divBdr>
        <w:top w:val="none" w:sz="0" w:space="0" w:color="auto"/>
        <w:left w:val="none" w:sz="0" w:space="0" w:color="auto"/>
        <w:bottom w:val="none" w:sz="0" w:space="0" w:color="auto"/>
        <w:right w:val="none" w:sz="0" w:space="0" w:color="auto"/>
      </w:divBdr>
    </w:div>
    <w:div w:id="1970670070">
      <w:bodyDiv w:val="1"/>
      <w:marLeft w:val="0"/>
      <w:marRight w:val="0"/>
      <w:marTop w:val="0"/>
      <w:marBottom w:val="0"/>
      <w:divBdr>
        <w:top w:val="none" w:sz="0" w:space="0" w:color="auto"/>
        <w:left w:val="none" w:sz="0" w:space="0" w:color="auto"/>
        <w:bottom w:val="none" w:sz="0" w:space="0" w:color="auto"/>
        <w:right w:val="none" w:sz="0" w:space="0" w:color="auto"/>
      </w:divBdr>
    </w:div>
    <w:div w:id="1971133299">
      <w:bodyDiv w:val="1"/>
      <w:marLeft w:val="0"/>
      <w:marRight w:val="0"/>
      <w:marTop w:val="0"/>
      <w:marBottom w:val="0"/>
      <w:divBdr>
        <w:top w:val="none" w:sz="0" w:space="0" w:color="auto"/>
        <w:left w:val="none" w:sz="0" w:space="0" w:color="auto"/>
        <w:bottom w:val="none" w:sz="0" w:space="0" w:color="auto"/>
        <w:right w:val="none" w:sz="0" w:space="0" w:color="auto"/>
      </w:divBdr>
    </w:div>
    <w:div w:id="1975452731">
      <w:bodyDiv w:val="1"/>
      <w:marLeft w:val="0"/>
      <w:marRight w:val="0"/>
      <w:marTop w:val="0"/>
      <w:marBottom w:val="0"/>
      <w:divBdr>
        <w:top w:val="none" w:sz="0" w:space="0" w:color="auto"/>
        <w:left w:val="none" w:sz="0" w:space="0" w:color="auto"/>
        <w:bottom w:val="none" w:sz="0" w:space="0" w:color="auto"/>
        <w:right w:val="none" w:sz="0" w:space="0" w:color="auto"/>
      </w:divBdr>
    </w:div>
    <w:div w:id="1976058282">
      <w:bodyDiv w:val="1"/>
      <w:marLeft w:val="0"/>
      <w:marRight w:val="0"/>
      <w:marTop w:val="0"/>
      <w:marBottom w:val="0"/>
      <w:divBdr>
        <w:top w:val="none" w:sz="0" w:space="0" w:color="auto"/>
        <w:left w:val="none" w:sz="0" w:space="0" w:color="auto"/>
        <w:bottom w:val="none" w:sz="0" w:space="0" w:color="auto"/>
        <w:right w:val="none" w:sz="0" w:space="0" w:color="auto"/>
      </w:divBdr>
    </w:div>
    <w:div w:id="1976331268">
      <w:bodyDiv w:val="1"/>
      <w:marLeft w:val="0"/>
      <w:marRight w:val="0"/>
      <w:marTop w:val="0"/>
      <w:marBottom w:val="0"/>
      <w:divBdr>
        <w:top w:val="none" w:sz="0" w:space="0" w:color="auto"/>
        <w:left w:val="none" w:sz="0" w:space="0" w:color="auto"/>
        <w:bottom w:val="none" w:sz="0" w:space="0" w:color="auto"/>
        <w:right w:val="none" w:sz="0" w:space="0" w:color="auto"/>
      </w:divBdr>
    </w:div>
    <w:div w:id="1978295227">
      <w:bodyDiv w:val="1"/>
      <w:marLeft w:val="0"/>
      <w:marRight w:val="0"/>
      <w:marTop w:val="0"/>
      <w:marBottom w:val="0"/>
      <w:divBdr>
        <w:top w:val="none" w:sz="0" w:space="0" w:color="auto"/>
        <w:left w:val="none" w:sz="0" w:space="0" w:color="auto"/>
        <w:bottom w:val="none" w:sz="0" w:space="0" w:color="auto"/>
        <w:right w:val="none" w:sz="0" w:space="0" w:color="auto"/>
      </w:divBdr>
    </w:div>
    <w:div w:id="1978677073">
      <w:bodyDiv w:val="1"/>
      <w:marLeft w:val="0"/>
      <w:marRight w:val="0"/>
      <w:marTop w:val="0"/>
      <w:marBottom w:val="0"/>
      <w:divBdr>
        <w:top w:val="none" w:sz="0" w:space="0" w:color="auto"/>
        <w:left w:val="none" w:sz="0" w:space="0" w:color="auto"/>
        <w:bottom w:val="none" w:sz="0" w:space="0" w:color="auto"/>
        <w:right w:val="none" w:sz="0" w:space="0" w:color="auto"/>
      </w:divBdr>
    </w:div>
    <w:div w:id="1983384135">
      <w:bodyDiv w:val="1"/>
      <w:marLeft w:val="0"/>
      <w:marRight w:val="0"/>
      <w:marTop w:val="0"/>
      <w:marBottom w:val="0"/>
      <w:divBdr>
        <w:top w:val="none" w:sz="0" w:space="0" w:color="auto"/>
        <w:left w:val="none" w:sz="0" w:space="0" w:color="auto"/>
        <w:bottom w:val="none" w:sz="0" w:space="0" w:color="auto"/>
        <w:right w:val="none" w:sz="0" w:space="0" w:color="auto"/>
      </w:divBdr>
    </w:div>
    <w:div w:id="1993681587">
      <w:bodyDiv w:val="1"/>
      <w:marLeft w:val="0"/>
      <w:marRight w:val="0"/>
      <w:marTop w:val="0"/>
      <w:marBottom w:val="0"/>
      <w:divBdr>
        <w:top w:val="none" w:sz="0" w:space="0" w:color="auto"/>
        <w:left w:val="none" w:sz="0" w:space="0" w:color="auto"/>
        <w:bottom w:val="none" w:sz="0" w:space="0" w:color="auto"/>
        <w:right w:val="none" w:sz="0" w:space="0" w:color="auto"/>
      </w:divBdr>
    </w:div>
    <w:div w:id="1994213853">
      <w:bodyDiv w:val="1"/>
      <w:marLeft w:val="0"/>
      <w:marRight w:val="0"/>
      <w:marTop w:val="0"/>
      <w:marBottom w:val="0"/>
      <w:divBdr>
        <w:top w:val="none" w:sz="0" w:space="0" w:color="auto"/>
        <w:left w:val="none" w:sz="0" w:space="0" w:color="auto"/>
        <w:bottom w:val="none" w:sz="0" w:space="0" w:color="auto"/>
        <w:right w:val="none" w:sz="0" w:space="0" w:color="auto"/>
      </w:divBdr>
    </w:div>
    <w:div w:id="2000767017">
      <w:bodyDiv w:val="1"/>
      <w:marLeft w:val="0"/>
      <w:marRight w:val="0"/>
      <w:marTop w:val="0"/>
      <w:marBottom w:val="0"/>
      <w:divBdr>
        <w:top w:val="none" w:sz="0" w:space="0" w:color="auto"/>
        <w:left w:val="none" w:sz="0" w:space="0" w:color="auto"/>
        <w:bottom w:val="none" w:sz="0" w:space="0" w:color="auto"/>
        <w:right w:val="none" w:sz="0" w:space="0" w:color="auto"/>
      </w:divBdr>
    </w:div>
    <w:div w:id="2007124857">
      <w:bodyDiv w:val="1"/>
      <w:marLeft w:val="0"/>
      <w:marRight w:val="0"/>
      <w:marTop w:val="0"/>
      <w:marBottom w:val="0"/>
      <w:divBdr>
        <w:top w:val="none" w:sz="0" w:space="0" w:color="auto"/>
        <w:left w:val="none" w:sz="0" w:space="0" w:color="auto"/>
        <w:bottom w:val="none" w:sz="0" w:space="0" w:color="auto"/>
        <w:right w:val="none" w:sz="0" w:space="0" w:color="auto"/>
      </w:divBdr>
    </w:div>
    <w:div w:id="2008170565">
      <w:bodyDiv w:val="1"/>
      <w:marLeft w:val="0"/>
      <w:marRight w:val="0"/>
      <w:marTop w:val="0"/>
      <w:marBottom w:val="0"/>
      <w:divBdr>
        <w:top w:val="none" w:sz="0" w:space="0" w:color="auto"/>
        <w:left w:val="none" w:sz="0" w:space="0" w:color="auto"/>
        <w:bottom w:val="none" w:sz="0" w:space="0" w:color="auto"/>
        <w:right w:val="none" w:sz="0" w:space="0" w:color="auto"/>
      </w:divBdr>
    </w:div>
    <w:div w:id="2010253781">
      <w:bodyDiv w:val="1"/>
      <w:marLeft w:val="0"/>
      <w:marRight w:val="0"/>
      <w:marTop w:val="0"/>
      <w:marBottom w:val="0"/>
      <w:divBdr>
        <w:top w:val="none" w:sz="0" w:space="0" w:color="auto"/>
        <w:left w:val="none" w:sz="0" w:space="0" w:color="auto"/>
        <w:bottom w:val="none" w:sz="0" w:space="0" w:color="auto"/>
        <w:right w:val="none" w:sz="0" w:space="0" w:color="auto"/>
      </w:divBdr>
    </w:div>
    <w:div w:id="2010912508">
      <w:bodyDiv w:val="1"/>
      <w:marLeft w:val="0"/>
      <w:marRight w:val="0"/>
      <w:marTop w:val="0"/>
      <w:marBottom w:val="0"/>
      <w:divBdr>
        <w:top w:val="none" w:sz="0" w:space="0" w:color="auto"/>
        <w:left w:val="none" w:sz="0" w:space="0" w:color="auto"/>
        <w:bottom w:val="none" w:sz="0" w:space="0" w:color="auto"/>
        <w:right w:val="none" w:sz="0" w:space="0" w:color="auto"/>
      </w:divBdr>
    </w:div>
    <w:div w:id="2014062714">
      <w:bodyDiv w:val="1"/>
      <w:marLeft w:val="0"/>
      <w:marRight w:val="0"/>
      <w:marTop w:val="0"/>
      <w:marBottom w:val="0"/>
      <w:divBdr>
        <w:top w:val="none" w:sz="0" w:space="0" w:color="auto"/>
        <w:left w:val="none" w:sz="0" w:space="0" w:color="auto"/>
        <w:bottom w:val="none" w:sz="0" w:space="0" w:color="auto"/>
        <w:right w:val="none" w:sz="0" w:space="0" w:color="auto"/>
      </w:divBdr>
    </w:div>
    <w:div w:id="2018144530">
      <w:bodyDiv w:val="1"/>
      <w:marLeft w:val="0"/>
      <w:marRight w:val="0"/>
      <w:marTop w:val="0"/>
      <w:marBottom w:val="0"/>
      <w:divBdr>
        <w:top w:val="none" w:sz="0" w:space="0" w:color="auto"/>
        <w:left w:val="none" w:sz="0" w:space="0" w:color="auto"/>
        <w:bottom w:val="none" w:sz="0" w:space="0" w:color="auto"/>
        <w:right w:val="none" w:sz="0" w:space="0" w:color="auto"/>
      </w:divBdr>
    </w:div>
    <w:div w:id="2018263142">
      <w:bodyDiv w:val="1"/>
      <w:marLeft w:val="0"/>
      <w:marRight w:val="0"/>
      <w:marTop w:val="0"/>
      <w:marBottom w:val="0"/>
      <w:divBdr>
        <w:top w:val="none" w:sz="0" w:space="0" w:color="auto"/>
        <w:left w:val="none" w:sz="0" w:space="0" w:color="auto"/>
        <w:bottom w:val="none" w:sz="0" w:space="0" w:color="auto"/>
        <w:right w:val="none" w:sz="0" w:space="0" w:color="auto"/>
      </w:divBdr>
    </w:div>
    <w:div w:id="2021810909">
      <w:bodyDiv w:val="1"/>
      <w:marLeft w:val="0"/>
      <w:marRight w:val="0"/>
      <w:marTop w:val="0"/>
      <w:marBottom w:val="0"/>
      <w:divBdr>
        <w:top w:val="none" w:sz="0" w:space="0" w:color="auto"/>
        <w:left w:val="none" w:sz="0" w:space="0" w:color="auto"/>
        <w:bottom w:val="none" w:sz="0" w:space="0" w:color="auto"/>
        <w:right w:val="none" w:sz="0" w:space="0" w:color="auto"/>
      </w:divBdr>
    </w:div>
    <w:div w:id="2023118050">
      <w:bodyDiv w:val="1"/>
      <w:marLeft w:val="0"/>
      <w:marRight w:val="0"/>
      <w:marTop w:val="0"/>
      <w:marBottom w:val="0"/>
      <w:divBdr>
        <w:top w:val="none" w:sz="0" w:space="0" w:color="auto"/>
        <w:left w:val="none" w:sz="0" w:space="0" w:color="auto"/>
        <w:bottom w:val="none" w:sz="0" w:space="0" w:color="auto"/>
        <w:right w:val="none" w:sz="0" w:space="0" w:color="auto"/>
      </w:divBdr>
    </w:div>
    <w:div w:id="2023168528">
      <w:bodyDiv w:val="1"/>
      <w:marLeft w:val="0"/>
      <w:marRight w:val="0"/>
      <w:marTop w:val="0"/>
      <w:marBottom w:val="0"/>
      <w:divBdr>
        <w:top w:val="none" w:sz="0" w:space="0" w:color="auto"/>
        <w:left w:val="none" w:sz="0" w:space="0" w:color="auto"/>
        <w:bottom w:val="none" w:sz="0" w:space="0" w:color="auto"/>
        <w:right w:val="none" w:sz="0" w:space="0" w:color="auto"/>
      </w:divBdr>
    </w:div>
    <w:div w:id="2025283072">
      <w:bodyDiv w:val="1"/>
      <w:marLeft w:val="0"/>
      <w:marRight w:val="0"/>
      <w:marTop w:val="0"/>
      <w:marBottom w:val="0"/>
      <w:divBdr>
        <w:top w:val="none" w:sz="0" w:space="0" w:color="auto"/>
        <w:left w:val="none" w:sz="0" w:space="0" w:color="auto"/>
        <w:bottom w:val="none" w:sz="0" w:space="0" w:color="auto"/>
        <w:right w:val="none" w:sz="0" w:space="0" w:color="auto"/>
      </w:divBdr>
    </w:div>
    <w:div w:id="2027709814">
      <w:bodyDiv w:val="1"/>
      <w:marLeft w:val="0"/>
      <w:marRight w:val="0"/>
      <w:marTop w:val="0"/>
      <w:marBottom w:val="0"/>
      <w:divBdr>
        <w:top w:val="none" w:sz="0" w:space="0" w:color="auto"/>
        <w:left w:val="none" w:sz="0" w:space="0" w:color="auto"/>
        <w:bottom w:val="none" w:sz="0" w:space="0" w:color="auto"/>
        <w:right w:val="none" w:sz="0" w:space="0" w:color="auto"/>
      </w:divBdr>
    </w:div>
    <w:div w:id="2028285859">
      <w:bodyDiv w:val="1"/>
      <w:marLeft w:val="0"/>
      <w:marRight w:val="0"/>
      <w:marTop w:val="0"/>
      <w:marBottom w:val="0"/>
      <w:divBdr>
        <w:top w:val="none" w:sz="0" w:space="0" w:color="auto"/>
        <w:left w:val="none" w:sz="0" w:space="0" w:color="auto"/>
        <w:bottom w:val="none" w:sz="0" w:space="0" w:color="auto"/>
        <w:right w:val="none" w:sz="0" w:space="0" w:color="auto"/>
      </w:divBdr>
    </w:div>
    <w:div w:id="2033874840">
      <w:bodyDiv w:val="1"/>
      <w:marLeft w:val="0"/>
      <w:marRight w:val="0"/>
      <w:marTop w:val="0"/>
      <w:marBottom w:val="0"/>
      <w:divBdr>
        <w:top w:val="none" w:sz="0" w:space="0" w:color="auto"/>
        <w:left w:val="none" w:sz="0" w:space="0" w:color="auto"/>
        <w:bottom w:val="none" w:sz="0" w:space="0" w:color="auto"/>
        <w:right w:val="none" w:sz="0" w:space="0" w:color="auto"/>
      </w:divBdr>
    </w:div>
    <w:div w:id="2035881698">
      <w:bodyDiv w:val="1"/>
      <w:marLeft w:val="0"/>
      <w:marRight w:val="0"/>
      <w:marTop w:val="0"/>
      <w:marBottom w:val="0"/>
      <w:divBdr>
        <w:top w:val="none" w:sz="0" w:space="0" w:color="auto"/>
        <w:left w:val="none" w:sz="0" w:space="0" w:color="auto"/>
        <w:bottom w:val="none" w:sz="0" w:space="0" w:color="auto"/>
        <w:right w:val="none" w:sz="0" w:space="0" w:color="auto"/>
      </w:divBdr>
    </w:div>
    <w:div w:id="2040472021">
      <w:bodyDiv w:val="1"/>
      <w:marLeft w:val="0"/>
      <w:marRight w:val="0"/>
      <w:marTop w:val="0"/>
      <w:marBottom w:val="0"/>
      <w:divBdr>
        <w:top w:val="none" w:sz="0" w:space="0" w:color="auto"/>
        <w:left w:val="none" w:sz="0" w:space="0" w:color="auto"/>
        <w:bottom w:val="none" w:sz="0" w:space="0" w:color="auto"/>
        <w:right w:val="none" w:sz="0" w:space="0" w:color="auto"/>
      </w:divBdr>
    </w:div>
    <w:div w:id="2051953689">
      <w:bodyDiv w:val="1"/>
      <w:marLeft w:val="0"/>
      <w:marRight w:val="0"/>
      <w:marTop w:val="0"/>
      <w:marBottom w:val="0"/>
      <w:divBdr>
        <w:top w:val="none" w:sz="0" w:space="0" w:color="auto"/>
        <w:left w:val="none" w:sz="0" w:space="0" w:color="auto"/>
        <w:bottom w:val="none" w:sz="0" w:space="0" w:color="auto"/>
        <w:right w:val="none" w:sz="0" w:space="0" w:color="auto"/>
      </w:divBdr>
    </w:div>
    <w:div w:id="2058234069">
      <w:bodyDiv w:val="1"/>
      <w:marLeft w:val="0"/>
      <w:marRight w:val="0"/>
      <w:marTop w:val="0"/>
      <w:marBottom w:val="0"/>
      <w:divBdr>
        <w:top w:val="none" w:sz="0" w:space="0" w:color="auto"/>
        <w:left w:val="none" w:sz="0" w:space="0" w:color="auto"/>
        <w:bottom w:val="none" w:sz="0" w:space="0" w:color="auto"/>
        <w:right w:val="none" w:sz="0" w:space="0" w:color="auto"/>
      </w:divBdr>
    </w:div>
    <w:div w:id="2069768254">
      <w:bodyDiv w:val="1"/>
      <w:marLeft w:val="0"/>
      <w:marRight w:val="0"/>
      <w:marTop w:val="0"/>
      <w:marBottom w:val="0"/>
      <w:divBdr>
        <w:top w:val="none" w:sz="0" w:space="0" w:color="auto"/>
        <w:left w:val="none" w:sz="0" w:space="0" w:color="auto"/>
        <w:bottom w:val="none" w:sz="0" w:space="0" w:color="auto"/>
        <w:right w:val="none" w:sz="0" w:space="0" w:color="auto"/>
      </w:divBdr>
    </w:div>
    <w:div w:id="2070839094">
      <w:bodyDiv w:val="1"/>
      <w:marLeft w:val="0"/>
      <w:marRight w:val="0"/>
      <w:marTop w:val="0"/>
      <w:marBottom w:val="0"/>
      <w:divBdr>
        <w:top w:val="none" w:sz="0" w:space="0" w:color="auto"/>
        <w:left w:val="none" w:sz="0" w:space="0" w:color="auto"/>
        <w:bottom w:val="none" w:sz="0" w:space="0" w:color="auto"/>
        <w:right w:val="none" w:sz="0" w:space="0" w:color="auto"/>
      </w:divBdr>
    </w:div>
    <w:div w:id="2072997749">
      <w:bodyDiv w:val="1"/>
      <w:marLeft w:val="0"/>
      <w:marRight w:val="0"/>
      <w:marTop w:val="0"/>
      <w:marBottom w:val="0"/>
      <w:divBdr>
        <w:top w:val="none" w:sz="0" w:space="0" w:color="auto"/>
        <w:left w:val="none" w:sz="0" w:space="0" w:color="auto"/>
        <w:bottom w:val="none" w:sz="0" w:space="0" w:color="auto"/>
        <w:right w:val="none" w:sz="0" w:space="0" w:color="auto"/>
      </w:divBdr>
    </w:div>
    <w:div w:id="2084180133">
      <w:bodyDiv w:val="1"/>
      <w:marLeft w:val="0"/>
      <w:marRight w:val="0"/>
      <w:marTop w:val="0"/>
      <w:marBottom w:val="0"/>
      <w:divBdr>
        <w:top w:val="none" w:sz="0" w:space="0" w:color="auto"/>
        <w:left w:val="none" w:sz="0" w:space="0" w:color="auto"/>
        <w:bottom w:val="none" w:sz="0" w:space="0" w:color="auto"/>
        <w:right w:val="none" w:sz="0" w:space="0" w:color="auto"/>
      </w:divBdr>
    </w:div>
    <w:div w:id="2087484707">
      <w:bodyDiv w:val="1"/>
      <w:marLeft w:val="0"/>
      <w:marRight w:val="0"/>
      <w:marTop w:val="0"/>
      <w:marBottom w:val="0"/>
      <w:divBdr>
        <w:top w:val="none" w:sz="0" w:space="0" w:color="auto"/>
        <w:left w:val="none" w:sz="0" w:space="0" w:color="auto"/>
        <w:bottom w:val="none" w:sz="0" w:space="0" w:color="auto"/>
        <w:right w:val="none" w:sz="0" w:space="0" w:color="auto"/>
      </w:divBdr>
    </w:div>
    <w:div w:id="2092312338">
      <w:bodyDiv w:val="1"/>
      <w:marLeft w:val="0"/>
      <w:marRight w:val="0"/>
      <w:marTop w:val="0"/>
      <w:marBottom w:val="0"/>
      <w:divBdr>
        <w:top w:val="none" w:sz="0" w:space="0" w:color="auto"/>
        <w:left w:val="none" w:sz="0" w:space="0" w:color="auto"/>
        <w:bottom w:val="none" w:sz="0" w:space="0" w:color="auto"/>
        <w:right w:val="none" w:sz="0" w:space="0" w:color="auto"/>
      </w:divBdr>
    </w:div>
    <w:div w:id="2094542947">
      <w:bodyDiv w:val="1"/>
      <w:marLeft w:val="0"/>
      <w:marRight w:val="0"/>
      <w:marTop w:val="0"/>
      <w:marBottom w:val="0"/>
      <w:divBdr>
        <w:top w:val="none" w:sz="0" w:space="0" w:color="auto"/>
        <w:left w:val="none" w:sz="0" w:space="0" w:color="auto"/>
        <w:bottom w:val="none" w:sz="0" w:space="0" w:color="auto"/>
        <w:right w:val="none" w:sz="0" w:space="0" w:color="auto"/>
      </w:divBdr>
    </w:div>
    <w:div w:id="2099012748">
      <w:bodyDiv w:val="1"/>
      <w:marLeft w:val="0"/>
      <w:marRight w:val="0"/>
      <w:marTop w:val="0"/>
      <w:marBottom w:val="0"/>
      <w:divBdr>
        <w:top w:val="none" w:sz="0" w:space="0" w:color="auto"/>
        <w:left w:val="none" w:sz="0" w:space="0" w:color="auto"/>
        <w:bottom w:val="none" w:sz="0" w:space="0" w:color="auto"/>
        <w:right w:val="none" w:sz="0" w:space="0" w:color="auto"/>
      </w:divBdr>
    </w:div>
    <w:div w:id="2103407452">
      <w:bodyDiv w:val="1"/>
      <w:marLeft w:val="0"/>
      <w:marRight w:val="0"/>
      <w:marTop w:val="0"/>
      <w:marBottom w:val="0"/>
      <w:divBdr>
        <w:top w:val="none" w:sz="0" w:space="0" w:color="auto"/>
        <w:left w:val="none" w:sz="0" w:space="0" w:color="auto"/>
        <w:bottom w:val="none" w:sz="0" w:space="0" w:color="auto"/>
        <w:right w:val="none" w:sz="0" w:space="0" w:color="auto"/>
      </w:divBdr>
    </w:div>
    <w:div w:id="2104523851">
      <w:bodyDiv w:val="1"/>
      <w:marLeft w:val="0"/>
      <w:marRight w:val="0"/>
      <w:marTop w:val="0"/>
      <w:marBottom w:val="0"/>
      <w:divBdr>
        <w:top w:val="none" w:sz="0" w:space="0" w:color="auto"/>
        <w:left w:val="none" w:sz="0" w:space="0" w:color="auto"/>
        <w:bottom w:val="none" w:sz="0" w:space="0" w:color="auto"/>
        <w:right w:val="none" w:sz="0" w:space="0" w:color="auto"/>
      </w:divBdr>
    </w:div>
    <w:div w:id="2107265475">
      <w:bodyDiv w:val="1"/>
      <w:marLeft w:val="0"/>
      <w:marRight w:val="0"/>
      <w:marTop w:val="0"/>
      <w:marBottom w:val="0"/>
      <w:divBdr>
        <w:top w:val="none" w:sz="0" w:space="0" w:color="auto"/>
        <w:left w:val="none" w:sz="0" w:space="0" w:color="auto"/>
        <w:bottom w:val="none" w:sz="0" w:space="0" w:color="auto"/>
        <w:right w:val="none" w:sz="0" w:space="0" w:color="auto"/>
      </w:divBdr>
    </w:div>
    <w:div w:id="2108233099">
      <w:bodyDiv w:val="1"/>
      <w:marLeft w:val="0"/>
      <w:marRight w:val="0"/>
      <w:marTop w:val="0"/>
      <w:marBottom w:val="0"/>
      <w:divBdr>
        <w:top w:val="none" w:sz="0" w:space="0" w:color="auto"/>
        <w:left w:val="none" w:sz="0" w:space="0" w:color="auto"/>
        <w:bottom w:val="none" w:sz="0" w:space="0" w:color="auto"/>
        <w:right w:val="none" w:sz="0" w:space="0" w:color="auto"/>
      </w:divBdr>
    </w:div>
    <w:div w:id="2112161938">
      <w:bodyDiv w:val="1"/>
      <w:marLeft w:val="0"/>
      <w:marRight w:val="0"/>
      <w:marTop w:val="0"/>
      <w:marBottom w:val="0"/>
      <w:divBdr>
        <w:top w:val="none" w:sz="0" w:space="0" w:color="auto"/>
        <w:left w:val="none" w:sz="0" w:space="0" w:color="auto"/>
        <w:bottom w:val="none" w:sz="0" w:space="0" w:color="auto"/>
        <w:right w:val="none" w:sz="0" w:space="0" w:color="auto"/>
      </w:divBdr>
    </w:div>
    <w:div w:id="2114284645">
      <w:bodyDiv w:val="1"/>
      <w:marLeft w:val="0"/>
      <w:marRight w:val="0"/>
      <w:marTop w:val="0"/>
      <w:marBottom w:val="0"/>
      <w:divBdr>
        <w:top w:val="none" w:sz="0" w:space="0" w:color="auto"/>
        <w:left w:val="none" w:sz="0" w:space="0" w:color="auto"/>
        <w:bottom w:val="none" w:sz="0" w:space="0" w:color="auto"/>
        <w:right w:val="none" w:sz="0" w:space="0" w:color="auto"/>
      </w:divBdr>
    </w:div>
    <w:div w:id="2120759172">
      <w:bodyDiv w:val="1"/>
      <w:marLeft w:val="0"/>
      <w:marRight w:val="0"/>
      <w:marTop w:val="0"/>
      <w:marBottom w:val="0"/>
      <w:divBdr>
        <w:top w:val="none" w:sz="0" w:space="0" w:color="auto"/>
        <w:left w:val="none" w:sz="0" w:space="0" w:color="auto"/>
        <w:bottom w:val="none" w:sz="0" w:space="0" w:color="auto"/>
        <w:right w:val="none" w:sz="0" w:space="0" w:color="auto"/>
      </w:divBdr>
    </w:div>
    <w:div w:id="2128967719">
      <w:bodyDiv w:val="1"/>
      <w:marLeft w:val="0"/>
      <w:marRight w:val="0"/>
      <w:marTop w:val="0"/>
      <w:marBottom w:val="0"/>
      <w:divBdr>
        <w:top w:val="none" w:sz="0" w:space="0" w:color="auto"/>
        <w:left w:val="none" w:sz="0" w:space="0" w:color="auto"/>
        <w:bottom w:val="none" w:sz="0" w:space="0" w:color="auto"/>
        <w:right w:val="none" w:sz="0" w:space="0" w:color="auto"/>
      </w:divBdr>
    </w:div>
    <w:div w:id="2130391208">
      <w:bodyDiv w:val="1"/>
      <w:marLeft w:val="0"/>
      <w:marRight w:val="0"/>
      <w:marTop w:val="0"/>
      <w:marBottom w:val="0"/>
      <w:divBdr>
        <w:top w:val="none" w:sz="0" w:space="0" w:color="auto"/>
        <w:left w:val="none" w:sz="0" w:space="0" w:color="auto"/>
        <w:bottom w:val="none" w:sz="0" w:space="0" w:color="auto"/>
        <w:right w:val="none" w:sz="0" w:space="0" w:color="auto"/>
      </w:divBdr>
    </w:div>
    <w:div w:id="2134903604">
      <w:bodyDiv w:val="1"/>
      <w:marLeft w:val="0"/>
      <w:marRight w:val="0"/>
      <w:marTop w:val="0"/>
      <w:marBottom w:val="0"/>
      <w:divBdr>
        <w:top w:val="none" w:sz="0" w:space="0" w:color="auto"/>
        <w:left w:val="none" w:sz="0" w:space="0" w:color="auto"/>
        <w:bottom w:val="none" w:sz="0" w:space="0" w:color="auto"/>
        <w:right w:val="none" w:sz="0" w:space="0" w:color="auto"/>
      </w:divBdr>
    </w:div>
    <w:div w:id="2137869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footnotes.xml.rels><?xml version="1.0" encoding="UTF-8" standalone="yes"?>
<Relationships xmlns="http://schemas.openxmlformats.org/package/2006/relationships"><Relationship Id="rId1" Type="http://schemas.openxmlformats.org/officeDocument/2006/relationships/hyperlink" Target="http://marmotta.apache.org/platform/sparql-module.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Vil18</b:Tag>
    <b:SourceType>JournalArticle</b:SourceType>
    <b:Guid>{40C6A3A9-22AF-4BC7-92DB-403FE338E037}</b:Guid>
    <b:Title>A framework for connecting two interoperability universes: OGC Web Feature Services and Linked Data</b:Title>
    <b:Year>2018</b:Year>
    <b:Publisher>Wiley</b:Publisher>
    <b:Author>
      <b:Author>
        <b:NameList>
          <b:Person>
            <b:Last>Vilches Blázquez</b:Last>
            <b:Middle>Manuel</b:Middle>
            <b:First>Luis</b:First>
          </b:Person>
          <b:Person>
            <b:Last>Saavedra</b:Last>
            <b:First>Jhonny</b:First>
          </b:Person>
        </b:NameList>
      </b:Author>
    </b:Author>
    <b:JournalName>Transactions in GIS</b:JournalName>
    <b:Pages>22-47</b:Pages>
    <b:Volume>23</b:Volume>
    <b:Issue>1</b:Issue>
    <b:RefOrder>8</b:RefOrder>
  </b:Source>
  <b:Source>
    <b:Tag>Kli03</b:Tag>
    <b:SourceType>ConferenceProceedings</b:SourceType>
    <b:Guid>{0B3784C2-2EDF-4B2F-8046-B55655A043DB}</b:Guid>
    <b:Title>Semantic Web for e-Government</b:Title>
    <b:Year>2003</b:Year>
    <b:City>Heidelberg</b:City>
    <b:Author>
      <b:Author>
        <b:NameList>
          <b:Person>
            <b:Last>Klischewski</b:Last>
            <b:First>Ralf</b:First>
          </b:Person>
        </b:NameList>
      </b:Author>
    </b:Author>
    <b:ConferenceName>International Conference on Electronic Government</b:ConferenceName>
    <b:RefOrder>9</b:RefOrder>
  </b:Source>
  <b:Source>
    <b:Tag>Lup15</b:Tag>
    <b:SourceType>JournalArticle</b:SourceType>
    <b:Guid>{F552A00E-6B48-48C7-9602-79B77D5C74F9}</b:Guid>
    <b:Author>
      <b:Author>
        <b:NameList>
          <b:Person>
            <b:Last>Lupercio</b:Last>
            <b:First>Lucia</b:First>
          </b:Person>
          <b:Person>
            <b:Last>Baculima</b:Last>
            <b:First>Fernando</b:First>
          </b:Person>
          <b:Person>
            <b:Last>Espinoza</b:Last>
            <b:First>Mauricio</b:First>
          </b:Person>
          <b:Person>
            <b:Last>Saquicela</b:Last>
            <b:First>Víctor</b:First>
          </b:Person>
        </b:NameList>
      </b:Author>
    </b:Author>
    <b:Title>Explotación de información en el dominio geo-hídrico ecuatoriano utilizando tecnología semántica</b:Title>
    <b:Year>2015</b:Year>
    <b:Pages>69-77</b:Pages>
    <b:JournalName>Maskana</b:JournalName>
    <b:Volume>6</b:Volume>
    <b:RefOrder>6</b:RefOrder>
  </b:Source>
  <b:Source>
    <b:Tag>Apa19</b:Tag>
    <b:SourceType>InternetSite</b:SourceType>
    <b:Guid>{64D23DDE-1037-4668-BD3A-92B786E89717}</b:Guid>
    <b:Author>
      <b:Author>
        <b:NameList>
          <b:Person>
            <b:Last>Apache</b:Last>
          </b:Person>
        </b:NameList>
      </b:Author>
    </b:Author>
    <b:Title>Apache Marmotta</b:Title>
    <b:Year>2019</b:Year>
    <b:Month>Febrero</b:Month>
    <b:Day>15</b:Day>
    <b:YearAccessed>2019</b:YearAccessed>
    <b:MonthAccessed>Febrero</b:MonthAccessed>
    <b:DayAccessed>20</b:DayAccessed>
    <b:URL>http://marmotta.apache.org/</b:URL>
    <b:RefOrder>10</b:RefOrder>
  </b:Source>
  <b:Source>
    <b:Tag>Ont15</b:Tag>
    <b:SourceType>InternetSite</b:SourceType>
    <b:Guid>{260CF9B8-ABE2-446B-A4EB-4A02AFF9F815}</b:Guid>
    <b:Title>MAP4RDF</b:Title>
    <b:Year>2015</b:Year>
    <b:Author>
      <b:Author>
        <b:NameList>
          <b:Person>
            <b:Last>ingGroup</b:Last>
            <b:First>Ontology</b:First>
            <b:Middle>Engineer</b:Middle>
          </b:Person>
        </b:NameList>
      </b:Author>
    </b:Author>
    <b:YearAccessed>2019</b:YearAccessed>
    <b:MonthAccessed>Abril</b:MonthAccessed>
    <b:DayAccessed>24</b:DayAccessed>
    <b:URL>http://mayor2.dia.fi.upm.es/oeg-upm/index.php/en/downloads/172-map4rdf/index.html</b:URL>
    <b:RefOrder>11</b:RefOrder>
  </b:Source>
  <b:Source>
    <b:Tag>W3C131</b:Tag>
    <b:SourceType>InternetSite</b:SourceType>
    <b:Guid>{07CF2039-D2DB-42D8-A890-5FB121CE5BED}</b:Guid>
    <b:Author>
      <b:Author>
        <b:NameList>
          <b:Person>
            <b:Last>W3C</b:Last>
          </b:Person>
        </b:NameList>
      </b:Author>
    </b:Author>
    <b:Title>Category: Triple Store</b:Title>
    <b:Year>2013</b:Year>
    <b:Month>Noviembre</b:Month>
    <b:Day>5</b:Day>
    <b:YearAccessed>2019</b:YearAccessed>
    <b:MonthAccessed>Febrero</b:MonthAccessed>
    <b:DayAccessed>20</b:DayAccessed>
    <b:URL>https://www.w3.org/2001/sw/wiki/Category:Triple_Store</b:URL>
    <b:RefOrder>12</b:RefOrder>
  </b:Source>
  <b:Source>
    <b:Tag>W3C13</b:Tag>
    <b:SourceType>InternetSite</b:SourceType>
    <b:Guid>{46393264-3F5E-400B-B377-2CF53CF7BF8B}</b:Guid>
    <b:Author>
      <b:Author>
        <b:NameList>
          <b:Person>
            <b:Last>W3C</b:Last>
          </b:Person>
        </b:NameList>
      </b:Author>
    </b:Author>
    <b:Title>SPARQL 1.1 Overview</b:Title>
    <b:Year>2013</b:Year>
    <b:Month>Marzo</b:Month>
    <b:Day>21</b:Day>
    <b:YearAccessed>2019</b:YearAccessed>
    <b:MonthAccessed>Marzo</b:MonthAccessed>
    <b:DayAccessed>18</b:DayAccessed>
    <b:URL>https://www.w3.org/TR/sparql11-overview/</b:URL>
    <b:RefOrder>3</b:RefOrder>
  </b:Source>
  <b:Source>
    <b:Tag>OGC12</b:Tag>
    <b:SourceType>InternetSite</b:SourceType>
    <b:Guid>{E844D311-5BC9-431F-9B33-864E28B69002}</b:Guid>
    <b:Author>
      <b:Author>
        <b:NameList>
          <b:Person>
            <b:Last>OGC</b:Last>
          </b:Person>
        </b:NameList>
      </b:Author>
    </b:Author>
    <b:Title>GeoSPARQL - A Geographic Query Language for RDF Data</b:Title>
    <b:Year>2012</b:Year>
    <b:Month>Septiembre</b:Month>
    <b:Day>10</b:Day>
    <b:YearAccessed>2019</b:YearAccessed>
    <b:MonthAccessed>Abril</b:MonthAccessed>
    <b:DayAccessed>24</b:DayAccessed>
    <b:URL>https://portal.opengeospatial.org/files/?artifact_id=47664</b:URL>
    <b:RefOrder>4</b:RefOrder>
  </b:Source>
  <b:Source>
    <b:Tag>Haa10</b:Tag>
    <b:SourceType>ConferenceProceedings</b:SourceType>
    <b:Guid>{D9D11F85-CAE7-406F-8447-FE245D40AD70}</b:Guid>
    <b:Title>An evaluation of approaches to federated query processing over linked data</b:Title>
    <b:Year>2010</b:Year>
    <b:Author>
      <b:Author>
        <b:NameList>
          <b:Person>
            <b:Last>Haase</b:Last>
            <b:First>Peter</b:First>
          </b:Person>
          <b:Person>
            <b:Last>Mathäß</b:Last>
            <b:First>Tobias</b:First>
          </b:Person>
          <b:Person>
            <b:Last>Ziller</b:Last>
            <b:First>Michael</b:First>
          </b:Person>
        </b:NameList>
      </b:Author>
    </b:Author>
    <b:City>Walldorf, Alemania</b:City>
    <b:ConferenceName>In Proceedings of the 6th International Conference on Semantic Systems</b:ConferenceName>
    <b:RefOrder>14</b:RefOrder>
  </b:Source>
  <b:Source>
    <b:Tag>Sch09</b:Tag>
    <b:SourceType>ConferenceProceedings</b:SourceType>
    <b:Guid>{EDC318D8-F9A6-4E9B-A758-F37EABF83BA8}</b:Guid>
    <b:Title>SP^2 Bench: a SPARQL performance benchmark</b:Title>
    <b:Year>2009</b:Year>
    <b:ConferenceName>2009 IEEE 25th International Conference on Data Engineering</b:ConferenceName>
    <b:City>Freiburg, Alemania</b:City>
    <b:Author>
      <b:Author>
        <b:NameList>
          <b:Person>
            <b:Last>Schmidt</b:Last>
            <b:First>Michael</b:First>
          </b:Person>
          <b:Person>
            <b:Last>Hornung</b:Last>
            <b:First>Thomas</b:First>
          </b:Person>
          <b:Person>
            <b:Last>Lausen</b:Last>
            <b:First>Georg</b:First>
          </b:Person>
          <b:Person>
            <b:Last>Pinkel</b:Last>
            <b:First>Christoph</b:First>
          </b:Person>
        </b:NameList>
      </b:Author>
    </b:Author>
    <b:RefOrder>15</b:RefOrder>
  </b:Source>
  <b:Source>
    <b:Tag>Biz091</b:Tag>
    <b:SourceType>JournalArticle</b:SourceType>
    <b:Guid>{B51F399F-9140-4BF3-BF8F-2832F6A3BED7}</b:Guid>
    <b:Title>The berlin sparql benchmark</b:Title>
    <b:Year>2009</b:Year>
    <b:JournalName>International Journal on Semantic Web and Information Systems</b:JournalName>
    <b:Pages>1-24</b:Pages>
    <b:Volume>5</b:Volume>
    <b:Issue>2</b:Issue>
    <b:Author>
      <b:Author>
        <b:NameList>
          <b:Person>
            <b:Last>Bizer</b:Last>
            <b:First>Christian</b:First>
          </b:Person>
          <b:Person>
            <b:Last>Schultz</b:Last>
            <b:First>Andreas</b:First>
          </b:Person>
        </b:NameList>
      </b:Author>
    </b:Author>
    <b:RefOrder>16</b:RefOrder>
  </b:Source>
  <b:Source>
    <b:Tag>Wie14</b:Tag>
    <b:SourceType>ConferenceProceedings</b:SourceType>
    <b:Guid>{C3B349A6-4434-47F7-8CFA-BEF2097288F1}</b:Guid>
    <b:Title>Querying Geospatial Data over the Web: a GeoSPARQL Interface</b:Title>
    <b:Year>2014</b:Year>
    <b:City>Virginia</b:City>
    <b:Author>
      <b:Author>
        <b:NameList>
          <b:Person>
            <b:Last>Wiegand</b:Last>
            <b:First>Nancy</b:First>
          </b:Person>
          <b:Person>
            <b:Last>Grove</b:Last>
            <b:First>Ralph</b:First>
          </b:Person>
          <b:Person>
            <b:Last>Wilson</b:Last>
            <b:First>James</b:First>
          </b:Person>
          <b:Person>
            <b:Last>Kolas</b:Last>
            <b:First>Dave</b:First>
          </b:Person>
        </b:NameList>
      </b:Author>
    </b:Author>
    <b:ConferenceName>Proceedings of Workshop on Managing and Mining Enriched Geo-Spatial Data</b:ConferenceName>
    <b:RefOrder>17</b:RefOrder>
  </b:Source>
  <b:Source>
    <b:Tag>Bat12</b:Tag>
    <b:SourceType>JournalArticle</b:SourceType>
    <b:Guid>{5550BEA3-DAD6-4561-870B-F6DEC297F97A}</b:Guid>
    <b:Title>Enabling the Geospatial Semantic Web with Parliament and GeoSPARQL</b:Title>
    <b:Year>2012</b:Year>
    <b:City>Arlington</b:City>
    <b:Author>
      <b:Author>
        <b:NameList>
          <b:Person>
            <b:Last>Battle</b:Last>
            <b:First>Robert</b:First>
          </b:Person>
          <b:Person>
            <b:Last>Kolas</b:Last>
            <b:First>Dave</b:First>
          </b:Person>
        </b:NameList>
      </b:Author>
    </b:Author>
    <b:JournalName>Semantic Web</b:JournalName>
    <b:Pages>355-370</b:Pages>
    <b:Volume>3</b:Volume>
    <b:Issue>4</b:Issue>
    <b:RefOrder>18</b:RefOrder>
  </b:Source>
  <b:Source>
    <b:Tag>Bui14</b:Tag>
    <b:SourceType>ConferenceProceedings</b:SourceType>
    <b:Guid>{935C313B-C923-4D68-8EA8-ECA593AD714B}</b:Guid>
    <b:Title>Strategies for Executing Federated Queries in SPARQL1.1</b:Title>
    <b:Year>2014</b:Year>
    <b:City>Chile</b:City>
    <b:Author>
      <b:Author>
        <b:NameList>
          <b:Person>
            <b:Last>Buil-Aranda</b:Last>
            <b:First>Carlos</b:First>
          </b:Person>
          <b:Person>
            <b:Last>Polleres</b:Last>
            <b:First>Axel</b:First>
          </b:Person>
          <b:Person>
            <b:Last>Umbrich</b:Last>
            <b:First>Jürgen</b:First>
          </b:Person>
        </b:NameList>
      </b:Author>
    </b:Author>
    <b:ConferenceName>International Semantic Web Conference</b:ConferenceName>
    <b:RefOrder>19</b:RefOrder>
  </b:Source>
  <b:Source>
    <b:Tag>She10</b:Tag>
    <b:SourceType>BookSection</b:SourceType>
    <b:Guid>{45A164E9-42B2-40E0-98A3-58D1E15E9925}</b:Guid>
    <b:Title>Linking UK Government Data</b:Title>
    <b:Year>2010</b:Year>
    <b:Author>
      <b:Author>
        <b:NameList>
          <b:Person>
            <b:Last>Sheridan</b:Last>
            <b:First>John</b:First>
          </b:Person>
          <b:Person>
            <b:Last>Tenninson</b:Last>
            <b:First>Jeni</b:First>
          </b:Person>
        </b:NameList>
      </b:Author>
    </b:Author>
    <b:City>Reino Unido</b:City>
    <b:BookTitle>Ldow</b:BookTitle>
    <b:RefOrder>20</b:RefOrder>
  </b:Source>
  <b:Source>
    <b:Tag>Zha15</b:Tag>
    <b:SourceType>JournalArticle</b:SourceType>
    <b:Guid>{D06CB5EB-92F3-41ED-8DB5-9F3E340E3B08}</b:Guid>
    <b:Title>A parallel approach for improving Geo-SPARQL query performance</b:Title>
    <b:JournalName>International Journal of Digital Earth</b:JournalName>
    <b:Year>2015</b:Year>
    <b:Pages>383 - 402</b:Pages>
    <b:Volume>8</b:Volume>
    <b:Issue>5</b:Issue>
    <b:Author>
      <b:Author>
        <b:NameList>
          <b:Person>
            <b:Last>Zhao</b:Last>
            <b:First>Tian</b:First>
          </b:Person>
          <b:Person>
            <b:Last>Zhang</b:Last>
            <b:First>Chuanrong</b:First>
          </b:Person>
          <b:Person>
            <b:Last>Anselin</b:Last>
            <b:First>Luc</b:First>
          </b:Person>
          <b:Person>
            <b:Last>Li</b:Last>
            <b:First>Weidong</b:First>
          </b:Person>
          <b:Person>
            <b:Last>Chen</b:Last>
            <b:First>Ke</b:First>
          </b:Person>
        </b:NameList>
      </b:Author>
    </b:Author>
    <b:RefOrder>21</b:RefOrder>
  </b:Source>
  <b:Source>
    <b:Tag>Mor11</b:Tag>
    <b:SourceType>ConferenceProceedings</b:SourceType>
    <b:Guid>{F48031FF-F2DB-4F12-BC3E-2504CC90C8BF}</b:Guid>
    <b:Title>DBpedia SPARQL Benchmark – Performance Assessment with Real Queries on Real Data</b:Title>
    <b:Year>2011</b:Year>
    <b:City>Berlin, Heidelberg</b:City>
    <b:Author>
      <b:Author>
        <b:NameList>
          <b:Person>
            <b:Last>Morsey</b:Last>
            <b:First>Mohamed</b:First>
          </b:Person>
          <b:Person>
            <b:Last>Lehmann</b:Last>
            <b:First>Jens</b:First>
          </b:Person>
          <b:Person>
            <b:Last>Auer</b:Last>
            <b:First>Sören</b:First>
          </b:Person>
          <b:Person>
            <b:Last>Ngonga Ngomo</b:Last>
            <b:Middle>Cyrille</b:Middle>
            <b:First>Axel</b:First>
          </b:Person>
        </b:NameList>
      </b:Author>
    </b:Author>
    <b:ConferenceName>International semantic web conference</b:ConferenceName>
    <b:RefOrder>22</b:RefOrder>
  </b:Source>
  <b:Source>
    <b:Tag>Cha13</b:Tag>
    <b:SourceType>ConferenceProceedings</b:SourceType>
    <b:Guid>{5BCF216E-4B5A-41F3-A3FE-5F19E37B6893}</b:Guid>
    <b:Title>Sextant: Browsing and Mapping the Ocean of Linked Geospatial Data</b:Title>
    <b:Year>2013</b:Year>
    <b:ConferenceName>Extended Semantic Web Conference</b:ConferenceName>
    <b:City>Grecia</b:City>
    <b:Author>
      <b:Author>
        <b:NameList>
          <b:Person>
            <b:Last>Charlampos</b:Last>
            <b:First>Nikolaou</b:First>
          </b:Person>
          <b:Person>
            <b:Last>Kallirroi</b:Last>
            <b:First>Dogani</b:First>
          </b:Person>
          <b:Person>
            <b:Last>Kostis</b:Last>
            <b:First>Kyzirakos</b:First>
          </b:Person>
          <b:Person>
            <b:Last>Manolis</b:Last>
            <b:First>Koubarakis</b:First>
          </b:Person>
        </b:NameList>
      </b:Author>
    </b:Author>
    <b:RefOrder>23</b:RefOrder>
  </b:Source>
  <b:Source>
    <b:Tag>Ávi</b:Tag>
    <b:SourceType>BookSection</b:SourceType>
    <b:Guid>{8A7D88BB-0DA9-4851-87D6-479E4FEAE56C}</b:Guid>
    <b:Title>Linked Open Data en la Biblioteca Digital</b:Title>
    <b:Author>
      <b:Author>
        <b:NameList>
          <b:Person>
            <b:Last>Ávila Barrientos</b:Last>
            <b:First>Eder</b:First>
          </b:Person>
        </b:NameList>
      </b:Author>
    </b:Author>
    <b:Year>2013</b:Year>
    <b:City>México</b:City>
    <b:BookTitle>Biblioteca Digital Académica en Bibliotecología y Estudios de la Información</b:BookTitle>
    <b:Pages>137-152</b:Pages>
    <b:RefOrder>28</b:RefOrder>
  </b:Source>
  <b:Source>
    <b:Tag>Bec16</b:Tag>
    <b:SourceType>JournalArticle</b:SourceType>
    <b:Guid>{3E6D9A63-965D-408F-A893-FACE47ABFB6B}</b:Guid>
    <b:Title>Enfoque semántico para el descubrimiento de recursos sensible al contexto sobre contenidos académicos estructurados con OAI-PMH</b:Title>
    <b:Year>2016</b:Year>
    <b:City>México</b:City>
    <b:Author>
      <b:Author>
        <b:NameList>
          <b:Person>
            <b:Last>Becerril García</b:Last>
            <b:First>Arianna</b:First>
          </b:Person>
          <b:Person>
            <b:Last>Lozano Espinosa</b:Last>
            <b:First>Rafael</b:First>
          </b:Person>
          <b:Person>
            <b:Last>Molina Espinosa</b:Last>
            <b:Middle>Martín</b:Middle>
            <b:First>José</b:First>
          </b:Person>
        </b:NameList>
      </b:Author>
    </b:Author>
    <b:JournalName>Computación y sistemas</b:JournalName>
    <b:Pages>127-142</b:Pages>
    <b:Volume>20</b:Volume>
    <b:Issue>1</b:Issue>
    <b:RefOrder>29</b:RefOrder>
  </b:Source>
  <b:Source>
    <b:Tag>Zár18</b:Tag>
    <b:SourceType>Book</b:SourceType>
    <b:Guid>{C7D73C65-FE0C-4DD1-BC53-DE42BF1676CC}</b:Guid>
    <b:Title>Facilitador de contenido móvil para el viajero basado en servicios de localización y web semántica</b:Title>
    <b:Year>2018</b:Year>
    <b:City>México</b:City>
    <b:Author>
      <b:Author>
        <b:NameList>
          <b:Person>
            <b:Last>Zárate Escobedo</b:Last>
            <b:First>Ricardo</b:First>
          </b:Person>
        </b:NameList>
      </b:Author>
    </b:Author>
    <b:RefOrder>30</b:RefOrder>
  </b:Source>
  <b:Source>
    <b:Tag>Roj09</b:Tag>
    <b:SourceType>Book</b:SourceType>
    <b:Guid>{3A603D6F-B2DB-4BB9-8D42-4986E842DDC3}</b:Guid>
    <b:Title>Recuperación de información geográfica utilizando similitud semántica</b:Title>
    <b:Year>2009</b:Year>
    <b:City>México</b:City>
    <b:Author>
      <b:Author>
        <b:NameList>
          <b:Person>
            <b:Last>Rojas Carrasco</b:Last>
            <b:Middle>Feliciano</b:Middle>
            <b:First>David</b:First>
          </b:Person>
          <b:Person>
            <b:Last>Torres Covarrubias</b:Last>
            <b:First>Rafael</b:First>
          </b:Person>
        </b:NameList>
      </b:Author>
    </b:Author>
    <b:RefOrder>31</b:RefOrder>
  </b:Source>
  <b:Source>
    <b:Tag>Ora19</b:Tag>
    <b:SourceType>InternetSite</b:SourceType>
    <b:Guid>{44B1D2ED-0E16-4D95-8CE8-ED64601B9C1B}</b:Guid>
    <b:Author>
      <b:Author>
        <b:NameList>
          <b:Person>
            <b:Last>Oracle</b:Last>
          </b:Person>
        </b:NameList>
      </b:Author>
    </b:Author>
    <b:Title>Oracle Spatial and Graph</b:Title>
    <b:Year>2019</b:Year>
    <b:Month>Marzo</b:Month>
    <b:Day>14</b:Day>
    <b:YearAccessed>2019</b:YearAccessed>
    <b:MonthAccessed>Mayo</b:MonthAccessed>
    <b:DayAccessed>1</b:DayAccessed>
    <b:URL>https://www.oracle.com/technetwork/database/options/spatialandgraph/overview/index.html</b:URL>
    <b:RefOrder>32</b:RefOrder>
  </b:Source>
  <b:Source>
    <b:Tag>SWI17</b:Tag>
    <b:SourceType>InternetSite</b:SourceType>
    <b:Guid>{01BDBA41-002F-4AA1-8FBC-4F108A699CB5}</b:Guid>
    <b:Author>
      <b:Author>
        <b:NameList>
          <b:Person>
            <b:Last>SWI-Prolog</b:Last>
          </b:Person>
        </b:NameList>
      </b:Author>
    </b:Author>
    <b:Title>ClioPatria: the SWI-Prolog RDF toolkit.</b:Title>
    <b:Year>2017</b:Year>
    <b:Month>Agosto</b:Month>
    <b:Day>23</b:Day>
    <b:YearAccessed>2019</b:YearAccessed>
    <b:MonthAccessed>Abril</b:MonthAccessed>
    <b:DayAccessed>30</b:DayAccessed>
    <b:URL>https://cliopatria.swi-prolog.org/home</b:URL>
    <b:RefOrder>33</b:RefOrder>
  </b:Source>
  <b:Source>
    <b:Tag>Kow31</b:Tag>
    <b:SourceType>InternetSite</b:SourceType>
    <b:Guid>{3CEA8A51-B1D3-41DA-8B9A-2CDF45E302F3}</b:Guid>
    <b:Author>
      <b:Author>
        <b:NameList>
          <b:Person>
            <b:Last>Kowari</b:Last>
          </b:Person>
        </b:NameList>
      </b:Author>
    </b:Author>
    <b:Title>Mulgara</b:Title>
    <b:Year>31</b:Year>
    <b:Month>Agosto</b:Month>
    <b:Day>2018</b:Day>
    <b:YearAccessed>2019</b:YearAccessed>
    <b:MonthAccessed>Abril</b:MonthAccessed>
    <b:DayAccessed>30</b:DayAccessed>
    <b:URL>http://code.mulgara.org/projects/mulgara/wiki</b:URL>
    <b:RefOrder>34</b:RefOrder>
  </b:Source>
  <b:Source>
    <b:Tag>Mar19</b:Tag>
    <b:SourceType>InternetSite</b:SourceType>
    <b:Guid>{6425699B-D7F2-47DE-AD25-9A5D2E6DC4A5}</b:Guid>
    <b:Author>
      <b:Author>
        <b:NameList>
          <b:Person>
            <b:Last>MarkLogic</b:Last>
          </b:Person>
        </b:NameList>
      </b:Author>
    </b:Author>
    <b:Title>MarkLogic Data Hub Service</b:Title>
    <b:Year>2019</b:Year>
    <b:Month>Enero</b:Month>
    <b:Day>14</b:Day>
    <b:YearAccessed>2019</b:YearAccessed>
    <b:MonthAccessed>Abril</b:MonthAccessed>
    <b:DayAccessed>30</b:DayAccessed>
    <b:URL>https://www.marklogic.com/</b:URL>
    <b:RefOrder>35</b:RefOrder>
  </b:Source>
  <b:Source>
    <b:Tag>Bla19</b:Tag>
    <b:SourceType>InternetSite</b:SourceType>
    <b:Guid>{F6E7362B-7029-43D2-9527-4C80B4B17299}</b:Guid>
    <b:Author>
      <b:Author>
        <b:NameList>
          <b:Person>
            <b:Last>Blazegraph</b:Last>
          </b:Person>
        </b:NameList>
      </b:Author>
    </b:Author>
    <b:Title>Blazegraph</b:Title>
    <b:Year>2019</b:Year>
    <b:Month>Abril</b:Month>
    <b:Day>24</b:Day>
    <b:YearAccessed>2019</b:YearAccessed>
    <b:MonthAccessed>Mayo</b:MonthAccessed>
    <b:DayAccessed>1</b:DayAccessed>
    <b:URL>https://www.blazegraph.com/</b:URL>
    <b:RefOrder>36</b:RefOrder>
  </b:Source>
  <b:Source>
    <b:Tag>W3C16</b:Tag>
    <b:SourceType>InternetSite</b:SourceType>
    <b:Guid>{E90EE710-3623-4575-A846-8F71424A90DC}</b:Guid>
    <b:Title>LinkedData</b:Title>
    <b:Year>2016</b:Year>
    <b:Author>
      <b:Author>
        <b:NameList>
          <b:Person>
            <b:Last>W3C</b:Last>
          </b:Person>
        </b:NameList>
      </b:Author>
    </b:Author>
    <b:Month>Agosto</b:Month>
    <b:Day>1</b:Day>
    <b:YearAccessed>2019</b:YearAccessed>
    <b:MonthAccessed>Marzo</b:MonthAccessed>
    <b:DayAccessed>18</b:DayAccessed>
    <b:URL>https://www.w3.org/wiki/LinkedData</b:URL>
    <b:RefOrder>37</b:RefOrder>
  </b:Source>
  <b:Source>
    <b:Tag>W3C19</b:Tag>
    <b:SourceType>InternetSite</b:SourceType>
    <b:Guid>{57870751-79E5-41B4-AD68-C2172290C60D}</b:Guid>
    <b:Author>
      <b:Author>
        <b:NameList>
          <b:Person>
            <b:Last>W3C</b:Last>
          </b:Person>
        </b:NameList>
      </b:Author>
    </b:Author>
    <b:Title>Semantic Web</b:Title>
    <b:Year>2019</b:Year>
    <b:Month>Marzo</b:Month>
    <b:Day>9</b:Day>
    <b:YearAccessed>2019</b:YearAccessed>
    <b:MonthAccessed>Marzo</b:MonthAccessed>
    <b:DayAccessed>18</b:DayAccessed>
    <b:URL>https://www.w3.org/standards/semanticweb/</b:URL>
    <b:RefOrder>38</b:RefOrder>
  </b:Source>
  <b:Source>
    <b:Tag>W3C14</b:Tag>
    <b:SourceType>InternetSite</b:SourceType>
    <b:Guid>{4FD80422-52AC-48B9-A2F8-E60A4AED9FD1}</b:Guid>
    <b:Author>
      <b:Author>
        <b:NameList>
          <b:Person>
            <b:Last>W3C</b:Last>
          </b:Person>
        </b:NameList>
      </b:Author>
    </b:Author>
    <b:Title>RDF</b:Title>
    <b:Year>2014</b:Year>
    <b:Month>Marzo</b:Month>
    <b:Day>15</b:Day>
    <b:YearAccessed>2019</b:YearAccessed>
    <b:MonthAccessed>Marzo</b:MonthAccessed>
    <b:DayAccessed>18</b:DayAccessed>
    <b:URL>https://www.w3.org/RDF/</b:URL>
    <b:RefOrder>39</b:RefOrder>
  </b:Source>
  <b:Source>
    <b:Tag>W3C05</b:Tag>
    <b:SourceType>InternetSite</b:SourceType>
    <b:Guid>{8B0CE490-DC39-43AA-BA3A-7B6DDF1C0A4D}</b:Guid>
    <b:Author>
      <b:Author>
        <b:NameList>
          <b:Person>
            <b:Last>W3C</b:Last>
          </b:Person>
        </b:NameList>
      </b:Author>
    </b:Author>
    <b:Title>URI</b:Title>
    <b:Year>2005</b:Year>
    <b:Month>Febrero</b:Month>
    <b:Day>1</b:Day>
    <b:YearAccessed>2019</b:YearAccessed>
    <b:MonthAccessed>Marzo</b:MonthAccessed>
    <b:DayAccessed>18</b:DayAccessed>
    <b:URL>https://www.w3.org/wiki/URI</b:URL>
    <b:RefOrder>40</b:RefOrder>
  </b:Source>
  <b:Source>
    <b:Tag>Ont16</b:Tag>
    <b:SourceType>InternetSite</b:SourceType>
    <b:Guid>{1466B01C-5C10-4B41-806F-9747028862F7}</b:Guid>
    <b:Author>
      <b:Author>
        <b:NameList>
          <b:Person>
            <b:Last>Ontotext</b:Last>
          </b:Person>
        </b:NameList>
      </b:Author>
    </b:Author>
    <b:Title>What is RDF Triple Store?</b:Title>
    <b:Year>2016</b:Year>
    <b:Month>Noviembre</b:Month>
    <b:Day>21</b:Day>
    <b:YearAccessed>2019</b:YearAccessed>
    <b:MonthAccessed>Febrero</b:MonthAccessed>
    <b:DayAccessed>20</b:DayAccessed>
    <b:URL>https://www.ontotext.com/knowledgehub/fundamentals/what-is-rdf-triplestore/</b:URL>
    <b:RefOrder>41</b:RefOrder>
  </b:Source>
  <b:Source>
    <b:Tag>DBp18</b:Tag>
    <b:SourceType>InternetSite</b:SourceType>
    <b:Guid>{526B806B-F01C-410F-802D-9AC5BBC136F2}</b:Guid>
    <b:Author>
      <b:Author>
        <b:NameList>
          <b:Person>
            <b:Last>DBpedia</b:Last>
          </b:Person>
        </b:NameList>
      </b:Author>
    </b:Author>
    <b:Title>Virtuoso SPARQL Query Editor</b:Title>
    <b:Year>2018</b:Year>
    <b:Month>Abril</b:Month>
    <b:Day>17</b:Day>
    <b:YearAccessed>2019</b:YearAccessed>
    <b:MonthAccessed>Febrero</b:MonthAccessed>
    <b:DayAccessed>20</b:DayAccessed>
    <b:URL>https://dbpedia.org/sparql?help=intro</b:URL>
    <b:RefOrder>42</b:RefOrder>
  </b:Source>
  <b:Source>
    <b:Tag>Int17</b:Tag>
    <b:SourceType>Book</b:SourceType>
    <b:Guid>{A800FD7D-BF28-4D35-B0C1-43E67D05FC95}</b:Guid>
    <b:Author>
      <b:Author>
        <b:NameList>
          <b:Person>
            <b:Last>(IETF)</b:Last>
            <b:First>Internet</b:First>
            <b:Middle>Engineering Task Force</b:Middle>
          </b:Person>
        </b:NameList>
      </b:Author>
    </b:Author>
    <b:Title> The JavaScript Object Notation (JSON) Data Interchange Format</b:Title>
    <b:Year>2017</b:Year>
    <b:Publisher>T. Bray</b:Publisher>
    <b:RefOrder>47</b:RefOrder>
  </b:Source>
  <b:Source>
    <b:Tag>Ber99</b:Tag>
    <b:SourceType>Book</b:SourceType>
    <b:Guid>{8D81F167-76AC-442E-B960-A96C628D6A1F}</b:Guid>
    <b:Title>Hypertext Transfer Protocol -- HTTP/1.1</b:Title>
    <b:Year>1999</b:Year>
    <b:Publisher>W3C/MIT</b:Publisher>
    <b:Author>
      <b:Author>
        <b:NameList>
          <b:Person>
            <b:Last>Berners Lee</b:Last>
            <b:First>T</b:First>
          </b:Person>
          <b:Person>
            <b:Last>Fielding</b:Last>
            <b:First>R</b:First>
          </b:Person>
          <b:Person>
            <b:Last>Gettys</b:Last>
            <b:First>J</b:First>
          </b:Person>
          <b:Person>
            <b:Last>Mogul</b:Last>
            <b:First>J</b:First>
          </b:Person>
          <b:Person>
            <b:Last>Frystyk</b:Last>
            <b:First>H</b:First>
          </b:Person>
          <b:Person>
            <b:Last>Masinter</b:Last>
            <b:First>L</b:First>
          </b:Person>
        </b:NameList>
      </b:Author>
    </b:Author>
    <b:RefOrder>44</b:RefOrder>
  </b:Source>
  <b:Source>
    <b:Tag>Moz19</b:Tag>
    <b:SourceType>InternetSite</b:SourceType>
    <b:Guid>{B461C761-7A80-4E94-9622-69D9898C0140}</b:Guid>
    <b:Author>
      <b:Author>
        <b:NameList>
          <b:Person>
            <b:Last>Develpers</b:Last>
            <b:First>Mozilla</b:First>
          </b:Person>
        </b:NameList>
      </b:Author>
    </b:Author>
    <b:Title>MDN web docs</b:Title>
    <b:Year>2019</b:Year>
    <b:Month>07</b:Month>
    <b:Day>15</b:Day>
    <b:YearAccessed>2019</b:YearAccessed>
    <b:MonthAccessed>09</b:MonthAccessed>
    <b:DayAccessed>29</b:DayAccessed>
    <b:URL>https://developer.mozilla.org/es/docs/Web/HTTP/Methods</b:URL>
    <b:RefOrder>45</b:RefOrder>
  </b:Source>
  <b:Source>
    <b:Tag>Bec07</b:Tag>
    <b:SourceType>Book</b:SourceType>
    <b:Guid>{E037BCE7-EE31-4268-8E9E-397CFA4F15A6}</b:Guid>
    <b:Title>Information Quality &amp; Service Oriented Architecture</b:Title>
    <b:Year>2007</b:Year>
    <b:City>Massachusetts</b:City>
    <b:Publisher>MIT</b:Publisher>
    <b:Author>
      <b:Author>
        <b:NameList>
          <b:Person>
            <b:Last>Becker</b:Last>
            <b:Middle>K</b:Middle>
            <b:First>David </b:First>
          </b:Person>
        </b:NameList>
      </b:Author>
    </b:Author>
    <b:RefOrder>43</b:RefOrder>
  </b:Source>
  <b:Source>
    <b:Tag>Ber01</b:Tag>
    <b:SourceType>JournalArticle</b:SourceType>
    <b:Guid>{FADE9114-2A4A-4E93-98CA-4FC4ABDEB8EF}</b:Guid>
    <b:Title>The Semantic Web</b:Title>
    <b:JournalName>Scientific American</b:JournalName>
    <b:Year>2001</b:Year>
    <b:Pages>34-43</b:Pages>
    <b:Volume>284</b:Volume>
    <b:Issue>5</b:Issue>
    <b:Author>
      <b:Author>
        <b:NameList>
          <b:Person>
            <b:Last>Berners Lee</b:Last>
            <b:First>Timothy</b:First>
          </b:Person>
          <b:Person>
            <b:Last>Hendler</b:Last>
            <b:First>James</b:First>
          </b:Person>
          <b:Person>
            <b:Last>Lassila</b:Last>
            <b:First>Ola</b:First>
          </b:Person>
        </b:NameList>
      </b:Author>
    </b:Author>
    <b:RefOrder>1</b:RefOrder>
  </b:Source>
  <b:Source>
    <b:Tag>Biz09</b:Tag>
    <b:SourceType>BookSection</b:SourceType>
    <b:Guid>{7E77EDE5-8106-406D-AA52-0BB23FC77C19}</b:Guid>
    <b:Title>Linked Data - The Story So Far</b:Title>
    <b:Year>2009</b:Year>
    <b:Author>
      <b:Author>
        <b:NameList>
          <b:Person>
            <b:Last>Bizer</b:Last>
            <b:First>Christian</b:First>
          </b:Person>
          <b:Person>
            <b:Last>Heath</b:Last>
            <b:First>Tom</b:First>
          </b:Person>
          <b:Person>
            <b:Last>Berners-Lee</b:Last>
            <b:First>Timothy</b:First>
          </b:Person>
        </b:NameList>
      </b:Author>
    </b:Author>
    <b:City>USA</b:City>
    <b:Publisher>Information Science Reference</b:Publisher>
    <b:BookTitle>Semantic services, interoperability and web applications: emerging concepts</b:BookTitle>
    <b:Pages>205-227</b:Pages>
    <b:RefOrder>2</b:RefOrder>
  </b:Source>
  <b:Source>
    <b:Tag>Ope01</b:Tag>
    <b:SourceType>InternetSite</b:SourceType>
    <b:Guid>{01B473D6-C417-4FCB-9231-81CB488A3F5C}</b:Guid>
    <b:Author>
      <b:Author>
        <b:NameList>
          <b:Person>
            <b:Last>Consortium</b:Last>
            <b:First>Open</b:First>
            <b:Middle>Geospatial</b:Middle>
          </b:Person>
        </b:NameList>
      </b:Author>
    </b:Author>
    <b:Title>GeoSPARQL - A Geographic Query Language for RDF Data</b:Title>
    <b:Year>2001</b:Year>
    <b:Month>Julio</b:Month>
    <b:Day>7</b:Day>
    <b:YearAccessed>2019</b:YearAccessed>
    <b:MonthAccessed>Marzo</b:MonthAccessed>
    <b:DayAccessed>18</b:DayAccessed>
    <b:URL>https://www.opengeospatial.org/standards/geosparql</b:URL>
    <b:RefOrder>13</b:RefOrder>
  </b:Source>
  <b:Source>
    <b:Tag>Bat11</b:Tag>
    <b:SourceType>BookSection</b:SourceType>
    <b:Guid>{4109C333-3EF8-47EF-89AF-116AE706988B}</b:Guid>
    <b:Title>Linking Geospatial Data With GeoSPARQL</b:Title>
    <b:Year>2011</b:Year>
    <b:City>Arlington</b:City>
    <b:Author>
      <b:Author>
        <b:NameList>
          <b:Person>
            <b:Last>Battle</b:Last>
            <b:First>Robert</b:First>
          </b:Person>
          <b:Person>
            <b:Last>Kolas</b:Last>
            <b:First>Dave</b:First>
          </b:Person>
        </b:NameList>
      </b:Author>
    </b:Author>
    <b:JournalName>Semant Web J Interoperability, Usability, Appl. Accessed</b:JournalName>
    <b:Volume>24</b:Volume>
    <b:BookTitle>Semant Web J Interoperability, Usability, Appl. Accessed</b:BookTitle>
    <b:RefOrder>5</b:RefOrder>
  </b:Source>
  <b:Source>
    <b:Tag>Apa14</b:Tag>
    <b:SourceType>InternetSite</b:SourceType>
    <b:Guid>{D29AEC8E-7DC7-4E3B-8178-9EC305F037A5}</b:Guid>
    <b:Author>
      <b:Author>
        <b:NameList>
          <b:Person>
            <b:Last>Marmotta</b:Last>
            <b:First>Apache</b:First>
          </b:Person>
        </b:NameList>
      </b:Author>
    </b:Author>
    <b:Title>Apache Marmotta Platform: SPARQL</b:Title>
    <b:Year>2014</b:Year>
    <b:Month>Abril</b:Month>
    <b:Day>30</b:Day>
    <b:YearAccessed>2019</b:YearAccessed>
    <b:MonthAccessed>Abril</b:MonthAccessed>
    <b:DayAccessed>24</b:DayAccessed>
    <b:URL>http://marmotta.apache.org/platform/sparql-module.html</b:URL>
    <b:RefOrder>7</b:RefOrder>
  </b:Source>
  <b:Source>
    <b:Tag>Ate18</b:Tag>
    <b:SourceType>ConferenceProceedings</b:SourceType>
    <b:Guid>{312C102B-1458-4D6B-A878-E5E4E2A19A88}</b:Guid>
    <b:Title>Benchmarking Commercial RDF stores with Publications Office Dataset</b:Title>
    <b:Year>2018</b:Year>
    <b:Author>
      <b:Author>
        <b:NameList>
          <b:Person>
            <b:Last>Atemezing</b:Last>
            <b:Middle>A</b:Middle>
            <b:First>G</b:First>
          </b:Person>
          <b:Person>
            <b:Last>Amardeilh </b:Last>
            <b:First>F</b:First>
          </b:Person>
        </b:NameList>
      </b:Author>
    </b:Author>
    <b:ConferenceName>European Semantic Web Conference</b:ConferenceName>
    <b:RefOrder>25</b:RefOrder>
  </b:Source>
  <b:Source>
    <b:Tag>Gar13</b:Tag>
    <b:SourceType>ConferenceProceedings</b:SourceType>
    <b:Guid>{47060E01-916C-4B21-93D7-9EE0616C8536}</b:Guid>
    <b:Title>Geographica: A Benchmark for Geospatial RDF Stores</b:Title>
    <b:Year>2013</b:Year>
    <b:ConferenceName>International Semantic Web Conference</b:ConferenceName>
    <b:City>Berlin</b:City>
    <b:Author>
      <b:Author>
        <b:NameList>
          <b:Person>
            <b:Last>Garbis</b:Last>
            <b:First>George</b:First>
          </b:Person>
          <b:Person>
            <b:Last>Kyzirakos</b:Last>
            <b:First>Kostis</b:First>
          </b:Person>
          <b:Person>
            <b:Last>Koubarakis</b:Last>
            <b:First>Manolis</b:First>
          </b:Person>
        </b:NameList>
      </b:Author>
    </b:Author>
    <b:RefOrder>26</b:RefOrder>
  </b:Source>
  <b:Source>
    <b:Tag>Bee17</b:Tag>
    <b:SourceType>JournalArticle</b:SourceType>
    <b:Guid>{5570F8F7-9643-4575-9BEF-8640EC8E5AFF}</b:Guid>
    <b:Title>Geoyasgui: The GeoSPARQL query editor and result visualizer</b:Title>
    <b:Year>2017</b:Year>
    <b:Author>
      <b:Author>
        <b:NameList>
          <b:Person>
            <b:Last>Beek</b:Last>
            <b:First>W</b:First>
          </b:Person>
          <b:Person>
            <b:Last>Folmer</b:Last>
            <b:First>W</b:First>
          </b:Person>
          <b:Person>
            <b:Last>Rietveld</b:Last>
            <b:First>L</b:First>
          </b:Person>
          <b:Person>
            <b:Last>Walker</b:Last>
            <b:First>J</b:First>
          </b:Person>
        </b:NameList>
      </b:Author>
    </b:Author>
    <b:JournalName>The internationa Archives of Photogrammetry, Remote Sensing and Spatial Information Sciences</b:JournalName>
    <b:Pages>39</b:Pages>
    <b:Volume>42</b:Volume>
    <b:RefOrder>27</b:RefOrder>
  </b:Source>
  <b:Source>
    <b:Tag>Ber17</b:Tag>
    <b:SourceType>JournalArticle</b:SourceType>
    <b:Guid>{1E673D8F-38F5-453A-B879-696EE9C20046}</b:Guid>
    <b:Title>ANSWERING GEOSPARQL QUERIES OVER RELATIONAL DATA</b:Title>
    <b:JournalName>International Archives of the Photogrammetry, Remote Sensing &amp; Spatial Information Sciences</b:JournalName>
    <b:Year>2017</b:Year>
    <b:Volume>42</b:Volume>
    <b:Author>
      <b:Author>
        <b:NameList>
          <b:Person>
            <b:Last>Bereta</b:Last>
            <b:First>K</b:First>
          </b:Person>
          <b:Person>
            <b:Last>Xiao</b:Last>
            <b:First>G</b:First>
          </b:Person>
          <b:Person>
            <b:Last>Koubarakis</b:Last>
            <b:First>M</b:First>
          </b:Person>
        </b:NameList>
      </b:Author>
    </b:Author>
    <b:RefOrder>24</b:RefOrder>
  </b:Source>
  <b:Source>
    <b:Tag>Cod19</b:Tag>
    <b:SourceType>InternetSite</b:SourceType>
    <b:Guid>{E1C7EB09-8FC6-4280-897C-69DEA37B9700}</b:Guid>
    <b:Title>Codecademy</b:Title>
    <b:Year>2019</b:Year>
    <b:Author>
      <b:Author>
        <b:NameList>
          <b:Person>
            <b:Last>Codecademy</b:Last>
          </b:Person>
        </b:NameList>
      </b:Author>
    </b:Author>
    <b:Month>08</b:Month>
    <b:Day>12</b:Day>
    <b:YearAccessed>2019</b:YearAccessed>
    <b:MonthAccessed>09</b:MonthAccessed>
    <b:DayAccessed>29</b:DayAccessed>
    <b:URL>https://www.codecademy.com/articles/what-is-rest</b:URL>
    <b:RefOrder>46</b:RefOrder>
  </b:Source>
</b:Sources>
</file>

<file path=customXml/itemProps1.xml><?xml version="1.0" encoding="utf-8"?>
<ds:datastoreItem xmlns:ds="http://schemas.openxmlformats.org/officeDocument/2006/customXml" ds:itemID="{04DFFBB5-6AED-4737-AA5D-D44A8AFA0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41</Pages>
  <Words>11714</Words>
  <Characters>64431</Characters>
  <Application>Microsoft Office Word</Application>
  <DocSecurity>0</DocSecurity>
  <Lines>536</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Oswaldo Emmanuel Paez Ortega</dc:creator>
  <cp:keywords/>
  <dc:description/>
  <cp:lastModifiedBy>Oswaldo Emmanuel Páez Ortega</cp:lastModifiedBy>
  <cp:revision>97</cp:revision>
  <cp:lastPrinted>2019-10-31T19:19:00Z</cp:lastPrinted>
  <dcterms:created xsi:type="dcterms:W3CDTF">2019-09-30T01:27:00Z</dcterms:created>
  <dcterms:modified xsi:type="dcterms:W3CDTF">2019-10-31T19:20:00Z</dcterms:modified>
</cp:coreProperties>
</file>