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7E84B" w14:textId="77777777" w:rsidR="00A6787E" w:rsidRPr="002F63AD" w:rsidRDefault="00A6787E" w:rsidP="00A6787E">
      <w:pPr>
        <w:jc w:val="center"/>
        <w:rPr>
          <w:rFonts w:asciiTheme="majorHAnsi" w:hAnsiTheme="majorHAnsi"/>
          <w:b/>
          <w:sz w:val="30"/>
          <w:szCs w:val="30"/>
          <w:lang w:val="es-MX"/>
        </w:rPr>
      </w:pPr>
      <w:bookmarkStart w:id="0" w:name="_Hlk2786866"/>
      <w:bookmarkStart w:id="1" w:name="_Hlk23413677"/>
      <w:r w:rsidRPr="002F63AD">
        <w:rPr>
          <w:rFonts w:asciiTheme="majorHAnsi" w:hAnsiTheme="majorHAnsi"/>
          <w:b/>
          <w:noProof/>
          <w:sz w:val="36"/>
          <w:szCs w:val="30"/>
          <w:lang w:val="es-MX" w:eastAsia="es-MX"/>
        </w:rPr>
        <w:drawing>
          <wp:anchor distT="0" distB="0" distL="114300" distR="114300" simplePos="0" relativeHeight="251661312" behindDoc="0" locked="0" layoutInCell="1" allowOverlap="1" wp14:anchorId="647E2352" wp14:editId="561DE24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2F63AD">
        <w:rPr>
          <w:rFonts w:asciiTheme="majorHAnsi" w:hAnsiTheme="majorHAnsi"/>
          <w:b/>
          <w:noProof/>
          <w:sz w:val="36"/>
          <w:szCs w:val="30"/>
          <w:lang w:val="es-MX" w:eastAsia="es-MX"/>
        </w:rPr>
        <w:drawing>
          <wp:anchor distT="0" distB="0" distL="114300" distR="114300" simplePos="0" relativeHeight="251662336" behindDoc="0" locked="0" layoutInCell="1" allowOverlap="1" wp14:anchorId="537E56F8" wp14:editId="30DB432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Pr="002F63AD">
        <w:rPr>
          <w:rFonts w:asciiTheme="majorHAnsi" w:hAnsiTheme="majorHAnsi"/>
          <w:b/>
          <w:sz w:val="36"/>
          <w:szCs w:val="30"/>
          <w:lang w:val="es-MX"/>
        </w:rPr>
        <w:softHyphen/>
      </w:r>
      <w:r w:rsidRPr="002F63AD">
        <w:rPr>
          <w:rFonts w:asciiTheme="majorHAnsi" w:hAnsiTheme="majorHAnsi"/>
          <w:b/>
          <w:sz w:val="36"/>
          <w:szCs w:val="30"/>
          <w:lang w:val="es-MX"/>
        </w:rPr>
        <w:softHyphen/>
      </w:r>
      <w:r w:rsidRPr="002F63AD">
        <w:rPr>
          <w:rFonts w:asciiTheme="majorHAnsi" w:hAnsiTheme="majorHAnsi"/>
          <w:b/>
          <w:sz w:val="36"/>
          <w:szCs w:val="30"/>
          <w:lang w:val="es-MX"/>
        </w:rPr>
        <w:softHyphen/>
      </w:r>
      <w:r w:rsidRPr="002F63AD">
        <w:rPr>
          <w:rFonts w:asciiTheme="majorHAnsi" w:hAnsiTheme="majorHAnsi"/>
          <w:b/>
          <w:sz w:val="36"/>
          <w:szCs w:val="30"/>
          <w:lang w:val="es-MX"/>
        </w:rPr>
        <w:softHyphen/>
      </w:r>
      <w:r w:rsidRPr="002F63AD">
        <w:rPr>
          <w:rFonts w:asciiTheme="majorHAnsi" w:hAnsiTheme="majorHAnsi"/>
          <w:b/>
          <w:sz w:val="36"/>
          <w:szCs w:val="30"/>
          <w:lang w:val="es-MX"/>
        </w:rPr>
        <w:softHyphen/>
        <w:t>Instituto Politécnico Nacional</w:t>
      </w:r>
    </w:p>
    <w:p w14:paraId="5097720B" w14:textId="77777777" w:rsidR="00A6787E" w:rsidRPr="002F63AD" w:rsidRDefault="00A6787E" w:rsidP="00A6787E">
      <w:pPr>
        <w:spacing w:after="0" w:line="240" w:lineRule="auto"/>
        <w:jc w:val="center"/>
        <w:rPr>
          <w:rFonts w:asciiTheme="majorHAnsi" w:hAnsiTheme="majorHAnsi"/>
          <w:b/>
          <w:i/>
          <w:sz w:val="30"/>
          <w:szCs w:val="30"/>
          <w:lang w:val="es-MX"/>
        </w:rPr>
      </w:pPr>
      <w:r w:rsidRPr="002F63AD">
        <w:rPr>
          <w:rFonts w:asciiTheme="majorHAnsi" w:hAnsiTheme="majorHAnsi"/>
          <w:b/>
          <w:i/>
          <w:sz w:val="30"/>
          <w:szCs w:val="30"/>
          <w:lang w:val="es-MX"/>
        </w:rPr>
        <w:t xml:space="preserve">Unidad Profesional Interdisciplinaria en </w:t>
      </w:r>
    </w:p>
    <w:p w14:paraId="5CFEDFF1" w14:textId="77777777" w:rsidR="00A6787E" w:rsidRPr="002F63AD" w:rsidRDefault="00A6787E" w:rsidP="00A6787E">
      <w:pPr>
        <w:spacing w:after="0" w:line="240" w:lineRule="auto"/>
        <w:jc w:val="center"/>
        <w:rPr>
          <w:rFonts w:asciiTheme="majorHAnsi" w:hAnsiTheme="majorHAnsi"/>
          <w:b/>
          <w:i/>
          <w:sz w:val="30"/>
          <w:szCs w:val="30"/>
          <w:lang w:val="es-MX"/>
        </w:rPr>
      </w:pPr>
      <w:r w:rsidRPr="002F63AD">
        <w:rPr>
          <w:rFonts w:asciiTheme="majorHAnsi" w:hAnsiTheme="majorHAnsi"/>
          <w:b/>
          <w:i/>
          <w:sz w:val="30"/>
          <w:szCs w:val="30"/>
          <w:lang w:val="es-MX"/>
        </w:rPr>
        <w:t>Ingeniería y Tecnologías Avanzadas</w:t>
      </w:r>
    </w:p>
    <w:p w14:paraId="38E2197C" w14:textId="77777777" w:rsidR="00A6787E" w:rsidRPr="002F63AD" w:rsidRDefault="00A6787E" w:rsidP="00A6787E">
      <w:pPr>
        <w:rPr>
          <w:sz w:val="20"/>
          <w:szCs w:val="20"/>
          <w:lang w:val="es-MX"/>
        </w:rPr>
      </w:pPr>
    </w:p>
    <w:p w14:paraId="54F88A54" w14:textId="77777777" w:rsidR="00A6787E" w:rsidRPr="002F63AD" w:rsidRDefault="00A6787E" w:rsidP="00A6787E">
      <w:pPr>
        <w:pStyle w:val="Subttulo"/>
        <w:rPr>
          <w:color w:val="auto"/>
          <w:sz w:val="20"/>
          <w:szCs w:val="20"/>
          <w:lang w:val="es-MX"/>
        </w:rPr>
      </w:pPr>
    </w:p>
    <w:p w14:paraId="5DDFA203" w14:textId="77777777" w:rsidR="00A6787E" w:rsidRPr="002F63AD" w:rsidRDefault="00A6787E" w:rsidP="00A6787E">
      <w:pPr>
        <w:pStyle w:val="Subttulo"/>
        <w:jc w:val="center"/>
        <w:rPr>
          <w:color w:val="auto"/>
          <w:sz w:val="28"/>
          <w:szCs w:val="28"/>
          <w:lang w:val="es-MX"/>
        </w:rPr>
      </w:pPr>
      <w:commentRangeStart w:id="2"/>
      <w:r w:rsidRPr="002F63AD">
        <w:rPr>
          <w:color w:val="auto"/>
          <w:sz w:val="32"/>
          <w:szCs w:val="28"/>
          <w:lang w:val="es-MX"/>
        </w:rPr>
        <w:t xml:space="preserve">Módulo de consultas federadas geoespaciales en el contexto de la Web de </w:t>
      </w:r>
      <w:proofErr w:type="spellStart"/>
      <w:r w:rsidRPr="002F63AD">
        <w:rPr>
          <w:color w:val="auto"/>
          <w:sz w:val="32"/>
          <w:szCs w:val="28"/>
          <w:lang w:val="es-MX"/>
        </w:rPr>
        <w:t>Linked</w:t>
      </w:r>
      <w:proofErr w:type="spellEnd"/>
      <w:r w:rsidRPr="002F63AD">
        <w:rPr>
          <w:color w:val="auto"/>
          <w:sz w:val="32"/>
          <w:szCs w:val="28"/>
          <w:lang w:val="es-MX"/>
        </w:rPr>
        <w:t xml:space="preserve"> Data para el triple store Apache </w:t>
      </w:r>
      <w:proofErr w:type="spellStart"/>
      <w:r w:rsidRPr="002F63AD">
        <w:rPr>
          <w:color w:val="auto"/>
          <w:sz w:val="32"/>
          <w:szCs w:val="28"/>
          <w:lang w:val="es-MX"/>
        </w:rPr>
        <w:t>Marmotta</w:t>
      </w:r>
      <w:commentRangeEnd w:id="2"/>
      <w:proofErr w:type="spellEnd"/>
      <w:r w:rsidRPr="002F63AD">
        <w:rPr>
          <w:rStyle w:val="Refdecomentario"/>
          <w:rFonts w:ascii="Times New Roman" w:eastAsiaTheme="minorHAnsi" w:hAnsi="Times New Roman" w:cstheme="minorBidi"/>
          <w:i w:val="0"/>
          <w:iCs w:val="0"/>
          <w:color w:val="auto"/>
          <w:spacing w:val="0"/>
          <w:lang w:val="es-MX"/>
        </w:rPr>
        <w:commentReference w:id="2"/>
      </w:r>
    </w:p>
    <w:p w14:paraId="675743B3" w14:textId="77777777" w:rsidR="00A6787E" w:rsidRPr="002F63AD" w:rsidRDefault="00A6787E" w:rsidP="00A6787E">
      <w:pPr>
        <w:rPr>
          <w:sz w:val="20"/>
          <w:szCs w:val="20"/>
          <w:lang w:val="es-MX"/>
        </w:rPr>
      </w:pPr>
    </w:p>
    <w:p w14:paraId="19CD1879" w14:textId="408FCF07" w:rsidR="00A6787E" w:rsidRPr="002F63AD" w:rsidRDefault="00A6787E" w:rsidP="00A6787E">
      <w:pPr>
        <w:jc w:val="center"/>
        <w:rPr>
          <w:lang w:val="es-MX"/>
        </w:rPr>
      </w:pPr>
      <w:r w:rsidRPr="002F63AD">
        <w:rPr>
          <w:b/>
          <w:i/>
          <w:lang w:val="es-MX"/>
        </w:rPr>
        <w:t xml:space="preserve">Alumno: </w:t>
      </w:r>
      <w:r w:rsidRPr="002F63AD">
        <w:rPr>
          <w:lang w:val="es-MX"/>
        </w:rPr>
        <w:t>Oswaldo Emmanuel Páez Ortega</w:t>
      </w:r>
    </w:p>
    <w:p w14:paraId="6C30A9C1" w14:textId="77777777" w:rsidR="00A6787E" w:rsidRPr="002F63AD" w:rsidRDefault="00A6787E" w:rsidP="00A6787E">
      <w:pPr>
        <w:jc w:val="center"/>
        <w:rPr>
          <w:lang w:val="es-MX"/>
        </w:rPr>
      </w:pPr>
    </w:p>
    <w:p w14:paraId="21ED3C1D" w14:textId="77777777" w:rsidR="00A6787E" w:rsidRPr="002F63AD" w:rsidRDefault="00A6787E" w:rsidP="00A6787E">
      <w:pPr>
        <w:jc w:val="center"/>
        <w:rPr>
          <w:lang w:val="es-MX"/>
        </w:rPr>
      </w:pPr>
    </w:p>
    <w:p w14:paraId="2527E6B3" w14:textId="77777777" w:rsidR="00A6787E" w:rsidRPr="002F63AD" w:rsidRDefault="00A6787E" w:rsidP="00A6787E">
      <w:pPr>
        <w:jc w:val="center"/>
        <w:rPr>
          <w:b/>
          <w:i/>
          <w:lang w:val="es-MX"/>
        </w:rPr>
      </w:pPr>
      <w:r w:rsidRPr="002F63AD">
        <w:rPr>
          <w:b/>
          <w:i/>
          <w:lang w:val="es-MX"/>
        </w:rPr>
        <w:t xml:space="preserve">Asesores: </w:t>
      </w:r>
    </w:p>
    <w:p w14:paraId="06CA236B" w14:textId="77777777" w:rsidR="00A6787E" w:rsidRPr="002F63AD" w:rsidRDefault="00A6787E" w:rsidP="00A6787E">
      <w:pPr>
        <w:pStyle w:val="Sinespaciado"/>
      </w:pPr>
      <w:r w:rsidRPr="002F63AD">
        <w:t>Nombre: Luis Manuel Vilches Blázquez</w:t>
      </w:r>
    </w:p>
    <w:p w14:paraId="13BD70CD" w14:textId="77777777" w:rsidR="00A6787E" w:rsidRPr="002F63AD" w:rsidRDefault="00A6787E" w:rsidP="00A6787E">
      <w:pPr>
        <w:rPr>
          <w:lang w:val="es-MX"/>
        </w:rPr>
      </w:pPr>
      <w:r w:rsidRPr="002F63AD">
        <w:rPr>
          <w:lang w:val="es-MX"/>
        </w:rPr>
        <w:t>Procedencia: Centro de Investigación en Computación (CIC)</w:t>
      </w:r>
    </w:p>
    <w:p w14:paraId="659D3366" w14:textId="77777777" w:rsidR="00A6787E" w:rsidRPr="002F63AD" w:rsidRDefault="00A6787E" w:rsidP="00A6787E">
      <w:pPr>
        <w:pStyle w:val="Sinespaciado"/>
      </w:pPr>
      <w:r w:rsidRPr="002F63AD">
        <w:t xml:space="preserve">Nombre: </w:t>
      </w:r>
      <w:proofErr w:type="spellStart"/>
      <w:r w:rsidRPr="002F63AD">
        <w:t>Cyntia</w:t>
      </w:r>
      <w:proofErr w:type="spellEnd"/>
      <w:r w:rsidRPr="002F63AD">
        <w:t xml:space="preserve"> Eugenia Enríquez Ortiz</w:t>
      </w:r>
    </w:p>
    <w:p w14:paraId="5AC9C278" w14:textId="77777777" w:rsidR="00A6787E" w:rsidRPr="002F63AD" w:rsidRDefault="00A6787E" w:rsidP="00A6787E">
      <w:pPr>
        <w:rPr>
          <w:b/>
          <w:i/>
          <w:lang w:val="es-MX"/>
        </w:rPr>
      </w:pPr>
      <w:r w:rsidRPr="002F63AD">
        <w:rPr>
          <w:lang w:val="es-MX"/>
        </w:rPr>
        <w:t>Procedencia: Unidad Profesional en Interdisciplinaria en Ingeniería y Tecnologías Avanzadas (UPIITA)</w:t>
      </w:r>
    </w:p>
    <w:bookmarkEnd w:id="0"/>
    <w:p w14:paraId="09365D73" w14:textId="2AE2A631" w:rsidR="00A6787E" w:rsidRPr="002F63AD" w:rsidRDefault="00F21628" w:rsidP="00A6787E">
      <w:pPr>
        <w:spacing w:line="360" w:lineRule="auto"/>
        <w:jc w:val="center"/>
        <w:rPr>
          <w:b/>
          <w:lang w:val="es-MX"/>
        </w:rPr>
      </w:pPr>
      <w:r w:rsidRPr="002F63AD">
        <w:rPr>
          <w:b/>
          <w:lang w:val="es-MX"/>
        </w:rPr>
        <w:t>Octubre</w:t>
      </w:r>
      <w:r w:rsidR="00A6787E" w:rsidRPr="002F63AD">
        <w:rPr>
          <w:b/>
          <w:lang w:val="es-MX"/>
        </w:rPr>
        <w:t xml:space="preserve"> </w:t>
      </w:r>
      <w:del w:id="3" w:author="Oswaldo Emmanuel Paez Ortega" w:date="2019-04-27T15:48:00Z">
        <w:r w:rsidR="00A6787E" w:rsidRPr="002F63AD" w:rsidDel="00340C9C">
          <w:rPr>
            <w:b/>
            <w:lang w:val="es-MX"/>
          </w:rPr>
          <w:delText>marzo</w:delText>
        </w:r>
      </w:del>
      <w:r w:rsidR="00A6787E" w:rsidRPr="002F63AD">
        <w:rPr>
          <w:b/>
          <w:lang w:val="es-MX"/>
        </w:rPr>
        <w:t>de 2019</w:t>
      </w:r>
    </w:p>
    <w:p w14:paraId="05ABAED1" w14:textId="77777777" w:rsidR="00A6787E" w:rsidRPr="002F63AD" w:rsidRDefault="00A6787E" w:rsidP="00A6787E">
      <w:pPr>
        <w:rPr>
          <w:b/>
          <w:i/>
          <w:lang w:val="es-MX"/>
        </w:rPr>
      </w:pPr>
      <w:r w:rsidRPr="002F63AD">
        <w:rPr>
          <w:b/>
          <w:i/>
          <w:lang w:val="es-MX"/>
        </w:rPr>
        <w:t xml:space="preserve">Resumen: </w:t>
      </w:r>
    </w:p>
    <w:p w14:paraId="265E3795" w14:textId="77777777" w:rsidR="00A6787E" w:rsidRPr="002F63AD" w:rsidRDefault="00A6787E" w:rsidP="003134CE">
      <w:pPr>
        <w:pBdr>
          <w:left w:val="double" w:sz="4" w:space="4" w:color="auto"/>
        </w:pBdr>
        <w:jc w:val="both"/>
        <w:rPr>
          <w:lang w:val="es-MX"/>
        </w:rPr>
      </w:pPr>
      <w:commentRangeStart w:id="4"/>
      <w:r w:rsidRPr="002F63AD">
        <w:rPr>
          <w:lang w:val="es-MX"/>
        </w:rPr>
        <w:t xml:space="preserve">El presente proyecto terminal propone diseñar, implementar y caracterizar un módulo de consultas federadas de datos geoespaciales para un </w:t>
      </w:r>
      <w:r w:rsidRPr="002F63AD">
        <w:rPr>
          <w:i/>
          <w:lang w:val="es-MX"/>
        </w:rPr>
        <w:t xml:space="preserve">triple store </w:t>
      </w:r>
      <w:r w:rsidRPr="002F63AD">
        <w:rPr>
          <w:lang w:val="es-MX"/>
        </w:rPr>
        <w:t xml:space="preserve">que no tenga implementado dicho módulo, en específico, a la plataforma Apache </w:t>
      </w:r>
      <w:proofErr w:type="spellStart"/>
      <w:r w:rsidRPr="002F63AD">
        <w:rPr>
          <w:lang w:val="es-MX"/>
        </w:rPr>
        <w:t>Marmotta</w:t>
      </w:r>
      <w:proofErr w:type="spellEnd"/>
      <w:r w:rsidRPr="002F63AD">
        <w:rPr>
          <w:lang w:val="es-MX"/>
        </w:rPr>
        <w:t xml:space="preserve"> cuya arquitectura y funcionamiento están basados en los estándares SPARQL y </w:t>
      </w:r>
      <w:proofErr w:type="spellStart"/>
      <w:r w:rsidRPr="002F63AD">
        <w:rPr>
          <w:lang w:val="es-MX"/>
        </w:rPr>
        <w:t>GeoSPARQL</w:t>
      </w:r>
      <w:proofErr w:type="spellEnd"/>
      <w:r w:rsidRPr="002F63AD">
        <w:rPr>
          <w:lang w:val="es-MX"/>
        </w:rPr>
        <w:t xml:space="preserve">. Además, con el propósito de que los usuarios finales visualicen e interactúen con los resultados desplegados por el módulo de consultas federadas geoespaciales, se usará una aplicación Web para que los resultados recuperados de la Web de </w:t>
      </w:r>
      <w:proofErr w:type="spellStart"/>
      <w:r w:rsidRPr="002F63AD">
        <w:rPr>
          <w:i/>
          <w:lang w:val="es-MX"/>
        </w:rPr>
        <w:t>Linked</w:t>
      </w:r>
      <w:proofErr w:type="spellEnd"/>
      <w:r w:rsidRPr="002F63AD">
        <w:rPr>
          <w:i/>
          <w:lang w:val="es-MX"/>
        </w:rPr>
        <w:t xml:space="preserve"> Data </w:t>
      </w:r>
      <w:r w:rsidRPr="002F63AD">
        <w:rPr>
          <w:lang w:val="es-MX"/>
        </w:rPr>
        <w:t>puedan ser visualizados y explorados.</w:t>
      </w:r>
      <w:commentRangeEnd w:id="4"/>
      <w:r w:rsidRPr="002F63AD">
        <w:rPr>
          <w:rStyle w:val="Refdecomentario"/>
          <w:lang w:val="es-MX"/>
        </w:rPr>
        <w:commentReference w:id="4"/>
      </w:r>
    </w:p>
    <w:p w14:paraId="078716B0" w14:textId="3574FFE2" w:rsidR="00A6787E" w:rsidRPr="002F63AD" w:rsidRDefault="00A6787E" w:rsidP="00A6787E">
      <w:pPr>
        <w:pStyle w:val="Default"/>
        <w:jc w:val="both"/>
        <w:rPr>
          <w:rFonts w:asciiTheme="minorHAnsi" w:hAnsiTheme="minorHAnsi"/>
          <w:sz w:val="22"/>
          <w:szCs w:val="22"/>
        </w:rPr>
        <w:sectPr w:rsidR="00A6787E" w:rsidRPr="002F63AD" w:rsidSect="009E35A7">
          <w:footerReference w:type="even" r:id="rId13"/>
          <w:footerReference w:type="default" r:id="rId14"/>
          <w:pgSz w:w="12240" w:h="15840"/>
          <w:pgMar w:top="1417" w:right="1701" w:bottom="1417" w:left="1701" w:header="708" w:footer="708" w:gutter="0"/>
          <w:cols w:space="708"/>
          <w:docGrid w:linePitch="360"/>
        </w:sectPr>
      </w:pPr>
      <w:r w:rsidRPr="002F63AD">
        <w:rPr>
          <w:rFonts w:asciiTheme="minorHAnsi" w:hAnsiTheme="minorHAnsi"/>
          <w:b/>
          <w:i/>
          <w:sz w:val="22"/>
          <w:szCs w:val="22"/>
        </w:rPr>
        <w:t xml:space="preserve">Palabras clave: </w:t>
      </w:r>
      <w:r w:rsidRPr="002F63AD">
        <w:rPr>
          <w:rFonts w:asciiTheme="minorHAnsi" w:hAnsiTheme="minorHAnsi"/>
          <w:sz w:val="22"/>
          <w:szCs w:val="22"/>
        </w:rPr>
        <w:t xml:space="preserve">Módulo, consultas federadas, </w:t>
      </w:r>
      <w:r w:rsidRPr="002F63AD">
        <w:rPr>
          <w:rFonts w:asciiTheme="minorHAnsi" w:hAnsiTheme="minorHAnsi"/>
          <w:i/>
          <w:sz w:val="22"/>
          <w:szCs w:val="22"/>
        </w:rPr>
        <w:t>triple store</w:t>
      </w:r>
      <w:r w:rsidRPr="002F63AD">
        <w:rPr>
          <w:rFonts w:asciiTheme="minorHAnsi" w:hAnsiTheme="minorHAnsi"/>
          <w:sz w:val="22"/>
          <w:szCs w:val="22"/>
        </w:rPr>
        <w:t xml:space="preserve">, datos geoespaciales, Apache </w:t>
      </w:r>
      <w:proofErr w:type="spellStart"/>
      <w:r w:rsidRPr="002F63AD">
        <w:rPr>
          <w:rFonts w:asciiTheme="minorHAnsi" w:hAnsiTheme="minorHAnsi"/>
          <w:sz w:val="22"/>
          <w:szCs w:val="22"/>
        </w:rPr>
        <w:t>Marmotta</w:t>
      </w:r>
      <w:proofErr w:type="spellEnd"/>
      <w:r w:rsidRPr="002F63AD">
        <w:rPr>
          <w:rFonts w:asciiTheme="minorHAnsi" w:hAnsiTheme="minorHAnsi"/>
          <w:sz w:val="22"/>
          <w:szCs w:val="22"/>
        </w:rPr>
        <w:t xml:space="preserve">, </w:t>
      </w:r>
      <w:proofErr w:type="spellStart"/>
      <w:r w:rsidRPr="002F63AD">
        <w:rPr>
          <w:rFonts w:asciiTheme="minorHAnsi" w:hAnsiTheme="minorHAnsi"/>
          <w:i/>
          <w:sz w:val="22"/>
          <w:szCs w:val="22"/>
        </w:rPr>
        <w:t>Linked</w:t>
      </w:r>
      <w:proofErr w:type="spellEnd"/>
      <w:r w:rsidRPr="002F63AD">
        <w:rPr>
          <w:rFonts w:asciiTheme="minorHAnsi" w:hAnsiTheme="minorHAnsi"/>
          <w:i/>
          <w:sz w:val="22"/>
          <w:szCs w:val="22"/>
        </w:rPr>
        <w:t xml:space="preserve"> Data</w:t>
      </w:r>
      <w:r w:rsidRPr="002F63AD">
        <w:rPr>
          <w:rFonts w:asciiTheme="minorHAnsi" w:hAnsiTheme="minorHAnsi"/>
          <w:sz w:val="22"/>
          <w:szCs w:val="22"/>
        </w:rPr>
        <w:t xml:space="preserve">, SPARQL, </w:t>
      </w:r>
      <w:proofErr w:type="spellStart"/>
      <w:r w:rsidRPr="002F63AD">
        <w:rPr>
          <w:rFonts w:asciiTheme="minorHAnsi" w:hAnsiTheme="minorHAnsi"/>
          <w:sz w:val="22"/>
          <w:szCs w:val="22"/>
        </w:rPr>
        <w:t>GeoSPARQL</w:t>
      </w:r>
      <w:proofErr w:type="spellEnd"/>
      <w:r w:rsidRPr="002F63AD">
        <w:rPr>
          <w:rFonts w:asciiTheme="minorHAnsi" w:hAnsiTheme="minorHAnsi"/>
          <w:sz w:val="22"/>
          <w:szCs w:val="22"/>
        </w:rPr>
        <w:t>, Web Semántica, aplicación we</w:t>
      </w:r>
      <w:r w:rsidR="002261F5" w:rsidRPr="002F63AD">
        <w:rPr>
          <w:rFonts w:asciiTheme="minorHAnsi" w:hAnsiTheme="minorHAnsi"/>
          <w:sz w:val="22"/>
          <w:szCs w:val="22"/>
        </w:rPr>
        <w:t>b</w:t>
      </w:r>
    </w:p>
    <w:p w14:paraId="5B56B99E" w14:textId="77777777" w:rsidR="002F0277" w:rsidRPr="002F63AD" w:rsidRDefault="002F0277" w:rsidP="002F0277">
      <w:pPr>
        <w:rPr>
          <w:lang w:val="es-MX"/>
        </w:rPr>
      </w:pPr>
    </w:p>
    <w:sdt>
      <w:sdtPr>
        <w:rPr>
          <w:rFonts w:asciiTheme="minorHAnsi" w:eastAsiaTheme="minorHAnsi" w:hAnsiTheme="minorHAnsi" w:cstheme="minorBidi"/>
          <w:b w:val="0"/>
          <w:bCs w:val="0"/>
          <w:color w:val="auto"/>
          <w:sz w:val="22"/>
          <w:szCs w:val="22"/>
          <w:lang w:val="es-MX" w:eastAsia="en-US"/>
        </w:rPr>
        <w:id w:val="1927915100"/>
        <w:docPartObj>
          <w:docPartGallery w:val="Table of Contents"/>
          <w:docPartUnique/>
        </w:docPartObj>
      </w:sdtPr>
      <w:sdtContent>
        <w:p w14:paraId="083CB84C" w14:textId="30BC0E14" w:rsidR="00230FC2" w:rsidRPr="002F63AD" w:rsidRDefault="00230FC2">
          <w:pPr>
            <w:pStyle w:val="TtuloTDC"/>
            <w:rPr>
              <w:lang w:val="es-MX"/>
            </w:rPr>
          </w:pPr>
          <w:r w:rsidRPr="002F63AD">
            <w:rPr>
              <w:lang w:val="es-MX"/>
            </w:rPr>
            <w:t>Contenido</w:t>
          </w:r>
        </w:p>
        <w:p w14:paraId="0EE3D338" w14:textId="43414CC0" w:rsidR="00827A79" w:rsidRPr="002F63AD" w:rsidRDefault="00230FC2">
          <w:pPr>
            <w:pStyle w:val="TDC1"/>
            <w:tabs>
              <w:tab w:val="left" w:pos="480"/>
              <w:tab w:val="right" w:leader="dot" w:pos="8828"/>
            </w:tabs>
            <w:rPr>
              <w:rFonts w:eastAsiaTheme="minorEastAsia"/>
              <w:b w:val="0"/>
              <w:caps w:val="0"/>
              <w:noProof/>
              <w:lang w:eastAsia="es-MX"/>
            </w:rPr>
          </w:pPr>
          <w:r w:rsidRPr="002F63AD">
            <w:fldChar w:fldCharType="begin"/>
          </w:r>
          <w:r w:rsidRPr="002F63AD">
            <w:instrText xml:space="preserve"> TOC \o "1-3" \h \z \u </w:instrText>
          </w:r>
          <w:r w:rsidRPr="002F63AD">
            <w:fldChar w:fldCharType="separate"/>
          </w:r>
          <w:hyperlink w:anchor="_Toc23801647" w:history="1">
            <w:r w:rsidR="00827A79" w:rsidRPr="002F63AD">
              <w:rPr>
                <w:rStyle w:val="Hipervnculo"/>
                <w:noProof/>
              </w:rPr>
              <w:t>1.</w:t>
            </w:r>
            <w:r w:rsidR="00827A79" w:rsidRPr="002F63AD">
              <w:rPr>
                <w:rFonts w:eastAsiaTheme="minorEastAsia"/>
                <w:b w:val="0"/>
                <w:caps w:val="0"/>
                <w:noProof/>
                <w:lang w:eastAsia="es-MX"/>
              </w:rPr>
              <w:tab/>
            </w:r>
            <w:r w:rsidR="00827A79" w:rsidRPr="002F63AD">
              <w:rPr>
                <w:rStyle w:val="Hipervnculo"/>
                <w:noProof/>
              </w:rPr>
              <w:t>Introducción</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_Toc23801647 \h </w:instrText>
            </w:r>
            <w:r w:rsidR="00827A79" w:rsidRPr="002F63AD">
              <w:rPr>
                <w:noProof/>
                <w:webHidden/>
              </w:rPr>
            </w:r>
            <w:r w:rsidR="00827A79" w:rsidRPr="002F63AD">
              <w:rPr>
                <w:noProof/>
                <w:webHidden/>
              </w:rPr>
              <w:fldChar w:fldCharType="separate"/>
            </w:r>
            <w:r w:rsidR="00827A79" w:rsidRPr="002F63AD">
              <w:rPr>
                <w:noProof/>
                <w:webHidden/>
              </w:rPr>
              <w:t>4</w:t>
            </w:r>
            <w:r w:rsidR="00827A79" w:rsidRPr="002F63AD">
              <w:rPr>
                <w:noProof/>
                <w:webHidden/>
              </w:rPr>
              <w:fldChar w:fldCharType="end"/>
            </w:r>
          </w:hyperlink>
        </w:p>
        <w:p w14:paraId="552AB2C1" w14:textId="03CD0ABD" w:rsidR="00827A79" w:rsidRPr="002F63AD" w:rsidRDefault="00DA6330">
          <w:pPr>
            <w:pStyle w:val="TDC1"/>
            <w:tabs>
              <w:tab w:val="left" w:pos="480"/>
              <w:tab w:val="right" w:leader="dot" w:pos="8828"/>
            </w:tabs>
            <w:rPr>
              <w:rFonts w:eastAsiaTheme="minorEastAsia"/>
              <w:b w:val="0"/>
              <w:caps w:val="0"/>
              <w:noProof/>
              <w:lang w:eastAsia="es-MX"/>
            </w:rPr>
          </w:pPr>
          <w:hyperlink w:anchor="_Toc23801648" w:history="1">
            <w:r w:rsidR="00827A79" w:rsidRPr="002F63AD">
              <w:rPr>
                <w:rStyle w:val="Hipervnculo"/>
                <w:noProof/>
              </w:rPr>
              <w:t>2.</w:t>
            </w:r>
            <w:r w:rsidR="00827A79" w:rsidRPr="002F63AD">
              <w:rPr>
                <w:rFonts w:eastAsiaTheme="minorEastAsia"/>
                <w:b w:val="0"/>
                <w:caps w:val="0"/>
                <w:noProof/>
                <w:lang w:eastAsia="es-MX"/>
              </w:rPr>
              <w:tab/>
            </w:r>
            <w:r w:rsidR="00827A79" w:rsidRPr="002F63AD">
              <w:rPr>
                <w:rStyle w:val="Hipervnculo"/>
                <w:noProof/>
              </w:rPr>
              <w:t>Justificación</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_Toc23801648 \h </w:instrText>
            </w:r>
            <w:r w:rsidR="00827A79" w:rsidRPr="002F63AD">
              <w:rPr>
                <w:noProof/>
                <w:webHidden/>
              </w:rPr>
            </w:r>
            <w:r w:rsidR="00827A79" w:rsidRPr="002F63AD">
              <w:rPr>
                <w:noProof/>
                <w:webHidden/>
              </w:rPr>
              <w:fldChar w:fldCharType="separate"/>
            </w:r>
            <w:r w:rsidR="00827A79" w:rsidRPr="002F63AD">
              <w:rPr>
                <w:noProof/>
                <w:webHidden/>
              </w:rPr>
              <w:t>4</w:t>
            </w:r>
            <w:r w:rsidR="00827A79" w:rsidRPr="002F63AD">
              <w:rPr>
                <w:noProof/>
                <w:webHidden/>
              </w:rPr>
              <w:fldChar w:fldCharType="end"/>
            </w:r>
          </w:hyperlink>
        </w:p>
        <w:p w14:paraId="621884C8" w14:textId="4A327F4D" w:rsidR="00827A79" w:rsidRPr="002F63AD" w:rsidRDefault="00DA6330">
          <w:pPr>
            <w:pStyle w:val="TDC1"/>
            <w:tabs>
              <w:tab w:val="left" w:pos="480"/>
              <w:tab w:val="right" w:leader="dot" w:pos="8828"/>
            </w:tabs>
            <w:rPr>
              <w:rFonts w:eastAsiaTheme="minorEastAsia"/>
              <w:b w:val="0"/>
              <w:caps w:val="0"/>
              <w:noProof/>
              <w:lang w:eastAsia="es-MX"/>
            </w:rPr>
          </w:pPr>
          <w:hyperlink w:anchor="_Toc23801649" w:history="1">
            <w:r w:rsidR="00827A79" w:rsidRPr="002F63AD">
              <w:rPr>
                <w:rStyle w:val="Hipervnculo"/>
                <w:noProof/>
              </w:rPr>
              <w:t>3.</w:t>
            </w:r>
            <w:r w:rsidR="00827A79" w:rsidRPr="002F63AD">
              <w:rPr>
                <w:rFonts w:eastAsiaTheme="minorEastAsia"/>
                <w:b w:val="0"/>
                <w:caps w:val="0"/>
                <w:noProof/>
                <w:lang w:eastAsia="es-MX"/>
              </w:rPr>
              <w:tab/>
            </w:r>
            <w:r w:rsidR="00827A79" w:rsidRPr="002F63AD">
              <w:rPr>
                <w:rStyle w:val="Hipervnculo"/>
                <w:noProof/>
              </w:rPr>
              <w:t>Planteamiento del problema</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_Toc23801649 \h </w:instrText>
            </w:r>
            <w:r w:rsidR="00827A79" w:rsidRPr="002F63AD">
              <w:rPr>
                <w:noProof/>
                <w:webHidden/>
              </w:rPr>
            </w:r>
            <w:r w:rsidR="00827A79" w:rsidRPr="002F63AD">
              <w:rPr>
                <w:noProof/>
                <w:webHidden/>
              </w:rPr>
              <w:fldChar w:fldCharType="separate"/>
            </w:r>
            <w:r w:rsidR="00827A79" w:rsidRPr="002F63AD">
              <w:rPr>
                <w:noProof/>
                <w:webHidden/>
              </w:rPr>
              <w:t>5</w:t>
            </w:r>
            <w:r w:rsidR="00827A79" w:rsidRPr="002F63AD">
              <w:rPr>
                <w:noProof/>
                <w:webHidden/>
              </w:rPr>
              <w:fldChar w:fldCharType="end"/>
            </w:r>
          </w:hyperlink>
        </w:p>
        <w:p w14:paraId="61AAD15C" w14:textId="08AC6CBB" w:rsidR="00827A79" w:rsidRPr="002F63AD" w:rsidRDefault="00DA6330">
          <w:pPr>
            <w:pStyle w:val="TDC1"/>
            <w:tabs>
              <w:tab w:val="left" w:pos="480"/>
              <w:tab w:val="right" w:leader="dot" w:pos="8828"/>
            </w:tabs>
            <w:rPr>
              <w:rFonts w:eastAsiaTheme="minorEastAsia"/>
              <w:b w:val="0"/>
              <w:caps w:val="0"/>
              <w:noProof/>
              <w:lang w:eastAsia="es-MX"/>
            </w:rPr>
          </w:pPr>
          <w:hyperlink w:anchor="_Toc23801650" w:history="1">
            <w:r w:rsidR="00827A79" w:rsidRPr="002F63AD">
              <w:rPr>
                <w:rStyle w:val="Hipervnculo"/>
                <w:noProof/>
              </w:rPr>
              <w:t>4.</w:t>
            </w:r>
            <w:r w:rsidR="00827A79" w:rsidRPr="002F63AD">
              <w:rPr>
                <w:rFonts w:eastAsiaTheme="minorEastAsia"/>
                <w:b w:val="0"/>
                <w:caps w:val="0"/>
                <w:noProof/>
                <w:lang w:eastAsia="es-MX"/>
              </w:rPr>
              <w:tab/>
            </w:r>
            <w:r w:rsidR="00827A79" w:rsidRPr="002F63AD">
              <w:rPr>
                <w:rStyle w:val="Hipervnculo"/>
                <w:noProof/>
              </w:rPr>
              <w:t>Propuesta de solución</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_Toc23801650 \h </w:instrText>
            </w:r>
            <w:r w:rsidR="00827A79" w:rsidRPr="002F63AD">
              <w:rPr>
                <w:noProof/>
                <w:webHidden/>
              </w:rPr>
            </w:r>
            <w:r w:rsidR="00827A79" w:rsidRPr="002F63AD">
              <w:rPr>
                <w:noProof/>
                <w:webHidden/>
              </w:rPr>
              <w:fldChar w:fldCharType="separate"/>
            </w:r>
            <w:r w:rsidR="00827A79" w:rsidRPr="002F63AD">
              <w:rPr>
                <w:noProof/>
                <w:webHidden/>
              </w:rPr>
              <w:t>7</w:t>
            </w:r>
            <w:r w:rsidR="00827A79" w:rsidRPr="002F63AD">
              <w:rPr>
                <w:noProof/>
                <w:webHidden/>
              </w:rPr>
              <w:fldChar w:fldCharType="end"/>
            </w:r>
          </w:hyperlink>
        </w:p>
        <w:p w14:paraId="712E950E" w14:textId="2832CFFF" w:rsidR="00827A79" w:rsidRPr="002F63AD" w:rsidRDefault="00DA6330">
          <w:pPr>
            <w:pStyle w:val="TDC2"/>
            <w:tabs>
              <w:tab w:val="left" w:pos="880"/>
              <w:tab w:val="right" w:leader="dot" w:pos="8828"/>
            </w:tabs>
            <w:rPr>
              <w:rFonts w:eastAsiaTheme="minorEastAsia"/>
              <w:smallCaps w:val="0"/>
              <w:noProof/>
              <w:lang w:eastAsia="es-MX"/>
            </w:rPr>
          </w:pPr>
          <w:hyperlink w:anchor="_Toc23801651" w:history="1">
            <w:r w:rsidR="00827A79" w:rsidRPr="002F63AD">
              <w:rPr>
                <w:rStyle w:val="Hipervnculo"/>
                <w:noProof/>
              </w:rPr>
              <w:t>4.1.</w:t>
            </w:r>
            <w:r w:rsidR="00827A79" w:rsidRPr="002F63AD">
              <w:rPr>
                <w:rFonts w:eastAsiaTheme="minorEastAsia"/>
                <w:smallCaps w:val="0"/>
                <w:noProof/>
                <w:lang w:eastAsia="es-MX"/>
              </w:rPr>
              <w:tab/>
            </w:r>
            <w:r w:rsidR="00827A79" w:rsidRPr="002F63AD">
              <w:rPr>
                <w:rStyle w:val="Hipervnculo"/>
                <w:noProof/>
              </w:rPr>
              <w:t>Alcances (Resultados esperados)</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_Toc23801651 \h </w:instrText>
            </w:r>
            <w:r w:rsidR="00827A79" w:rsidRPr="002F63AD">
              <w:rPr>
                <w:noProof/>
                <w:webHidden/>
              </w:rPr>
            </w:r>
            <w:r w:rsidR="00827A79" w:rsidRPr="002F63AD">
              <w:rPr>
                <w:noProof/>
                <w:webHidden/>
              </w:rPr>
              <w:fldChar w:fldCharType="separate"/>
            </w:r>
            <w:r w:rsidR="00827A79" w:rsidRPr="002F63AD">
              <w:rPr>
                <w:noProof/>
                <w:webHidden/>
              </w:rPr>
              <w:t>10</w:t>
            </w:r>
            <w:r w:rsidR="00827A79" w:rsidRPr="002F63AD">
              <w:rPr>
                <w:noProof/>
                <w:webHidden/>
              </w:rPr>
              <w:fldChar w:fldCharType="end"/>
            </w:r>
          </w:hyperlink>
        </w:p>
        <w:p w14:paraId="231923BD" w14:textId="3148EB3E" w:rsidR="00827A79" w:rsidRPr="002F63AD" w:rsidRDefault="00DA6330">
          <w:pPr>
            <w:pStyle w:val="TDC1"/>
            <w:tabs>
              <w:tab w:val="left" w:pos="480"/>
              <w:tab w:val="right" w:leader="dot" w:pos="8828"/>
            </w:tabs>
            <w:rPr>
              <w:rFonts w:eastAsiaTheme="minorEastAsia"/>
              <w:b w:val="0"/>
              <w:caps w:val="0"/>
              <w:noProof/>
              <w:lang w:eastAsia="es-MX"/>
            </w:rPr>
          </w:pPr>
          <w:hyperlink w:anchor="_Toc23801652" w:history="1">
            <w:r w:rsidR="00827A79" w:rsidRPr="002F63AD">
              <w:rPr>
                <w:rStyle w:val="Hipervnculo"/>
                <w:noProof/>
              </w:rPr>
              <w:t>5.</w:t>
            </w:r>
            <w:r w:rsidR="00827A79" w:rsidRPr="002F63AD">
              <w:rPr>
                <w:rFonts w:eastAsiaTheme="minorEastAsia"/>
                <w:b w:val="0"/>
                <w:caps w:val="0"/>
                <w:noProof/>
                <w:lang w:eastAsia="es-MX"/>
              </w:rPr>
              <w:tab/>
            </w:r>
            <w:r w:rsidR="00827A79" w:rsidRPr="002F63AD">
              <w:rPr>
                <w:rStyle w:val="Hipervnculo"/>
                <w:noProof/>
              </w:rPr>
              <w:t>Objetivo general</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_Toc23801652 \h </w:instrText>
            </w:r>
            <w:r w:rsidR="00827A79" w:rsidRPr="002F63AD">
              <w:rPr>
                <w:noProof/>
                <w:webHidden/>
              </w:rPr>
            </w:r>
            <w:r w:rsidR="00827A79" w:rsidRPr="002F63AD">
              <w:rPr>
                <w:noProof/>
                <w:webHidden/>
              </w:rPr>
              <w:fldChar w:fldCharType="separate"/>
            </w:r>
            <w:r w:rsidR="00827A79" w:rsidRPr="002F63AD">
              <w:rPr>
                <w:noProof/>
                <w:webHidden/>
              </w:rPr>
              <w:t>11</w:t>
            </w:r>
            <w:r w:rsidR="00827A79" w:rsidRPr="002F63AD">
              <w:rPr>
                <w:noProof/>
                <w:webHidden/>
              </w:rPr>
              <w:fldChar w:fldCharType="end"/>
            </w:r>
          </w:hyperlink>
        </w:p>
        <w:p w14:paraId="167CC1A2" w14:textId="703A1C47" w:rsidR="00827A79" w:rsidRPr="002F63AD" w:rsidRDefault="00DA6330">
          <w:pPr>
            <w:pStyle w:val="TDC3"/>
            <w:tabs>
              <w:tab w:val="left" w:pos="1100"/>
              <w:tab w:val="right" w:leader="dot" w:pos="8828"/>
            </w:tabs>
            <w:rPr>
              <w:rFonts w:eastAsiaTheme="minorEastAsia"/>
              <w:i w:val="0"/>
              <w:noProof/>
              <w:lang w:eastAsia="es-MX"/>
            </w:rPr>
          </w:pPr>
          <w:hyperlink w:anchor="_Toc23801653" w:history="1">
            <w:r w:rsidR="00827A79" w:rsidRPr="002F63AD">
              <w:rPr>
                <w:rStyle w:val="Hipervnculo"/>
                <w:noProof/>
              </w:rPr>
              <w:t>5.1.</w:t>
            </w:r>
            <w:r w:rsidR="00827A79" w:rsidRPr="002F63AD">
              <w:rPr>
                <w:rFonts w:eastAsiaTheme="minorEastAsia"/>
                <w:i w:val="0"/>
                <w:noProof/>
                <w:lang w:eastAsia="es-MX"/>
              </w:rPr>
              <w:tab/>
            </w:r>
            <w:r w:rsidR="00827A79" w:rsidRPr="002F63AD">
              <w:rPr>
                <w:rStyle w:val="Hipervnculo"/>
                <w:noProof/>
              </w:rPr>
              <w:t>Objetivos específicos</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_Toc23801653 \h </w:instrText>
            </w:r>
            <w:r w:rsidR="00827A79" w:rsidRPr="002F63AD">
              <w:rPr>
                <w:noProof/>
                <w:webHidden/>
              </w:rPr>
            </w:r>
            <w:r w:rsidR="00827A79" w:rsidRPr="002F63AD">
              <w:rPr>
                <w:noProof/>
                <w:webHidden/>
              </w:rPr>
              <w:fldChar w:fldCharType="separate"/>
            </w:r>
            <w:r w:rsidR="00827A79" w:rsidRPr="002F63AD">
              <w:rPr>
                <w:noProof/>
                <w:webHidden/>
              </w:rPr>
              <w:t>11</w:t>
            </w:r>
            <w:r w:rsidR="00827A79" w:rsidRPr="002F63AD">
              <w:rPr>
                <w:noProof/>
                <w:webHidden/>
              </w:rPr>
              <w:fldChar w:fldCharType="end"/>
            </w:r>
          </w:hyperlink>
        </w:p>
        <w:p w14:paraId="4B1D31A0" w14:textId="5369D895" w:rsidR="00827A79" w:rsidRPr="002F63AD" w:rsidRDefault="00DA6330">
          <w:pPr>
            <w:pStyle w:val="TDC1"/>
            <w:tabs>
              <w:tab w:val="left" w:pos="480"/>
              <w:tab w:val="right" w:leader="dot" w:pos="8828"/>
            </w:tabs>
            <w:rPr>
              <w:rFonts w:eastAsiaTheme="minorEastAsia"/>
              <w:b w:val="0"/>
              <w:caps w:val="0"/>
              <w:noProof/>
              <w:lang w:eastAsia="es-MX"/>
            </w:rPr>
          </w:pPr>
          <w:hyperlink w:anchor="_Toc23801654" w:history="1">
            <w:r w:rsidR="00827A79" w:rsidRPr="002F63AD">
              <w:rPr>
                <w:rStyle w:val="Hipervnculo"/>
                <w:noProof/>
              </w:rPr>
              <w:t>6.</w:t>
            </w:r>
            <w:r w:rsidR="00827A79" w:rsidRPr="002F63AD">
              <w:rPr>
                <w:rFonts w:eastAsiaTheme="minorEastAsia"/>
                <w:b w:val="0"/>
                <w:caps w:val="0"/>
                <w:noProof/>
                <w:lang w:eastAsia="es-MX"/>
              </w:rPr>
              <w:tab/>
            </w:r>
            <w:r w:rsidR="00827A79" w:rsidRPr="002F63AD">
              <w:rPr>
                <w:rStyle w:val="Hipervnculo"/>
                <w:noProof/>
              </w:rPr>
              <w:t>Estado del arte</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_Toc23801654 \h </w:instrText>
            </w:r>
            <w:r w:rsidR="00827A79" w:rsidRPr="002F63AD">
              <w:rPr>
                <w:noProof/>
                <w:webHidden/>
              </w:rPr>
            </w:r>
            <w:r w:rsidR="00827A79" w:rsidRPr="002F63AD">
              <w:rPr>
                <w:noProof/>
                <w:webHidden/>
              </w:rPr>
              <w:fldChar w:fldCharType="separate"/>
            </w:r>
            <w:r w:rsidR="00827A79" w:rsidRPr="002F63AD">
              <w:rPr>
                <w:noProof/>
                <w:webHidden/>
              </w:rPr>
              <w:t>12</w:t>
            </w:r>
            <w:r w:rsidR="00827A79" w:rsidRPr="002F63AD">
              <w:rPr>
                <w:noProof/>
                <w:webHidden/>
              </w:rPr>
              <w:fldChar w:fldCharType="end"/>
            </w:r>
          </w:hyperlink>
        </w:p>
        <w:p w14:paraId="3A05B5CB" w14:textId="12C681C3" w:rsidR="00827A79" w:rsidRPr="002F63AD" w:rsidRDefault="00DA6330">
          <w:pPr>
            <w:pStyle w:val="TDC1"/>
            <w:tabs>
              <w:tab w:val="left" w:pos="480"/>
              <w:tab w:val="right" w:leader="dot" w:pos="8828"/>
            </w:tabs>
            <w:rPr>
              <w:rFonts w:eastAsiaTheme="minorEastAsia"/>
              <w:b w:val="0"/>
              <w:caps w:val="0"/>
              <w:noProof/>
              <w:lang w:eastAsia="es-MX"/>
            </w:rPr>
          </w:pPr>
          <w:hyperlink w:anchor="_Toc23801655" w:history="1">
            <w:r w:rsidR="00827A79" w:rsidRPr="002F63AD">
              <w:rPr>
                <w:rStyle w:val="Hipervnculo"/>
                <w:noProof/>
              </w:rPr>
              <w:t>7.</w:t>
            </w:r>
            <w:r w:rsidR="00827A79" w:rsidRPr="002F63AD">
              <w:rPr>
                <w:rFonts w:eastAsiaTheme="minorEastAsia"/>
                <w:b w:val="0"/>
                <w:caps w:val="0"/>
                <w:noProof/>
                <w:lang w:eastAsia="es-MX"/>
              </w:rPr>
              <w:tab/>
            </w:r>
            <w:r w:rsidR="00827A79" w:rsidRPr="002F63AD">
              <w:rPr>
                <w:rStyle w:val="Hipervnculo"/>
                <w:noProof/>
              </w:rPr>
              <w:t>Marco teórico</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_Toc23801655 \h </w:instrText>
            </w:r>
            <w:r w:rsidR="00827A79" w:rsidRPr="002F63AD">
              <w:rPr>
                <w:noProof/>
                <w:webHidden/>
              </w:rPr>
            </w:r>
            <w:r w:rsidR="00827A79" w:rsidRPr="002F63AD">
              <w:rPr>
                <w:noProof/>
                <w:webHidden/>
              </w:rPr>
              <w:fldChar w:fldCharType="separate"/>
            </w:r>
            <w:r w:rsidR="00827A79" w:rsidRPr="002F63AD">
              <w:rPr>
                <w:noProof/>
                <w:webHidden/>
              </w:rPr>
              <w:t>17</w:t>
            </w:r>
            <w:r w:rsidR="00827A79" w:rsidRPr="002F63AD">
              <w:rPr>
                <w:noProof/>
                <w:webHidden/>
              </w:rPr>
              <w:fldChar w:fldCharType="end"/>
            </w:r>
          </w:hyperlink>
        </w:p>
        <w:p w14:paraId="081C1174" w14:textId="1ADC680F" w:rsidR="00827A79" w:rsidRPr="002F63AD" w:rsidRDefault="00DA6330">
          <w:pPr>
            <w:pStyle w:val="TDC2"/>
            <w:tabs>
              <w:tab w:val="left" w:pos="880"/>
              <w:tab w:val="right" w:leader="dot" w:pos="8828"/>
            </w:tabs>
            <w:rPr>
              <w:rFonts w:eastAsiaTheme="minorEastAsia"/>
              <w:smallCaps w:val="0"/>
              <w:noProof/>
              <w:lang w:eastAsia="es-MX"/>
            </w:rPr>
          </w:pPr>
          <w:hyperlink w:anchor="_Toc23801656" w:history="1">
            <w:r w:rsidR="00827A79" w:rsidRPr="002F63AD">
              <w:rPr>
                <w:rStyle w:val="Hipervnculo"/>
                <w:noProof/>
              </w:rPr>
              <w:t>7.1.</w:t>
            </w:r>
            <w:r w:rsidR="00827A79" w:rsidRPr="002F63AD">
              <w:rPr>
                <w:rFonts w:eastAsiaTheme="minorEastAsia"/>
                <w:smallCaps w:val="0"/>
                <w:noProof/>
                <w:lang w:eastAsia="es-MX"/>
              </w:rPr>
              <w:tab/>
            </w:r>
            <w:r w:rsidR="00827A79" w:rsidRPr="002F63AD">
              <w:rPr>
                <w:rStyle w:val="Hipervnculo"/>
                <w:noProof/>
              </w:rPr>
              <w:t>Linked Data</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_Toc23801656 \h </w:instrText>
            </w:r>
            <w:r w:rsidR="00827A79" w:rsidRPr="002F63AD">
              <w:rPr>
                <w:noProof/>
                <w:webHidden/>
              </w:rPr>
            </w:r>
            <w:r w:rsidR="00827A79" w:rsidRPr="002F63AD">
              <w:rPr>
                <w:noProof/>
                <w:webHidden/>
              </w:rPr>
              <w:fldChar w:fldCharType="separate"/>
            </w:r>
            <w:r w:rsidR="00827A79" w:rsidRPr="002F63AD">
              <w:rPr>
                <w:noProof/>
                <w:webHidden/>
              </w:rPr>
              <w:t>17</w:t>
            </w:r>
            <w:r w:rsidR="00827A79" w:rsidRPr="002F63AD">
              <w:rPr>
                <w:noProof/>
                <w:webHidden/>
              </w:rPr>
              <w:fldChar w:fldCharType="end"/>
            </w:r>
          </w:hyperlink>
        </w:p>
        <w:p w14:paraId="37D6476A" w14:textId="124D48EE" w:rsidR="00827A79" w:rsidRPr="002F63AD" w:rsidRDefault="00DA6330">
          <w:pPr>
            <w:pStyle w:val="TDC2"/>
            <w:tabs>
              <w:tab w:val="left" w:pos="880"/>
              <w:tab w:val="right" w:leader="dot" w:pos="8828"/>
            </w:tabs>
            <w:rPr>
              <w:rFonts w:eastAsiaTheme="minorEastAsia"/>
              <w:smallCaps w:val="0"/>
              <w:noProof/>
              <w:lang w:eastAsia="es-MX"/>
            </w:rPr>
          </w:pPr>
          <w:hyperlink w:anchor="_Toc23801657" w:history="1">
            <w:r w:rsidR="00827A79" w:rsidRPr="002F63AD">
              <w:rPr>
                <w:rStyle w:val="Hipervnculo"/>
                <w:noProof/>
              </w:rPr>
              <w:t>7.2.</w:t>
            </w:r>
            <w:r w:rsidR="00827A79" w:rsidRPr="002F63AD">
              <w:rPr>
                <w:rFonts w:eastAsiaTheme="minorEastAsia"/>
                <w:smallCaps w:val="0"/>
                <w:noProof/>
                <w:lang w:eastAsia="es-MX"/>
              </w:rPr>
              <w:tab/>
            </w:r>
            <w:r w:rsidR="00827A79" w:rsidRPr="002F63AD">
              <w:rPr>
                <w:rStyle w:val="Hipervnculo"/>
                <w:noProof/>
              </w:rPr>
              <w:t>Web semántica</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_Toc23801657 \h </w:instrText>
            </w:r>
            <w:r w:rsidR="00827A79" w:rsidRPr="002F63AD">
              <w:rPr>
                <w:noProof/>
                <w:webHidden/>
              </w:rPr>
            </w:r>
            <w:r w:rsidR="00827A79" w:rsidRPr="002F63AD">
              <w:rPr>
                <w:noProof/>
                <w:webHidden/>
              </w:rPr>
              <w:fldChar w:fldCharType="separate"/>
            </w:r>
            <w:r w:rsidR="00827A79" w:rsidRPr="002F63AD">
              <w:rPr>
                <w:noProof/>
                <w:webHidden/>
              </w:rPr>
              <w:t>17</w:t>
            </w:r>
            <w:r w:rsidR="00827A79" w:rsidRPr="002F63AD">
              <w:rPr>
                <w:noProof/>
                <w:webHidden/>
              </w:rPr>
              <w:fldChar w:fldCharType="end"/>
            </w:r>
          </w:hyperlink>
        </w:p>
        <w:p w14:paraId="327E70CB" w14:textId="30EEAACA" w:rsidR="00827A79" w:rsidRPr="002F63AD" w:rsidRDefault="00DA6330">
          <w:pPr>
            <w:pStyle w:val="TDC2"/>
            <w:tabs>
              <w:tab w:val="left" w:pos="880"/>
              <w:tab w:val="right" w:leader="dot" w:pos="8828"/>
            </w:tabs>
            <w:rPr>
              <w:rFonts w:eastAsiaTheme="minorEastAsia"/>
              <w:smallCaps w:val="0"/>
              <w:noProof/>
              <w:lang w:eastAsia="es-MX"/>
            </w:rPr>
          </w:pPr>
          <w:hyperlink w:anchor="_Toc23801658" w:history="1">
            <w:r w:rsidR="00827A79" w:rsidRPr="002F63AD">
              <w:rPr>
                <w:rStyle w:val="Hipervnculo"/>
                <w:noProof/>
              </w:rPr>
              <w:t>7.3.</w:t>
            </w:r>
            <w:r w:rsidR="00827A79" w:rsidRPr="002F63AD">
              <w:rPr>
                <w:rFonts w:eastAsiaTheme="minorEastAsia"/>
                <w:smallCaps w:val="0"/>
                <w:noProof/>
                <w:lang w:eastAsia="es-MX"/>
              </w:rPr>
              <w:tab/>
            </w:r>
            <w:r w:rsidR="00827A79" w:rsidRPr="002F63AD">
              <w:rPr>
                <w:rStyle w:val="Hipervnculo"/>
                <w:noProof/>
              </w:rPr>
              <w:t>RDF (Resource Description Framework)</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_Toc23801658 \h </w:instrText>
            </w:r>
            <w:r w:rsidR="00827A79" w:rsidRPr="002F63AD">
              <w:rPr>
                <w:noProof/>
                <w:webHidden/>
              </w:rPr>
            </w:r>
            <w:r w:rsidR="00827A79" w:rsidRPr="002F63AD">
              <w:rPr>
                <w:noProof/>
                <w:webHidden/>
              </w:rPr>
              <w:fldChar w:fldCharType="separate"/>
            </w:r>
            <w:r w:rsidR="00827A79" w:rsidRPr="002F63AD">
              <w:rPr>
                <w:noProof/>
                <w:webHidden/>
              </w:rPr>
              <w:t>18</w:t>
            </w:r>
            <w:r w:rsidR="00827A79" w:rsidRPr="002F63AD">
              <w:rPr>
                <w:noProof/>
                <w:webHidden/>
              </w:rPr>
              <w:fldChar w:fldCharType="end"/>
            </w:r>
          </w:hyperlink>
        </w:p>
        <w:p w14:paraId="37B9F9EF" w14:textId="30410F8A" w:rsidR="00827A79" w:rsidRPr="002F63AD" w:rsidRDefault="00DA6330">
          <w:pPr>
            <w:pStyle w:val="TDC2"/>
            <w:tabs>
              <w:tab w:val="left" w:pos="880"/>
              <w:tab w:val="right" w:leader="dot" w:pos="8828"/>
            </w:tabs>
            <w:rPr>
              <w:rFonts w:eastAsiaTheme="minorEastAsia"/>
              <w:smallCaps w:val="0"/>
              <w:noProof/>
              <w:lang w:eastAsia="es-MX"/>
            </w:rPr>
          </w:pPr>
          <w:hyperlink w:anchor="_Toc23801659" w:history="1">
            <w:r w:rsidR="00827A79" w:rsidRPr="002F63AD">
              <w:rPr>
                <w:rStyle w:val="Hipervnculo"/>
                <w:noProof/>
              </w:rPr>
              <w:t>7.4.</w:t>
            </w:r>
            <w:r w:rsidR="00827A79" w:rsidRPr="002F63AD">
              <w:rPr>
                <w:rFonts w:eastAsiaTheme="minorEastAsia"/>
                <w:smallCaps w:val="0"/>
                <w:noProof/>
                <w:lang w:eastAsia="es-MX"/>
              </w:rPr>
              <w:tab/>
            </w:r>
            <w:r w:rsidR="00827A79" w:rsidRPr="002F63AD">
              <w:rPr>
                <w:rStyle w:val="Hipervnculo"/>
                <w:noProof/>
              </w:rPr>
              <w:t>URI (Uniform Resource Identifier)</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_Toc23801659 \h </w:instrText>
            </w:r>
            <w:r w:rsidR="00827A79" w:rsidRPr="002F63AD">
              <w:rPr>
                <w:noProof/>
                <w:webHidden/>
              </w:rPr>
            </w:r>
            <w:r w:rsidR="00827A79" w:rsidRPr="002F63AD">
              <w:rPr>
                <w:noProof/>
                <w:webHidden/>
              </w:rPr>
              <w:fldChar w:fldCharType="separate"/>
            </w:r>
            <w:r w:rsidR="00827A79" w:rsidRPr="002F63AD">
              <w:rPr>
                <w:noProof/>
                <w:webHidden/>
              </w:rPr>
              <w:t>19</w:t>
            </w:r>
            <w:r w:rsidR="00827A79" w:rsidRPr="002F63AD">
              <w:rPr>
                <w:noProof/>
                <w:webHidden/>
              </w:rPr>
              <w:fldChar w:fldCharType="end"/>
            </w:r>
          </w:hyperlink>
        </w:p>
        <w:p w14:paraId="74B605A9" w14:textId="43786EF3" w:rsidR="00827A79" w:rsidRPr="002F63AD" w:rsidRDefault="00DA6330">
          <w:pPr>
            <w:pStyle w:val="TDC2"/>
            <w:tabs>
              <w:tab w:val="left" w:pos="880"/>
              <w:tab w:val="right" w:leader="dot" w:pos="8828"/>
            </w:tabs>
            <w:rPr>
              <w:rFonts w:eastAsiaTheme="minorEastAsia"/>
              <w:smallCaps w:val="0"/>
              <w:noProof/>
              <w:lang w:eastAsia="es-MX"/>
            </w:rPr>
          </w:pPr>
          <w:hyperlink w:anchor="_Toc23801660" w:history="1">
            <w:r w:rsidR="00827A79" w:rsidRPr="002F63AD">
              <w:rPr>
                <w:rStyle w:val="Hipervnculo"/>
                <w:noProof/>
              </w:rPr>
              <w:t>7.5.</w:t>
            </w:r>
            <w:r w:rsidR="00827A79" w:rsidRPr="002F63AD">
              <w:rPr>
                <w:rFonts w:eastAsiaTheme="minorEastAsia"/>
                <w:smallCaps w:val="0"/>
                <w:noProof/>
                <w:lang w:eastAsia="es-MX"/>
              </w:rPr>
              <w:tab/>
            </w:r>
            <w:r w:rsidR="00827A79" w:rsidRPr="002F63AD">
              <w:rPr>
                <w:rStyle w:val="Hipervnculo"/>
                <w:noProof/>
              </w:rPr>
              <w:t>RDF triple store</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_Toc23801660 \h </w:instrText>
            </w:r>
            <w:r w:rsidR="00827A79" w:rsidRPr="002F63AD">
              <w:rPr>
                <w:noProof/>
                <w:webHidden/>
              </w:rPr>
            </w:r>
            <w:r w:rsidR="00827A79" w:rsidRPr="002F63AD">
              <w:rPr>
                <w:noProof/>
                <w:webHidden/>
              </w:rPr>
              <w:fldChar w:fldCharType="separate"/>
            </w:r>
            <w:r w:rsidR="00827A79" w:rsidRPr="002F63AD">
              <w:rPr>
                <w:noProof/>
                <w:webHidden/>
              </w:rPr>
              <w:t>19</w:t>
            </w:r>
            <w:r w:rsidR="00827A79" w:rsidRPr="002F63AD">
              <w:rPr>
                <w:noProof/>
                <w:webHidden/>
              </w:rPr>
              <w:fldChar w:fldCharType="end"/>
            </w:r>
          </w:hyperlink>
        </w:p>
        <w:p w14:paraId="06041B4F" w14:textId="11A8312A" w:rsidR="00827A79" w:rsidRPr="002F63AD" w:rsidRDefault="00DA6330">
          <w:pPr>
            <w:pStyle w:val="TDC2"/>
            <w:tabs>
              <w:tab w:val="left" w:pos="880"/>
              <w:tab w:val="right" w:leader="dot" w:pos="8828"/>
            </w:tabs>
            <w:rPr>
              <w:rFonts w:eastAsiaTheme="minorEastAsia"/>
              <w:smallCaps w:val="0"/>
              <w:noProof/>
              <w:lang w:eastAsia="es-MX"/>
            </w:rPr>
          </w:pPr>
          <w:hyperlink w:anchor="_Toc23801661" w:history="1">
            <w:r w:rsidR="00827A79" w:rsidRPr="002F63AD">
              <w:rPr>
                <w:rStyle w:val="Hipervnculo"/>
                <w:noProof/>
              </w:rPr>
              <w:t>7.6.</w:t>
            </w:r>
            <w:r w:rsidR="00827A79" w:rsidRPr="002F63AD">
              <w:rPr>
                <w:rFonts w:eastAsiaTheme="minorEastAsia"/>
                <w:smallCaps w:val="0"/>
                <w:noProof/>
                <w:lang w:eastAsia="es-MX"/>
              </w:rPr>
              <w:tab/>
            </w:r>
            <w:r w:rsidR="00827A79" w:rsidRPr="002F63AD">
              <w:rPr>
                <w:rStyle w:val="Hipervnculo"/>
                <w:i/>
                <w:iCs/>
                <w:noProof/>
              </w:rPr>
              <w:t>SPARQL</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_Toc23801661 \h </w:instrText>
            </w:r>
            <w:r w:rsidR="00827A79" w:rsidRPr="002F63AD">
              <w:rPr>
                <w:noProof/>
                <w:webHidden/>
              </w:rPr>
            </w:r>
            <w:r w:rsidR="00827A79" w:rsidRPr="002F63AD">
              <w:rPr>
                <w:noProof/>
                <w:webHidden/>
              </w:rPr>
              <w:fldChar w:fldCharType="separate"/>
            </w:r>
            <w:r w:rsidR="00827A79" w:rsidRPr="002F63AD">
              <w:rPr>
                <w:noProof/>
                <w:webHidden/>
              </w:rPr>
              <w:t>19</w:t>
            </w:r>
            <w:r w:rsidR="00827A79" w:rsidRPr="002F63AD">
              <w:rPr>
                <w:noProof/>
                <w:webHidden/>
              </w:rPr>
              <w:fldChar w:fldCharType="end"/>
            </w:r>
          </w:hyperlink>
        </w:p>
        <w:p w14:paraId="6698635D" w14:textId="581BC504" w:rsidR="00827A79" w:rsidRPr="002F63AD" w:rsidRDefault="00DA6330">
          <w:pPr>
            <w:pStyle w:val="TDC2"/>
            <w:tabs>
              <w:tab w:val="left" w:pos="880"/>
              <w:tab w:val="right" w:leader="dot" w:pos="8828"/>
            </w:tabs>
            <w:rPr>
              <w:rFonts w:eastAsiaTheme="minorEastAsia"/>
              <w:smallCaps w:val="0"/>
              <w:noProof/>
              <w:lang w:eastAsia="es-MX"/>
            </w:rPr>
          </w:pPr>
          <w:hyperlink w:anchor="_Toc23801662" w:history="1">
            <w:r w:rsidR="00827A79" w:rsidRPr="002F63AD">
              <w:rPr>
                <w:rStyle w:val="Hipervnculo"/>
                <w:i/>
                <w:iCs/>
                <w:noProof/>
              </w:rPr>
              <w:t>7.7.</w:t>
            </w:r>
            <w:r w:rsidR="00827A79" w:rsidRPr="002F63AD">
              <w:rPr>
                <w:rFonts w:eastAsiaTheme="minorEastAsia"/>
                <w:smallCaps w:val="0"/>
                <w:noProof/>
                <w:lang w:eastAsia="es-MX"/>
              </w:rPr>
              <w:tab/>
            </w:r>
            <w:r w:rsidR="00827A79" w:rsidRPr="002F63AD">
              <w:rPr>
                <w:rStyle w:val="Hipervnculo"/>
                <w:i/>
                <w:iCs/>
                <w:noProof/>
              </w:rPr>
              <w:t>SPARQL endpoint</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_Toc23801662 \h </w:instrText>
            </w:r>
            <w:r w:rsidR="00827A79" w:rsidRPr="002F63AD">
              <w:rPr>
                <w:noProof/>
                <w:webHidden/>
              </w:rPr>
            </w:r>
            <w:r w:rsidR="00827A79" w:rsidRPr="002F63AD">
              <w:rPr>
                <w:noProof/>
                <w:webHidden/>
              </w:rPr>
              <w:fldChar w:fldCharType="separate"/>
            </w:r>
            <w:r w:rsidR="00827A79" w:rsidRPr="002F63AD">
              <w:rPr>
                <w:noProof/>
                <w:webHidden/>
              </w:rPr>
              <w:t>20</w:t>
            </w:r>
            <w:r w:rsidR="00827A79" w:rsidRPr="002F63AD">
              <w:rPr>
                <w:noProof/>
                <w:webHidden/>
              </w:rPr>
              <w:fldChar w:fldCharType="end"/>
            </w:r>
          </w:hyperlink>
        </w:p>
        <w:p w14:paraId="7F28D36D" w14:textId="0857129B" w:rsidR="00827A79" w:rsidRPr="002F63AD" w:rsidRDefault="00DA6330">
          <w:pPr>
            <w:pStyle w:val="TDC2"/>
            <w:tabs>
              <w:tab w:val="left" w:pos="880"/>
              <w:tab w:val="right" w:leader="dot" w:pos="8828"/>
            </w:tabs>
            <w:rPr>
              <w:rFonts w:eastAsiaTheme="minorEastAsia"/>
              <w:smallCaps w:val="0"/>
              <w:noProof/>
              <w:lang w:eastAsia="es-MX"/>
            </w:rPr>
          </w:pPr>
          <w:hyperlink w:anchor="_Toc23801663" w:history="1">
            <w:r w:rsidR="00827A79" w:rsidRPr="002F63AD">
              <w:rPr>
                <w:rStyle w:val="Hipervnculo"/>
                <w:noProof/>
              </w:rPr>
              <w:t>7.8.</w:t>
            </w:r>
            <w:r w:rsidR="00827A79" w:rsidRPr="002F63AD">
              <w:rPr>
                <w:rFonts w:eastAsiaTheme="minorEastAsia"/>
                <w:smallCaps w:val="0"/>
                <w:noProof/>
                <w:lang w:eastAsia="es-MX"/>
              </w:rPr>
              <w:tab/>
            </w:r>
            <w:r w:rsidR="00827A79" w:rsidRPr="002F63AD">
              <w:rPr>
                <w:rStyle w:val="Hipervnculo"/>
                <w:i/>
                <w:iCs/>
                <w:noProof/>
              </w:rPr>
              <w:t>GeoSPARQL</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_Toc23801663 \h </w:instrText>
            </w:r>
            <w:r w:rsidR="00827A79" w:rsidRPr="002F63AD">
              <w:rPr>
                <w:noProof/>
                <w:webHidden/>
              </w:rPr>
            </w:r>
            <w:r w:rsidR="00827A79" w:rsidRPr="002F63AD">
              <w:rPr>
                <w:noProof/>
                <w:webHidden/>
              </w:rPr>
              <w:fldChar w:fldCharType="separate"/>
            </w:r>
            <w:r w:rsidR="00827A79" w:rsidRPr="002F63AD">
              <w:rPr>
                <w:noProof/>
                <w:webHidden/>
              </w:rPr>
              <w:t>21</w:t>
            </w:r>
            <w:r w:rsidR="00827A79" w:rsidRPr="002F63AD">
              <w:rPr>
                <w:noProof/>
                <w:webHidden/>
              </w:rPr>
              <w:fldChar w:fldCharType="end"/>
            </w:r>
          </w:hyperlink>
        </w:p>
        <w:p w14:paraId="5C440B56" w14:textId="6E1251C9" w:rsidR="00827A79" w:rsidRPr="002F63AD" w:rsidRDefault="00DA6330">
          <w:pPr>
            <w:pStyle w:val="TDC2"/>
            <w:tabs>
              <w:tab w:val="left" w:pos="880"/>
              <w:tab w:val="right" w:leader="dot" w:pos="8828"/>
            </w:tabs>
            <w:rPr>
              <w:rFonts w:eastAsiaTheme="minorEastAsia"/>
              <w:smallCaps w:val="0"/>
              <w:noProof/>
              <w:lang w:eastAsia="es-MX"/>
            </w:rPr>
          </w:pPr>
          <w:hyperlink w:anchor="_Toc23801664" w:history="1">
            <w:r w:rsidR="00827A79" w:rsidRPr="002F63AD">
              <w:rPr>
                <w:rStyle w:val="Hipervnculo"/>
                <w:noProof/>
              </w:rPr>
              <w:t>7.9.</w:t>
            </w:r>
            <w:r w:rsidR="00827A79" w:rsidRPr="002F63AD">
              <w:rPr>
                <w:rFonts w:eastAsiaTheme="minorEastAsia"/>
                <w:smallCaps w:val="0"/>
                <w:noProof/>
                <w:lang w:eastAsia="es-MX"/>
              </w:rPr>
              <w:tab/>
            </w:r>
            <w:r w:rsidR="00827A79" w:rsidRPr="002F63AD">
              <w:rPr>
                <w:rStyle w:val="Hipervnculo"/>
                <w:noProof/>
              </w:rPr>
              <w:t>Arquitectura SOA</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_Toc23801664 \h </w:instrText>
            </w:r>
            <w:r w:rsidR="00827A79" w:rsidRPr="002F63AD">
              <w:rPr>
                <w:noProof/>
                <w:webHidden/>
              </w:rPr>
            </w:r>
            <w:r w:rsidR="00827A79" w:rsidRPr="002F63AD">
              <w:rPr>
                <w:noProof/>
                <w:webHidden/>
              </w:rPr>
              <w:fldChar w:fldCharType="separate"/>
            </w:r>
            <w:r w:rsidR="00827A79" w:rsidRPr="002F63AD">
              <w:rPr>
                <w:noProof/>
                <w:webHidden/>
              </w:rPr>
              <w:t>22</w:t>
            </w:r>
            <w:r w:rsidR="00827A79" w:rsidRPr="002F63AD">
              <w:rPr>
                <w:noProof/>
                <w:webHidden/>
              </w:rPr>
              <w:fldChar w:fldCharType="end"/>
            </w:r>
          </w:hyperlink>
        </w:p>
        <w:p w14:paraId="3973BD22" w14:textId="6AE5350E" w:rsidR="00827A79" w:rsidRPr="002F63AD" w:rsidRDefault="00DA6330">
          <w:pPr>
            <w:pStyle w:val="TDC2"/>
            <w:tabs>
              <w:tab w:val="left" w:pos="1100"/>
              <w:tab w:val="right" w:leader="dot" w:pos="8828"/>
            </w:tabs>
            <w:rPr>
              <w:rFonts w:eastAsiaTheme="minorEastAsia"/>
              <w:smallCaps w:val="0"/>
              <w:noProof/>
              <w:lang w:eastAsia="es-MX"/>
            </w:rPr>
          </w:pPr>
          <w:hyperlink w:anchor="_Toc23801665" w:history="1">
            <w:r w:rsidR="00827A79" w:rsidRPr="002F63AD">
              <w:rPr>
                <w:rStyle w:val="Hipervnculo"/>
                <w:noProof/>
              </w:rPr>
              <w:t>7.10.</w:t>
            </w:r>
            <w:r w:rsidR="00827A79" w:rsidRPr="002F63AD">
              <w:rPr>
                <w:rFonts w:eastAsiaTheme="minorEastAsia"/>
                <w:smallCaps w:val="0"/>
                <w:noProof/>
                <w:lang w:eastAsia="es-MX"/>
              </w:rPr>
              <w:tab/>
            </w:r>
            <w:r w:rsidR="00827A79" w:rsidRPr="002F63AD">
              <w:rPr>
                <w:rStyle w:val="Hipervnculo"/>
                <w:noProof/>
              </w:rPr>
              <w:t>Protocolo HTTP</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_Toc23801665 \h </w:instrText>
            </w:r>
            <w:r w:rsidR="00827A79" w:rsidRPr="002F63AD">
              <w:rPr>
                <w:noProof/>
                <w:webHidden/>
              </w:rPr>
            </w:r>
            <w:r w:rsidR="00827A79" w:rsidRPr="002F63AD">
              <w:rPr>
                <w:noProof/>
                <w:webHidden/>
              </w:rPr>
              <w:fldChar w:fldCharType="separate"/>
            </w:r>
            <w:r w:rsidR="00827A79" w:rsidRPr="002F63AD">
              <w:rPr>
                <w:noProof/>
                <w:webHidden/>
              </w:rPr>
              <w:t>23</w:t>
            </w:r>
            <w:r w:rsidR="00827A79" w:rsidRPr="002F63AD">
              <w:rPr>
                <w:noProof/>
                <w:webHidden/>
              </w:rPr>
              <w:fldChar w:fldCharType="end"/>
            </w:r>
          </w:hyperlink>
        </w:p>
        <w:p w14:paraId="282B817E" w14:textId="5D134AE4" w:rsidR="00827A79" w:rsidRPr="002F63AD" w:rsidRDefault="00DA6330">
          <w:pPr>
            <w:pStyle w:val="TDC2"/>
            <w:tabs>
              <w:tab w:val="left" w:pos="1100"/>
              <w:tab w:val="right" w:leader="dot" w:pos="8828"/>
            </w:tabs>
            <w:rPr>
              <w:rFonts w:eastAsiaTheme="minorEastAsia"/>
              <w:smallCaps w:val="0"/>
              <w:noProof/>
              <w:lang w:eastAsia="es-MX"/>
            </w:rPr>
          </w:pPr>
          <w:hyperlink w:anchor="_Toc23801666" w:history="1">
            <w:r w:rsidR="00827A79" w:rsidRPr="002F63AD">
              <w:rPr>
                <w:rStyle w:val="Hipervnculo"/>
                <w:noProof/>
              </w:rPr>
              <w:t>7.11.</w:t>
            </w:r>
            <w:r w:rsidR="00827A79" w:rsidRPr="002F63AD">
              <w:rPr>
                <w:rFonts w:eastAsiaTheme="minorEastAsia"/>
                <w:smallCaps w:val="0"/>
                <w:noProof/>
                <w:lang w:eastAsia="es-MX"/>
              </w:rPr>
              <w:tab/>
            </w:r>
            <w:r w:rsidR="00827A79" w:rsidRPr="002F63AD">
              <w:rPr>
                <w:rStyle w:val="Hipervnculo"/>
                <w:i/>
                <w:iCs/>
                <w:noProof/>
              </w:rPr>
              <w:t>REST</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_Toc23801666 \h </w:instrText>
            </w:r>
            <w:r w:rsidR="00827A79" w:rsidRPr="002F63AD">
              <w:rPr>
                <w:noProof/>
                <w:webHidden/>
              </w:rPr>
            </w:r>
            <w:r w:rsidR="00827A79" w:rsidRPr="002F63AD">
              <w:rPr>
                <w:noProof/>
                <w:webHidden/>
              </w:rPr>
              <w:fldChar w:fldCharType="separate"/>
            </w:r>
            <w:r w:rsidR="00827A79" w:rsidRPr="002F63AD">
              <w:rPr>
                <w:noProof/>
                <w:webHidden/>
              </w:rPr>
              <w:t>23</w:t>
            </w:r>
            <w:r w:rsidR="00827A79" w:rsidRPr="002F63AD">
              <w:rPr>
                <w:noProof/>
                <w:webHidden/>
              </w:rPr>
              <w:fldChar w:fldCharType="end"/>
            </w:r>
          </w:hyperlink>
        </w:p>
        <w:p w14:paraId="281384D5" w14:textId="2B6CF039" w:rsidR="00827A79" w:rsidRPr="002F63AD" w:rsidRDefault="00DA6330">
          <w:pPr>
            <w:pStyle w:val="TDC2"/>
            <w:tabs>
              <w:tab w:val="left" w:pos="1100"/>
              <w:tab w:val="right" w:leader="dot" w:pos="8828"/>
            </w:tabs>
            <w:rPr>
              <w:rFonts w:eastAsiaTheme="minorEastAsia"/>
              <w:smallCaps w:val="0"/>
              <w:noProof/>
              <w:lang w:eastAsia="es-MX"/>
            </w:rPr>
          </w:pPr>
          <w:hyperlink w:anchor="_Toc23801667" w:history="1">
            <w:r w:rsidR="00827A79" w:rsidRPr="002F63AD">
              <w:rPr>
                <w:rStyle w:val="Hipervnculo"/>
                <w:noProof/>
              </w:rPr>
              <w:t>7.12.</w:t>
            </w:r>
            <w:r w:rsidR="00827A79" w:rsidRPr="002F63AD">
              <w:rPr>
                <w:rFonts w:eastAsiaTheme="minorEastAsia"/>
                <w:smallCaps w:val="0"/>
                <w:noProof/>
                <w:lang w:eastAsia="es-MX"/>
              </w:rPr>
              <w:tab/>
            </w:r>
            <w:r w:rsidR="00827A79" w:rsidRPr="002F63AD">
              <w:rPr>
                <w:rStyle w:val="Hipervnculo"/>
                <w:i/>
                <w:iCs/>
                <w:noProof/>
              </w:rPr>
              <w:t>JSON</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_Toc23801667 \h </w:instrText>
            </w:r>
            <w:r w:rsidR="00827A79" w:rsidRPr="002F63AD">
              <w:rPr>
                <w:noProof/>
                <w:webHidden/>
              </w:rPr>
            </w:r>
            <w:r w:rsidR="00827A79" w:rsidRPr="002F63AD">
              <w:rPr>
                <w:noProof/>
                <w:webHidden/>
              </w:rPr>
              <w:fldChar w:fldCharType="separate"/>
            </w:r>
            <w:r w:rsidR="00827A79" w:rsidRPr="002F63AD">
              <w:rPr>
                <w:noProof/>
                <w:webHidden/>
              </w:rPr>
              <w:t>24</w:t>
            </w:r>
            <w:r w:rsidR="00827A79" w:rsidRPr="002F63AD">
              <w:rPr>
                <w:noProof/>
                <w:webHidden/>
              </w:rPr>
              <w:fldChar w:fldCharType="end"/>
            </w:r>
          </w:hyperlink>
        </w:p>
        <w:p w14:paraId="0FDBB2DA" w14:textId="27185A2C" w:rsidR="00827A79" w:rsidRPr="002F63AD" w:rsidRDefault="00DA6330">
          <w:pPr>
            <w:pStyle w:val="TDC1"/>
            <w:tabs>
              <w:tab w:val="left" w:pos="480"/>
              <w:tab w:val="right" w:leader="dot" w:pos="8828"/>
            </w:tabs>
            <w:rPr>
              <w:rFonts w:eastAsiaTheme="minorEastAsia"/>
              <w:b w:val="0"/>
              <w:caps w:val="0"/>
              <w:noProof/>
              <w:lang w:eastAsia="es-MX"/>
            </w:rPr>
          </w:pPr>
          <w:hyperlink w:anchor="_Toc23801668" w:history="1">
            <w:r w:rsidR="00827A79" w:rsidRPr="002F63AD">
              <w:rPr>
                <w:rStyle w:val="Hipervnculo"/>
                <w:noProof/>
              </w:rPr>
              <w:t>8.</w:t>
            </w:r>
            <w:r w:rsidR="00827A79" w:rsidRPr="002F63AD">
              <w:rPr>
                <w:rFonts w:eastAsiaTheme="minorEastAsia"/>
                <w:b w:val="0"/>
                <w:caps w:val="0"/>
                <w:noProof/>
                <w:lang w:eastAsia="es-MX"/>
              </w:rPr>
              <w:tab/>
            </w:r>
            <w:r w:rsidR="00827A79" w:rsidRPr="002F63AD">
              <w:rPr>
                <w:rStyle w:val="Hipervnculo"/>
                <w:noProof/>
              </w:rPr>
              <w:t>Análisis del sistema</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_Toc23801668 \h </w:instrText>
            </w:r>
            <w:r w:rsidR="00827A79" w:rsidRPr="002F63AD">
              <w:rPr>
                <w:noProof/>
                <w:webHidden/>
              </w:rPr>
            </w:r>
            <w:r w:rsidR="00827A79" w:rsidRPr="002F63AD">
              <w:rPr>
                <w:noProof/>
                <w:webHidden/>
              </w:rPr>
              <w:fldChar w:fldCharType="separate"/>
            </w:r>
            <w:r w:rsidR="00827A79" w:rsidRPr="002F63AD">
              <w:rPr>
                <w:noProof/>
                <w:webHidden/>
              </w:rPr>
              <w:t>25</w:t>
            </w:r>
            <w:r w:rsidR="00827A79" w:rsidRPr="002F63AD">
              <w:rPr>
                <w:noProof/>
                <w:webHidden/>
              </w:rPr>
              <w:fldChar w:fldCharType="end"/>
            </w:r>
          </w:hyperlink>
        </w:p>
        <w:p w14:paraId="7A691601" w14:textId="15D365B7" w:rsidR="00827A79" w:rsidRPr="002F63AD" w:rsidRDefault="00DA6330">
          <w:pPr>
            <w:pStyle w:val="TDC2"/>
            <w:tabs>
              <w:tab w:val="left" w:pos="880"/>
              <w:tab w:val="right" w:leader="dot" w:pos="8828"/>
            </w:tabs>
            <w:rPr>
              <w:rFonts w:eastAsiaTheme="minorEastAsia"/>
              <w:smallCaps w:val="0"/>
              <w:noProof/>
              <w:lang w:eastAsia="es-MX"/>
            </w:rPr>
          </w:pPr>
          <w:hyperlink w:anchor="_Toc23801669" w:history="1">
            <w:r w:rsidR="00827A79" w:rsidRPr="002F63AD">
              <w:rPr>
                <w:rStyle w:val="Hipervnculo"/>
                <w:noProof/>
              </w:rPr>
              <w:t>8.1.</w:t>
            </w:r>
            <w:r w:rsidR="00827A79" w:rsidRPr="002F63AD">
              <w:rPr>
                <w:rFonts w:eastAsiaTheme="minorEastAsia"/>
                <w:smallCaps w:val="0"/>
                <w:noProof/>
                <w:lang w:eastAsia="es-MX"/>
              </w:rPr>
              <w:tab/>
            </w:r>
            <w:r w:rsidR="00827A79" w:rsidRPr="002F63AD">
              <w:rPr>
                <w:rStyle w:val="Hipervnculo"/>
                <w:noProof/>
              </w:rPr>
              <w:t>Descripción general</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_Toc23801669 \h </w:instrText>
            </w:r>
            <w:r w:rsidR="00827A79" w:rsidRPr="002F63AD">
              <w:rPr>
                <w:noProof/>
                <w:webHidden/>
              </w:rPr>
            </w:r>
            <w:r w:rsidR="00827A79" w:rsidRPr="002F63AD">
              <w:rPr>
                <w:noProof/>
                <w:webHidden/>
              </w:rPr>
              <w:fldChar w:fldCharType="separate"/>
            </w:r>
            <w:r w:rsidR="00827A79" w:rsidRPr="002F63AD">
              <w:rPr>
                <w:noProof/>
                <w:webHidden/>
              </w:rPr>
              <w:t>25</w:t>
            </w:r>
            <w:r w:rsidR="00827A79" w:rsidRPr="002F63AD">
              <w:rPr>
                <w:noProof/>
                <w:webHidden/>
              </w:rPr>
              <w:fldChar w:fldCharType="end"/>
            </w:r>
          </w:hyperlink>
        </w:p>
        <w:p w14:paraId="2C7E2923" w14:textId="3A701D81" w:rsidR="00827A79" w:rsidRPr="002F63AD" w:rsidRDefault="00DA6330">
          <w:pPr>
            <w:pStyle w:val="TDC3"/>
            <w:tabs>
              <w:tab w:val="left" w:pos="1320"/>
              <w:tab w:val="right" w:leader="dot" w:pos="8828"/>
            </w:tabs>
            <w:rPr>
              <w:rFonts w:eastAsiaTheme="minorEastAsia"/>
              <w:i w:val="0"/>
              <w:noProof/>
              <w:lang w:eastAsia="es-MX"/>
            </w:rPr>
          </w:pPr>
          <w:hyperlink w:anchor="_Toc23801670" w:history="1">
            <w:r w:rsidR="00827A79" w:rsidRPr="002F63AD">
              <w:rPr>
                <w:rStyle w:val="Hipervnculo"/>
                <w:noProof/>
              </w:rPr>
              <w:t>8.1.1.</w:t>
            </w:r>
            <w:r w:rsidR="00827A79" w:rsidRPr="002F63AD">
              <w:rPr>
                <w:rFonts w:eastAsiaTheme="minorEastAsia"/>
                <w:i w:val="0"/>
                <w:noProof/>
                <w:lang w:eastAsia="es-MX"/>
              </w:rPr>
              <w:tab/>
            </w:r>
            <w:r w:rsidR="00827A79" w:rsidRPr="002F63AD">
              <w:rPr>
                <w:rStyle w:val="Hipervnculo"/>
                <w:noProof/>
              </w:rPr>
              <w:t>Perspectiva del producto</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_Toc23801670 \h </w:instrText>
            </w:r>
            <w:r w:rsidR="00827A79" w:rsidRPr="002F63AD">
              <w:rPr>
                <w:noProof/>
                <w:webHidden/>
              </w:rPr>
            </w:r>
            <w:r w:rsidR="00827A79" w:rsidRPr="002F63AD">
              <w:rPr>
                <w:noProof/>
                <w:webHidden/>
              </w:rPr>
              <w:fldChar w:fldCharType="separate"/>
            </w:r>
            <w:r w:rsidR="00827A79" w:rsidRPr="002F63AD">
              <w:rPr>
                <w:noProof/>
                <w:webHidden/>
              </w:rPr>
              <w:t>25</w:t>
            </w:r>
            <w:r w:rsidR="00827A79" w:rsidRPr="002F63AD">
              <w:rPr>
                <w:noProof/>
                <w:webHidden/>
              </w:rPr>
              <w:fldChar w:fldCharType="end"/>
            </w:r>
          </w:hyperlink>
        </w:p>
        <w:p w14:paraId="7EFCF875" w14:textId="5039E626" w:rsidR="00827A79" w:rsidRPr="002F63AD" w:rsidRDefault="00DA6330">
          <w:pPr>
            <w:pStyle w:val="TDC3"/>
            <w:tabs>
              <w:tab w:val="left" w:pos="1320"/>
              <w:tab w:val="right" w:leader="dot" w:pos="8828"/>
            </w:tabs>
            <w:rPr>
              <w:rFonts w:eastAsiaTheme="minorEastAsia"/>
              <w:i w:val="0"/>
              <w:noProof/>
              <w:lang w:eastAsia="es-MX"/>
            </w:rPr>
          </w:pPr>
          <w:hyperlink w:anchor="_Toc23801671" w:history="1">
            <w:r w:rsidR="00827A79" w:rsidRPr="002F63AD">
              <w:rPr>
                <w:rStyle w:val="Hipervnculo"/>
                <w:noProof/>
              </w:rPr>
              <w:t>8.1.2.</w:t>
            </w:r>
            <w:r w:rsidR="00827A79" w:rsidRPr="002F63AD">
              <w:rPr>
                <w:rFonts w:eastAsiaTheme="minorEastAsia"/>
                <w:i w:val="0"/>
                <w:noProof/>
                <w:lang w:eastAsia="es-MX"/>
              </w:rPr>
              <w:tab/>
            </w:r>
            <w:r w:rsidR="00827A79" w:rsidRPr="002F63AD">
              <w:rPr>
                <w:rStyle w:val="Hipervnculo"/>
                <w:noProof/>
              </w:rPr>
              <w:t>Características de los usuarios</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_Toc23801671 \h </w:instrText>
            </w:r>
            <w:r w:rsidR="00827A79" w:rsidRPr="002F63AD">
              <w:rPr>
                <w:noProof/>
                <w:webHidden/>
              </w:rPr>
            </w:r>
            <w:r w:rsidR="00827A79" w:rsidRPr="002F63AD">
              <w:rPr>
                <w:noProof/>
                <w:webHidden/>
              </w:rPr>
              <w:fldChar w:fldCharType="separate"/>
            </w:r>
            <w:r w:rsidR="00827A79" w:rsidRPr="002F63AD">
              <w:rPr>
                <w:noProof/>
                <w:webHidden/>
              </w:rPr>
              <w:t>25</w:t>
            </w:r>
            <w:r w:rsidR="00827A79" w:rsidRPr="002F63AD">
              <w:rPr>
                <w:noProof/>
                <w:webHidden/>
              </w:rPr>
              <w:fldChar w:fldCharType="end"/>
            </w:r>
          </w:hyperlink>
        </w:p>
        <w:p w14:paraId="49D48B0D" w14:textId="54653CB1" w:rsidR="00827A79" w:rsidRPr="002F63AD" w:rsidRDefault="00DA6330">
          <w:pPr>
            <w:pStyle w:val="TDC3"/>
            <w:tabs>
              <w:tab w:val="left" w:pos="1320"/>
              <w:tab w:val="right" w:leader="dot" w:pos="8828"/>
            </w:tabs>
            <w:rPr>
              <w:rFonts w:eastAsiaTheme="minorEastAsia"/>
              <w:i w:val="0"/>
              <w:noProof/>
              <w:lang w:eastAsia="es-MX"/>
            </w:rPr>
          </w:pPr>
          <w:hyperlink w:anchor="_Toc23801672" w:history="1">
            <w:r w:rsidR="00827A79" w:rsidRPr="002F63AD">
              <w:rPr>
                <w:rStyle w:val="Hipervnculo"/>
                <w:noProof/>
              </w:rPr>
              <w:t>8.1.3.</w:t>
            </w:r>
            <w:r w:rsidR="00827A79" w:rsidRPr="002F63AD">
              <w:rPr>
                <w:rFonts w:eastAsiaTheme="minorEastAsia"/>
                <w:i w:val="0"/>
                <w:noProof/>
                <w:lang w:eastAsia="es-MX"/>
              </w:rPr>
              <w:tab/>
            </w:r>
            <w:r w:rsidR="00827A79" w:rsidRPr="002F63AD">
              <w:rPr>
                <w:rStyle w:val="Hipervnculo"/>
                <w:noProof/>
              </w:rPr>
              <w:t>Restricciones</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_Toc23801672 \h </w:instrText>
            </w:r>
            <w:r w:rsidR="00827A79" w:rsidRPr="002F63AD">
              <w:rPr>
                <w:noProof/>
                <w:webHidden/>
              </w:rPr>
            </w:r>
            <w:r w:rsidR="00827A79" w:rsidRPr="002F63AD">
              <w:rPr>
                <w:noProof/>
                <w:webHidden/>
              </w:rPr>
              <w:fldChar w:fldCharType="separate"/>
            </w:r>
            <w:r w:rsidR="00827A79" w:rsidRPr="002F63AD">
              <w:rPr>
                <w:noProof/>
                <w:webHidden/>
              </w:rPr>
              <w:t>26</w:t>
            </w:r>
            <w:r w:rsidR="00827A79" w:rsidRPr="002F63AD">
              <w:rPr>
                <w:noProof/>
                <w:webHidden/>
              </w:rPr>
              <w:fldChar w:fldCharType="end"/>
            </w:r>
          </w:hyperlink>
        </w:p>
        <w:p w14:paraId="79E756F3" w14:textId="0B75F043" w:rsidR="00827A79" w:rsidRPr="002F63AD" w:rsidRDefault="00DA6330">
          <w:pPr>
            <w:pStyle w:val="TDC3"/>
            <w:tabs>
              <w:tab w:val="left" w:pos="1320"/>
              <w:tab w:val="right" w:leader="dot" w:pos="8828"/>
            </w:tabs>
            <w:rPr>
              <w:rFonts w:eastAsiaTheme="minorEastAsia"/>
              <w:i w:val="0"/>
              <w:noProof/>
              <w:lang w:eastAsia="es-MX"/>
            </w:rPr>
          </w:pPr>
          <w:hyperlink w:anchor="_Toc23801673" w:history="1">
            <w:r w:rsidR="00827A79" w:rsidRPr="002F63AD">
              <w:rPr>
                <w:rStyle w:val="Hipervnculo"/>
                <w:noProof/>
              </w:rPr>
              <w:t>8.1.4.</w:t>
            </w:r>
            <w:r w:rsidR="00827A79" w:rsidRPr="002F63AD">
              <w:rPr>
                <w:rFonts w:eastAsiaTheme="minorEastAsia"/>
                <w:i w:val="0"/>
                <w:noProof/>
                <w:lang w:eastAsia="es-MX"/>
              </w:rPr>
              <w:tab/>
            </w:r>
            <w:r w:rsidR="00827A79" w:rsidRPr="002F63AD">
              <w:rPr>
                <w:rStyle w:val="Hipervnculo"/>
                <w:noProof/>
              </w:rPr>
              <w:t>Suposiciones y dependencias</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_Toc23801673 \h </w:instrText>
            </w:r>
            <w:r w:rsidR="00827A79" w:rsidRPr="002F63AD">
              <w:rPr>
                <w:noProof/>
                <w:webHidden/>
              </w:rPr>
            </w:r>
            <w:r w:rsidR="00827A79" w:rsidRPr="002F63AD">
              <w:rPr>
                <w:noProof/>
                <w:webHidden/>
              </w:rPr>
              <w:fldChar w:fldCharType="separate"/>
            </w:r>
            <w:r w:rsidR="00827A79" w:rsidRPr="002F63AD">
              <w:rPr>
                <w:noProof/>
                <w:webHidden/>
              </w:rPr>
              <w:t>26</w:t>
            </w:r>
            <w:r w:rsidR="00827A79" w:rsidRPr="002F63AD">
              <w:rPr>
                <w:noProof/>
                <w:webHidden/>
              </w:rPr>
              <w:fldChar w:fldCharType="end"/>
            </w:r>
          </w:hyperlink>
        </w:p>
        <w:p w14:paraId="3AFF9154" w14:textId="195F18B8" w:rsidR="00827A79" w:rsidRPr="002F63AD" w:rsidRDefault="00DA6330">
          <w:pPr>
            <w:pStyle w:val="TDC2"/>
            <w:tabs>
              <w:tab w:val="left" w:pos="880"/>
              <w:tab w:val="right" w:leader="dot" w:pos="8828"/>
            </w:tabs>
            <w:rPr>
              <w:rFonts w:eastAsiaTheme="minorEastAsia"/>
              <w:smallCaps w:val="0"/>
              <w:noProof/>
              <w:lang w:eastAsia="es-MX"/>
            </w:rPr>
          </w:pPr>
          <w:hyperlink w:anchor="_Toc23801674" w:history="1">
            <w:r w:rsidR="00827A79" w:rsidRPr="002F63AD">
              <w:rPr>
                <w:rStyle w:val="Hipervnculo"/>
                <w:noProof/>
              </w:rPr>
              <w:t>8.2.</w:t>
            </w:r>
            <w:r w:rsidR="00827A79" w:rsidRPr="002F63AD">
              <w:rPr>
                <w:rFonts w:eastAsiaTheme="minorEastAsia"/>
                <w:smallCaps w:val="0"/>
                <w:noProof/>
                <w:lang w:eastAsia="es-MX"/>
              </w:rPr>
              <w:tab/>
            </w:r>
            <w:r w:rsidR="00827A79" w:rsidRPr="002F63AD">
              <w:rPr>
                <w:rStyle w:val="Hipervnculo"/>
                <w:noProof/>
              </w:rPr>
              <w:t>Requisitos específicos</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_Toc23801674 \h </w:instrText>
            </w:r>
            <w:r w:rsidR="00827A79" w:rsidRPr="002F63AD">
              <w:rPr>
                <w:noProof/>
                <w:webHidden/>
              </w:rPr>
            </w:r>
            <w:r w:rsidR="00827A79" w:rsidRPr="002F63AD">
              <w:rPr>
                <w:noProof/>
                <w:webHidden/>
              </w:rPr>
              <w:fldChar w:fldCharType="separate"/>
            </w:r>
            <w:r w:rsidR="00827A79" w:rsidRPr="002F63AD">
              <w:rPr>
                <w:noProof/>
                <w:webHidden/>
              </w:rPr>
              <w:t>26</w:t>
            </w:r>
            <w:r w:rsidR="00827A79" w:rsidRPr="002F63AD">
              <w:rPr>
                <w:noProof/>
                <w:webHidden/>
              </w:rPr>
              <w:fldChar w:fldCharType="end"/>
            </w:r>
          </w:hyperlink>
        </w:p>
        <w:p w14:paraId="79771077" w14:textId="05E7916F" w:rsidR="00827A79" w:rsidRPr="002F63AD" w:rsidRDefault="00DA6330">
          <w:pPr>
            <w:pStyle w:val="TDC3"/>
            <w:tabs>
              <w:tab w:val="left" w:pos="1320"/>
              <w:tab w:val="right" w:leader="dot" w:pos="8828"/>
            </w:tabs>
            <w:rPr>
              <w:rFonts w:eastAsiaTheme="minorEastAsia"/>
              <w:i w:val="0"/>
              <w:noProof/>
              <w:lang w:eastAsia="es-MX"/>
            </w:rPr>
          </w:pPr>
          <w:hyperlink w:anchor="_Toc23801675" w:history="1">
            <w:r w:rsidR="00827A79" w:rsidRPr="002F63AD">
              <w:rPr>
                <w:rStyle w:val="Hipervnculo"/>
                <w:noProof/>
              </w:rPr>
              <w:t>8.2.1.</w:t>
            </w:r>
            <w:r w:rsidR="00827A79" w:rsidRPr="002F63AD">
              <w:rPr>
                <w:rFonts w:eastAsiaTheme="minorEastAsia"/>
                <w:i w:val="0"/>
                <w:noProof/>
                <w:lang w:eastAsia="es-MX"/>
              </w:rPr>
              <w:tab/>
            </w:r>
            <w:r w:rsidR="00827A79" w:rsidRPr="002F63AD">
              <w:rPr>
                <w:rStyle w:val="Hipervnculo"/>
                <w:noProof/>
              </w:rPr>
              <w:t>Requerimientos funcionales</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_Toc23801675 \h </w:instrText>
            </w:r>
            <w:r w:rsidR="00827A79" w:rsidRPr="002F63AD">
              <w:rPr>
                <w:noProof/>
                <w:webHidden/>
              </w:rPr>
            </w:r>
            <w:r w:rsidR="00827A79" w:rsidRPr="002F63AD">
              <w:rPr>
                <w:noProof/>
                <w:webHidden/>
              </w:rPr>
              <w:fldChar w:fldCharType="separate"/>
            </w:r>
            <w:r w:rsidR="00827A79" w:rsidRPr="002F63AD">
              <w:rPr>
                <w:noProof/>
                <w:webHidden/>
              </w:rPr>
              <w:t>26</w:t>
            </w:r>
            <w:r w:rsidR="00827A79" w:rsidRPr="002F63AD">
              <w:rPr>
                <w:noProof/>
                <w:webHidden/>
              </w:rPr>
              <w:fldChar w:fldCharType="end"/>
            </w:r>
          </w:hyperlink>
        </w:p>
        <w:p w14:paraId="67BF93F9" w14:textId="6C49F325" w:rsidR="00827A79" w:rsidRPr="002F63AD" w:rsidRDefault="00DA6330">
          <w:pPr>
            <w:pStyle w:val="TDC3"/>
            <w:tabs>
              <w:tab w:val="left" w:pos="1320"/>
              <w:tab w:val="right" w:leader="dot" w:pos="8828"/>
            </w:tabs>
            <w:rPr>
              <w:rFonts w:eastAsiaTheme="minorEastAsia"/>
              <w:i w:val="0"/>
              <w:noProof/>
              <w:lang w:eastAsia="es-MX"/>
            </w:rPr>
          </w:pPr>
          <w:hyperlink w:anchor="_Toc23801676" w:history="1">
            <w:r w:rsidR="00827A79" w:rsidRPr="002F63AD">
              <w:rPr>
                <w:rStyle w:val="Hipervnculo"/>
                <w:noProof/>
              </w:rPr>
              <w:t>8.2.2.</w:t>
            </w:r>
            <w:r w:rsidR="00827A79" w:rsidRPr="002F63AD">
              <w:rPr>
                <w:rFonts w:eastAsiaTheme="minorEastAsia"/>
                <w:i w:val="0"/>
                <w:noProof/>
                <w:lang w:eastAsia="es-MX"/>
              </w:rPr>
              <w:tab/>
            </w:r>
            <w:r w:rsidR="00827A79" w:rsidRPr="002F63AD">
              <w:rPr>
                <w:rStyle w:val="Hipervnculo"/>
                <w:noProof/>
              </w:rPr>
              <w:t>Requerimientos no funcionales</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_Toc23801676 \h </w:instrText>
            </w:r>
            <w:r w:rsidR="00827A79" w:rsidRPr="002F63AD">
              <w:rPr>
                <w:noProof/>
                <w:webHidden/>
              </w:rPr>
            </w:r>
            <w:r w:rsidR="00827A79" w:rsidRPr="002F63AD">
              <w:rPr>
                <w:noProof/>
                <w:webHidden/>
              </w:rPr>
              <w:fldChar w:fldCharType="separate"/>
            </w:r>
            <w:r w:rsidR="00827A79" w:rsidRPr="002F63AD">
              <w:rPr>
                <w:noProof/>
                <w:webHidden/>
              </w:rPr>
              <w:t>30</w:t>
            </w:r>
            <w:r w:rsidR="00827A79" w:rsidRPr="002F63AD">
              <w:rPr>
                <w:noProof/>
                <w:webHidden/>
              </w:rPr>
              <w:fldChar w:fldCharType="end"/>
            </w:r>
          </w:hyperlink>
        </w:p>
        <w:p w14:paraId="3B9CA348" w14:textId="16EFDD7C" w:rsidR="00827A79" w:rsidRPr="002F63AD" w:rsidRDefault="00DA6330">
          <w:pPr>
            <w:pStyle w:val="TDC2"/>
            <w:tabs>
              <w:tab w:val="left" w:pos="880"/>
              <w:tab w:val="right" w:leader="dot" w:pos="8828"/>
            </w:tabs>
            <w:rPr>
              <w:rFonts w:eastAsiaTheme="minorEastAsia"/>
              <w:smallCaps w:val="0"/>
              <w:noProof/>
              <w:lang w:eastAsia="es-MX"/>
            </w:rPr>
          </w:pPr>
          <w:hyperlink w:anchor="_Toc23801677" w:history="1">
            <w:r w:rsidR="00827A79" w:rsidRPr="002F63AD">
              <w:rPr>
                <w:rStyle w:val="Hipervnculo"/>
                <w:noProof/>
              </w:rPr>
              <w:t>8.3.</w:t>
            </w:r>
            <w:r w:rsidR="00827A79" w:rsidRPr="002F63AD">
              <w:rPr>
                <w:rFonts w:eastAsiaTheme="minorEastAsia"/>
                <w:smallCaps w:val="0"/>
                <w:noProof/>
                <w:lang w:eastAsia="es-MX"/>
              </w:rPr>
              <w:tab/>
            </w:r>
            <w:r w:rsidR="00827A79" w:rsidRPr="002F63AD">
              <w:rPr>
                <w:rStyle w:val="Hipervnculo"/>
                <w:noProof/>
              </w:rPr>
              <w:t>Interfaces de hardware</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_Toc23801677 \h </w:instrText>
            </w:r>
            <w:r w:rsidR="00827A79" w:rsidRPr="002F63AD">
              <w:rPr>
                <w:noProof/>
                <w:webHidden/>
              </w:rPr>
            </w:r>
            <w:r w:rsidR="00827A79" w:rsidRPr="002F63AD">
              <w:rPr>
                <w:noProof/>
                <w:webHidden/>
              </w:rPr>
              <w:fldChar w:fldCharType="separate"/>
            </w:r>
            <w:r w:rsidR="00827A79" w:rsidRPr="002F63AD">
              <w:rPr>
                <w:noProof/>
                <w:webHidden/>
              </w:rPr>
              <w:t>31</w:t>
            </w:r>
            <w:r w:rsidR="00827A79" w:rsidRPr="002F63AD">
              <w:rPr>
                <w:noProof/>
                <w:webHidden/>
              </w:rPr>
              <w:fldChar w:fldCharType="end"/>
            </w:r>
          </w:hyperlink>
        </w:p>
        <w:p w14:paraId="0330C33F" w14:textId="2EA5592D" w:rsidR="00827A79" w:rsidRPr="002F63AD" w:rsidRDefault="00DA6330">
          <w:pPr>
            <w:pStyle w:val="TDC2"/>
            <w:tabs>
              <w:tab w:val="left" w:pos="880"/>
              <w:tab w:val="right" w:leader="dot" w:pos="8828"/>
            </w:tabs>
            <w:rPr>
              <w:rFonts w:eastAsiaTheme="minorEastAsia"/>
              <w:smallCaps w:val="0"/>
              <w:noProof/>
              <w:lang w:eastAsia="es-MX"/>
            </w:rPr>
          </w:pPr>
          <w:hyperlink w:anchor="_Toc23801678" w:history="1">
            <w:r w:rsidR="00827A79" w:rsidRPr="002F63AD">
              <w:rPr>
                <w:rStyle w:val="Hipervnculo"/>
                <w:noProof/>
              </w:rPr>
              <w:t>8.4.</w:t>
            </w:r>
            <w:r w:rsidR="00827A79" w:rsidRPr="002F63AD">
              <w:rPr>
                <w:rFonts w:eastAsiaTheme="minorEastAsia"/>
                <w:smallCaps w:val="0"/>
                <w:noProof/>
                <w:lang w:eastAsia="es-MX"/>
              </w:rPr>
              <w:tab/>
            </w:r>
            <w:r w:rsidR="00827A79" w:rsidRPr="002F63AD">
              <w:rPr>
                <w:rStyle w:val="Hipervnculo"/>
                <w:noProof/>
              </w:rPr>
              <w:t>Interfaces de software</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_Toc23801678 \h </w:instrText>
            </w:r>
            <w:r w:rsidR="00827A79" w:rsidRPr="002F63AD">
              <w:rPr>
                <w:noProof/>
                <w:webHidden/>
              </w:rPr>
            </w:r>
            <w:r w:rsidR="00827A79" w:rsidRPr="002F63AD">
              <w:rPr>
                <w:noProof/>
                <w:webHidden/>
              </w:rPr>
              <w:fldChar w:fldCharType="separate"/>
            </w:r>
            <w:r w:rsidR="00827A79" w:rsidRPr="002F63AD">
              <w:rPr>
                <w:noProof/>
                <w:webHidden/>
              </w:rPr>
              <w:t>31</w:t>
            </w:r>
            <w:r w:rsidR="00827A79" w:rsidRPr="002F63AD">
              <w:rPr>
                <w:noProof/>
                <w:webHidden/>
              </w:rPr>
              <w:fldChar w:fldCharType="end"/>
            </w:r>
          </w:hyperlink>
        </w:p>
        <w:p w14:paraId="00BF034F" w14:textId="20D392FE" w:rsidR="00827A79" w:rsidRPr="002F63AD" w:rsidRDefault="00DA6330">
          <w:pPr>
            <w:pStyle w:val="TDC2"/>
            <w:tabs>
              <w:tab w:val="left" w:pos="880"/>
              <w:tab w:val="right" w:leader="dot" w:pos="8828"/>
            </w:tabs>
            <w:rPr>
              <w:rFonts w:eastAsiaTheme="minorEastAsia"/>
              <w:smallCaps w:val="0"/>
              <w:noProof/>
              <w:lang w:eastAsia="es-MX"/>
            </w:rPr>
          </w:pPr>
          <w:hyperlink w:anchor="_Toc23801679" w:history="1">
            <w:r w:rsidR="00827A79" w:rsidRPr="002F63AD">
              <w:rPr>
                <w:rStyle w:val="Hipervnculo"/>
                <w:noProof/>
              </w:rPr>
              <w:t>8.5.</w:t>
            </w:r>
            <w:r w:rsidR="00827A79" w:rsidRPr="002F63AD">
              <w:rPr>
                <w:rFonts w:eastAsiaTheme="minorEastAsia"/>
                <w:smallCaps w:val="0"/>
                <w:noProof/>
                <w:lang w:eastAsia="es-MX"/>
              </w:rPr>
              <w:tab/>
            </w:r>
            <w:r w:rsidR="00827A79" w:rsidRPr="002F63AD">
              <w:rPr>
                <w:rStyle w:val="Hipervnculo"/>
                <w:noProof/>
              </w:rPr>
              <w:t>Interfaces de comunicación</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_Toc23801679 \h </w:instrText>
            </w:r>
            <w:r w:rsidR="00827A79" w:rsidRPr="002F63AD">
              <w:rPr>
                <w:noProof/>
                <w:webHidden/>
              </w:rPr>
            </w:r>
            <w:r w:rsidR="00827A79" w:rsidRPr="002F63AD">
              <w:rPr>
                <w:noProof/>
                <w:webHidden/>
              </w:rPr>
              <w:fldChar w:fldCharType="separate"/>
            </w:r>
            <w:r w:rsidR="00827A79" w:rsidRPr="002F63AD">
              <w:rPr>
                <w:noProof/>
                <w:webHidden/>
              </w:rPr>
              <w:t>31</w:t>
            </w:r>
            <w:r w:rsidR="00827A79" w:rsidRPr="002F63AD">
              <w:rPr>
                <w:noProof/>
                <w:webHidden/>
              </w:rPr>
              <w:fldChar w:fldCharType="end"/>
            </w:r>
          </w:hyperlink>
        </w:p>
        <w:p w14:paraId="3AEEA2C0" w14:textId="2A29C370" w:rsidR="00827A79" w:rsidRPr="002F63AD" w:rsidRDefault="00DA6330">
          <w:pPr>
            <w:pStyle w:val="TDC2"/>
            <w:tabs>
              <w:tab w:val="left" w:pos="880"/>
              <w:tab w:val="right" w:leader="dot" w:pos="8828"/>
            </w:tabs>
            <w:rPr>
              <w:rFonts w:eastAsiaTheme="minorEastAsia"/>
              <w:smallCaps w:val="0"/>
              <w:noProof/>
              <w:lang w:eastAsia="es-MX"/>
            </w:rPr>
          </w:pPr>
          <w:hyperlink w:anchor="_Toc23801680" w:history="1">
            <w:r w:rsidR="00827A79" w:rsidRPr="002F63AD">
              <w:rPr>
                <w:rStyle w:val="Hipervnculo"/>
                <w:noProof/>
              </w:rPr>
              <w:t>8.6.</w:t>
            </w:r>
            <w:r w:rsidR="00827A79" w:rsidRPr="002F63AD">
              <w:rPr>
                <w:rFonts w:eastAsiaTheme="minorEastAsia"/>
                <w:smallCaps w:val="0"/>
                <w:noProof/>
                <w:lang w:eastAsia="es-MX"/>
              </w:rPr>
              <w:tab/>
            </w:r>
            <w:r w:rsidR="00827A79" w:rsidRPr="002F63AD">
              <w:rPr>
                <w:rStyle w:val="Hipervnculo"/>
                <w:noProof/>
              </w:rPr>
              <w:t>Requerimientos funcionales</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_Toc23801680 \h </w:instrText>
            </w:r>
            <w:r w:rsidR="00827A79" w:rsidRPr="002F63AD">
              <w:rPr>
                <w:noProof/>
                <w:webHidden/>
              </w:rPr>
            </w:r>
            <w:r w:rsidR="00827A79" w:rsidRPr="002F63AD">
              <w:rPr>
                <w:noProof/>
                <w:webHidden/>
              </w:rPr>
              <w:fldChar w:fldCharType="separate"/>
            </w:r>
            <w:r w:rsidR="00827A79" w:rsidRPr="002F63AD">
              <w:rPr>
                <w:noProof/>
                <w:webHidden/>
              </w:rPr>
              <w:t>31</w:t>
            </w:r>
            <w:r w:rsidR="00827A79" w:rsidRPr="002F63AD">
              <w:rPr>
                <w:noProof/>
                <w:webHidden/>
              </w:rPr>
              <w:fldChar w:fldCharType="end"/>
            </w:r>
          </w:hyperlink>
        </w:p>
        <w:p w14:paraId="6FE6814C" w14:textId="462677F5" w:rsidR="00827A79" w:rsidRPr="002F63AD" w:rsidRDefault="00DA6330">
          <w:pPr>
            <w:pStyle w:val="TDC3"/>
            <w:tabs>
              <w:tab w:val="left" w:pos="1320"/>
              <w:tab w:val="right" w:leader="dot" w:pos="8828"/>
            </w:tabs>
            <w:rPr>
              <w:rFonts w:eastAsiaTheme="minorEastAsia"/>
              <w:i w:val="0"/>
              <w:noProof/>
              <w:lang w:eastAsia="es-MX"/>
            </w:rPr>
          </w:pPr>
          <w:hyperlink w:anchor="_Toc23801681" w:history="1">
            <w:r w:rsidR="00827A79" w:rsidRPr="002F63AD">
              <w:rPr>
                <w:rStyle w:val="Hipervnculo"/>
                <w:noProof/>
              </w:rPr>
              <w:t>8.6.1.</w:t>
            </w:r>
            <w:r w:rsidR="00827A79" w:rsidRPr="002F63AD">
              <w:rPr>
                <w:rFonts w:eastAsiaTheme="minorEastAsia"/>
                <w:i w:val="0"/>
                <w:noProof/>
                <w:lang w:eastAsia="es-MX"/>
              </w:rPr>
              <w:tab/>
            </w:r>
            <w:r w:rsidR="00827A79" w:rsidRPr="002F63AD">
              <w:rPr>
                <w:rStyle w:val="Hipervnculo"/>
                <w:noProof/>
              </w:rPr>
              <w:t>Requerimiento funcional 1</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_Toc23801681 \h </w:instrText>
            </w:r>
            <w:r w:rsidR="00827A79" w:rsidRPr="002F63AD">
              <w:rPr>
                <w:noProof/>
                <w:webHidden/>
              </w:rPr>
            </w:r>
            <w:r w:rsidR="00827A79" w:rsidRPr="002F63AD">
              <w:rPr>
                <w:noProof/>
                <w:webHidden/>
              </w:rPr>
              <w:fldChar w:fldCharType="separate"/>
            </w:r>
            <w:r w:rsidR="00827A79" w:rsidRPr="002F63AD">
              <w:rPr>
                <w:noProof/>
                <w:webHidden/>
              </w:rPr>
              <w:t>31</w:t>
            </w:r>
            <w:r w:rsidR="00827A79" w:rsidRPr="002F63AD">
              <w:rPr>
                <w:noProof/>
                <w:webHidden/>
              </w:rPr>
              <w:fldChar w:fldCharType="end"/>
            </w:r>
          </w:hyperlink>
        </w:p>
        <w:p w14:paraId="78FB40BC" w14:textId="30038D5B" w:rsidR="00827A79" w:rsidRPr="002F63AD" w:rsidRDefault="00DA6330">
          <w:pPr>
            <w:pStyle w:val="TDC3"/>
            <w:tabs>
              <w:tab w:val="left" w:pos="1320"/>
              <w:tab w:val="right" w:leader="dot" w:pos="8828"/>
            </w:tabs>
            <w:rPr>
              <w:rFonts w:eastAsiaTheme="minorEastAsia"/>
              <w:i w:val="0"/>
              <w:noProof/>
              <w:lang w:eastAsia="es-MX"/>
            </w:rPr>
          </w:pPr>
          <w:hyperlink w:anchor="_Toc23801682" w:history="1">
            <w:r w:rsidR="00827A79" w:rsidRPr="002F63AD">
              <w:rPr>
                <w:rStyle w:val="Hipervnculo"/>
                <w:noProof/>
              </w:rPr>
              <w:t>8.6.2.</w:t>
            </w:r>
            <w:r w:rsidR="00827A79" w:rsidRPr="002F63AD">
              <w:rPr>
                <w:rFonts w:eastAsiaTheme="minorEastAsia"/>
                <w:i w:val="0"/>
                <w:noProof/>
                <w:lang w:eastAsia="es-MX"/>
              </w:rPr>
              <w:tab/>
            </w:r>
            <w:r w:rsidR="00827A79" w:rsidRPr="002F63AD">
              <w:rPr>
                <w:rStyle w:val="Hipervnculo"/>
                <w:noProof/>
              </w:rPr>
              <w:t>Requisito funcional 2</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_Toc23801682 \h </w:instrText>
            </w:r>
            <w:r w:rsidR="00827A79" w:rsidRPr="002F63AD">
              <w:rPr>
                <w:noProof/>
                <w:webHidden/>
              </w:rPr>
            </w:r>
            <w:r w:rsidR="00827A79" w:rsidRPr="002F63AD">
              <w:rPr>
                <w:noProof/>
                <w:webHidden/>
              </w:rPr>
              <w:fldChar w:fldCharType="separate"/>
            </w:r>
            <w:r w:rsidR="00827A79" w:rsidRPr="002F63AD">
              <w:rPr>
                <w:noProof/>
                <w:webHidden/>
              </w:rPr>
              <w:t>32</w:t>
            </w:r>
            <w:r w:rsidR="00827A79" w:rsidRPr="002F63AD">
              <w:rPr>
                <w:noProof/>
                <w:webHidden/>
              </w:rPr>
              <w:fldChar w:fldCharType="end"/>
            </w:r>
          </w:hyperlink>
        </w:p>
        <w:p w14:paraId="59EF5D83" w14:textId="112536B5" w:rsidR="00827A79" w:rsidRPr="002F63AD" w:rsidRDefault="00DA6330">
          <w:pPr>
            <w:pStyle w:val="TDC3"/>
            <w:tabs>
              <w:tab w:val="left" w:pos="1320"/>
              <w:tab w:val="right" w:leader="dot" w:pos="8828"/>
            </w:tabs>
            <w:rPr>
              <w:rFonts w:eastAsiaTheme="minorEastAsia"/>
              <w:i w:val="0"/>
              <w:noProof/>
              <w:lang w:eastAsia="es-MX"/>
            </w:rPr>
          </w:pPr>
          <w:hyperlink w:anchor="_Toc23801683" w:history="1">
            <w:r w:rsidR="00827A79" w:rsidRPr="002F63AD">
              <w:rPr>
                <w:rStyle w:val="Hipervnculo"/>
                <w:noProof/>
              </w:rPr>
              <w:t>8.6.3.</w:t>
            </w:r>
            <w:r w:rsidR="00827A79" w:rsidRPr="002F63AD">
              <w:rPr>
                <w:rFonts w:eastAsiaTheme="minorEastAsia"/>
                <w:i w:val="0"/>
                <w:noProof/>
                <w:lang w:eastAsia="es-MX"/>
              </w:rPr>
              <w:tab/>
            </w:r>
            <w:r w:rsidR="00827A79" w:rsidRPr="002F63AD">
              <w:rPr>
                <w:rStyle w:val="Hipervnculo"/>
                <w:noProof/>
              </w:rPr>
              <w:t>Requisito funcional 3</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_Toc23801683 \h </w:instrText>
            </w:r>
            <w:r w:rsidR="00827A79" w:rsidRPr="002F63AD">
              <w:rPr>
                <w:noProof/>
                <w:webHidden/>
              </w:rPr>
            </w:r>
            <w:r w:rsidR="00827A79" w:rsidRPr="002F63AD">
              <w:rPr>
                <w:noProof/>
                <w:webHidden/>
              </w:rPr>
              <w:fldChar w:fldCharType="separate"/>
            </w:r>
            <w:r w:rsidR="00827A79" w:rsidRPr="002F63AD">
              <w:rPr>
                <w:noProof/>
                <w:webHidden/>
              </w:rPr>
              <w:t>32</w:t>
            </w:r>
            <w:r w:rsidR="00827A79" w:rsidRPr="002F63AD">
              <w:rPr>
                <w:noProof/>
                <w:webHidden/>
              </w:rPr>
              <w:fldChar w:fldCharType="end"/>
            </w:r>
          </w:hyperlink>
        </w:p>
        <w:p w14:paraId="4EE3561D" w14:textId="7F1A34D0" w:rsidR="00827A79" w:rsidRPr="002F63AD" w:rsidRDefault="00DA6330">
          <w:pPr>
            <w:pStyle w:val="TDC3"/>
            <w:tabs>
              <w:tab w:val="left" w:pos="1320"/>
              <w:tab w:val="right" w:leader="dot" w:pos="8828"/>
            </w:tabs>
            <w:rPr>
              <w:rFonts w:eastAsiaTheme="minorEastAsia"/>
              <w:i w:val="0"/>
              <w:noProof/>
              <w:lang w:eastAsia="es-MX"/>
            </w:rPr>
          </w:pPr>
          <w:hyperlink w:anchor="_Toc23801684" w:history="1">
            <w:r w:rsidR="00827A79" w:rsidRPr="002F63AD">
              <w:rPr>
                <w:rStyle w:val="Hipervnculo"/>
                <w:noProof/>
              </w:rPr>
              <w:t>8.6.4.</w:t>
            </w:r>
            <w:r w:rsidR="00827A79" w:rsidRPr="002F63AD">
              <w:rPr>
                <w:rFonts w:eastAsiaTheme="minorEastAsia"/>
                <w:i w:val="0"/>
                <w:noProof/>
                <w:lang w:eastAsia="es-MX"/>
              </w:rPr>
              <w:tab/>
            </w:r>
            <w:r w:rsidR="00827A79" w:rsidRPr="002F63AD">
              <w:rPr>
                <w:rStyle w:val="Hipervnculo"/>
                <w:noProof/>
              </w:rPr>
              <w:t>Requisito funcional 4</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_Toc23801684 \h </w:instrText>
            </w:r>
            <w:r w:rsidR="00827A79" w:rsidRPr="002F63AD">
              <w:rPr>
                <w:noProof/>
                <w:webHidden/>
              </w:rPr>
            </w:r>
            <w:r w:rsidR="00827A79" w:rsidRPr="002F63AD">
              <w:rPr>
                <w:noProof/>
                <w:webHidden/>
              </w:rPr>
              <w:fldChar w:fldCharType="separate"/>
            </w:r>
            <w:r w:rsidR="00827A79" w:rsidRPr="002F63AD">
              <w:rPr>
                <w:noProof/>
                <w:webHidden/>
              </w:rPr>
              <w:t>32</w:t>
            </w:r>
            <w:r w:rsidR="00827A79" w:rsidRPr="002F63AD">
              <w:rPr>
                <w:noProof/>
                <w:webHidden/>
              </w:rPr>
              <w:fldChar w:fldCharType="end"/>
            </w:r>
          </w:hyperlink>
        </w:p>
        <w:p w14:paraId="026B631E" w14:textId="3B21CF54" w:rsidR="00827A79" w:rsidRPr="002F63AD" w:rsidRDefault="00DA6330">
          <w:pPr>
            <w:pStyle w:val="TDC3"/>
            <w:tabs>
              <w:tab w:val="left" w:pos="1320"/>
              <w:tab w:val="right" w:leader="dot" w:pos="8828"/>
            </w:tabs>
            <w:rPr>
              <w:rFonts w:eastAsiaTheme="minorEastAsia"/>
              <w:i w:val="0"/>
              <w:noProof/>
              <w:lang w:eastAsia="es-MX"/>
            </w:rPr>
          </w:pPr>
          <w:hyperlink w:anchor="_Toc23801685" w:history="1">
            <w:r w:rsidR="00827A79" w:rsidRPr="002F63AD">
              <w:rPr>
                <w:rStyle w:val="Hipervnculo"/>
                <w:noProof/>
              </w:rPr>
              <w:t>8.6.5.</w:t>
            </w:r>
            <w:r w:rsidR="00827A79" w:rsidRPr="002F63AD">
              <w:rPr>
                <w:rFonts w:eastAsiaTheme="minorEastAsia"/>
                <w:i w:val="0"/>
                <w:noProof/>
                <w:lang w:eastAsia="es-MX"/>
              </w:rPr>
              <w:tab/>
            </w:r>
            <w:r w:rsidR="00827A79" w:rsidRPr="002F63AD">
              <w:rPr>
                <w:rStyle w:val="Hipervnculo"/>
                <w:noProof/>
              </w:rPr>
              <w:t>Requisito funcional 5</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_Toc23801685 \h </w:instrText>
            </w:r>
            <w:r w:rsidR="00827A79" w:rsidRPr="002F63AD">
              <w:rPr>
                <w:noProof/>
                <w:webHidden/>
              </w:rPr>
            </w:r>
            <w:r w:rsidR="00827A79" w:rsidRPr="002F63AD">
              <w:rPr>
                <w:noProof/>
                <w:webHidden/>
              </w:rPr>
              <w:fldChar w:fldCharType="separate"/>
            </w:r>
            <w:r w:rsidR="00827A79" w:rsidRPr="002F63AD">
              <w:rPr>
                <w:noProof/>
                <w:webHidden/>
              </w:rPr>
              <w:t>32</w:t>
            </w:r>
            <w:r w:rsidR="00827A79" w:rsidRPr="002F63AD">
              <w:rPr>
                <w:noProof/>
                <w:webHidden/>
              </w:rPr>
              <w:fldChar w:fldCharType="end"/>
            </w:r>
          </w:hyperlink>
        </w:p>
        <w:p w14:paraId="6CC61B6F" w14:textId="23601F9F" w:rsidR="00827A79" w:rsidRPr="002F63AD" w:rsidRDefault="00DA6330">
          <w:pPr>
            <w:pStyle w:val="TDC3"/>
            <w:tabs>
              <w:tab w:val="left" w:pos="1320"/>
              <w:tab w:val="right" w:leader="dot" w:pos="8828"/>
            </w:tabs>
            <w:rPr>
              <w:rFonts w:eastAsiaTheme="minorEastAsia"/>
              <w:i w:val="0"/>
              <w:noProof/>
              <w:lang w:eastAsia="es-MX"/>
            </w:rPr>
          </w:pPr>
          <w:hyperlink w:anchor="_Toc23801686" w:history="1">
            <w:r w:rsidR="00827A79" w:rsidRPr="002F63AD">
              <w:rPr>
                <w:rStyle w:val="Hipervnculo"/>
                <w:noProof/>
              </w:rPr>
              <w:t>8.6.6.</w:t>
            </w:r>
            <w:r w:rsidR="00827A79" w:rsidRPr="002F63AD">
              <w:rPr>
                <w:rFonts w:eastAsiaTheme="minorEastAsia"/>
                <w:i w:val="0"/>
                <w:noProof/>
                <w:lang w:eastAsia="es-MX"/>
              </w:rPr>
              <w:tab/>
            </w:r>
            <w:r w:rsidR="00827A79" w:rsidRPr="002F63AD">
              <w:rPr>
                <w:rStyle w:val="Hipervnculo"/>
                <w:noProof/>
              </w:rPr>
              <w:t>Requisito funcional 6</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_Toc23801686 \h </w:instrText>
            </w:r>
            <w:r w:rsidR="00827A79" w:rsidRPr="002F63AD">
              <w:rPr>
                <w:noProof/>
                <w:webHidden/>
              </w:rPr>
            </w:r>
            <w:r w:rsidR="00827A79" w:rsidRPr="002F63AD">
              <w:rPr>
                <w:noProof/>
                <w:webHidden/>
              </w:rPr>
              <w:fldChar w:fldCharType="separate"/>
            </w:r>
            <w:r w:rsidR="00827A79" w:rsidRPr="002F63AD">
              <w:rPr>
                <w:noProof/>
                <w:webHidden/>
              </w:rPr>
              <w:t>32</w:t>
            </w:r>
            <w:r w:rsidR="00827A79" w:rsidRPr="002F63AD">
              <w:rPr>
                <w:noProof/>
                <w:webHidden/>
              </w:rPr>
              <w:fldChar w:fldCharType="end"/>
            </w:r>
          </w:hyperlink>
        </w:p>
        <w:p w14:paraId="0717719C" w14:textId="50FACE1A" w:rsidR="00827A79" w:rsidRPr="002F63AD" w:rsidRDefault="00DA6330">
          <w:pPr>
            <w:pStyle w:val="TDC3"/>
            <w:tabs>
              <w:tab w:val="left" w:pos="1320"/>
              <w:tab w:val="right" w:leader="dot" w:pos="8828"/>
            </w:tabs>
            <w:rPr>
              <w:rFonts w:eastAsiaTheme="minorEastAsia"/>
              <w:i w:val="0"/>
              <w:noProof/>
              <w:lang w:eastAsia="es-MX"/>
            </w:rPr>
          </w:pPr>
          <w:hyperlink w:anchor="_Toc23801687" w:history="1">
            <w:r w:rsidR="00827A79" w:rsidRPr="002F63AD">
              <w:rPr>
                <w:rStyle w:val="Hipervnculo"/>
                <w:noProof/>
              </w:rPr>
              <w:t>8.6.7.</w:t>
            </w:r>
            <w:r w:rsidR="00827A79" w:rsidRPr="002F63AD">
              <w:rPr>
                <w:rFonts w:eastAsiaTheme="minorEastAsia"/>
                <w:i w:val="0"/>
                <w:noProof/>
                <w:lang w:eastAsia="es-MX"/>
              </w:rPr>
              <w:tab/>
            </w:r>
            <w:r w:rsidR="00827A79" w:rsidRPr="002F63AD">
              <w:rPr>
                <w:rStyle w:val="Hipervnculo"/>
                <w:noProof/>
              </w:rPr>
              <w:t>Requisito funcional 7</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_Toc23801687 \h </w:instrText>
            </w:r>
            <w:r w:rsidR="00827A79" w:rsidRPr="002F63AD">
              <w:rPr>
                <w:noProof/>
                <w:webHidden/>
              </w:rPr>
            </w:r>
            <w:r w:rsidR="00827A79" w:rsidRPr="002F63AD">
              <w:rPr>
                <w:noProof/>
                <w:webHidden/>
              </w:rPr>
              <w:fldChar w:fldCharType="separate"/>
            </w:r>
            <w:r w:rsidR="00827A79" w:rsidRPr="002F63AD">
              <w:rPr>
                <w:noProof/>
                <w:webHidden/>
              </w:rPr>
              <w:t>32</w:t>
            </w:r>
            <w:r w:rsidR="00827A79" w:rsidRPr="002F63AD">
              <w:rPr>
                <w:noProof/>
                <w:webHidden/>
              </w:rPr>
              <w:fldChar w:fldCharType="end"/>
            </w:r>
          </w:hyperlink>
        </w:p>
        <w:p w14:paraId="296E10AA" w14:textId="5CC9B2B0" w:rsidR="00827A79" w:rsidRPr="002F63AD" w:rsidRDefault="00DA6330">
          <w:pPr>
            <w:pStyle w:val="TDC3"/>
            <w:tabs>
              <w:tab w:val="left" w:pos="1320"/>
              <w:tab w:val="right" w:leader="dot" w:pos="8828"/>
            </w:tabs>
            <w:rPr>
              <w:rFonts w:eastAsiaTheme="minorEastAsia"/>
              <w:i w:val="0"/>
              <w:noProof/>
              <w:lang w:eastAsia="es-MX"/>
            </w:rPr>
          </w:pPr>
          <w:hyperlink w:anchor="_Toc23801688" w:history="1">
            <w:r w:rsidR="00827A79" w:rsidRPr="002F63AD">
              <w:rPr>
                <w:rStyle w:val="Hipervnculo"/>
                <w:noProof/>
              </w:rPr>
              <w:t>8.6.8.</w:t>
            </w:r>
            <w:r w:rsidR="00827A79" w:rsidRPr="002F63AD">
              <w:rPr>
                <w:rFonts w:eastAsiaTheme="minorEastAsia"/>
                <w:i w:val="0"/>
                <w:noProof/>
                <w:lang w:eastAsia="es-MX"/>
              </w:rPr>
              <w:tab/>
            </w:r>
            <w:r w:rsidR="00827A79" w:rsidRPr="002F63AD">
              <w:rPr>
                <w:rStyle w:val="Hipervnculo"/>
                <w:noProof/>
              </w:rPr>
              <w:t>Requisito funcional 8</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_Toc23801688 \h </w:instrText>
            </w:r>
            <w:r w:rsidR="00827A79" w:rsidRPr="002F63AD">
              <w:rPr>
                <w:noProof/>
                <w:webHidden/>
              </w:rPr>
            </w:r>
            <w:r w:rsidR="00827A79" w:rsidRPr="002F63AD">
              <w:rPr>
                <w:noProof/>
                <w:webHidden/>
              </w:rPr>
              <w:fldChar w:fldCharType="separate"/>
            </w:r>
            <w:r w:rsidR="00827A79" w:rsidRPr="002F63AD">
              <w:rPr>
                <w:noProof/>
                <w:webHidden/>
              </w:rPr>
              <w:t>32</w:t>
            </w:r>
            <w:r w:rsidR="00827A79" w:rsidRPr="002F63AD">
              <w:rPr>
                <w:noProof/>
                <w:webHidden/>
              </w:rPr>
              <w:fldChar w:fldCharType="end"/>
            </w:r>
          </w:hyperlink>
        </w:p>
        <w:p w14:paraId="7E821CED" w14:textId="11879FEE" w:rsidR="00827A79" w:rsidRPr="002F63AD" w:rsidRDefault="00DA6330">
          <w:pPr>
            <w:pStyle w:val="TDC3"/>
            <w:tabs>
              <w:tab w:val="left" w:pos="1320"/>
              <w:tab w:val="right" w:leader="dot" w:pos="8828"/>
            </w:tabs>
            <w:rPr>
              <w:rFonts w:eastAsiaTheme="minorEastAsia"/>
              <w:i w:val="0"/>
              <w:noProof/>
              <w:lang w:eastAsia="es-MX"/>
            </w:rPr>
          </w:pPr>
          <w:hyperlink w:anchor="_Toc23801689" w:history="1">
            <w:r w:rsidR="00827A79" w:rsidRPr="002F63AD">
              <w:rPr>
                <w:rStyle w:val="Hipervnculo"/>
                <w:noProof/>
              </w:rPr>
              <w:t>8.6.9.</w:t>
            </w:r>
            <w:r w:rsidR="00827A79" w:rsidRPr="002F63AD">
              <w:rPr>
                <w:rFonts w:eastAsiaTheme="minorEastAsia"/>
                <w:i w:val="0"/>
                <w:noProof/>
                <w:lang w:eastAsia="es-MX"/>
              </w:rPr>
              <w:tab/>
            </w:r>
            <w:r w:rsidR="00827A79" w:rsidRPr="002F63AD">
              <w:rPr>
                <w:rStyle w:val="Hipervnculo"/>
                <w:noProof/>
              </w:rPr>
              <w:t>Requisito funcional 9</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_Toc23801689 \h </w:instrText>
            </w:r>
            <w:r w:rsidR="00827A79" w:rsidRPr="002F63AD">
              <w:rPr>
                <w:noProof/>
                <w:webHidden/>
              </w:rPr>
            </w:r>
            <w:r w:rsidR="00827A79" w:rsidRPr="002F63AD">
              <w:rPr>
                <w:noProof/>
                <w:webHidden/>
              </w:rPr>
              <w:fldChar w:fldCharType="separate"/>
            </w:r>
            <w:r w:rsidR="00827A79" w:rsidRPr="002F63AD">
              <w:rPr>
                <w:noProof/>
                <w:webHidden/>
              </w:rPr>
              <w:t>32</w:t>
            </w:r>
            <w:r w:rsidR="00827A79" w:rsidRPr="002F63AD">
              <w:rPr>
                <w:noProof/>
                <w:webHidden/>
              </w:rPr>
              <w:fldChar w:fldCharType="end"/>
            </w:r>
          </w:hyperlink>
        </w:p>
        <w:p w14:paraId="609CA1C3" w14:textId="11263909" w:rsidR="00827A79" w:rsidRPr="002F63AD" w:rsidRDefault="00DA6330">
          <w:pPr>
            <w:pStyle w:val="TDC3"/>
            <w:tabs>
              <w:tab w:val="left" w:pos="1320"/>
              <w:tab w:val="right" w:leader="dot" w:pos="8828"/>
            </w:tabs>
            <w:rPr>
              <w:rFonts w:eastAsiaTheme="minorEastAsia"/>
              <w:i w:val="0"/>
              <w:noProof/>
              <w:lang w:eastAsia="es-MX"/>
            </w:rPr>
          </w:pPr>
          <w:hyperlink w:anchor="_Toc23801690" w:history="1">
            <w:r w:rsidR="00827A79" w:rsidRPr="002F63AD">
              <w:rPr>
                <w:rStyle w:val="Hipervnculo"/>
                <w:noProof/>
              </w:rPr>
              <w:t>8.6.10.</w:t>
            </w:r>
            <w:r w:rsidR="00827A79" w:rsidRPr="002F63AD">
              <w:rPr>
                <w:rFonts w:eastAsiaTheme="minorEastAsia"/>
                <w:i w:val="0"/>
                <w:noProof/>
                <w:lang w:eastAsia="es-MX"/>
              </w:rPr>
              <w:tab/>
            </w:r>
            <w:r w:rsidR="00827A79" w:rsidRPr="002F63AD">
              <w:rPr>
                <w:rStyle w:val="Hipervnculo"/>
                <w:noProof/>
              </w:rPr>
              <w:t>Requisito funcional 10</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_Toc23801690 \h </w:instrText>
            </w:r>
            <w:r w:rsidR="00827A79" w:rsidRPr="002F63AD">
              <w:rPr>
                <w:noProof/>
                <w:webHidden/>
              </w:rPr>
            </w:r>
            <w:r w:rsidR="00827A79" w:rsidRPr="002F63AD">
              <w:rPr>
                <w:noProof/>
                <w:webHidden/>
              </w:rPr>
              <w:fldChar w:fldCharType="separate"/>
            </w:r>
            <w:r w:rsidR="00827A79" w:rsidRPr="002F63AD">
              <w:rPr>
                <w:noProof/>
                <w:webHidden/>
              </w:rPr>
              <w:t>33</w:t>
            </w:r>
            <w:r w:rsidR="00827A79" w:rsidRPr="002F63AD">
              <w:rPr>
                <w:noProof/>
                <w:webHidden/>
              </w:rPr>
              <w:fldChar w:fldCharType="end"/>
            </w:r>
          </w:hyperlink>
        </w:p>
        <w:p w14:paraId="73F6A4CE" w14:textId="55BDCDAB" w:rsidR="00827A79" w:rsidRPr="002F63AD" w:rsidRDefault="00DA6330">
          <w:pPr>
            <w:pStyle w:val="TDC3"/>
            <w:tabs>
              <w:tab w:val="left" w:pos="1320"/>
              <w:tab w:val="right" w:leader="dot" w:pos="8828"/>
            </w:tabs>
            <w:rPr>
              <w:rFonts w:eastAsiaTheme="minorEastAsia"/>
              <w:i w:val="0"/>
              <w:noProof/>
              <w:lang w:eastAsia="es-MX"/>
            </w:rPr>
          </w:pPr>
          <w:hyperlink w:anchor="_Toc23801691" w:history="1">
            <w:r w:rsidR="00827A79" w:rsidRPr="002F63AD">
              <w:rPr>
                <w:rStyle w:val="Hipervnculo"/>
                <w:noProof/>
              </w:rPr>
              <w:t>8.6.11.</w:t>
            </w:r>
            <w:r w:rsidR="00827A79" w:rsidRPr="002F63AD">
              <w:rPr>
                <w:rFonts w:eastAsiaTheme="minorEastAsia"/>
                <w:i w:val="0"/>
                <w:noProof/>
                <w:lang w:eastAsia="es-MX"/>
              </w:rPr>
              <w:tab/>
            </w:r>
            <w:r w:rsidR="00827A79" w:rsidRPr="002F63AD">
              <w:rPr>
                <w:rStyle w:val="Hipervnculo"/>
                <w:noProof/>
              </w:rPr>
              <w:t>Requisito funcional 11</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_Toc23801691 \h </w:instrText>
            </w:r>
            <w:r w:rsidR="00827A79" w:rsidRPr="002F63AD">
              <w:rPr>
                <w:noProof/>
                <w:webHidden/>
              </w:rPr>
            </w:r>
            <w:r w:rsidR="00827A79" w:rsidRPr="002F63AD">
              <w:rPr>
                <w:noProof/>
                <w:webHidden/>
              </w:rPr>
              <w:fldChar w:fldCharType="separate"/>
            </w:r>
            <w:r w:rsidR="00827A79" w:rsidRPr="002F63AD">
              <w:rPr>
                <w:noProof/>
                <w:webHidden/>
              </w:rPr>
              <w:t>33</w:t>
            </w:r>
            <w:r w:rsidR="00827A79" w:rsidRPr="002F63AD">
              <w:rPr>
                <w:noProof/>
                <w:webHidden/>
              </w:rPr>
              <w:fldChar w:fldCharType="end"/>
            </w:r>
          </w:hyperlink>
        </w:p>
        <w:p w14:paraId="581D7369" w14:textId="0838261A" w:rsidR="00827A79" w:rsidRPr="002F63AD" w:rsidRDefault="00DA6330">
          <w:pPr>
            <w:pStyle w:val="TDC3"/>
            <w:tabs>
              <w:tab w:val="left" w:pos="1320"/>
              <w:tab w:val="right" w:leader="dot" w:pos="8828"/>
            </w:tabs>
            <w:rPr>
              <w:rFonts w:eastAsiaTheme="minorEastAsia"/>
              <w:i w:val="0"/>
              <w:noProof/>
              <w:lang w:eastAsia="es-MX"/>
            </w:rPr>
          </w:pPr>
          <w:hyperlink w:anchor="_Toc23801692" w:history="1">
            <w:r w:rsidR="00827A79" w:rsidRPr="002F63AD">
              <w:rPr>
                <w:rStyle w:val="Hipervnculo"/>
                <w:noProof/>
              </w:rPr>
              <w:t>8.6.12.</w:t>
            </w:r>
            <w:r w:rsidR="00827A79" w:rsidRPr="002F63AD">
              <w:rPr>
                <w:rFonts w:eastAsiaTheme="minorEastAsia"/>
                <w:i w:val="0"/>
                <w:noProof/>
                <w:lang w:eastAsia="es-MX"/>
              </w:rPr>
              <w:tab/>
            </w:r>
            <w:r w:rsidR="00827A79" w:rsidRPr="002F63AD">
              <w:rPr>
                <w:rStyle w:val="Hipervnculo"/>
                <w:noProof/>
              </w:rPr>
              <w:t>Requisito funcional 12</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_Toc23801692 \h </w:instrText>
            </w:r>
            <w:r w:rsidR="00827A79" w:rsidRPr="002F63AD">
              <w:rPr>
                <w:noProof/>
                <w:webHidden/>
              </w:rPr>
            </w:r>
            <w:r w:rsidR="00827A79" w:rsidRPr="002F63AD">
              <w:rPr>
                <w:noProof/>
                <w:webHidden/>
              </w:rPr>
              <w:fldChar w:fldCharType="separate"/>
            </w:r>
            <w:r w:rsidR="00827A79" w:rsidRPr="002F63AD">
              <w:rPr>
                <w:noProof/>
                <w:webHidden/>
              </w:rPr>
              <w:t>33</w:t>
            </w:r>
            <w:r w:rsidR="00827A79" w:rsidRPr="002F63AD">
              <w:rPr>
                <w:noProof/>
                <w:webHidden/>
              </w:rPr>
              <w:fldChar w:fldCharType="end"/>
            </w:r>
          </w:hyperlink>
        </w:p>
        <w:p w14:paraId="7CE177A8" w14:textId="00764687" w:rsidR="00827A79" w:rsidRPr="002F63AD" w:rsidRDefault="00DA6330">
          <w:pPr>
            <w:pStyle w:val="TDC3"/>
            <w:tabs>
              <w:tab w:val="left" w:pos="1320"/>
              <w:tab w:val="right" w:leader="dot" w:pos="8828"/>
            </w:tabs>
            <w:rPr>
              <w:rFonts w:eastAsiaTheme="minorEastAsia"/>
              <w:i w:val="0"/>
              <w:noProof/>
              <w:lang w:eastAsia="es-MX"/>
            </w:rPr>
          </w:pPr>
          <w:hyperlink w:anchor="_Toc23801693" w:history="1">
            <w:r w:rsidR="00827A79" w:rsidRPr="002F63AD">
              <w:rPr>
                <w:rStyle w:val="Hipervnculo"/>
                <w:noProof/>
              </w:rPr>
              <w:t>8.6.13.</w:t>
            </w:r>
            <w:r w:rsidR="00827A79" w:rsidRPr="002F63AD">
              <w:rPr>
                <w:rFonts w:eastAsiaTheme="minorEastAsia"/>
                <w:i w:val="0"/>
                <w:noProof/>
                <w:lang w:eastAsia="es-MX"/>
              </w:rPr>
              <w:tab/>
            </w:r>
            <w:r w:rsidR="00827A79" w:rsidRPr="002F63AD">
              <w:rPr>
                <w:rStyle w:val="Hipervnculo"/>
                <w:noProof/>
              </w:rPr>
              <w:t>Requisito funcional 13</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_Toc23801693 \h </w:instrText>
            </w:r>
            <w:r w:rsidR="00827A79" w:rsidRPr="002F63AD">
              <w:rPr>
                <w:noProof/>
                <w:webHidden/>
              </w:rPr>
            </w:r>
            <w:r w:rsidR="00827A79" w:rsidRPr="002F63AD">
              <w:rPr>
                <w:noProof/>
                <w:webHidden/>
              </w:rPr>
              <w:fldChar w:fldCharType="separate"/>
            </w:r>
            <w:r w:rsidR="00827A79" w:rsidRPr="002F63AD">
              <w:rPr>
                <w:noProof/>
                <w:webHidden/>
              </w:rPr>
              <w:t>33</w:t>
            </w:r>
            <w:r w:rsidR="00827A79" w:rsidRPr="002F63AD">
              <w:rPr>
                <w:noProof/>
                <w:webHidden/>
              </w:rPr>
              <w:fldChar w:fldCharType="end"/>
            </w:r>
          </w:hyperlink>
        </w:p>
        <w:p w14:paraId="70B8532D" w14:textId="1DE18268" w:rsidR="00827A79" w:rsidRPr="002F63AD" w:rsidRDefault="00DA6330">
          <w:pPr>
            <w:pStyle w:val="TDC3"/>
            <w:tabs>
              <w:tab w:val="left" w:pos="1320"/>
              <w:tab w:val="right" w:leader="dot" w:pos="8828"/>
            </w:tabs>
            <w:rPr>
              <w:rFonts w:eastAsiaTheme="minorEastAsia"/>
              <w:i w:val="0"/>
              <w:noProof/>
              <w:lang w:eastAsia="es-MX"/>
            </w:rPr>
          </w:pPr>
          <w:hyperlink w:anchor="_Toc23801694" w:history="1">
            <w:r w:rsidR="00827A79" w:rsidRPr="002F63AD">
              <w:rPr>
                <w:rStyle w:val="Hipervnculo"/>
                <w:noProof/>
              </w:rPr>
              <w:t>8.6.14.</w:t>
            </w:r>
            <w:r w:rsidR="00827A79" w:rsidRPr="002F63AD">
              <w:rPr>
                <w:rFonts w:eastAsiaTheme="minorEastAsia"/>
                <w:i w:val="0"/>
                <w:noProof/>
                <w:lang w:eastAsia="es-MX"/>
              </w:rPr>
              <w:tab/>
            </w:r>
            <w:r w:rsidR="00827A79" w:rsidRPr="002F63AD">
              <w:rPr>
                <w:rStyle w:val="Hipervnculo"/>
                <w:noProof/>
              </w:rPr>
              <w:t>Requisito funcional 14</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_Toc23801694 \h </w:instrText>
            </w:r>
            <w:r w:rsidR="00827A79" w:rsidRPr="002F63AD">
              <w:rPr>
                <w:noProof/>
                <w:webHidden/>
              </w:rPr>
            </w:r>
            <w:r w:rsidR="00827A79" w:rsidRPr="002F63AD">
              <w:rPr>
                <w:noProof/>
                <w:webHidden/>
              </w:rPr>
              <w:fldChar w:fldCharType="separate"/>
            </w:r>
            <w:r w:rsidR="00827A79" w:rsidRPr="002F63AD">
              <w:rPr>
                <w:noProof/>
                <w:webHidden/>
              </w:rPr>
              <w:t>33</w:t>
            </w:r>
            <w:r w:rsidR="00827A79" w:rsidRPr="002F63AD">
              <w:rPr>
                <w:noProof/>
                <w:webHidden/>
              </w:rPr>
              <w:fldChar w:fldCharType="end"/>
            </w:r>
          </w:hyperlink>
        </w:p>
        <w:p w14:paraId="6A5BDBF5" w14:textId="35EF0B40" w:rsidR="00827A79" w:rsidRPr="002F63AD" w:rsidRDefault="00DA6330">
          <w:pPr>
            <w:pStyle w:val="TDC3"/>
            <w:tabs>
              <w:tab w:val="left" w:pos="1320"/>
              <w:tab w:val="right" w:leader="dot" w:pos="8828"/>
            </w:tabs>
            <w:rPr>
              <w:rFonts w:eastAsiaTheme="minorEastAsia"/>
              <w:i w:val="0"/>
              <w:noProof/>
              <w:lang w:eastAsia="es-MX"/>
            </w:rPr>
          </w:pPr>
          <w:hyperlink w:anchor="_Toc23801695" w:history="1">
            <w:r w:rsidR="00827A79" w:rsidRPr="002F63AD">
              <w:rPr>
                <w:rStyle w:val="Hipervnculo"/>
                <w:noProof/>
              </w:rPr>
              <w:t>8.6.15.</w:t>
            </w:r>
            <w:r w:rsidR="00827A79" w:rsidRPr="002F63AD">
              <w:rPr>
                <w:rFonts w:eastAsiaTheme="minorEastAsia"/>
                <w:i w:val="0"/>
                <w:noProof/>
                <w:lang w:eastAsia="es-MX"/>
              </w:rPr>
              <w:tab/>
            </w:r>
            <w:r w:rsidR="00827A79" w:rsidRPr="002F63AD">
              <w:rPr>
                <w:rStyle w:val="Hipervnculo"/>
                <w:noProof/>
              </w:rPr>
              <w:t>Requisito funcional 15</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_Toc23801695 \h </w:instrText>
            </w:r>
            <w:r w:rsidR="00827A79" w:rsidRPr="002F63AD">
              <w:rPr>
                <w:noProof/>
                <w:webHidden/>
              </w:rPr>
            </w:r>
            <w:r w:rsidR="00827A79" w:rsidRPr="002F63AD">
              <w:rPr>
                <w:noProof/>
                <w:webHidden/>
              </w:rPr>
              <w:fldChar w:fldCharType="separate"/>
            </w:r>
            <w:r w:rsidR="00827A79" w:rsidRPr="002F63AD">
              <w:rPr>
                <w:noProof/>
                <w:webHidden/>
              </w:rPr>
              <w:t>33</w:t>
            </w:r>
            <w:r w:rsidR="00827A79" w:rsidRPr="002F63AD">
              <w:rPr>
                <w:noProof/>
                <w:webHidden/>
              </w:rPr>
              <w:fldChar w:fldCharType="end"/>
            </w:r>
          </w:hyperlink>
        </w:p>
        <w:p w14:paraId="61123485" w14:textId="2D5D0ABF" w:rsidR="00827A79" w:rsidRPr="002F63AD" w:rsidRDefault="00DA6330">
          <w:pPr>
            <w:pStyle w:val="TDC3"/>
            <w:tabs>
              <w:tab w:val="left" w:pos="1320"/>
              <w:tab w:val="right" w:leader="dot" w:pos="8828"/>
            </w:tabs>
            <w:rPr>
              <w:rFonts w:eastAsiaTheme="minorEastAsia"/>
              <w:i w:val="0"/>
              <w:noProof/>
              <w:lang w:eastAsia="es-MX"/>
            </w:rPr>
          </w:pPr>
          <w:hyperlink w:anchor="_Toc23801696" w:history="1">
            <w:r w:rsidR="00827A79" w:rsidRPr="002F63AD">
              <w:rPr>
                <w:rStyle w:val="Hipervnculo"/>
                <w:noProof/>
              </w:rPr>
              <w:t>8.6.16.</w:t>
            </w:r>
            <w:r w:rsidR="00827A79" w:rsidRPr="002F63AD">
              <w:rPr>
                <w:rFonts w:eastAsiaTheme="minorEastAsia"/>
                <w:i w:val="0"/>
                <w:noProof/>
                <w:lang w:eastAsia="es-MX"/>
              </w:rPr>
              <w:tab/>
            </w:r>
            <w:r w:rsidR="00827A79" w:rsidRPr="002F63AD">
              <w:rPr>
                <w:rStyle w:val="Hipervnculo"/>
                <w:noProof/>
              </w:rPr>
              <w:t>Requisito funcional 16</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_Toc23801696 \h </w:instrText>
            </w:r>
            <w:r w:rsidR="00827A79" w:rsidRPr="002F63AD">
              <w:rPr>
                <w:noProof/>
                <w:webHidden/>
              </w:rPr>
            </w:r>
            <w:r w:rsidR="00827A79" w:rsidRPr="002F63AD">
              <w:rPr>
                <w:noProof/>
                <w:webHidden/>
              </w:rPr>
              <w:fldChar w:fldCharType="separate"/>
            </w:r>
            <w:r w:rsidR="00827A79" w:rsidRPr="002F63AD">
              <w:rPr>
                <w:noProof/>
                <w:webHidden/>
              </w:rPr>
              <w:t>33</w:t>
            </w:r>
            <w:r w:rsidR="00827A79" w:rsidRPr="002F63AD">
              <w:rPr>
                <w:noProof/>
                <w:webHidden/>
              </w:rPr>
              <w:fldChar w:fldCharType="end"/>
            </w:r>
          </w:hyperlink>
        </w:p>
        <w:p w14:paraId="1275CF73" w14:textId="3BAA63EC" w:rsidR="00827A79" w:rsidRPr="002F63AD" w:rsidRDefault="00DA6330">
          <w:pPr>
            <w:pStyle w:val="TDC2"/>
            <w:tabs>
              <w:tab w:val="left" w:pos="880"/>
              <w:tab w:val="right" w:leader="dot" w:pos="8828"/>
            </w:tabs>
            <w:rPr>
              <w:rFonts w:eastAsiaTheme="minorEastAsia"/>
              <w:smallCaps w:val="0"/>
              <w:noProof/>
              <w:lang w:eastAsia="es-MX"/>
            </w:rPr>
          </w:pPr>
          <w:hyperlink w:anchor="_Toc23801697" w:history="1">
            <w:r w:rsidR="00827A79" w:rsidRPr="002F63AD">
              <w:rPr>
                <w:rStyle w:val="Hipervnculo"/>
                <w:noProof/>
              </w:rPr>
              <w:t>8.7.</w:t>
            </w:r>
            <w:r w:rsidR="00827A79" w:rsidRPr="002F63AD">
              <w:rPr>
                <w:rFonts w:eastAsiaTheme="minorEastAsia"/>
                <w:smallCaps w:val="0"/>
                <w:noProof/>
                <w:lang w:eastAsia="es-MX"/>
              </w:rPr>
              <w:tab/>
            </w:r>
            <w:r w:rsidR="00827A79" w:rsidRPr="002F63AD">
              <w:rPr>
                <w:rStyle w:val="Hipervnculo"/>
                <w:noProof/>
              </w:rPr>
              <w:t>Requisitos no funcionales</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_Toc23801697 \h </w:instrText>
            </w:r>
            <w:r w:rsidR="00827A79" w:rsidRPr="002F63AD">
              <w:rPr>
                <w:noProof/>
                <w:webHidden/>
              </w:rPr>
            </w:r>
            <w:r w:rsidR="00827A79" w:rsidRPr="002F63AD">
              <w:rPr>
                <w:noProof/>
                <w:webHidden/>
              </w:rPr>
              <w:fldChar w:fldCharType="separate"/>
            </w:r>
            <w:r w:rsidR="00827A79" w:rsidRPr="002F63AD">
              <w:rPr>
                <w:noProof/>
                <w:webHidden/>
              </w:rPr>
              <w:t>33</w:t>
            </w:r>
            <w:r w:rsidR="00827A79" w:rsidRPr="002F63AD">
              <w:rPr>
                <w:noProof/>
                <w:webHidden/>
              </w:rPr>
              <w:fldChar w:fldCharType="end"/>
            </w:r>
          </w:hyperlink>
        </w:p>
        <w:p w14:paraId="4CA42F4A" w14:textId="441CDBAB" w:rsidR="00827A79" w:rsidRPr="002F63AD" w:rsidRDefault="00DA6330">
          <w:pPr>
            <w:pStyle w:val="TDC3"/>
            <w:tabs>
              <w:tab w:val="left" w:pos="1320"/>
              <w:tab w:val="right" w:leader="dot" w:pos="8828"/>
            </w:tabs>
            <w:rPr>
              <w:rFonts w:eastAsiaTheme="minorEastAsia"/>
              <w:i w:val="0"/>
              <w:noProof/>
              <w:lang w:eastAsia="es-MX"/>
            </w:rPr>
          </w:pPr>
          <w:hyperlink w:anchor="_Toc23801698" w:history="1">
            <w:r w:rsidR="00827A79" w:rsidRPr="002F63AD">
              <w:rPr>
                <w:rStyle w:val="Hipervnculo"/>
                <w:noProof/>
              </w:rPr>
              <w:t>8.7.1.</w:t>
            </w:r>
            <w:r w:rsidR="00827A79" w:rsidRPr="002F63AD">
              <w:rPr>
                <w:rFonts w:eastAsiaTheme="minorEastAsia"/>
                <w:i w:val="0"/>
                <w:noProof/>
                <w:lang w:eastAsia="es-MX"/>
              </w:rPr>
              <w:tab/>
            </w:r>
            <w:r w:rsidR="00827A79" w:rsidRPr="002F63AD">
              <w:rPr>
                <w:rStyle w:val="Hipervnculo"/>
                <w:noProof/>
              </w:rPr>
              <w:t>Disponibilidad</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_Toc23801698 \h </w:instrText>
            </w:r>
            <w:r w:rsidR="00827A79" w:rsidRPr="002F63AD">
              <w:rPr>
                <w:noProof/>
                <w:webHidden/>
              </w:rPr>
            </w:r>
            <w:r w:rsidR="00827A79" w:rsidRPr="002F63AD">
              <w:rPr>
                <w:noProof/>
                <w:webHidden/>
              </w:rPr>
              <w:fldChar w:fldCharType="separate"/>
            </w:r>
            <w:r w:rsidR="00827A79" w:rsidRPr="002F63AD">
              <w:rPr>
                <w:noProof/>
                <w:webHidden/>
              </w:rPr>
              <w:t>33</w:t>
            </w:r>
            <w:r w:rsidR="00827A79" w:rsidRPr="002F63AD">
              <w:rPr>
                <w:noProof/>
                <w:webHidden/>
              </w:rPr>
              <w:fldChar w:fldCharType="end"/>
            </w:r>
          </w:hyperlink>
        </w:p>
        <w:p w14:paraId="51B712C8" w14:textId="6B630339" w:rsidR="00827A79" w:rsidRPr="002F63AD" w:rsidRDefault="00DA6330">
          <w:pPr>
            <w:pStyle w:val="TDC3"/>
            <w:tabs>
              <w:tab w:val="left" w:pos="1320"/>
              <w:tab w:val="right" w:leader="dot" w:pos="8828"/>
            </w:tabs>
            <w:rPr>
              <w:rFonts w:eastAsiaTheme="minorEastAsia"/>
              <w:i w:val="0"/>
              <w:noProof/>
              <w:lang w:eastAsia="es-MX"/>
            </w:rPr>
          </w:pPr>
          <w:hyperlink w:anchor="_Toc23801699" w:history="1">
            <w:r w:rsidR="00827A79" w:rsidRPr="002F63AD">
              <w:rPr>
                <w:rStyle w:val="Hipervnculo"/>
                <w:noProof/>
              </w:rPr>
              <w:t>8.7.2.</w:t>
            </w:r>
            <w:r w:rsidR="00827A79" w:rsidRPr="002F63AD">
              <w:rPr>
                <w:rFonts w:eastAsiaTheme="minorEastAsia"/>
                <w:i w:val="0"/>
                <w:noProof/>
                <w:lang w:eastAsia="es-MX"/>
              </w:rPr>
              <w:tab/>
            </w:r>
            <w:r w:rsidR="00827A79" w:rsidRPr="002F63AD">
              <w:rPr>
                <w:rStyle w:val="Hipervnculo"/>
                <w:noProof/>
              </w:rPr>
              <w:t>Usabilidad</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_Toc23801699 \h </w:instrText>
            </w:r>
            <w:r w:rsidR="00827A79" w:rsidRPr="002F63AD">
              <w:rPr>
                <w:noProof/>
                <w:webHidden/>
              </w:rPr>
            </w:r>
            <w:r w:rsidR="00827A79" w:rsidRPr="002F63AD">
              <w:rPr>
                <w:noProof/>
                <w:webHidden/>
              </w:rPr>
              <w:fldChar w:fldCharType="separate"/>
            </w:r>
            <w:r w:rsidR="00827A79" w:rsidRPr="002F63AD">
              <w:rPr>
                <w:noProof/>
                <w:webHidden/>
              </w:rPr>
              <w:t>34</w:t>
            </w:r>
            <w:r w:rsidR="00827A79" w:rsidRPr="002F63AD">
              <w:rPr>
                <w:noProof/>
                <w:webHidden/>
              </w:rPr>
              <w:fldChar w:fldCharType="end"/>
            </w:r>
          </w:hyperlink>
        </w:p>
        <w:p w14:paraId="775867E2" w14:textId="06B0C18D" w:rsidR="00827A79" w:rsidRPr="002F63AD" w:rsidRDefault="00DA6330">
          <w:pPr>
            <w:pStyle w:val="TDC3"/>
            <w:tabs>
              <w:tab w:val="left" w:pos="1320"/>
              <w:tab w:val="right" w:leader="dot" w:pos="8828"/>
            </w:tabs>
            <w:rPr>
              <w:rFonts w:eastAsiaTheme="minorEastAsia"/>
              <w:i w:val="0"/>
              <w:noProof/>
              <w:lang w:eastAsia="es-MX"/>
            </w:rPr>
          </w:pPr>
          <w:hyperlink w:anchor="_Toc23801700" w:history="1">
            <w:r w:rsidR="00827A79" w:rsidRPr="002F63AD">
              <w:rPr>
                <w:rStyle w:val="Hipervnculo"/>
                <w:noProof/>
              </w:rPr>
              <w:t>8.7.3.</w:t>
            </w:r>
            <w:r w:rsidR="00827A79" w:rsidRPr="002F63AD">
              <w:rPr>
                <w:rFonts w:eastAsiaTheme="minorEastAsia"/>
                <w:i w:val="0"/>
                <w:noProof/>
                <w:lang w:eastAsia="es-MX"/>
              </w:rPr>
              <w:tab/>
            </w:r>
            <w:r w:rsidR="00827A79" w:rsidRPr="002F63AD">
              <w:rPr>
                <w:rStyle w:val="Hipervnculo"/>
                <w:noProof/>
              </w:rPr>
              <w:t>Interfaz de la aplicación</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_Toc23801700 \h </w:instrText>
            </w:r>
            <w:r w:rsidR="00827A79" w:rsidRPr="002F63AD">
              <w:rPr>
                <w:noProof/>
                <w:webHidden/>
              </w:rPr>
            </w:r>
            <w:r w:rsidR="00827A79" w:rsidRPr="002F63AD">
              <w:rPr>
                <w:noProof/>
                <w:webHidden/>
              </w:rPr>
              <w:fldChar w:fldCharType="separate"/>
            </w:r>
            <w:r w:rsidR="00827A79" w:rsidRPr="002F63AD">
              <w:rPr>
                <w:noProof/>
                <w:webHidden/>
              </w:rPr>
              <w:t>34</w:t>
            </w:r>
            <w:r w:rsidR="00827A79" w:rsidRPr="002F63AD">
              <w:rPr>
                <w:noProof/>
                <w:webHidden/>
              </w:rPr>
              <w:fldChar w:fldCharType="end"/>
            </w:r>
          </w:hyperlink>
        </w:p>
        <w:p w14:paraId="15963227" w14:textId="025D352C" w:rsidR="00827A79" w:rsidRPr="002F63AD" w:rsidRDefault="00DA6330">
          <w:pPr>
            <w:pStyle w:val="TDC3"/>
            <w:tabs>
              <w:tab w:val="left" w:pos="1320"/>
              <w:tab w:val="right" w:leader="dot" w:pos="8828"/>
            </w:tabs>
            <w:rPr>
              <w:rFonts w:eastAsiaTheme="minorEastAsia"/>
              <w:i w:val="0"/>
              <w:noProof/>
              <w:lang w:eastAsia="es-MX"/>
            </w:rPr>
          </w:pPr>
          <w:hyperlink w:anchor="_Toc23801701" w:history="1">
            <w:r w:rsidR="00827A79" w:rsidRPr="002F63AD">
              <w:rPr>
                <w:rStyle w:val="Hipervnculo"/>
                <w:noProof/>
              </w:rPr>
              <w:t>8.7.4.</w:t>
            </w:r>
            <w:r w:rsidR="00827A79" w:rsidRPr="002F63AD">
              <w:rPr>
                <w:rFonts w:eastAsiaTheme="minorEastAsia"/>
                <w:i w:val="0"/>
                <w:noProof/>
                <w:lang w:eastAsia="es-MX"/>
              </w:rPr>
              <w:tab/>
            </w:r>
            <w:r w:rsidR="00827A79" w:rsidRPr="002F63AD">
              <w:rPr>
                <w:rStyle w:val="Hipervnculo"/>
                <w:noProof/>
              </w:rPr>
              <w:t>Confidencialidad</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_Toc23801701 \h </w:instrText>
            </w:r>
            <w:r w:rsidR="00827A79" w:rsidRPr="002F63AD">
              <w:rPr>
                <w:noProof/>
                <w:webHidden/>
              </w:rPr>
            </w:r>
            <w:r w:rsidR="00827A79" w:rsidRPr="002F63AD">
              <w:rPr>
                <w:noProof/>
                <w:webHidden/>
              </w:rPr>
              <w:fldChar w:fldCharType="separate"/>
            </w:r>
            <w:r w:rsidR="00827A79" w:rsidRPr="002F63AD">
              <w:rPr>
                <w:noProof/>
                <w:webHidden/>
              </w:rPr>
              <w:t>34</w:t>
            </w:r>
            <w:r w:rsidR="00827A79" w:rsidRPr="002F63AD">
              <w:rPr>
                <w:noProof/>
                <w:webHidden/>
              </w:rPr>
              <w:fldChar w:fldCharType="end"/>
            </w:r>
          </w:hyperlink>
        </w:p>
        <w:p w14:paraId="3E0ECF1F" w14:textId="510C11D3" w:rsidR="00827A79" w:rsidRPr="002F63AD" w:rsidRDefault="00DA6330">
          <w:pPr>
            <w:pStyle w:val="TDC1"/>
            <w:tabs>
              <w:tab w:val="left" w:pos="480"/>
              <w:tab w:val="right" w:leader="dot" w:pos="8828"/>
            </w:tabs>
            <w:rPr>
              <w:rFonts w:eastAsiaTheme="minorEastAsia"/>
              <w:b w:val="0"/>
              <w:caps w:val="0"/>
              <w:noProof/>
              <w:lang w:eastAsia="es-MX"/>
            </w:rPr>
          </w:pPr>
          <w:hyperlink w:anchor="_Toc23801702" w:history="1">
            <w:r w:rsidR="00827A79" w:rsidRPr="002F63AD">
              <w:rPr>
                <w:rStyle w:val="Hipervnculo"/>
                <w:noProof/>
              </w:rPr>
              <w:t>9.</w:t>
            </w:r>
            <w:r w:rsidR="00827A79" w:rsidRPr="002F63AD">
              <w:rPr>
                <w:rFonts w:eastAsiaTheme="minorEastAsia"/>
                <w:b w:val="0"/>
                <w:caps w:val="0"/>
                <w:noProof/>
                <w:lang w:eastAsia="es-MX"/>
              </w:rPr>
              <w:tab/>
            </w:r>
            <w:r w:rsidR="00827A79" w:rsidRPr="002F63AD">
              <w:rPr>
                <w:rStyle w:val="Hipervnculo"/>
                <w:noProof/>
              </w:rPr>
              <w:t>Diseño del sistema</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_Toc23801702 \h </w:instrText>
            </w:r>
            <w:r w:rsidR="00827A79" w:rsidRPr="002F63AD">
              <w:rPr>
                <w:noProof/>
                <w:webHidden/>
              </w:rPr>
            </w:r>
            <w:r w:rsidR="00827A79" w:rsidRPr="002F63AD">
              <w:rPr>
                <w:noProof/>
                <w:webHidden/>
              </w:rPr>
              <w:fldChar w:fldCharType="separate"/>
            </w:r>
            <w:r w:rsidR="00827A79" w:rsidRPr="002F63AD">
              <w:rPr>
                <w:noProof/>
                <w:webHidden/>
              </w:rPr>
              <w:t>34</w:t>
            </w:r>
            <w:r w:rsidR="00827A79" w:rsidRPr="002F63AD">
              <w:rPr>
                <w:noProof/>
                <w:webHidden/>
              </w:rPr>
              <w:fldChar w:fldCharType="end"/>
            </w:r>
          </w:hyperlink>
        </w:p>
        <w:p w14:paraId="592CA0A4" w14:textId="00DFD882" w:rsidR="00827A79" w:rsidRPr="002F63AD" w:rsidRDefault="00DA6330">
          <w:pPr>
            <w:pStyle w:val="TDC2"/>
            <w:tabs>
              <w:tab w:val="left" w:pos="880"/>
              <w:tab w:val="right" w:leader="dot" w:pos="8828"/>
            </w:tabs>
            <w:rPr>
              <w:rFonts w:eastAsiaTheme="minorEastAsia"/>
              <w:smallCaps w:val="0"/>
              <w:noProof/>
              <w:lang w:eastAsia="es-MX"/>
            </w:rPr>
          </w:pPr>
          <w:hyperlink w:anchor="_Toc23801703" w:history="1">
            <w:r w:rsidR="00827A79" w:rsidRPr="002F63AD">
              <w:rPr>
                <w:rStyle w:val="Hipervnculo"/>
                <w:noProof/>
              </w:rPr>
              <w:t>9.1.</w:t>
            </w:r>
            <w:r w:rsidR="00827A79" w:rsidRPr="002F63AD">
              <w:rPr>
                <w:rFonts w:eastAsiaTheme="minorEastAsia"/>
                <w:smallCaps w:val="0"/>
                <w:noProof/>
                <w:lang w:eastAsia="es-MX"/>
              </w:rPr>
              <w:tab/>
            </w:r>
            <w:r w:rsidR="00827A79" w:rsidRPr="002F63AD">
              <w:rPr>
                <w:rStyle w:val="Hipervnculo"/>
                <w:noProof/>
              </w:rPr>
              <w:t>Caso de uso</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_Toc23801703 \h </w:instrText>
            </w:r>
            <w:r w:rsidR="00827A79" w:rsidRPr="002F63AD">
              <w:rPr>
                <w:noProof/>
                <w:webHidden/>
              </w:rPr>
            </w:r>
            <w:r w:rsidR="00827A79" w:rsidRPr="002F63AD">
              <w:rPr>
                <w:noProof/>
                <w:webHidden/>
              </w:rPr>
              <w:fldChar w:fldCharType="separate"/>
            </w:r>
            <w:r w:rsidR="00827A79" w:rsidRPr="002F63AD">
              <w:rPr>
                <w:noProof/>
                <w:webHidden/>
              </w:rPr>
              <w:t>34</w:t>
            </w:r>
            <w:r w:rsidR="00827A79" w:rsidRPr="002F63AD">
              <w:rPr>
                <w:noProof/>
                <w:webHidden/>
              </w:rPr>
              <w:fldChar w:fldCharType="end"/>
            </w:r>
          </w:hyperlink>
        </w:p>
        <w:p w14:paraId="201B9F41" w14:textId="48D2AD16" w:rsidR="00827A79" w:rsidRPr="002F63AD" w:rsidRDefault="00DA6330">
          <w:pPr>
            <w:pStyle w:val="TDC2"/>
            <w:tabs>
              <w:tab w:val="left" w:pos="880"/>
              <w:tab w:val="right" w:leader="dot" w:pos="8828"/>
            </w:tabs>
            <w:rPr>
              <w:rFonts w:eastAsiaTheme="minorEastAsia"/>
              <w:smallCaps w:val="0"/>
              <w:noProof/>
              <w:lang w:eastAsia="es-MX"/>
            </w:rPr>
          </w:pPr>
          <w:hyperlink w:anchor="_Toc23801704" w:history="1">
            <w:r w:rsidR="00827A79" w:rsidRPr="002F63AD">
              <w:rPr>
                <w:rStyle w:val="Hipervnculo"/>
                <w:noProof/>
              </w:rPr>
              <w:t>9.2.</w:t>
            </w:r>
            <w:r w:rsidR="00827A79" w:rsidRPr="002F63AD">
              <w:rPr>
                <w:rFonts w:eastAsiaTheme="minorEastAsia"/>
                <w:smallCaps w:val="0"/>
                <w:noProof/>
                <w:lang w:eastAsia="es-MX"/>
              </w:rPr>
              <w:tab/>
            </w:r>
            <w:r w:rsidR="00827A79" w:rsidRPr="002F63AD">
              <w:rPr>
                <w:rStyle w:val="Hipervnculo"/>
                <w:noProof/>
              </w:rPr>
              <w:t>Diagramas de estado</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_Toc23801704 \h </w:instrText>
            </w:r>
            <w:r w:rsidR="00827A79" w:rsidRPr="002F63AD">
              <w:rPr>
                <w:noProof/>
                <w:webHidden/>
              </w:rPr>
            </w:r>
            <w:r w:rsidR="00827A79" w:rsidRPr="002F63AD">
              <w:rPr>
                <w:noProof/>
                <w:webHidden/>
              </w:rPr>
              <w:fldChar w:fldCharType="separate"/>
            </w:r>
            <w:r w:rsidR="00827A79" w:rsidRPr="002F63AD">
              <w:rPr>
                <w:noProof/>
                <w:webHidden/>
              </w:rPr>
              <w:t>35</w:t>
            </w:r>
            <w:r w:rsidR="00827A79" w:rsidRPr="002F63AD">
              <w:rPr>
                <w:noProof/>
                <w:webHidden/>
              </w:rPr>
              <w:fldChar w:fldCharType="end"/>
            </w:r>
          </w:hyperlink>
        </w:p>
        <w:p w14:paraId="5EB934C3" w14:textId="0C346BD0" w:rsidR="00827A79" w:rsidRPr="002F63AD" w:rsidRDefault="00DA6330">
          <w:pPr>
            <w:pStyle w:val="TDC3"/>
            <w:tabs>
              <w:tab w:val="left" w:pos="1320"/>
              <w:tab w:val="right" w:leader="dot" w:pos="8828"/>
            </w:tabs>
            <w:rPr>
              <w:rFonts w:eastAsiaTheme="minorEastAsia"/>
              <w:i w:val="0"/>
              <w:noProof/>
              <w:lang w:eastAsia="es-MX"/>
            </w:rPr>
          </w:pPr>
          <w:hyperlink w:anchor="_Toc23801705" w:history="1">
            <w:r w:rsidR="00827A79" w:rsidRPr="002F63AD">
              <w:rPr>
                <w:rStyle w:val="Hipervnculo"/>
                <w:noProof/>
              </w:rPr>
              <w:t>9.2.1.</w:t>
            </w:r>
            <w:r w:rsidR="00827A79" w:rsidRPr="002F63AD">
              <w:rPr>
                <w:rFonts w:eastAsiaTheme="minorEastAsia"/>
                <w:i w:val="0"/>
                <w:noProof/>
                <w:lang w:eastAsia="es-MX"/>
              </w:rPr>
              <w:tab/>
            </w:r>
            <w:r w:rsidR="00827A79" w:rsidRPr="002F63AD">
              <w:rPr>
                <w:rStyle w:val="Hipervnculo"/>
                <w:noProof/>
              </w:rPr>
              <w:t>Diagrama de estado para la aplicación web</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_Toc23801705 \h </w:instrText>
            </w:r>
            <w:r w:rsidR="00827A79" w:rsidRPr="002F63AD">
              <w:rPr>
                <w:noProof/>
                <w:webHidden/>
              </w:rPr>
            </w:r>
            <w:r w:rsidR="00827A79" w:rsidRPr="002F63AD">
              <w:rPr>
                <w:noProof/>
                <w:webHidden/>
              </w:rPr>
              <w:fldChar w:fldCharType="separate"/>
            </w:r>
            <w:r w:rsidR="00827A79" w:rsidRPr="002F63AD">
              <w:rPr>
                <w:noProof/>
                <w:webHidden/>
              </w:rPr>
              <w:t>35</w:t>
            </w:r>
            <w:r w:rsidR="00827A79" w:rsidRPr="002F63AD">
              <w:rPr>
                <w:noProof/>
                <w:webHidden/>
              </w:rPr>
              <w:fldChar w:fldCharType="end"/>
            </w:r>
          </w:hyperlink>
        </w:p>
        <w:p w14:paraId="022A06DE" w14:textId="01B36270" w:rsidR="00827A79" w:rsidRPr="002F63AD" w:rsidRDefault="00DA6330">
          <w:pPr>
            <w:pStyle w:val="TDC3"/>
            <w:tabs>
              <w:tab w:val="left" w:pos="1320"/>
              <w:tab w:val="right" w:leader="dot" w:pos="8828"/>
            </w:tabs>
            <w:rPr>
              <w:rFonts w:eastAsiaTheme="minorEastAsia"/>
              <w:i w:val="0"/>
              <w:noProof/>
              <w:lang w:eastAsia="es-MX"/>
            </w:rPr>
          </w:pPr>
          <w:hyperlink w:anchor="_Toc23801706" w:history="1">
            <w:r w:rsidR="00827A79" w:rsidRPr="002F63AD">
              <w:rPr>
                <w:rStyle w:val="Hipervnculo"/>
                <w:noProof/>
              </w:rPr>
              <w:t>9.2.2.</w:t>
            </w:r>
            <w:r w:rsidR="00827A79" w:rsidRPr="002F63AD">
              <w:rPr>
                <w:rFonts w:eastAsiaTheme="minorEastAsia"/>
                <w:i w:val="0"/>
                <w:noProof/>
                <w:lang w:eastAsia="es-MX"/>
              </w:rPr>
              <w:tab/>
            </w:r>
            <w:r w:rsidR="00827A79" w:rsidRPr="002F63AD">
              <w:rPr>
                <w:rStyle w:val="Hipervnculo"/>
                <w:noProof/>
              </w:rPr>
              <w:t>Diagrama de estado para módulo de consultas en Apache Marmotta</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_Toc23801706 \h </w:instrText>
            </w:r>
            <w:r w:rsidR="00827A79" w:rsidRPr="002F63AD">
              <w:rPr>
                <w:noProof/>
                <w:webHidden/>
              </w:rPr>
            </w:r>
            <w:r w:rsidR="00827A79" w:rsidRPr="002F63AD">
              <w:rPr>
                <w:noProof/>
                <w:webHidden/>
              </w:rPr>
              <w:fldChar w:fldCharType="separate"/>
            </w:r>
            <w:r w:rsidR="00827A79" w:rsidRPr="002F63AD">
              <w:rPr>
                <w:noProof/>
                <w:webHidden/>
              </w:rPr>
              <w:t>35</w:t>
            </w:r>
            <w:r w:rsidR="00827A79" w:rsidRPr="002F63AD">
              <w:rPr>
                <w:noProof/>
                <w:webHidden/>
              </w:rPr>
              <w:fldChar w:fldCharType="end"/>
            </w:r>
          </w:hyperlink>
        </w:p>
        <w:p w14:paraId="215626F3" w14:textId="711A7649" w:rsidR="00827A79" w:rsidRPr="002F63AD" w:rsidRDefault="00DA6330">
          <w:pPr>
            <w:pStyle w:val="TDC2"/>
            <w:tabs>
              <w:tab w:val="left" w:pos="880"/>
              <w:tab w:val="right" w:leader="dot" w:pos="8828"/>
            </w:tabs>
            <w:rPr>
              <w:rFonts w:eastAsiaTheme="minorEastAsia"/>
              <w:smallCaps w:val="0"/>
              <w:noProof/>
              <w:lang w:eastAsia="es-MX"/>
            </w:rPr>
          </w:pPr>
          <w:hyperlink w:anchor="_Toc23801707" w:history="1">
            <w:r w:rsidR="00827A79" w:rsidRPr="002F63AD">
              <w:rPr>
                <w:rStyle w:val="Hipervnculo"/>
                <w:noProof/>
              </w:rPr>
              <w:t>9.3.</w:t>
            </w:r>
            <w:r w:rsidR="00827A79" w:rsidRPr="002F63AD">
              <w:rPr>
                <w:rFonts w:eastAsiaTheme="minorEastAsia"/>
                <w:smallCaps w:val="0"/>
                <w:noProof/>
                <w:lang w:eastAsia="es-MX"/>
              </w:rPr>
              <w:tab/>
            </w:r>
            <w:r w:rsidR="00827A79" w:rsidRPr="002F63AD">
              <w:rPr>
                <w:rStyle w:val="Hipervnculo"/>
                <w:noProof/>
              </w:rPr>
              <w:t>Diagramas de secuencia</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_Toc23801707 \h </w:instrText>
            </w:r>
            <w:r w:rsidR="00827A79" w:rsidRPr="002F63AD">
              <w:rPr>
                <w:noProof/>
                <w:webHidden/>
              </w:rPr>
            </w:r>
            <w:r w:rsidR="00827A79" w:rsidRPr="002F63AD">
              <w:rPr>
                <w:noProof/>
                <w:webHidden/>
              </w:rPr>
              <w:fldChar w:fldCharType="separate"/>
            </w:r>
            <w:r w:rsidR="00827A79" w:rsidRPr="002F63AD">
              <w:rPr>
                <w:noProof/>
                <w:webHidden/>
              </w:rPr>
              <w:t>36</w:t>
            </w:r>
            <w:r w:rsidR="00827A79" w:rsidRPr="002F63AD">
              <w:rPr>
                <w:noProof/>
                <w:webHidden/>
              </w:rPr>
              <w:fldChar w:fldCharType="end"/>
            </w:r>
          </w:hyperlink>
        </w:p>
        <w:p w14:paraId="012109E1" w14:textId="6EDBCF04" w:rsidR="00827A79" w:rsidRPr="002F63AD" w:rsidRDefault="00DA6330">
          <w:pPr>
            <w:pStyle w:val="TDC3"/>
            <w:tabs>
              <w:tab w:val="left" w:pos="1320"/>
              <w:tab w:val="right" w:leader="dot" w:pos="8828"/>
            </w:tabs>
            <w:rPr>
              <w:rFonts w:eastAsiaTheme="minorEastAsia"/>
              <w:i w:val="0"/>
              <w:noProof/>
              <w:lang w:eastAsia="es-MX"/>
            </w:rPr>
          </w:pPr>
          <w:hyperlink w:anchor="_Toc23801708" w:history="1">
            <w:r w:rsidR="00827A79" w:rsidRPr="002F63AD">
              <w:rPr>
                <w:rStyle w:val="Hipervnculo"/>
                <w:noProof/>
              </w:rPr>
              <w:t>9.3.1.</w:t>
            </w:r>
            <w:r w:rsidR="00827A79" w:rsidRPr="002F63AD">
              <w:rPr>
                <w:rFonts w:eastAsiaTheme="minorEastAsia"/>
                <w:i w:val="0"/>
                <w:noProof/>
                <w:lang w:eastAsia="es-MX"/>
              </w:rPr>
              <w:tab/>
            </w:r>
            <w:r w:rsidR="00827A79" w:rsidRPr="002F63AD">
              <w:rPr>
                <w:rStyle w:val="Hipervnculo"/>
                <w:noProof/>
              </w:rPr>
              <w:t>Diagrama de secuencia para aplicación web.</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_Toc23801708 \h </w:instrText>
            </w:r>
            <w:r w:rsidR="00827A79" w:rsidRPr="002F63AD">
              <w:rPr>
                <w:noProof/>
                <w:webHidden/>
              </w:rPr>
            </w:r>
            <w:r w:rsidR="00827A79" w:rsidRPr="002F63AD">
              <w:rPr>
                <w:noProof/>
                <w:webHidden/>
              </w:rPr>
              <w:fldChar w:fldCharType="separate"/>
            </w:r>
            <w:r w:rsidR="00827A79" w:rsidRPr="002F63AD">
              <w:rPr>
                <w:noProof/>
                <w:webHidden/>
              </w:rPr>
              <w:t>36</w:t>
            </w:r>
            <w:r w:rsidR="00827A79" w:rsidRPr="002F63AD">
              <w:rPr>
                <w:noProof/>
                <w:webHidden/>
              </w:rPr>
              <w:fldChar w:fldCharType="end"/>
            </w:r>
          </w:hyperlink>
        </w:p>
        <w:p w14:paraId="6B84BFCC" w14:textId="5F8B85B3" w:rsidR="00827A79" w:rsidRPr="002F63AD" w:rsidRDefault="00DA6330">
          <w:pPr>
            <w:pStyle w:val="TDC3"/>
            <w:tabs>
              <w:tab w:val="left" w:pos="1320"/>
              <w:tab w:val="right" w:leader="dot" w:pos="8828"/>
            </w:tabs>
            <w:rPr>
              <w:rFonts w:eastAsiaTheme="minorEastAsia"/>
              <w:i w:val="0"/>
              <w:noProof/>
              <w:lang w:eastAsia="es-MX"/>
            </w:rPr>
          </w:pPr>
          <w:hyperlink w:anchor="_Toc23801709" w:history="1">
            <w:r w:rsidR="00827A79" w:rsidRPr="002F63AD">
              <w:rPr>
                <w:rStyle w:val="Hipervnculo"/>
                <w:noProof/>
              </w:rPr>
              <w:t>9.3.2.</w:t>
            </w:r>
            <w:r w:rsidR="00827A79" w:rsidRPr="002F63AD">
              <w:rPr>
                <w:rFonts w:eastAsiaTheme="minorEastAsia"/>
                <w:i w:val="0"/>
                <w:noProof/>
                <w:lang w:eastAsia="es-MX"/>
              </w:rPr>
              <w:tab/>
            </w:r>
            <w:r w:rsidR="00827A79" w:rsidRPr="002F63AD">
              <w:rPr>
                <w:rStyle w:val="Hipervnculo"/>
                <w:noProof/>
              </w:rPr>
              <w:t>Diagrama de secuencia para módulo de consultas federadas geoespaciales.</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_Toc23801709 \h </w:instrText>
            </w:r>
            <w:r w:rsidR="00827A79" w:rsidRPr="002F63AD">
              <w:rPr>
                <w:noProof/>
                <w:webHidden/>
              </w:rPr>
            </w:r>
            <w:r w:rsidR="00827A79" w:rsidRPr="002F63AD">
              <w:rPr>
                <w:noProof/>
                <w:webHidden/>
              </w:rPr>
              <w:fldChar w:fldCharType="separate"/>
            </w:r>
            <w:r w:rsidR="00827A79" w:rsidRPr="002F63AD">
              <w:rPr>
                <w:noProof/>
                <w:webHidden/>
              </w:rPr>
              <w:t>37</w:t>
            </w:r>
            <w:r w:rsidR="00827A79" w:rsidRPr="002F63AD">
              <w:rPr>
                <w:noProof/>
                <w:webHidden/>
              </w:rPr>
              <w:fldChar w:fldCharType="end"/>
            </w:r>
          </w:hyperlink>
        </w:p>
        <w:p w14:paraId="5EBEE4C1" w14:textId="4ECD3DFB" w:rsidR="00827A79" w:rsidRPr="002F63AD" w:rsidRDefault="00DA6330">
          <w:pPr>
            <w:pStyle w:val="TDC2"/>
            <w:tabs>
              <w:tab w:val="left" w:pos="880"/>
              <w:tab w:val="right" w:leader="dot" w:pos="8828"/>
            </w:tabs>
            <w:rPr>
              <w:rFonts w:eastAsiaTheme="minorEastAsia"/>
              <w:smallCaps w:val="0"/>
              <w:noProof/>
              <w:lang w:eastAsia="es-MX"/>
            </w:rPr>
          </w:pPr>
          <w:hyperlink w:anchor="_Toc23801710" w:history="1">
            <w:r w:rsidR="00827A79" w:rsidRPr="002F63AD">
              <w:rPr>
                <w:rStyle w:val="Hipervnculo"/>
                <w:noProof/>
              </w:rPr>
              <w:t>9.4.</w:t>
            </w:r>
            <w:r w:rsidR="00827A79" w:rsidRPr="002F63AD">
              <w:rPr>
                <w:rFonts w:eastAsiaTheme="minorEastAsia"/>
                <w:smallCaps w:val="0"/>
                <w:noProof/>
                <w:lang w:eastAsia="es-MX"/>
              </w:rPr>
              <w:tab/>
            </w:r>
            <w:r w:rsidR="00827A79" w:rsidRPr="002F63AD">
              <w:rPr>
                <w:rStyle w:val="Hipervnculo"/>
                <w:noProof/>
              </w:rPr>
              <w:t>Secuencia de interfaces</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_Toc23801710 \h </w:instrText>
            </w:r>
            <w:r w:rsidR="00827A79" w:rsidRPr="002F63AD">
              <w:rPr>
                <w:noProof/>
                <w:webHidden/>
              </w:rPr>
            </w:r>
            <w:r w:rsidR="00827A79" w:rsidRPr="002F63AD">
              <w:rPr>
                <w:noProof/>
                <w:webHidden/>
              </w:rPr>
              <w:fldChar w:fldCharType="separate"/>
            </w:r>
            <w:r w:rsidR="00827A79" w:rsidRPr="002F63AD">
              <w:rPr>
                <w:noProof/>
                <w:webHidden/>
              </w:rPr>
              <w:t>39</w:t>
            </w:r>
            <w:r w:rsidR="00827A79" w:rsidRPr="002F63AD">
              <w:rPr>
                <w:noProof/>
                <w:webHidden/>
              </w:rPr>
              <w:fldChar w:fldCharType="end"/>
            </w:r>
          </w:hyperlink>
        </w:p>
        <w:p w14:paraId="5C5A97DA" w14:textId="0C55A7B3" w:rsidR="00827A79" w:rsidRPr="002F63AD" w:rsidRDefault="00DA6330">
          <w:pPr>
            <w:pStyle w:val="TDC1"/>
            <w:tabs>
              <w:tab w:val="right" w:leader="dot" w:pos="8828"/>
            </w:tabs>
            <w:rPr>
              <w:rFonts w:eastAsiaTheme="minorEastAsia"/>
              <w:b w:val="0"/>
              <w:caps w:val="0"/>
              <w:noProof/>
              <w:lang w:eastAsia="es-MX"/>
            </w:rPr>
          </w:pPr>
          <w:hyperlink w:anchor="_Toc23801711" w:history="1">
            <w:r w:rsidR="00827A79" w:rsidRPr="002F63AD">
              <w:rPr>
                <w:rStyle w:val="Hipervnculo"/>
                <w:noProof/>
              </w:rPr>
              <w:t>Referencias</w:t>
            </w:r>
            <w:r w:rsidR="00827A79" w:rsidRPr="002F63AD">
              <w:rPr>
                <w:noProof/>
                <w:webHidden/>
              </w:rPr>
              <w:tab/>
            </w:r>
            <w:r w:rsidR="00827A79" w:rsidRPr="002F63AD">
              <w:rPr>
                <w:noProof/>
                <w:webHidden/>
              </w:rPr>
              <w:fldChar w:fldCharType="begin"/>
            </w:r>
            <w:r w:rsidR="00827A79" w:rsidRPr="002F63AD">
              <w:rPr>
                <w:noProof/>
                <w:webHidden/>
              </w:rPr>
              <w:instrText xml:space="preserve"> PAGEREF _Toc23801711 \h </w:instrText>
            </w:r>
            <w:r w:rsidR="00827A79" w:rsidRPr="002F63AD">
              <w:rPr>
                <w:noProof/>
                <w:webHidden/>
              </w:rPr>
            </w:r>
            <w:r w:rsidR="00827A79" w:rsidRPr="002F63AD">
              <w:rPr>
                <w:noProof/>
                <w:webHidden/>
              </w:rPr>
              <w:fldChar w:fldCharType="separate"/>
            </w:r>
            <w:r w:rsidR="00827A79" w:rsidRPr="002F63AD">
              <w:rPr>
                <w:noProof/>
                <w:webHidden/>
              </w:rPr>
              <w:t>40</w:t>
            </w:r>
            <w:r w:rsidR="00827A79" w:rsidRPr="002F63AD">
              <w:rPr>
                <w:noProof/>
                <w:webHidden/>
              </w:rPr>
              <w:fldChar w:fldCharType="end"/>
            </w:r>
          </w:hyperlink>
        </w:p>
        <w:p w14:paraId="1C76F083" w14:textId="1A807AF0" w:rsidR="00230FC2" w:rsidRPr="002F63AD" w:rsidRDefault="00230FC2">
          <w:pPr>
            <w:rPr>
              <w:lang w:val="es-MX"/>
            </w:rPr>
          </w:pPr>
          <w:r w:rsidRPr="002F63AD">
            <w:rPr>
              <w:b/>
              <w:bCs/>
              <w:lang w:val="es-MX"/>
            </w:rPr>
            <w:fldChar w:fldCharType="end"/>
          </w:r>
        </w:p>
      </w:sdtContent>
    </w:sdt>
    <w:p w14:paraId="783E05EC" w14:textId="77777777" w:rsidR="002F0277" w:rsidRPr="002F63AD" w:rsidRDefault="002F0277" w:rsidP="002F0277">
      <w:pPr>
        <w:rPr>
          <w:lang w:val="es-MX"/>
        </w:rPr>
      </w:pPr>
    </w:p>
    <w:p w14:paraId="7E7638AD" w14:textId="77777777" w:rsidR="002F0277" w:rsidRPr="002F63AD" w:rsidRDefault="002F0277" w:rsidP="002F0277">
      <w:pPr>
        <w:rPr>
          <w:lang w:val="es-MX"/>
        </w:rPr>
      </w:pPr>
    </w:p>
    <w:p w14:paraId="18692E20" w14:textId="77777777" w:rsidR="002F0277" w:rsidRPr="002F63AD" w:rsidRDefault="002F0277" w:rsidP="002F0277">
      <w:pPr>
        <w:rPr>
          <w:lang w:val="es-MX"/>
        </w:rPr>
      </w:pPr>
    </w:p>
    <w:p w14:paraId="161B3D0C" w14:textId="77777777" w:rsidR="002F0277" w:rsidRPr="002F63AD" w:rsidRDefault="002F0277" w:rsidP="002F0277">
      <w:pPr>
        <w:rPr>
          <w:lang w:val="es-MX"/>
        </w:rPr>
      </w:pPr>
    </w:p>
    <w:p w14:paraId="2E01AA69" w14:textId="77777777" w:rsidR="002F0277" w:rsidRPr="002F63AD" w:rsidRDefault="002F0277" w:rsidP="002F0277">
      <w:pPr>
        <w:rPr>
          <w:lang w:val="es-MX"/>
        </w:rPr>
      </w:pPr>
    </w:p>
    <w:p w14:paraId="096212D0" w14:textId="38D17FDA" w:rsidR="00230FC2" w:rsidRPr="002F63AD" w:rsidRDefault="00230FC2" w:rsidP="002F0277">
      <w:pPr>
        <w:rPr>
          <w:lang w:val="es-MX"/>
        </w:rPr>
      </w:pPr>
    </w:p>
    <w:p w14:paraId="27A9F144" w14:textId="5853458A" w:rsidR="002F0277" w:rsidRPr="002F63AD" w:rsidRDefault="002F0277" w:rsidP="00230FC2">
      <w:pPr>
        <w:pStyle w:val="1Estilo1"/>
        <w:numPr>
          <w:ilvl w:val="0"/>
          <w:numId w:val="7"/>
        </w:numPr>
      </w:pPr>
      <w:bookmarkStart w:id="5" w:name="_Toc18501831"/>
      <w:bookmarkStart w:id="6" w:name="_Toc23801647"/>
      <w:r w:rsidRPr="002F63AD">
        <w:lastRenderedPageBreak/>
        <w:t>Introducción</w:t>
      </w:r>
      <w:bookmarkEnd w:id="5"/>
      <w:bookmarkEnd w:id="6"/>
    </w:p>
    <w:p w14:paraId="44668E90" w14:textId="1F9EC3C6" w:rsidR="002F0277" w:rsidRPr="002F63AD" w:rsidRDefault="002F0277" w:rsidP="002F0277">
      <w:pPr>
        <w:jc w:val="both"/>
        <w:rPr>
          <w:lang w:val="es-MX"/>
        </w:rPr>
      </w:pPr>
      <w:r w:rsidRPr="002F63AD">
        <w:rPr>
          <w:lang w:val="es-MX"/>
        </w:rPr>
        <w:t>La creación de la Web, llevada a cabo por Tim Berners Lee, y la popularidad que alcanzó provocó que los usuarios se interesaran en aportar contenido de toda índole en poco tiempo sin prestar atención a desarrollar un conjunto de buenas prácticas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Content>
          <w:r w:rsidR="00E27D35" w:rsidRPr="002F63AD">
            <w:rPr>
              <w:lang w:val="es-MX"/>
            </w:rPr>
            <w:fldChar w:fldCharType="begin"/>
          </w:r>
          <w:r w:rsidR="00E27D35" w:rsidRPr="002F63AD">
            <w:rPr>
              <w:lang w:val="es-MX"/>
            </w:rPr>
            <w:instrText xml:space="preserve"> CITATION Ber01 \l 2058 </w:instrText>
          </w:r>
          <w:r w:rsidR="00E27D35" w:rsidRPr="002F63AD">
            <w:rPr>
              <w:lang w:val="es-MX"/>
            </w:rPr>
            <w:fldChar w:fldCharType="separate"/>
          </w:r>
          <w:r w:rsidR="00595C94" w:rsidRPr="002F63AD">
            <w:rPr>
              <w:noProof/>
              <w:lang w:val="es-MX"/>
            </w:rPr>
            <w:t xml:space="preserve"> [1]</w:t>
          </w:r>
          <w:r w:rsidR="00E27D35" w:rsidRPr="002F63AD">
            <w:rPr>
              <w:lang w:val="es-MX"/>
            </w:rPr>
            <w:fldChar w:fldCharType="end"/>
          </w:r>
        </w:sdtContent>
      </w:sdt>
      <w:r w:rsidRPr="002F63AD">
        <w:rPr>
          <w:lang w:val="es-MX"/>
        </w:rPr>
        <w:t>. Sin embargo, se propuso una evolución que le permitiría a la Web tener un contexto y significado en el contenido que alberga en ella; es aquí donde surge la Web Semántica. Con esta propuesta se pretende que el contenido en Web pueda ser interpretada por las computadoras a nivel semántico</w:t>
      </w:r>
      <w:sdt>
        <w:sdtPr>
          <w:rPr>
            <w:lang w:val="es-MX"/>
          </w:rPr>
          <w:id w:val="1482735576"/>
          <w:citation/>
        </w:sdtPr>
        <w:sdtContent>
          <w:r w:rsidR="00E27D35" w:rsidRPr="002F63AD">
            <w:rPr>
              <w:lang w:val="es-MX"/>
            </w:rPr>
            <w:fldChar w:fldCharType="begin"/>
          </w:r>
          <w:r w:rsidR="00E27D35" w:rsidRPr="002F63AD">
            <w:rPr>
              <w:lang w:val="es-MX"/>
            </w:rPr>
            <w:instrText xml:space="preserve"> CITATION Biz09 \l 2058 </w:instrText>
          </w:r>
          <w:r w:rsidR="00E27D35" w:rsidRPr="002F63AD">
            <w:rPr>
              <w:lang w:val="es-MX"/>
            </w:rPr>
            <w:fldChar w:fldCharType="separate"/>
          </w:r>
          <w:r w:rsidR="00595C94" w:rsidRPr="002F63AD">
            <w:rPr>
              <w:noProof/>
              <w:lang w:val="es-MX"/>
            </w:rPr>
            <w:t xml:space="preserve"> [2]</w:t>
          </w:r>
          <w:r w:rsidR="00E27D35" w:rsidRPr="002F63AD">
            <w:rPr>
              <w:lang w:val="es-MX"/>
            </w:rPr>
            <w:fldChar w:fldCharType="end"/>
          </w:r>
        </w:sdtContent>
      </w:sdt>
      <w:r w:rsidRPr="002F63AD">
        <w:rPr>
          <w:lang w:val="es-MX"/>
        </w:rPr>
        <w:t xml:space="preserve">. A partir de este acontecimiento surgen servidores de </w:t>
      </w:r>
      <w:r w:rsidRPr="002F63AD">
        <w:rPr>
          <w:i/>
          <w:iCs/>
          <w:lang w:val="es-MX"/>
        </w:rPr>
        <w:t>triple st</w:t>
      </w:r>
      <w:r w:rsidRPr="002F63AD">
        <w:rPr>
          <w:lang w:val="es-MX"/>
        </w:rPr>
        <w:t xml:space="preserve">ore cuya información que almacenan son tripletas en documentos del tipo Marco de Descripción de Recursos (RDF, por sus siglas en inglés) que describen entidades y relaciones en la Web Semántica a través de grafos y a su vez, surgen las plataformas de </w:t>
      </w:r>
      <w:proofErr w:type="spellStart"/>
      <w:r w:rsidRPr="002F63AD">
        <w:rPr>
          <w:i/>
          <w:iCs/>
          <w:lang w:val="es-MX"/>
        </w:rPr>
        <w:t>Linked</w:t>
      </w:r>
      <w:proofErr w:type="spellEnd"/>
      <w:r w:rsidRPr="002F63AD">
        <w:rPr>
          <w:i/>
          <w:iCs/>
          <w:lang w:val="es-MX"/>
        </w:rPr>
        <w:t xml:space="preserve"> Data</w:t>
      </w:r>
      <w:r w:rsidRPr="002F63AD">
        <w:rPr>
          <w:lang w:val="es-MX"/>
        </w:rPr>
        <w:t xml:space="preserve"> (LDP, por sus siglas en inglés) las cuales son herramientas que son capaces de manipular dichas entidades y las relaciones existentes entre ellas. </w:t>
      </w:r>
      <w:proofErr w:type="gramStart"/>
      <w:r w:rsidRPr="002F63AD">
        <w:rPr>
          <w:lang w:val="es-MX"/>
        </w:rPr>
        <w:t xml:space="preserve">Las </w:t>
      </w:r>
      <w:r w:rsidRPr="002F63AD">
        <w:rPr>
          <w:i/>
          <w:iCs/>
          <w:lang w:val="es-MX"/>
        </w:rPr>
        <w:t>triple</w:t>
      </w:r>
      <w:proofErr w:type="gramEnd"/>
      <w:r w:rsidRPr="002F63AD">
        <w:rPr>
          <w:i/>
          <w:iCs/>
          <w:lang w:val="es-MX"/>
        </w:rPr>
        <w:t xml:space="preserve"> </w:t>
      </w:r>
      <w:proofErr w:type="spellStart"/>
      <w:r w:rsidRPr="002F63AD">
        <w:rPr>
          <w:i/>
          <w:iCs/>
          <w:lang w:val="es-MX"/>
        </w:rPr>
        <w:t>stores</w:t>
      </w:r>
      <w:proofErr w:type="spellEnd"/>
      <w:r w:rsidRPr="002F63AD">
        <w:rPr>
          <w:lang w:val="es-MX"/>
        </w:rPr>
        <w:t xml:space="preserve"> se basan en SPARQL</w:t>
      </w:r>
      <w:sdt>
        <w:sdtPr>
          <w:rPr>
            <w:lang w:val="es-MX"/>
          </w:rPr>
          <w:id w:val="781855077"/>
          <w:citation/>
        </w:sdtPr>
        <w:sdtContent>
          <w:r w:rsidR="00E27D35" w:rsidRPr="002F63AD">
            <w:rPr>
              <w:lang w:val="es-MX"/>
            </w:rPr>
            <w:fldChar w:fldCharType="begin"/>
          </w:r>
          <w:r w:rsidR="00E27D35" w:rsidRPr="002F63AD">
            <w:rPr>
              <w:lang w:val="es-MX"/>
            </w:rPr>
            <w:instrText xml:space="preserve"> CITATION W3C13 \l 2058 </w:instrText>
          </w:r>
          <w:r w:rsidR="00E27D35" w:rsidRPr="002F63AD">
            <w:rPr>
              <w:lang w:val="es-MX"/>
            </w:rPr>
            <w:fldChar w:fldCharType="separate"/>
          </w:r>
          <w:r w:rsidR="00595C94" w:rsidRPr="002F63AD">
            <w:rPr>
              <w:noProof/>
              <w:lang w:val="es-MX"/>
            </w:rPr>
            <w:t xml:space="preserve"> [3]</w:t>
          </w:r>
          <w:r w:rsidR="00E27D35" w:rsidRPr="002F63AD">
            <w:rPr>
              <w:lang w:val="es-MX"/>
            </w:rPr>
            <w:fldChar w:fldCharType="end"/>
          </w:r>
        </w:sdtContent>
      </w:sdt>
      <w:r w:rsidR="00E27D35" w:rsidRPr="002F63AD">
        <w:rPr>
          <w:lang w:val="es-MX"/>
        </w:rPr>
        <w:t xml:space="preserve"> </w:t>
      </w:r>
      <w:r w:rsidRPr="002F63AD">
        <w:rPr>
          <w:lang w:val="es-MX"/>
        </w:rPr>
        <w:t xml:space="preserve">que es el lenguaje estandarizado de consultas para bases de datos de tipo RDF. Este concepto también es utilizado en el dominio de la Web Semántica para datos geoespaciales donde para la realización de consultas se utiliza el estándar </w:t>
      </w:r>
      <w:proofErr w:type="spellStart"/>
      <w:r w:rsidRPr="002F63AD">
        <w:rPr>
          <w:i/>
          <w:iCs/>
          <w:lang w:val="es-MX"/>
        </w:rPr>
        <w:t>GeoSPARQL</w:t>
      </w:r>
      <w:proofErr w:type="spellEnd"/>
      <w:sdt>
        <w:sdtPr>
          <w:rPr>
            <w:lang w:val="es-MX"/>
          </w:rPr>
          <w:id w:val="-782727102"/>
          <w:citation/>
        </w:sdtPr>
        <w:sdtContent>
          <w:r w:rsidR="00882133" w:rsidRPr="002F63AD">
            <w:rPr>
              <w:lang w:val="es-MX"/>
            </w:rPr>
            <w:fldChar w:fldCharType="begin"/>
          </w:r>
          <w:r w:rsidR="00882133" w:rsidRPr="002F63AD">
            <w:rPr>
              <w:lang w:val="es-MX"/>
            </w:rPr>
            <w:instrText xml:space="preserve"> CITATION OGC12 \l 2058 </w:instrText>
          </w:r>
          <w:r w:rsidR="00882133" w:rsidRPr="002F63AD">
            <w:rPr>
              <w:lang w:val="es-MX"/>
            </w:rPr>
            <w:fldChar w:fldCharType="separate"/>
          </w:r>
          <w:r w:rsidR="00595C94" w:rsidRPr="002F63AD">
            <w:rPr>
              <w:noProof/>
              <w:lang w:val="es-MX"/>
            </w:rPr>
            <w:t xml:space="preserve"> [4]</w:t>
          </w:r>
          <w:r w:rsidR="00882133" w:rsidRPr="002F63AD">
            <w:rPr>
              <w:lang w:val="es-MX"/>
            </w:rPr>
            <w:fldChar w:fldCharType="end"/>
          </w:r>
        </w:sdtContent>
      </w:sdt>
      <w:r w:rsidRPr="002F63AD">
        <w:rPr>
          <w:lang w:val="es-MX"/>
        </w:rPr>
        <w:t>. Este estándar, en conjunto con tecnologías propias de la Web Semántica, ha sido aplicado en problemas de logística, hidrología, turismo, entre otros</w:t>
      </w:r>
      <w:sdt>
        <w:sdtPr>
          <w:rPr>
            <w:lang w:val="es-MX"/>
          </w:rPr>
          <w:id w:val="-382639080"/>
          <w:citation/>
        </w:sdtPr>
        <w:sdtContent>
          <w:r w:rsidR="0034280D" w:rsidRPr="002F63AD">
            <w:rPr>
              <w:lang w:val="es-MX"/>
            </w:rPr>
            <w:fldChar w:fldCharType="begin"/>
          </w:r>
          <w:r w:rsidR="0034280D" w:rsidRPr="002F63AD">
            <w:rPr>
              <w:lang w:val="es-MX"/>
            </w:rPr>
            <w:instrText xml:space="preserve"> CITATION Bat11 \l 2058 </w:instrText>
          </w:r>
          <w:r w:rsidR="0034280D" w:rsidRPr="002F63AD">
            <w:rPr>
              <w:lang w:val="es-MX"/>
            </w:rPr>
            <w:fldChar w:fldCharType="separate"/>
          </w:r>
          <w:r w:rsidR="00595C94" w:rsidRPr="002F63AD">
            <w:rPr>
              <w:noProof/>
              <w:lang w:val="es-MX"/>
            </w:rPr>
            <w:t xml:space="preserve"> [5]</w:t>
          </w:r>
          <w:r w:rsidR="0034280D" w:rsidRPr="002F63AD">
            <w:rPr>
              <w:lang w:val="es-MX"/>
            </w:rPr>
            <w:fldChar w:fldCharType="end"/>
          </w:r>
        </w:sdtContent>
      </w:sdt>
      <w:r w:rsidRPr="002F63AD">
        <w:rPr>
          <w:lang w:val="es-MX"/>
        </w:rPr>
        <w:t>. Estos ejemplos, con frecuencia, presentan propuestas donde se realizan consultas únicamente a un triple store y éste se encarga de devolver la información almacenada con características geoespaciales. No obstante, existen algunas propuestas donde se han realizado algunos ejemplos ad hoc de consultas federadas en el ámbito de los datos geoespaciales</w:t>
      </w:r>
      <w:sdt>
        <w:sdtPr>
          <w:rPr>
            <w:lang w:val="es-MX"/>
          </w:rPr>
          <w:id w:val="568929106"/>
          <w:citation/>
        </w:sdtPr>
        <w:sdtContent>
          <w:r w:rsidR="00FB405A" w:rsidRPr="002F63AD">
            <w:rPr>
              <w:lang w:val="es-MX"/>
            </w:rPr>
            <w:fldChar w:fldCharType="begin"/>
          </w:r>
          <w:r w:rsidR="00FB405A" w:rsidRPr="002F63AD">
            <w:rPr>
              <w:lang w:val="es-MX"/>
            </w:rPr>
            <w:instrText xml:space="preserve"> CITATION Lup15 \l 2058 </w:instrText>
          </w:r>
          <w:r w:rsidR="00FB405A" w:rsidRPr="002F63AD">
            <w:rPr>
              <w:lang w:val="es-MX"/>
            </w:rPr>
            <w:fldChar w:fldCharType="separate"/>
          </w:r>
          <w:r w:rsidR="00595C94" w:rsidRPr="002F63AD">
            <w:rPr>
              <w:noProof/>
              <w:lang w:val="es-MX"/>
            </w:rPr>
            <w:t xml:space="preserve"> [6]</w:t>
          </w:r>
          <w:r w:rsidR="00FB405A" w:rsidRPr="002F63AD">
            <w:rPr>
              <w:lang w:val="es-MX"/>
            </w:rPr>
            <w:fldChar w:fldCharType="end"/>
          </w:r>
        </w:sdtContent>
      </w:sdt>
      <w:r w:rsidRPr="002F63AD">
        <w:rPr>
          <w:lang w:val="es-MX"/>
        </w:rPr>
        <w:t xml:space="preserve">. Sin embargo, el estado del arte actual presenta una importante limitación, ya que existen </w:t>
      </w:r>
      <w:r w:rsidRPr="002F63AD">
        <w:rPr>
          <w:i/>
          <w:iCs/>
          <w:lang w:val="es-MX"/>
        </w:rPr>
        <w:t xml:space="preserve">triple </w:t>
      </w:r>
      <w:proofErr w:type="spellStart"/>
      <w:r w:rsidRPr="002F63AD">
        <w:rPr>
          <w:i/>
          <w:iCs/>
          <w:lang w:val="es-MX"/>
        </w:rPr>
        <w:t>stores</w:t>
      </w:r>
      <w:proofErr w:type="spellEnd"/>
      <w:r w:rsidRPr="002F63AD">
        <w:rPr>
          <w:lang w:val="es-MX"/>
        </w:rPr>
        <w:t xml:space="preserve"> que no permiten la realización de consultas federadas a través de </w:t>
      </w:r>
      <w:proofErr w:type="gramStart"/>
      <w:r w:rsidRPr="002F63AD">
        <w:rPr>
          <w:lang w:val="es-MX"/>
        </w:rPr>
        <w:t xml:space="preserve">múltiples </w:t>
      </w:r>
      <w:r w:rsidRPr="002F63AD">
        <w:rPr>
          <w:i/>
          <w:iCs/>
          <w:lang w:val="es-MX"/>
        </w:rPr>
        <w:t>triple</w:t>
      </w:r>
      <w:proofErr w:type="gramEnd"/>
      <w:r w:rsidRPr="002F63AD">
        <w:rPr>
          <w:i/>
          <w:iCs/>
          <w:lang w:val="es-MX"/>
        </w:rPr>
        <w:t xml:space="preserve"> </w:t>
      </w:r>
      <w:proofErr w:type="spellStart"/>
      <w:r w:rsidRPr="002F63AD">
        <w:rPr>
          <w:i/>
          <w:iCs/>
          <w:lang w:val="es-MX"/>
        </w:rPr>
        <w:t>stores</w:t>
      </w:r>
      <w:proofErr w:type="spellEnd"/>
      <w:r w:rsidRPr="002F63AD">
        <w:rPr>
          <w:lang w:val="es-MX"/>
        </w:rPr>
        <w:t xml:space="preserve"> que presenten de información geoespacial (conforme a </w:t>
      </w:r>
      <w:proofErr w:type="spellStart"/>
      <w:r w:rsidRPr="002F63AD">
        <w:rPr>
          <w:i/>
          <w:iCs/>
          <w:lang w:val="es-MX"/>
        </w:rPr>
        <w:t>GeoSPARQL</w:t>
      </w:r>
      <w:proofErr w:type="spellEnd"/>
      <w:r w:rsidRPr="002F63AD">
        <w:rPr>
          <w:lang w:val="es-MX"/>
        </w:rPr>
        <w:t xml:space="preserve">) en el contexto de la nube de </w:t>
      </w:r>
      <w:proofErr w:type="spellStart"/>
      <w:r w:rsidRPr="002F63AD">
        <w:rPr>
          <w:i/>
          <w:iCs/>
          <w:lang w:val="es-MX"/>
        </w:rPr>
        <w:t>Linked</w:t>
      </w:r>
      <w:proofErr w:type="spellEnd"/>
      <w:r w:rsidRPr="002F63AD">
        <w:rPr>
          <w:i/>
          <w:iCs/>
          <w:lang w:val="es-MX"/>
        </w:rPr>
        <w:t xml:space="preserve"> Data</w:t>
      </w:r>
      <w:r w:rsidRPr="002F63AD">
        <w:rPr>
          <w:lang w:val="es-MX"/>
        </w:rPr>
        <w:t xml:space="preserve">. </w:t>
      </w:r>
    </w:p>
    <w:p w14:paraId="2D77F864" w14:textId="77777777" w:rsidR="002F0277" w:rsidRPr="002F63AD" w:rsidRDefault="002F0277" w:rsidP="002F0277">
      <w:pPr>
        <w:jc w:val="both"/>
        <w:rPr>
          <w:lang w:val="es-MX"/>
        </w:rPr>
      </w:pPr>
    </w:p>
    <w:p w14:paraId="6E80D224" w14:textId="3AECEE92" w:rsidR="002F0277" w:rsidRPr="002F63AD" w:rsidRDefault="002F0277" w:rsidP="007132F0">
      <w:pPr>
        <w:pStyle w:val="Ttulo1"/>
        <w:numPr>
          <w:ilvl w:val="0"/>
          <w:numId w:val="7"/>
        </w:numPr>
        <w:rPr>
          <w:lang w:val="es-MX"/>
        </w:rPr>
      </w:pPr>
      <w:bookmarkStart w:id="7" w:name="_Toc18501832"/>
      <w:bookmarkStart w:id="8" w:name="_Toc23801648"/>
      <w:r w:rsidRPr="002F63AD">
        <w:rPr>
          <w:lang w:val="es-MX"/>
        </w:rPr>
        <w:t>Justificación</w:t>
      </w:r>
      <w:bookmarkEnd w:id="7"/>
      <w:bookmarkEnd w:id="8"/>
    </w:p>
    <w:p w14:paraId="5F0AA9A9" w14:textId="6342EC01" w:rsidR="002F0277" w:rsidRPr="002F63AD" w:rsidRDefault="002F0277" w:rsidP="002F0277">
      <w:pPr>
        <w:jc w:val="both"/>
        <w:rPr>
          <w:lang w:val="es-MX"/>
        </w:rPr>
      </w:pPr>
      <w:r w:rsidRPr="002F63AD">
        <w:rPr>
          <w:lang w:val="es-MX"/>
        </w:rPr>
        <w:t xml:space="preserve">Existen diversas empresas y organizaciones que se encargan de desarrollar herramientas para la Web Semántica y </w:t>
      </w:r>
      <w:proofErr w:type="spellStart"/>
      <w:r w:rsidRPr="002F63AD">
        <w:rPr>
          <w:i/>
          <w:iCs/>
          <w:lang w:val="es-MX"/>
        </w:rPr>
        <w:t>Linked</w:t>
      </w:r>
      <w:proofErr w:type="spellEnd"/>
      <w:r w:rsidRPr="002F63AD">
        <w:rPr>
          <w:i/>
          <w:iCs/>
          <w:lang w:val="es-MX"/>
        </w:rPr>
        <w:t xml:space="preserve"> Data</w:t>
      </w:r>
      <w:r w:rsidRPr="002F63AD">
        <w:rPr>
          <w:lang w:val="es-MX"/>
        </w:rPr>
        <w:t xml:space="preserve"> para la manipulación y almacenamiento de datos semánticos. Una de estas organizaciones es la organización sin fines de lucro </w:t>
      </w:r>
      <w:r w:rsidRPr="002F63AD">
        <w:rPr>
          <w:i/>
          <w:iCs/>
          <w:lang w:val="es-MX"/>
        </w:rPr>
        <w:t xml:space="preserve">Apache Software </w:t>
      </w:r>
      <w:proofErr w:type="spellStart"/>
      <w:r w:rsidRPr="002F63AD">
        <w:rPr>
          <w:i/>
          <w:iCs/>
          <w:lang w:val="es-MX"/>
        </w:rPr>
        <w:t>Foundation</w:t>
      </w:r>
      <w:proofErr w:type="spellEnd"/>
      <w:r w:rsidRPr="002F63AD">
        <w:rPr>
          <w:lang w:val="es-MX"/>
        </w:rPr>
        <w:t xml:space="preserve"> (ASF) la cual ofrece diversas herramientas para diferentes necesidades en cuanto a software se refiere. Ejemplos de estas herramienta</w:t>
      </w:r>
      <w:r w:rsidR="00FB405A" w:rsidRPr="002F63AD">
        <w:rPr>
          <w:lang w:val="es-MX"/>
        </w:rPr>
        <w:t>s</w:t>
      </w:r>
      <w:r w:rsidRPr="002F63AD">
        <w:rPr>
          <w:lang w:val="es-MX"/>
        </w:rPr>
        <w:t xml:space="preserve"> son servidores Web, </w:t>
      </w:r>
      <w:proofErr w:type="spellStart"/>
      <w:r w:rsidRPr="002F63AD">
        <w:rPr>
          <w:i/>
          <w:iCs/>
          <w:lang w:val="es-MX"/>
        </w:rPr>
        <w:t>frameworks</w:t>
      </w:r>
      <w:proofErr w:type="spellEnd"/>
      <w:r w:rsidRPr="002F63AD">
        <w:rPr>
          <w:lang w:val="es-MX"/>
        </w:rPr>
        <w:t xml:space="preserve">, bases de datos, entre otras. Para el mundo del </w:t>
      </w:r>
      <w:proofErr w:type="spellStart"/>
      <w:r w:rsidRPr="002F63AD">
        <w:rPr>
          <w:i/>
          <w:iCs/>
          <w:lang w:val="es-MX"/>
        </w:rPr>
        <w:t>Linked</w:t>
      </w:r>
      <w:proofErr w:type="spellEnd"/>
      <w:r w:rsidRPr="002F63AD">
        <w:rPr>
          <w:i/>
          <w:iCs/>
          <w:lang w:val="es-MX"/>
        </w:rPr>
        <w:t xml:space="preserve"> Data</w:t>
      </w:r>
      <w:r w:rsidRPr="002F63AD">
        <w:rPr>
          <w:lang w:val="es-MX"/>
        </w:rPr>
        <w:t xml:space="preserve"> y Web Semántica, ASF también tiene su plataforma y se le conoce como Apache </w:t>
      </w:r>
      <w:proofErr w:type="spellStart"/>
      <w:r w:rsidRPr="002F63AD">
        <w:rPr>
          <w:lang w:val="es-MX"/>
        </w:rPr>
        <w:t>Marmotta</w:t>
      </w:r>
      <w:proofErr w:type="spellEnd"/>
      <w:r w:rsidRPr="002F63AD">
        <w:rPr>
          <w:lang w:val="es-MX"/>
        </w:rPr>
        <w:t xml:space="preserve">. La plataforma Apache </w:t>
      </w:r>
      <w:proofErr w:type="spellStart"/>
      <w:r w:rsidRPr="002F63AD">
        <w:rPr>
          <w:lang w:val="es-MX"/>
        </w:rPr>
        <w:t>Marmotta</w:t>
      </w:r>
      <w:proofErr w:type="spellEnd"/>
      <w:r w:rsidRPr="002F63AD">
        <w:rPr>
          <w:lang w:val="es-MX"/>
        </w:rPr>
        <w:t xml:space="preserve"> entre las diversas características que este software tiene, las 3 relevantes para este proyecto terminal son: es una LDP, un </w:t>
      </w:r>
      <w:r w:rsidRPr="002F63AD">
        <w:rPr>
          <w:i/>
          <w:iCs/>
          <w:lang w:val="es-MX"/>
        </w:rPr>
        <w:t>SPARQL</w:t>
      </w:r>
      <w:r w:rsidRPr="002F63AD">
        <w:rPr>
          <w:lang w:val="es-MX"/>
        </w:rPr>
        <w:t xml:space="preserve"> </w:t>
      </w:r>
      <w:proofErr w:type="spellStart"/>
      <w:r w:rsidRPr="002F63AD">
        <w:rPr>
          <w:i/>
          <w:iCs/>
          <w:lang w:val="es-MX"/>
        </w:rPr>
        <w:t>endpoint</w:t>
      </w:r>
      <w:proofErr w:type="spellEnd"/>
      <w:r w:rsidRPr="002F63AD">
        <w:rPr>
          <w:lang w:val="es-MX"/>
        </w:rPr>
        <w:t xml:space="preserve"> y también es una base de datos para tripletas RDF, triple store. Para contextualizar a Apache </w:t>
      </w:r>
      <w:proofErr w:type="spellStart"/>
      <w:r w:rsidRPr="002F63AD">
        <w:rPr>
          <w:lang w:val="es-MX"/>
        </w:rPr>
        <w:t>Marmotta</w:t>
      </w:r>
      <w:proofErr w:type="spellEnd"/>
      <w:r w:rsidRPr="002F63AD">
        <w:rPr>
          <w:lang w:val="es-MX"/>
        </w:rPr>
        <w:t>, una analogía con bases de datos SQL se muestra en la figura 1.</w:t>
      </w:r>
    </w:p>
    <w:p w14:paraId="371B9887" w14:textId="77777777" w:rsidR="002F0277" w:rsidRPr="002F63AD" w:rsidRDefault="002F0277" w:rsidP="002F0277">
      <w:pPr>
        <w:jc w:val="center"/>
        <w:rPr>
          <w:lang w:val="es-MX"/>
        </w:rPr>
      </w:pPr>
      <w:r w:rsidRPr="002F63AD">
        <w:rPr>
          <w:noProof/>
          <w:lang w:val="es-MX"/>
        </w:rPr>
        <w:lastRenderedPageBreak/>
        <w:drawing>
          <wp:inline distT="0" distB="0" distL="0" distR="0" wp14:anchorId="0C66B6F2" wp14:editId="5B85269F">
            <wp:extent cx="2633472" cy="1221638"/>
            <wp:effectExtent l="0" t="0" r="0" b="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5"/>
                    <a:srcRect t="4727" b="3853"/>
                    <a:stretch/>
                  </pic:blipFill>
                  <pic:spPr bwMode="auto">
                    <a:xfrm>
                      <a:off x="0" y="0"/>
                      <a:ext cx="2638130" cy="1223799"/>
                    </a:xfrm>
                    <a:prstGeom prst="rect">
                      <a:avLst/>
                    </a:prstGeom>
                    <a:ln>
                      <a:noFill/>
                    </a:ln>
                    <a:extLst>
                      <a:ext uri="{53640926-AAD7-44D8-BBD7-CCE9431645EC}">
                        <a14:shadowObscured xmlns:a14="http://schemas.microsoft.com/office/drawing/2010/main"/>
                      </a:ext>
                    </a:extLst>
                  </pic:spPr>
                </pic:pic>
              </a:graphicData>
            </a:graphic>
          </wp:inline>
        </w:drawing>
      </w:r>
    </w:p>
    <w:p w14:paraId="38B74E9B" w14:textId="77777777" w:rsidR="002F0277" w:rsidRPr="002F63AD" w:rsidRDefault="002F0277" w:rsidP="002F0277">
      <w:pPr>
        <w:jc w:val="center"/>
        <w:rPr>
          <w:lang w:val="es-MX"/>
        </w:rPr>
      </w:pPr>
      <w:r w:rsidRPr="002F63AD">
        <w:rPr>
          <w:lang w:val="es-MX"/>
        </w:rPr>
        <w:t xml:space="preserve">Fig. 1 Analogía entre MySQL y Apache </w:t>
      </w:r>
      <w:proofErr w:type="spellStart"/>
      <w:r w:rsidRPr="002F63AD">
        <w:rPr>
          <w:lang w:val="es-MX"/>
        </w:rPr>
        <w:t>Marmotta</w:t>
      </w:r>
      <w:proofErr w:type="spellEnd"/>
    </w:p>
    <w:p w14:paraId="6B4F68CC" w14:textId="281F2422" w:rsidR="002F0277" w:rsidRPr="002F63AD" w:rsidRDefault="002F0277" w:rsidP="002F0277">
      <w:pPr>
        <w:jc w:val="both"/>
        <w:rPr>
          <w:lang w:val="es-MX"/>
        </w:rPr>
      </w:pPr>
      <w:r w:rsidRPr="002F63AD">
        <w:rPr>
          <w:lang w:val="es-MX"/>
        </w:rPr>
        <w:t xml:space="preserve">A pesar de que es un software desarrollado por Apache, aún tiene características por incorporar al sistema. Ejemplo de estas características es que al estar basado en el estándar </w:t>
      </w:r>
      <w:r w:rsidRPr="002F63AD">
        <w:rPr>
          <w:i/>
          <w:iCs/>
          <w:lang w:val="es-MX"/>
        </w:rPr>
        <w:t>SPARQL</w:t>
      </w:r>
      <w:r w:rsidRPr="002F63AD">
        <w:rPr>
          <w:lang w:val="es-MX"/>
        </w:rPr>
        <w:t xml:space="preserve"> 1.1, este documento estipula que hay 11 características por cumplir para que un triple store se considere completo conforme a esta versión del estándar (</w:t>
      </w:r>
      <w:r w:rsidRPr="002F63AD">
        <w:rPr>
          <w:i/>
          <w:iCs/>
          <w:lang w:val="es-MX"/>
        </w:rPr>
        <w:t>SPARQL</w:t>
      </w:r>
      <w:r w:rsidRPr="002F63AD">
        <w:rPr>
          <w:lang w:val="es-MX"/>
        </w:rPr>
        <w:t xml:space="preserve"> 1.1). Apache </w:t>
      </w:r>
      <w:proofErr w:type="spellStart"/>
      <w:r w:rsidRPr="002F63AD">
        <w:rPr>
          <w:lang w:val="es-MX"/>
        </w:rPr>
        <w:t>Marmotta</w:t>
      </w:r>
      <w:proofErr w:type="spellEnd"/>
      <w:r w:rsidRPr="002F63AD">
        <w:rPr>
          <w:lang w:val="es-MX"/>
        </w:rPr>
        <w:t xml:space="preserve"> carece de 2 características, consultas federadas y regímenes de vinculación; las consultas federadas será la característica que será implementada en el presente proyecto terminal</w:t>
      </w:r>
      <w:r w:rsidR="00521B30" w:rsidRPr="002F63AD">
        <w:rPr>
          <w:noProof/>
          <w:lang w:val="es-MX"/>
        </w:rPr>
        <w:t xml:space="preserve"> </w:t>
      </w:r>
      <w:sdt>
        <w:sdtPr>
          <w:rPr>
            <w:noProof/>
            <w:lang w:val="es-MX"/>
          </w:rPr>
          <w:id w:val="739843141"/>
          <w:citation/>
        </w:sdtPr>
        <w:sdtContent>
          <w:r w:rsidR="00521B30" w:rsidRPr="002F63AD">
            <w:rPr>
              <w:noProof/>
              <w:lang w:val="es-MX"/>
            </w:rPr>
            <w:fldChar w:fldCharType="begin"/>
          </w:r>
          <w:r w:rsidR="00521B30" w:rsidRPr="002F63AD">
            <w:rPr>
              <w:noProof/>
              <w:lang w:val="es-MX"/>
            </w:rPr>
            <w:instrText xml:space="preserve"> CITATION Apa14 \l 2058 </w:instrText>
          </w:r>
          <w:r w:rsidR="00521B30" w:rsidRPr="002F63AD">
            <w:rPr>
              <w:noProof/>
              <w:lang w:val="es-MX"/>
            </w:rPr>
            <w:fldChar w:fldCharType="separate"/>
          </w:r>
          <w:r w:rsidR="00595C94" w:rsidRPr="002F63AD">
            <w:rPr>
              <w:noProof/>
              <w:lang w:val="es-MX"/>
            </w:rPr>
            <w:t>[7]</w:t>
          </w:r>
          <w:r w:rsidR="00521B30" w:rsidRPr="002F63AD">
            <w:rPr>
              <w:noProof/>
              <w:lang w:val="es-MX"/>
            </w:rPr>
            <w:fldChar w:fldCharType="end"/>
          </w:r>
        </w:sdtContent>
      </w:sdt>
      <w:r w:rsidRPr="002F63AD">
        <w:rPr>
          <w:lang w:val="es-MX"/>
        </w:rPr>
        <w:t xml:space="preserve"> con el fin de ofrecer una herramienta </w:t>
      </w:r>
      <w:r w:rsidRPr="002F63AD">
        <w:rPr>
          <w:i/>
          <w:iCs/>
          <w:lang w:val="es-MX"/>
        </w:rPr>
        <w:t xml:space="preserve">open </w:t>
      </w:r>
      <w:proofErr w:type="spellStart"/>
      <w:r w:rsidRPr="002F63AD">
        <w:rPr>
          <w:i/>
          <w:iCs/>
          <w:lang w:val="es-MX"/>
        </w:rPr>
        <w:t>source</w:t>
      </w:r>
      <w:proofErr w:type="spellEnd"/>
      <w:r w:rsidRPr="002F63AD">
        <w:rPr>
          <w:lang w:val="es-MX"/>
        </w:rPr>
        <w:t xml:space="preserve"> a desarrolladores e investigadores que usen la Web Semántica en sus trabajos e investigaciones.</w:t>
      </w:r>
    </w:p>
    <w:p w14:paraId="607447CE" w14:textId="4E88EE6C" w:rsidR="002F0277" w:rsidRPr="002F63AD" w:rsidRDefault="002F0277" w:rsidP="00230FC2">
      <w:pPr>
        <w:pStyle w:val="Ttulo1"/>
        <w:numPr>
          <w:ilvl w:val="0"/>
          <w:numId w:val="7"/>
        </w:numPr>
        <w:spacing w:before="360" w:after="240" w:line="276" w:lineRule="auto"/>
        <w:jc w:val="both"/>
        <w:rPr>
          <w:lang w:val="es-MX"/>
        </w:rPr>
      </w:pPr>
      <w:bookmarkStart w:id="9" w:name="_Toc18501833"/>
      <w:bookmarkStart w:id="10" w:name="_Toc23801649"/>
      <w:bookmarkStart w:id="11" w:name="_Hlk2786928"/>
      <w:bookmarkStart w:id="12" w:name="_Hlk2931732"/>
      <w:r w:rsidRPr="002F63AD">
        <w:rPr>
          <w:lang w:val="es-MX"/>
        </w:rPr>
        <w:t>Planteamiento del problema</w:t>
      </w:r>
      <w:bookmarkEnd w:id="9"/>
      <w:bookmarkEnd w:id="10"/>
    </w:p>
    <w:bookmarkEnd w:id="11"/>
    <w:p w14:paraId="67F380AD" w14:textId="319C8DED" w:rsidR="002F0277" w:rsidRPr="002F63AD" w:rsidRDefault="002F0277" w:rsidP="00F21628">
      <w:pPr>
        <w:jc w:val="both"/>
        <w:rPr>
          <w:rFonts w:cs="Times New Roman"/>
          <w:szCs w:val="24"/>
          <w:lang w:val="es-MX"/>
        </w:rPr>
      </w:pPr>
      <w:r w:rsidRPr="002F63AD">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Content>
          <w:r w:rsidR="00521B30" w:rsidRPr="002F63AD">
            <w:rPr>
              <w:rFonts w:cs="Times New Roman"/>
              <w:szCs w:val="24"/>
              <w:lang w:val="es-MX"/>
            </w:rPr>
            <w:fldChar w:fldCharType="begin"/>
          </w:r>
          <w:r w:rsidR="00521B30" w:rsidRPr="002F63AD">
            <w:rPr>
              <w:rFonts w:cs="Times New Roman"/>
              <w:szCs w:val="24"/>
              <w:lang w:val="es-MX"/>
            </w:rPr>
            <w:instrText xml:space="preserve"> CITATION Vil18 \l 2058 </w:instrText>
          </w:r>
          <w:r w:rsidR="00521B30" w:rsidRPr="002F63AD">
            <w:rPr>
              <w:rFonts w:cs="Times New Roman"/>
              <w:szCs w:val="24"/>
              <w:lang w:val="es-MX"/>
            </w:rPr>
            <w:fldChar w:fldCharType="separate"/>
          </w:r>
          <w:r w:rsidR="00595C94" w:rsidRPr="002F63AD">
            <w:rPr>
              <w:rFonts w:cs="Times New Roman"/>
              <w:noProof/>
              <w:szCs w:val="24"/>
              <w:lang w:val="es-MX"/>
            </w:rPr>
            <w:t xml:space="preserve"> [8]</w:t>
          </w:r>
          <w:r w:rsidR="00521B30" w:rsidRPr="002F63AD">
            <w:rPr>
              <w:rFonts w:cs="Times New Roman"/>
              <w:szCs w:val="24"/>
              <w:lang w:val="es-MX"/>
            </w:rPr>
            <w:fldChar w:fldCharType="end"/>
          </w:r>
        </w:sdtContent>
      </w:sdt>
      <w:r w:rsidRPr="002F63AD">
        <w:rPr>
          <w:rFonts w:cs="Times New Roman"/>
          <w:szCs w:val="24"/>
          <w:lang w:val="es-MX"/>
        </w:rPr>
        <w:t xml:space="preserve">. Esta es una de las razones por la que las herramientas que traten con datos geoespaciales estén en constante actualización. El caso de la implementación del </w:t>
      </w:r>
      <w:proofErr w:type="spellStart"/>
      <w:r w:rsidRPr="002F63AD">
        <w:rPr>
          <w:rFonts w:cs="Times New Roman"/>
          <w:i/>
          <w:szCs w:val="24"/>
          <w:lang w:val="es-MX"/>
        </w:rPr>
        <w:t>Linked</w:t>
      </w:r>
      <w:proofErr w:type="spellEnd"/>
      <w:r w:rsidRPr="002F63AD">
        <w:rPr>
          <w:rFonts w:cs="Times New Roman"/>
          <w:i/>
          <w:szCs w:val="24"/>
          <w:lang w:val="es-MX"/>
        </w:rPr>
        <w:t xml:space="preserve"> Data</w:t>
      </w:r>
      <w:r w:rsidRPr="002F63AD">
        <w:rPr>
          <w:rFonts w:cs="Times New Roman"/>
          <w:szCs w:val="24"/>
          <w:lang w:val="es-MX"/>
        </w:rPr>
        <w:t xml:space="preserve">, no es la excepción. Investigadores, empresas y organizaciones gubernamentales usan la nube del </w:t>
      </w:r>
      <w:proofErr w:type="spellStart"/>
      <w:r w:rsidRPr="002F63AD">
        <w:rPr>
          <w:rFonts w:cs="Times New Roman"/>
          <w:i/>
          <w:szCs w:val="24"/>
          <w:lang w:val="es-MX"/>
        </w:rPr>
        <w:t>Linked</w:t>
      </w:r>
      <w:proofErr w:type="spellEnd"/>
      <w:r w:rsidRPr="002F63AD">
        <w:rPr>
          <w:rFonts w:cs="Times New Roman"/>
          <w:i/>
          <w:szCs w:val="24"/>
          <w:lang w:val="es-MX"/>
        </w:rPr>
        <w:t xml:space="preserve"> Data</w:t>
      </w:r>
      <w:r w:rsidRPr="002F63AD">
        <w:rPr>
          <w:rFonts w:cs="Times New Roman"/>
          <w:szCs w:val="24"/>
          <w:lang w:val="es-MX"/>
        </w:rPr>
        <w:t xml:space="preserve"> para el estudio y administración de su información</w:t>
      </w:r>
      <w:sdt>
        <w:sdtPr>
          <w:rPr>
            <w:rFonts w:cs="Times New Roman"/>
            <w:noProof/>
            <w:szCs w:val="24"/>
            <w:lang w:val="es-MX"/>
          </w:rPr>
          <w:id w:val="1673990051"/>
          <w:citation/>
        </w:sdtPr>
        <w:sdtContent>
          <w:r w:rsidRPr="002F63AD">
            <w:rPr>
              <w:rFonts w:cs="Times New Roman"/>
              <w:noProof/>
              <w:szCs w:val="24"/>
              <w:lang w:val="es-MX"/>
            </w:rPr>
            <w:fldChar w:fldCharType="begin"/>
          </w:r>
          <w:r w:rsidRPr="002F63AD">
            <w:rPr>
              <w:rFonts w:cs="Times New Roman"/>
              <w:noProof/>
              <w:szCs w:val="24"/>
              <w:lang w:val="es-MX"/>
            </w:rPr>
            <w:instrText xml:space="preserve"> CITATION Kli03 \l 2058 </w:instrText>
          </w:r>
          <w:r w:rsidRPr="002F63AD">
            <w:rPr>
              <w:rFonts w:cs="Times New Roman"/>
              <w:noProof/>
              <w:szCs w:val="24"/>
              <w:lang w:val="es-MX"/>
            </w:rPr>
            <w:fldChar w:fldCharType="separate"/>
          </w:r>
          <w:r w:rsidR="00595C94" w:rsidRPr="002F63AD">
            <w:rPr>
              <w:rFonts w:cs="Times New Roman"/>
              <w:noProof/>
              <w:szCs w:val="24"/>
              <w:lang w:val="es-MX"/>
            </w:rPr>
            <w:t xml:space="preserve"> [9]</w:t>
          </w:r>
          <w:r w:rsidRPr="002F63AD">
            <w:rPr>
              <w:rFonts w:cs="Times New Roman"/>
              <w:noProof/>
              <w:szCs w:val="24"/>
              <w:lang w:val="es-MX"/>
            </w:rPr>
            <w:fldChar w:fldCharType="end"/>
          </w:r>
        </w:sdtContent>
      </w:sdt>
      <w:r w:rsidRPr="002F63AD">
        <w:rPr>
          <w:rFonts w:cs="Times New Roman"/>
          <w:szCs w:val="24"/>
          <w:lang w:val="es-MX"/>
        </w:rPr>
        <w:t>.  Actualmente existen divers</w:t>
      </w:r>
      <w:r w:rsidR="009C1260" w:rsidRPr="002F63AD">
        <w:rPr>
          <w:rFonts w:cs="Times New Roman"/>
          <w:szCs w:val="24"/>
          <w:lang w:val="es-MX"/>
        </w:rPr>
        <w:t>o</w:t>
      </w:r>
      <w:r w:rsidRPr="002F63AD">
        <w:rPr>
          <w:rFonts w:cs="Times New Roman"/>
          <w:szCs w:val="24"/>
          <w:lang w:val="es-MX"/>
        </w:rPr>
        <w:t xml:space="preserve">s motores de </w:t>
      </w:r>
      <w:r w:rsidRPr="002F63AD">
        <w:rPr>
          <w:rFonts w:cs="Times New Roman"/>
          <w:i/>
          <w:szCs w:val="24"/>
          <w:lang w:val="es-MX"/>
        </w:rPr>
        <w:t>triple store</w:t>
      </w:r>
      <w:r w:rsidRPr="002F63AD">
        <w:rPr>
          <w:rFonts w:cs="Times New Roman"/>
          <w:szCs w:val="24"/>
          <w:lang w:val="es-MX"/>
        </w:rPr>
        <w:t xml:space="preserve"> que no son capaces de hacer consultas a diversas fuentes de información geográfica a la vez, es decir, consultas federadas a </w:t>
      </w:r>
      <w:r w:rsidRPr="002F63AD">
        <w:rPr>
          <w:rFonts w:cs="Times New Roman"/>
          <w:i/>
          <w:szCs w:val="24"/>
          <w:lang w:val="es-MX"/>
        </w:rPr>
        <w:t xml:space="preserve">triple </w:t>
      </w:r>
      <w:proofErr w:type="spellStart"/>
      <w:r w:rsidRPr="002F63AD">
        <w:rPr>
          <w:rFonts w:cs="Times New Roman"/>
          <w:i/>
          <w:szCs w:val="24"/>
          <w:lang w:val="es-MX"/>
        </w:rPr>
        <w:t>stores</w:t>
      </w:r>
      <w:proofErr w:type="spellEnd"/>
      <w:r w:rsidRPr="002F63AD">
        <w:rPr>
          <w:rFonts w:cs="Times New Roman"/>
          <w:szCs w:val="24"/>
          <w:lang w:val="es-MX"/>
        </w:rPr>
        <w:t xml:space="preserve"> de datos geoespaciales conforme a los estándares </w:t>
      </w:r>
      <w:r w:rsidRPr="002F63AD">
        <w:rPr>
          <w:rFonts w:cs="Times New Roman"/>
          <w:i/>
          <w:iCs/>
          <w:szCs w:val="24"/>
          <w:lang w:val="es-MX"/>
        </w:rPr>
        <w:t>SPARQL</w:t>
      </w:r>
      <w:r w:rsidRPr="002F63AD">
        <w:rPr>
          <w:rFonts w:cs="Times New Roman"/>
          <w:szCs w:val="24"/>
          <w:lang w:val="es-MX"/>
        </w:rPr>
        <w:t xml:space="preserve"> 1.1 y </w:t>
      </w:r>
      <w:proofErr w:type="spellStart"/>
      <w:r w:rsidRPr="002F63AD">
        <w:rPr>
          <w:rFonts w:cs="Times New Roman"/>
          <w:i/>
          <w:iCs/>
          <w:szCs w:val="24"/>
          <w:lang w:val="es-MX"/>
        </w:rPr>
        <w:t>GeoSPARQL</w:t>
      </w:r>
      <w:proofErr w:type="spellEnd"/>
      <w:r w:rsidRPr="002F63AD">
        <w:rPr>
          <w:rFonts w:cs="Times New Roman"/>
          <w:szCs w:val="24"/>
          <w:lang w:val="es-MX"/>
        </w:rPr>
        <w:t xml:space="preserve">.  </w:t>
      </w:r>
    </w:p>
    <w:p w14:paraId="039C5AB2" w14:textId="2960C4D8" w:rsidR="002F0277" w:rsidRPr="002F63AD" w:rsidRDefault="002F0277" w:rsidP="00F21628">
      <w:pPr>
        <w:jc w:val="both"/>
        <w:rPr>
          <w:rFonts w:cs="Times New Roman"/>
          <w:szCs w:val="24"/>
          <w:lang w:val="es-MX"/>
        </w:rPr>
      </w:pPr>
      <w:r w:rsidRPr="002F63AD">
        <w:rPr>
          <w:rFonts w:cs="Times New Roman"/>
          <w:szCs w:val="24"/>
          <w:lang w:val="es-MX"/>
        </w:rPr>
        <w:t>Adicionalmente</w:t>
      </w:r>
      <w:commentRangeStart w:id="13"/>
      <w:r w:rsidRPr="002F63AD">
        <w:rPr>
          <w:rFonts w:cs="Times New Roman"/>
          <w:szCs w:val="24"/>
          <w:lang w:val="es-MX"/>
        </w:rPr>
        <w:t xml:space="preserve">, otro aspecto a considerar para justificar el desarrollo del módulo propuesto en este proyecto es que las bases de datos no solo son del tipo distribuidas, sino que también existen aquellas que están bajo el esquema de bases de datos federadas. En el escenario de la Web Semántica, a este tipo de bases de datos se les denomina </w:t>
      </w:r>
      <w:proofErr w:type="spellStart"/>
      <w:r w:rsidRPr="002F63AD">
        <w:rPr>
          <w:rFonts w:cs="Times New Roman"/>
          <w:i/>
          <w:szCs w:val="24"/>
          <w:lang w:val="es-MX"/>
        </w:rPr>
        <w:t>federated</w:t>
      </w:r>
      <w:proofErr w:type="spellEnd"/>
      <w:r w:rsidRPr="002F63AD">
        <w:rPr>
          <w:rFonts w:cs="Times New Roman"/>
          <w:szCs w:val="24"/>
          <w:lang w:val="es-MX"/>
        </w:rPr>
        <w:t xml:space="preserve"> </w:t>
      </w:r>
      <w:r w:rsidRPr="002F63AD">
        <w:rPr>
          <w:rFonts w:cs="Times New Roman"/>
          <w:i/>
          <w:szCs w:val="24"/>
          <w:lang w:val="es-MX"/>
        </w:rPr>
        <w:t>triple store</w:t>
      </w:r>
      <w:r w:rsidRPr="002F63AD">
        <w:rPr>
          <w:rFonts w:cs="Times New Roman"/>
          <w:szCs w:val="24"/>
          <w:lang w:val="es-MX"/>
        </w:rPr>
        <w:t xml:space="preserve">. Con esta característica también se involucra el hecho de que los servidores estén en diferentes localizaciones geográficas, por lo que si no se realizan consultas federada a </w:t>
      </w:r>
      <w:proofErr w:type="gramStart"/>
      <w:r w:rsidRPr="002F63AD">
        <w:rPr>
          <w:rFonts w:cs="Times New Roman"/>
          <w:szCs w:val="24"/>
          <w:lang w:val="es-MX"/>
        </w:rPr>
        <w:t xml:space="preserve">una </w:t>
      </w:r>
      <w:r w:rsidRPr="002F63AD">
        <w:rPr>
          <w:rFonts w:cs="Times New Roman"/>
          <w:i/>
          <w:szCs w:val="24"/>
          <w:lang w:val="es-MX"/>
        </w:rPr>
        <w:t>triple store</w:t>
      </w:r>
      <w:proofErr w:type="gramEnd"/>
      <w:r w:rsidRPr="002F63AD">
        <w:rPr>
          <w:rFonts w:cs="Times New Roman"/>
          <w:i/>
          <w:szCs w:val="24"/>
          <w:lang w:val="es-MX"/>
        </w:rPr>
        <w:t xml:space="preserve"> </w:t>
      </w:r>
      <w:r w:rsidRPr="002F63AD">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Pr="002F63AD">
        <w:rPr>
          <w:rFonts w:cs="Times New Roman"/>
          <w:i/>
          <w:szCs w:val="24"/>
          <w:lang w:val="es-MX"/>
        </w:rPr>
        <w:t>triple store</w:t>
      </w:r>
      <w:r w:rsidRPr="002F63AD">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información geográfica </w:t>
      </w:r>
      <w:sdt>
        <w:sdtPr>
          <w:rPr>
            <w:bCs/>
            <w:lang w:val="es-MX"/>
          </w:rPr>
          <w:id w:val="-1440139106"/>
          <w:citation/>
        </w:sdtPr>
        <w:sdtContent>
          <w:r w:rsidRPr="002F63AD">
            <w:rPr>
              <w:bCs/>
              <w:lang w:val="es-MX"/>
            </w:rPr>
            <w:fldChar w:fldCharType="begin"/>
          </w:r>
          <w:r w:rsidRPr="002F63AD">
            <w:rPr>
              <w:noProof/>
              <w:lang w:val="es-MX"/>
            </w:rPr>
            <w:instrText xml:space="preserve"> CITATION Lup15 \l 2058 </w:instrText>
          </w:r>
          <w:r w:rsidRPr="002F63AD">
            <w:rPr>
              <w:bCs/>
              <w:lang w:val="es-MX"/>
            </w:rPr>
            <w:fldChar w:fldCharType="separate"/>
          </w:r>
          <w:r w:rsidR="00595C94" w:rsidRPr="002F63AD">
            <w:rPr>
              <w:noProof/>
              <w:lang w:val="es-MX"/>
            </w:rPr>
            <w:t>[6]</w:t>
          </w:r>
          <w:r w:rsidRPr="002F63AD">
            <w:rPr>
              <w:bCs/>
              <w:lang w:val="es-MX"/>
            </w:rPr>
            <w:fldChar w:fldCharType="end"/>
          </w:r>
        </w:sdtContent>
      </w:sdt>
      <w:r w:rsidRPr="002F63AD">
        <w:rPr>
          <w:rFonts w:cs="Times New Roman"/>
          <w:szCs w:val="24"/>
          <w:lang w:val="es-MX"/>
        </w:rPr>
        <w:t xml:space="preserve"> puedan abordar sus problemáticas con una nueva herramienta que permita integrar y enriquecer sus análisis y estudio</w:t>
      </w:r>
      <w:commentRangeEnd w:id="13"/>
      <w:r w:rsidRPr="002F63AD">
        <w:rPr>
          <w:rFonts w:cs="Times New Roman"/>
          <w:szCs w:val="24"/>
          <w:lang w:val="es-MX"/>
        </w:rPr>
        <w:t>.</w:t>
      </w:r>
      <w:r w:rsidRPr="002F63AD">
        <w:rPr>
          <w:rStyle w:val="Refdecomentario"/>
          <w:lang w:val="es-MX"/>
        </w:rPr>
        <w:commentReference w:id="13"/>
      </w:r>
      <w:r w:rsidRPr="002F63AD">
        <w:rPr>
          <w:rFonts w:cs="Times New Roman"/>
          <w:szCs w:val="24"/>
          <w:lang w:val="es-MX"/>
        </w:rPr>
        <w:t xml:space="preserve"> </w:t>
      </w:r>
    </w:p>
    <w:p w14:paraId="20501D15" w14:textId="77777777" w:rsidR="002F0277" w:rsidRPr="002F63AD" w:rsidRDefault="002F0277" w:rsidP="002F0277">
      <w:pPr>
        <w:rPr>
          <w:rFonts w:cs="Times New Roman"/>
          <w:szCs w:val="24"/>
          <w:lang w:val="es-MX"/>
        </w:rPr>
      </w:pPr>
      <w:r w:rsidRPr="002F63AD">
        <w:rPr>
          <w:rFonts w:cs="Times New Roman"/>
          <w:szCs w:val="24"/>
          <w:lang w:val="es-MX"/>
        </w:rPr>
        <w:t xml:space="preserve">Ante este escenario, desarrollar e implementar un módulo que solucione dicha problemática sería clave para que los motores de </w:t>
      </w:r>
      <w:r w:rsidRPr="002F63AD">
        <w:rPr>
          <w:rFonts w:cs="Times New Roman"/>
          <w:i/>
          <w:szCs w:val="24"/>
          <w:lang w:val="es-MX"/>
        </w:rPr>
        <w:t xml:space="preserve">triple store </w:t>
      </w:r>
      <w:r w:rsidRPr="002F63AD">
        <w:rPr>
          <w:rFonts w:cs="Times New Roman"/>
          <w:szCs w:val="24"/>
          <w:lang w:val="es-MX"/>
        </w:rPr>
        <w:t xml:space="preserve">puedan ser usados de una mejor manera y obtener mejores resultados en las búsquedas.  En el caso particular de este proyecto, el trabajo se realizará </w:t>
      </w:r>
      <w:r w:rsidRPr="002F63AD">
        <w:rPr>
          <w:rFonts w:cs="Times New Roman"/>
          <w:szCs w:val="24"/>
          <w:lang w:val="es-MX"/>
        </w:rPr>
        <w:lastRenderedPageBreak/>
        <w:t xml:space="preserve">sobre Apache </w:t>
      </w:r>
      <w:proofErr w:type="spellStart"/>
      <w:r w:rsidRPr="002F63AD">
        <w:rPr>
          <w:rFonts w:cs="Times New Roman"/>
          <w:szCs w:val="24"/>
          <w:lang w:val="es-MX"/>
        </w:rPr>
        <w:t>Marmotta</w:t>
      </w:r>
      <w:proofErr w:type="spellEnd"/>
      <w:r w:rsidRPr="002F63AD">
        <w:rPr>
          <w:rFonts w:cs="Times New Roman"/>
          <w:szCs w:val="24"/>
          <w:lang w:val="es-MX"/>
        </w:rPr>
        <w:t xml:space="preserve">. Tal y como se indica en </w:t>
      </w:r>
      <w:commentRangeStart w:id="14"/>
      <w:r w:rsidRPr="002F63AD">
        <w:rPr>
          <w:rFonts w:cs="Times New Roman"/>
          <w:szCs w:val="24"/>
          <w:lang w:val="es-MX"/>
        </w:rPr>
        <w:t xml:space="preserve">la figura 2, entre los elementos que contiene este </w:t>
      </w:r>
      <w:r w:rsidRPr="002F63AD">
        <w:rPr>
          <w:rFonts w:cs="Times New Roman"/>
          <w:i/>
          <w:szCs w:val="24"/>
          <w:lang w:val="es-MX"/>
        </w:rPr>
        <w:t>triple store,</w:t>
      </w:r>
      <w:r w:rsidRPr="002F63AD">
        <w:rPr>
          <w:rFonts w:cs="Times New Roman"/>
          <w:szCs w:val="24"/>
          <w:lang w:val="es-MX"/>
        </w:rPr>
        <w:t xml:space="preserve"> no se encuentra un módulo de consultas federadas de datos geoespaciales.</w:t>
      </w:r>
    </w:p>
    <w:p w14:paraId="3C786DDE" w14:textId="77777777" w:rsidR="002F0277" w:rsidRPr="002F63AD" w:rsidRDefault="002F0277" w:rsidP="002F0277">
      <w:pPr>
        <w:keepNext/>
        <w:ind w:left="708" w:hanging="708"/>
        <w:jc w:val="center"/>
        <w:rPr>
          <w:lang w:val="es-MX"/>
        </w:rPr>
      </w:pPr>
      <w:r w:rsidRPr="002F63AD">
        <w:rPr>
          <w:noProof/>
          <w:lang w:val="es-MX"/>
        </w:rPr>
        <mc:AlternateContent>
          <mc:Choice Requires="wps">
            <w:drawing>
              <wp:anchor distT="45720" distB="45720" distL="114300" distR="114300" simplePos="0" relativeHeight="251659264" behindDoc="0" locked="0" layoutInCell="1" allowOverlap="1" wp14:anchorId="1E279142" wp14:editId="6EFC4F3D">
                <wp:simplePos x="0" y="0"/>
                <wp:positionH relativeFrom="column">
                  <wp:posOffset>2812415</wp:posOffset>
                </wp:positionH>
                <wp:positionV relativeFrom="paragraph">
                  <wp:posOffset>1739265</wp:posOffset>
                </wp:positionV>
                <wp:extent cx="946150" cy="322554"/>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22554"/>
                        </a:xfrm>
                        <a:prstGeom prst="rect">
                          <a:avLst/>
                        </a:prstGeom>
                        <a:noFill/>
                        <a:ln w="9525">
                          <a:noFill/>
                          <a:miter lim="800000"/>
                          <a:headEnd/>
                          <a:tailEnd/>
                        </a:ln>
                      </wps:spPr>
                      <wps:txbx>
                        <w:txbxContent>
                          <w:p w14:paraId="4872755A" w14:textId="77777777" w:rsidR="00DA6330" w:rsidRPr="00277B5F" w:rsidRDefault="00DA6330"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79142" id="_x0000_t202" coordsize="21600,21600" o:spt="202" path="m,l,21600r21600,l21600,xe">
                <v:stroke joinstyle="miter"/>
                <v:path gradientshapeok="t" o:connecttype="rect"/>
              </v:shapetype>
              <v:shape id="Cuadro de texto 2" o:spid="_x0000_s1026" type="#_x0000_t202" style="position:absolute;left:0;text-align:left;margin-left:221.45pt;margin-top:136.95pt;width:74.5pt;height:2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" filled="f" stroked="f">
                <v:textbox>
                  <w:txbxContent>
                    <w:p w14:paraId="4872755A" w14:textId="77777777" w:rsidR="00DA6330" w:rsidRPr="00277B5F" w:rsidRDefault="00DA6330"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2F63AD">
        <w:rPr>
          <w:noProof/>
          <w:lang w:val="es-MX"/>
        </w:rPr>
        <w:drawing>
          <wp:inline distT="0" distB="0" distL="0" distR="0" wp14:anchorId="6078D530" wp14:editId="1697805C">
            <wp:extent cx="2419350" cy="2316697"/>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9293" cy="2326218"/>
                    </a:xfrm>
                    <a:prstGeom prst="rect">
                      <a:avLst/>
                    </a:prstGeom>
                  </pic:spPr>
                </pic:pic>
              </a:graphicData>
            </a:graphic>
          </wp:inline>
        </w:drawing>
      </w:r>
    </w:p>
    <w:p w14:paraId="731BC32C" w14:textId="2A65AB96" w:rsidR="002F0277" w:rsidRPr="002F63AD" w:rsidRDefault="002F0277" w:rsidP="002F0277">
      <w:pPr>
        <w:pStyle w:val="Descripcin"/>
        <w:jc w:val="center"/>
      </w:pPr>
      <w:r w:rsidRPr="002F63AD">
        <w:t xml:space="preserve">Fig. </w:t>
      </w:r>
      <w:r w:rsidR="00F03971" w:rsidRPr="002F63AD">
        <w:t>2</w:t>
      </w:r>
      <w:r w:rsidRPr="002F63AD">
        <w:t xml:space="preserve"> Elementos que contiene Apache </w:t>
      </w:r>
      <w:proofErr w:type="spellStart"/>
      <w:r w:rsidRPr="002F63AD">
        <w:t>Marmotta</w:t>
      </w:r>
      <w:proofErr w:type="spellEnd"/>
      <w:r w:rsidRPr="002F63AD">
        <w:t xml:space="preserve"> a considerar en el proyecto</w:t>
      </w:r>
    </w:p>
    <w:p w14:paraId="0B1B73E9" w14:textId="77777777" w:rsidR="002F0277" w:rsidRPr="002F63AD" w:rsidRDefault="002F0277" w:rsidP="00F21628">
      <w:pPr>
        <w:jc w:val="both"/>
        <w:rPr>
          <w:rFonts w:cs="Times New Roman"/>
          <w:szCs w:val="24"/>
          <w:lang w:val="es-MX"/>
        </w:rPr>
      </w:pPr>
      <w:r w:rsidRPr="002F63AD">
        <w:rPr>
          <w:rFonts w:cs="Times New Roman"/>
          <w:szCs w:val="24"/>
          <w:lang w:val="es-MX"/>
        </w:rPr>
        <w:t xml:space="preserve">La plataforma funciona con los estándares </w:t>
      </w:r>
      <w:r w:rsidRPr="002F63AD">
        <w:rPr>
          <w:rFonts w:cs="Times New Roman"/>
          <w:i/>
          <w:iCs/>
          <w:szCs w:val="24"/>
          <w:lang w:val="es-MX"/>
        </w:rPr>
        <w:t>SPARQL</w:t>
      </w:r>
      <w:r w:rsidRPr="002F63AD">
        <w:rPr>
          <w:rFonts w:cs="Times New Roman"/>
          <w:szCs w:val="24"/>
          <w:lang w:val="es-MX"/>
        </w:rPr>
        <w:t xml:space="preserve"> y </w:t>
      </w:r>
      <w:proofErr w:type="spellStart"/>
      <w:r w:rsidRPr="002F63AD">
        <w:rPr>
          <w:rFonts w:cs="Times New Roman"/>
          <w:i/>
          <w:iCs/>
          <w:szCs w:val="24"/>
          <w:lang w:val="es-MX"/>
        </w:rPr>
        <w:t>GeoSPARQL</w:t>
      </w:r>
      <w:proofErr w:type="spellEnd"/>
      <w:r w:rsidRPr="002F63AD">
        <w:rPr>
          <w:rFonts w:cs="Times New Roman"/>
          <w:szCs w:val="24"/>
          <w:lang w:val="es-MX"/>
        </w:rPr>
        <w:t xml:space="preserve"> para establecer la manipulación correcta de datos en la nube del </w:t>
      </w:r>
      <w:proofErr w:type="spellStart"/>
      <w:r w:rsidRPr="002F63AD">
        <w:rPr>
          <w:rFonts w:cs="Times New Roman"/>
          <w:i/>
          <w:szCs w:val="24"/>
          <w:lang w:val="es-MX"/>
        </w:rPr>
        <w:t>Linked</w:t>
      </w:r>
      <w:proofErr w:type="spellEnd"/>
      <w:r w:rsidRPr="002F63AD">
        <w:rPr>
          <w:rFonts w:cs="Times New Roman"/>
          <w:i/>
          <w:szCs w:val="24"/>
          <w:lang w:val="es-MX"/>
        </w:rPr>
        <w:t xml:space="preserve"> Data</w:t>
      </w:r>
      <w:r w:rsidRPr="002F63AD">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oficial de Apache </w:t>
      </w:r>
      <w:proofErr w:type="spellStart"/>
      <w:r w:rsidRPr="002F63AD">
        <w:rPr>
          <w:rFonts w:cs="Times New Roman"/>
          <w:szCs w:val="24"/>
          <w:lang w:val="es-MX"/>
        </w:rPr>
        <w:t>Marmotta</w:t>
      </w:r>
      <w:proofErr w:type="spellEnd"/>
      <w:r w:rsidRPr="002F63AD">
        <w:rPr>
          <w:rStyle w:val="Refdenotaalpie"/>
          <w:rFonts w:cs="Times New Roman"/>
          <w:szCs w:val="24"/>
          <w:lang w:val="es-MX"/>
        </w:rPr>
        <w:footnoteReference w:id="1"/>
      </w:r>
      <w:r w:rsidRPr="002F63AD">
        <w:rPr>
          <w:rFonts w:cs="Times New Roman"/>
          <w:szCs w:val="24"/>
          <w:lang w:val="es-MX"/>
        </w:rPr>
        <w:t>. encerrado en un rectángulo rojo, indicando que la plataforma aún no es capaz de hacer consultas federadas.</w:t>
      </w:r>
    </w:p>
    <w:p w14:paraId="373A6E1D" w14:textId="77777777" w:rsidR="002F0277" w:rsidRPr="002F63AD" w:rsidRDefault="002F0277" w:rsidP="002F0277">
      <w:pPr>
        <w:keepNext/>
        <w:jc w:val="center"/>
        <w:rPr>
          <w:lang w:val="es-MX"/>
        </w:rPr>
      </w:pPr>
      <w:r w:rsidRPr="002F63AD">
        <w:rPr>
          <w:noProof/>
          <w:lang w:val="es-MX"/>
        </w:rPr>
        <w:drawing>
          <wp:inline distT="0" distB="0" distL="0" distR="0" wp14:anchorId="4D240ECE" wp14:editId="7B58D650">
            <wp:extent cx="5624660" cy="12333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6148" cy="1277559"/>
                    </a:xfrm>
                    <a:prstGeom prst="rect">
                      <a:avLst/>
                    </a:prstGeom>
                  </pic:spPr>
                </pic:pic>
              </a:graphicData>
            </a:graphic>
          </wp:inline>
        </w:drawing>
      </w:r>
    </w:p>
    <w:p w14:paraId="579F186A" w14:textId="23905485" w:rsidR="002F0277" w:rsidRPr="002F63AD" w:rsidRDefault="002F0277" w:rsidP="002F0277">
      <w:pPr>
        <w:pStyle w:val="Descripcin"/>
        <w:jc w:val="center"/>
      </w:pPr>
      <w:r w:rsidRPr="002F63AD">
        <w:t xml:space="preserve">Fig. </w:t>
      </w:r>
      <w:r w:rsidR="00F03971" w:rsidRPr="002F63AD">
        <w:t>3</w:t>
      </w:r>
      <w:r w:rsidRPr="002F63AD">
        <w:t xml:space="preserve"> Apache </w:t>
      </w:r>
      <w:proofErr w:type="spellStart"/>
      <w:r w:rsidRPr="002F63AD">
        <w:t>Marmotta</w:t>
      </w:r>
      <w:proofErr w:type="spellEnd"/>
      <w:r w:rsidRPr="002F63AD">
        <w:t xml:space="preserve"> no soporta consultas federadas.</w:t>
      </w:r>
      <w:commentRangeEnd w:id="14"/>
      <w:r w:rsidRPr="002F63AD">
        <w:rPr>
          <w:rStyle w:val="Refdecomentario"/>
          <w:b w:val="0"/>
          <w:bCs w:val="0"/>
          <w:color w:val="auto"/>
        </w:rPr>
        <w:commentReference w:id="14"/>
      </w:r>
    </w:p>
    <w:p w14:paraId="0D787819" w14:textId="24F031D7" w:rsidR="002F0277" w:rsidRPr="002F63AD" w:rsidRDefault="002F0277" w:rsidP="00F21628">
      <w:pPr>
        <w:jc w:val="both"/>
        <w:rPr>
          <w:rFonts w:cs="Times New Roman"/>
          <w:szCs w:val="24"/>
          <w:lang w:val="es-MX"/>
        </w:rPr>
      </w:pPr>
      <w:r w:rsidRPr="002F63AD">
        <w:rPr>
          <w:rFonts w:cs="Times New Roman"/>
          <w:szCs w:val="24"/>
          <w:lang w:val="es-MX"/>
        </w:rPr>
        <w:t xml:space="preserve">Sin embargo, hay aspectos a cumplir para que este propósito sea realidad. El primer punto por tratar es que Apache </w:t>
      </w:r>
      <w:proofErr w:type="spellStart"/>
      <w:r w:rsidRPr="002F63AD">
        <w:rPr>
          <w:rFonts w:cs="Times New Roman"/>
          <w:szCs w:val="24"/>
          <w:lang w:val="es-MX"/>
        </w:rPr>
        <w:t>Marmotta</w:t>
      </w:r>
      <w:proofErr w:type="spellEnd"/>
      <w:sdt>
        <w:sdtPr>
          <w:rPr>
            <w:rFonts w:cs="Times New Roman"/>
            <w:noProof/>
            <w:szCs w:val="24"/>
            <w:lang w:val="es-MX"/>
          </w:rPr>
          <w:id w:val="-741793844"/>
          <w:citation/>
        </w:sdtPr>
        <w:sdtContent>
          <w:r w:rsidRPr="002F63AD">
            <w:rPr>
              <w:rFonts w:cs="Times New Roman"/>
              <w:noProof/>
              <w:szCs w:val="24"/>
              <w:lang w:val="es-MX"/>
            </w:rPr>
            <w:fldChar w:fldCharType="begin"/>
          </w:r>
          <w:r w:rsidRPr="002F63AD">
            <w:rPr>
              <w:rFonts w:cs="Times New Roman"/>
              <w:noProof/>
              <w:szCs w:val="24"/>
              <w:lang w:val="es-MX"/>
            </w:rPr>
            <w:instrText xml:space="preserve"> CITATION Apa19 \l 2058 </w:instrText>
          </w:r>
          <w:r w:rsidRPr="002F63AD">
            <w:rPr>
              <w:rFonts w:cs="Times New Roman"/>
              <w:noProof/>
              <w:szCs w:val="24"/>
              <w:lang w:val="es-MX"/>
            </w:rPr>
            <w:fldChar w:fldCharType="separate"/>
          </w:r>
          <w:r w:rsidR="00595C94" w:rsidRPr="002F63AD">
            <w:rPr>
              <w:rFonts w:cs="Times New Roman"/>
              <w:noProof/>
              <w:szCs w:val="24"/>
              <w:lang w:val="es-MX"/>
            </w:rPr>
            <w:t xml:space="preserve"> [10]</w:t>
          </w:r>
          <w:r w:rsidRPr="002F63AD">
            <w:rPr>
              <w:rFonts w:cs="Times New Roman"/>
              <w:noProof/>
              <w:szCs w:val="24"/>
              <w:lang w:val="es-MX"/>
            </w:rPr>
            <w:fldChar w:fldCharType="end"/>
          </w:r>
        </w:sdtContent>
      </w:sdt>
      <w:r w:rsidRPr="002F63AD">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w:t>
      </w:r>
      <w:proofErr w:type="spellStart"/>
      <w:r w:rsidRPr="002F63AD">
        <w:rPr>
          <w:rFonts w:cs="Times New Roman"/>
          <w:szCs w:val="24"/>
          <w:lang w:val="es-MX"/>
        </w:rPr>
        <w:t>Marmotta</w:t>
      </w:r>
      <w:proofErr w:type="spellEnd"/>
      <w:r w:rsidRPr="002F63AD">
        <w:rPr>
          <w:rFonts w:cs="Times New Roman"/>
          <w:szCs w:val="24"/>
          <w:lang w:val="es-MX"/>
        </w:rPr>
        <w:t xml:space="preserve"> funcione. </w:t>
      </w:r>
    </w:p>
    <w:p w14:paraId="61A40589" w14:textId="77777777" w:rsidR="002F0277" w:rsidRPr="002F63AD" w:rsidRDefault="002F0277" w:rsidP="00F21628">
      <w:pPr>
        <w:jc w:val="both"/>
        <w:rPr>
          <w:rFonts w:cs="Times New Roman"/>
          <w:szCs w:val="24"/>
          <w:lang w:val="es-MX"/>
        </w:rPr>
      </w:pPr>
      <w:r w:rsidRPr="002F63AD">
        <w:rPr>
          <w:rFonts w:cs="Times New Roman"/>
          <w:szCs w:val="24"/>
          <w:lang w:val="es-MX"/>
        </w:rPr>
        <w:t>Así mismo, puesto que se escribirá código y algoritmos, dicho código debe de ser eficiente y de fácil mantenimiento. Esto se irá mejorando con las múltiples pruebas descritas en escenario de pruebas.</w:t>
      </w:r>
    </w:p>
    <w:p w14:paraId="6C754A49" w14:textId="24018141" w:rsidR="002F0277" w:rsidRPr="002F63AD" w:rsidRDefault="002F0277" w:rsidP="00F21628">
      <w:pPr>
        <w:jc w:val="both"/>
        <w:rPr>
          <w:rFonts w:cs="Times New Roman"/>
          <w:szCs w:val="24"/>
          <w:lang w:val="es-MX"/>
        </w:rPr>
      </w:pPr>
      <w:r w:rsidRPr="002F63AD">
        <w:rPr>
          <w:rFonts w:cs="Times New Roman"/>
          <w:szCs w:val="24"/>
          <w:lang w:val="es-MX"/>
        </w:rPr>
        <w:t xml:space="preserve">Otros aspectos por considerar es la funcionalidad del módulo la cual consiste en permitir que las consultas federadas se desplieguen en la nube de </w:t>
      </w:r>
      <w:proofErr w:type="spellStart"/>
      <w:r w:rsidRPr="002F63AD">
        <w:rPr>
          <w:rFonts w:cs="Times New Roman"/>
          <w:i/>
          <w:szCs w:val="24"/>
          <w:lang w:val="es-MX"/>
        </w:rPr>
        <w:t>Linked</w:t>
      </w:r>
      <w:proofErr w:type="spellEnd"/>
      <w:r w:rsidRPr="002F63AD">
        <w:rPr>
          <w:rFonts w:cs="Times New Roman"/>
          <w:i/>
          <w:szCs w:val="24"/>
          <w:lang w:val="es-MX"/>
        </w:rPr>
        <w:t xml:space="preserve"> Data</w:t>
      </w:r>
      <w:r w:rsidRPr="002F63AD">
        <w:rPr>
          <w:rFonts w:cs="Times New Roman"/>
          <w:szCs w:val="24"/>
          <w:lang w:val="es-MX"/>
        </w:rPr>
        <w:t xml:space="preserve"> y que el usuario final pueda recuperar </w:t>
      </w:r>
      <w:r w:rsidRPr="002F63AD">
        <w:rPr>
          <w:rFonts w:cs="Times New Roman"/>
          <w:szCs w:val="24"/>
          <w:lang w:val="es-MX"/>
        </w:rPr>
        <w:lastRenderedPageBreak/>
        <w:t>información geoespacial de forma distribuida. De esta manera, el módulo deberá ser capaz de combinar las respuestas de las diversas fuentes consultadas sin que existan resultados repetidos u omitidos, y cómo es que se manipulará los datos geográficos para poderlos desplegar en una aplicación web. En este sentido, e</w:t>
      </w:r>
      <w:commentRangeStart w:id="15"/>
      <w:r w:rsidRPr="002F63AD">
        <w:rPr>
          <w:rFonts w:cs="Times New Roman"/>
          <w:szCs w:val="24"/>
          <w:lang w:val="es-MX"/>
        </w:rPr>
        <w:t xml:space="preserve">xisten diversas alternativas para lograr esta meta, un ejemplo es la herramienta </w:t>
      </w:r>
      <w:r w:rsidRPr="002F63AD">
        <w:rPr>
          <w:rFonts w:cs="Times New Roman"/>
          <w:i/>
          <w:szCs w:val="24"/>
          <w:lang w:val="es-MX"/>
        </w:rPr>
        <w:t>Map4RDF</w:t>
      </w:r>
      <w:r w:rsidRPr="002F63AD">
        <w:rPr>
          <w:rFonts w:cs="Times New Roman"/>
          <w:szCs w:val="24"/>
          <w:lang w:val="es-MX"/>
        </w:rPr>
        <w:t xml:space="preserve"> cuya función es visualizar y explorar </w:t>
      </w:r>
      <w:proofErr w:type="spellStart"/>
      <w:r w:rsidRPr="002F63AD">
        <w:rPr>
          <w:rFonts w:cs="Times New Roman"/>
          <w:i/>
          <w:szCs w:val="24"/>
          <w:lang w:val="es-MX"/>
        </w:rPr>
        <w:t>datasets</w:t>
      </w:r>
      <w:proofErr w:type="spellEnd"/>
      <w:r w:rsidRPr="002F63AD">
        <w:rPr>
          <w:rFonts w:cs="Times New Roman"/>
          <w:szCs w:val="24"/>
          <w:lang w:val="es-MX"/>
        </w:rPr>
        <w:t xml:space="preserve"> RDF cuya información sea geométrica</w:t>
      </w:r>
      <w:sdt>
        <w:sdtPr>
          <w:rPr>
            <w:rFonts w:cs="Times New Roman"/>
            <w:noProof/>
            <w:szCs w:val="24"/>
            <w:lang w:val="es-MX"/>
          </w:rPr>
          <w:id w:val="556754052"/>
          <w:citation/>
        </w:sdtPr>
        <w:sdtContent>
          <w:r w:rsidRPr="002F63AD">
            <w:rPr>
              <w:rFonts w:cs="Times New Roman"/>
              <w:noProof/>
              <w:szCs w:val="24"/>
              <w:lang w:val="es-MX"/>
            </w:rPr>
            <w:fldChar w:fldCharType="begin"/>
          </w:r>
          <w:r w:rsidRPr="002F63AD">
            <w:rPr>
              <w:rFonts w:cs="Times New Roman"/>
              <w:noProof/>
              <w:szCs w:val="24"/>
              <w:lang w:val="es-MX"/>
            </w:rPr>
            <w:instrText xml:space="preserve"> CITATION Ont15 \l 2058 </w:instrText>
          </w:r>
          <w:r w:rsidRPr="002F63AD">
            <w:rPr>
              <w:rFonts w:cs="Times New Roman"/>
              <w:noProof/>
              <w:szCs w:val="24"/>
              <w:lang w:val="es-MX"/>
            </w:rPr>
            <w:fldChar w:fldCharType="separate"/>
          </w:r>
          <w:r w:rsidR="00595C94" w:rsidRPr="002F63AD">
            <w:rPr>
              <w:rFonts w:cs="Times New Roman"/>
              <w:noProof/>
              <w:szCs w:val="24"/>
              <w:lang w:val="es-MX"/>
            </w:rPr>
            <w:t xml:space="preserve"> [11]</w:t>
          </w:r>
          <w:r w:rsidRPr="002F63AD">
            <w:rPr>
              <w:rFonts w:cs="Times New Roman"/>
              <w:noProof/>
              <w:szCs w:val="24"/>
              <w:lang w:val="es-MX"/>
            </w:rPr>
            <w:fldChar w:fldCharType="end"/>
          </w:r>
        </w:sdtContent>
      </w:sdt>
      <w:r w:rsidRPr="002F63AD">
        <w:rPr>
          <w:rFonts w:cs="Times New Roman"/>
          <w:szCs w:val="24"/>
          <w:lang w:val="es-MX"/>
        </w:rPr>
        <w:t>. Por tanto, cabe aclarar que se reutilizará una herramienta de este estilo solo para visualizar los datos recuperados por el módulo de consultas federadas geoespaciales.</w:t>
      </w:r>
      <w:commentRangeEnd w:id="15"/>
      <w:r w:rsidRPr="002F63AD">
        <w:rPr>
          <w:rStyle w:val="Refdecomentario"/>
          <w:lang w:val="es-MX"/>
        </w:rPr>
        <w:commentReference w:id="15"/>
      </w:r>
    </w:p>
    <w:p w14:paraId="6AAFB379" w14:textId="77777777" w:rsidR="002F0277" w:rsidRPr="002F63AD" w:rsidRDefault="002F0277" w:rsidP="00F21628">
      <w:pPr>
        <w:jc w:val="both"/>
        <w:rPr>
          <w:rFonts w:cs="Times New Roman"/>
          <w:szCs w:val="24"/>
          <w:lang w:val="es-MX"/>
        </w:rPr>
      </w:pPr>
      <w:r w:rsidRPr="002F63AD">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extra revelará una consulta geoespacial federada frente a una consulta a un único repositorio? </w:t>
      </w:r>
    </w:p>
    <w:p w14:paraId="71852AF4" w14:textId="316A84A4" w:rsidR="002F0277" w:rsidRPr="002F63AD" w:rsidRDefault="002F0277" w:rsidP="00F21628">
      <w:pPr>
        <w:pStyle w:val="Ttulo1"/>
        <w:numPr>
          <w:ilvl w:val="0"/>
          <w:numId w:val="7"/>
        </w:numPr>
        <w:spacing w:before="360" w:after="240" w:line="276" w:lineRule="auto"/>
        <w:jc w:val="both"/>
        <w:rPr>
          <w:lang w:val="es-MX"/>
        </w:rPr>
      </w:pPr>
      <w:bookmarkStart w:id="16" w:name="_Toc18501834"/>
      <w:bookmarkStart w:id="17" w:name="_Toc23801650"/>
      <w:bookmarkEnd w:id="12"/>
      <w:r w:rsidRPr="002F63AD">
        <w:rPr>
          <w:lang w:val="es-MX"/>
        </w:rPr>
        <w:t>Propuesta de solución</w:t>
      </w:r>
      <w:bookmarkEnd w:id="16"/>
      <w:bookmarkEnd w:id="17"/>
    </w:p>
    <w:p w14:paraId="1CCDD877" w14:textId="14BDB1B1" w:rsidR="002F0277" w:rsidRPr="002F63AD" w:rsidRDefault="002F0277" w:rsidP="00F21628">
      <w:pPr>
        <w:jc w:val="both"/>
        <w:rPr>
          <w:rFonts w:cs="Times New Roman"/>
          <w:szCs w:val="24"/>
          <w:lang w:val="es-MX"/>
        </w:rPr>
      </w:pPr>
      <w:r w:rsidRPr="002F63AD">
        <w:rPr>
          <w:lang w:val="es-MX"/>
        </w:rPr>
        <w:t xml:space="preserve">En la actualidad, existen diversos motores </w:t>
      </w:r>
      <w:r w:rsidRPr="002F63AD">
        <w:rPr>
          <w:i/>
          <w:lang w:val="es-MX"/>
        </w:rPr>
        <w:t>triple store,</w:t>
      </w:r>
      <w:r w:rsidRPr="002F63AD">
        <w:rPr>
          <w:lang w:val="es-MX"/>
        </w:rPr>
        <w:t xml:space="preserve"> aunque gran parte de ellos</w:t>
      </w:r>
      <w:sdt>
        <w:sdtPr>
          <w:rPr>
            <w:lang w:val="es-MX"/>
          </w:rPr>
          <w:id w:val="-1927332537"/>
          <w:citation/>
        </w:sdtPr>
        <w:sdtContent>
          <w:r w:rsidRPr="002F63AD">
            <w:rPr>
              <w:lang w:val="es-MX"/>
            </w:rPr>
            <w:fldChar w:fldCharType="begin"/>
          </w:r>
          <w:r w:rsidRPr="002F63AD">
            <w:rPr>
              <w:noProof/>
              <w:lang w:val="es-MX"/>
            </w:rPr>
            <w:instrText xml:space="preserve"> CITATION W3C131 \l 2058 </w:instrText>
          </w:r>
          <w:r w:rsidRPr="002F63AD">
            <w:rPr>
              <w:lang w:val="es-MX"/>
            </w:rPr>
            <w:fldChar w:fldCharType="separate"/>
          </w:r>
          <w:r w:rsidR="00595C94" w:rsidRPr="002F63AD">
            <w:rPr>
              <w:noProof/>
              <w:lang w:val="es-MX"/>
            </w:rPr>
            <w:t xml:space="preserve"> [12]</w:t>
          </w:r>
          <w:r w:rsidRPr="002F63AD">
            <w:rPr>
              <w:lang w:val="es-MX"/>
            </w:rPr>
            <w:fldChar w:fldCharType="end"/>
          </w:r>
        </w:sdtContent>
      </w:sdt>
      <w:r w:rsidRPr="002F63AD">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conjuntos de datos geoespaciales presentes en la nube de </w:t>
      </w:r>
      <w:proofErr w:type="spellStart"/>
      <w:r w:rsidRPr="002F63AD">
        <w:rPr>
          <w:i/>
          <w:lang w:val="es-MX"/>
        </w:rPr>
        <w:t>Linked</w:t>
      </w:r>
      <w:proofErr w:type="spellEnd"/>
      <w:r w:rsidRPr="002F63AD">
        <w:rPr>
          <w:i/>
          <w:lang w:val="es-MX"/>
        </w:rPr>
        <w:t xml:space="preserve"> Data </w:t>
      </w:r>
      <w:r w:rsidRPr="002F63AD">
        <w:rPr>
          <w:lang w:val="es-MX"/>
        </w:rPr>
        <w:t xml:space="preserve">para el </w:t>
      </w:r>
      <w:r w:rsidRPr="002F63AD">
        <w:rPr>
          <w:i/>
          <w:lang w:val="es-MX"/>
        </w:rPr>
        <w:t xml:space="preserve">triple store </w:t>
      </w:r>
      <w:r w:rsidRPr="002F63AD">
        <w:rPr>
          <w:lang w:val="es-MX"/>
        </w:rPr>
        <w:t xml:space="preserve">Apache </w:t>
      </w:r>
      <w:proofErr w:type="spellStart"/>
      <w:r w:rsidRPr="002F63AD">
        <w:rPr>
          <w:lang w:val="es-MX"/>
        </w:rPr>
        <w:t>Marmotta</w:t>
      </w:r>
      <w:proofErr w:type="spellEnd"/>
      <w:r w:rsidRPr="002F63AD">
        <w:rPr>
          <w:lang w:val="es-MX"/>
        </w:rPr>
        <w:t xml:space="preserve">. De esta manera, se pretende aprovechar los beneficios que dicha plataforma ofrece para avanzar en el estado del arte y </w:t>
      </w:r>
      <w:r w:rsidRPr="002F63AD">
        <w:rPr>
          <w:rFonts w:cs="Times New Roman"/>
          <w:szCs w:val="24"/>
          <w:lang w:val="es-MX"/>
        </w:rPr>
        <w:t xml:space="preserve">contribuir con el desarrollo y progreso de la Web Semántica geoespacial. </w:t>
      </w:r>
    </w:p>
    <w:p w14:paraId="1FF61098" w14:textId="77777777" w:rsidR="002F0277" w:rsidRPr="002F63AD" w:rsidRDefault="002F0277" w:rsidP="00F21628">
      <w:pPr>
        <w:jc w:val="both"/>
        <w:rPr>
          <w:rFonts w:cs="Times New Roman"/>
          <w:szCs w:val="24"/>
          <w:lang w:val="es-MX"/>
        </w:rPr>
      </w:pPr>
      <w:r w:rsidRPr="002F63AD">
        <w:rPr>
          <w:rFonts w:cs="Times New Roman"/>
          <w:szCs w:val="24"/>
          <w:lang w:val="es-MX"/>
        </w:rPr>
        <w:t xml:space="preserve">En la figura 4 se muestra en línea negra una consulta simple a un solo </w:t>
      </w:r>
      <w:r w:rsidRPr="002F63AD">
        <w:rPr>
          <w:rFonts w:cs="Times New Roman"/>
          <w:i/>
          <w:szCs w:val="24"/>
          <w:lang w:val="es-MX"/>
        </w:rPr>
        <w:t>triple store</w:t>
      </w:r>
      <w:r w:rsidRPr="002F63AD">
        <w:rPr>
          <w:rFonts w:cs="Times New Roman"/>
          <w:szCs w:val="24"/>
          <w:lang w:val="es-MX"/>
        </w:rPr>
        <w:t xml:space="preserve">, mientras que, en la línea roja punteada, funcionalidad que proporcionará este proyecto, representa la capacidad de consultar </w:t>
      </w:r>
      <w:proofErr w:type="gramStart"/>
      <w:r w:rsidRPr="002F63AD">
        <w:rPr>
          <w:rFonts w:cs="Times New Roman"/>
          <w:szCs w:val="24"/>
          <w:lang w:val="es-MX"/>
        </w:rPr>
        <w:t xml:space="preserve">diversos </w:t>
      </w:r>
      <w:r w:rsidRPr="002F63AD">
        <w:rPr>
          <w:rFonts w:cs="Times New Roman"/>
          <w:i/>
          <w:szCs w:val="24"/>
          <w:lang w:val="es-MX"/>
        </w:rPr>
        <w:t>triple store</w:t>
      </w:r>
      <w:proofErr w:type="gramEnd"/>
      <w:r w:rsidRPr="002F63AD">
        <w:rPr>
          <w:rFonts w:cs="Times New Roman"/>
          <w:szCs w:val="24"/>
          <w:lang w:val="es-MX"/>
        </w:rPr>
        <w:t xml:space="preserve"> a la vez.</w:t>
      </w:r>
    </w:p>
    <w:p w14:paraId="3DE75602" w14:textId="77777777" w:rsidR="002F0277" w:rsidRPr="002F63AD" w:rsidRDefault="002F0277" w:rsidP="002F0277">
      <w:pPr>
        <w:keepNext/>
        <w:jc w:val="center"/>
        <w:rPr>
          <w:lang w:val="es-MX"/>
        </w:rPr>
      </w:pPr>
      <w:r w:rsidRPr="002F63AD">
        <w:rPr>
          <w:noProof/>
          <w:lang w:val="es-MX"/>
        </w:rPr>
        <w:drawing>
          <wp:inline distT="0" distB="0" distL="0" distR="0" wp14:anchorId="1A22C755" wp14:editId="4345BC8E">
            <wp:extent cx="3350362" cy="16865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2877" cy="1728115"/>
                    </a:xfrm>
                    <a:prstGeom prst="rect">
                      <a:avLst/>
                    </a:prstGeom>
                    <a:noFill/>
                    <a:ln>
                      <a:noFill/>
                    </a:ln>
                  </pic:spPr>
                </pic:pic>
              </a:graphicData>
            </a:graphic>
          </wp:inline>
        </w:drawing>
      </w:r>
    </w:p>
    <w:p w14:paraId="6EDB6CCE" w14:textId="74FF65E1" w:rsidR="002F0277" w:rsidRPr="002F63AD" w:rsidRDefault="002F0277" w:rsidP="002F0277">
      <w:pPr>
        <w:pStyle w:val="Descripcin"/>
        <w:jc w:val="center"/>
      </w:pPr>
      <w:r w:rsidRPr="002F63AD">
        <w:t xml:space="preserve">Fig. </w:t>
      </w:r>
      <w:r w:rsidR="00F03971" w:rsidRPr="002F63AD">
        <w:t>4</w:t>
      </w:r>
      <w:r w:rsidRPr="002F63AD">
        <w:t xml:space="preserve"> Diagrama de Apache </w:t>
      </w:r>
      <w:proofErr w:type="spellStart"/>
      <w:r w:rsidRPr="002F63AD">
        <w:t>Marmotta</w:t>
      </w:r>
      <w:proofErr w:type="spellEnd"/>
      <w:r w:rsidRPr="002F63AD">
        <w:t xml:space="preserve"> haciendo una consulta individual (línea negra) y consultas federadas (líneas punteadas rojas)</w:t>
      </w:r>
    </w:p>
    <w:p w14:paraId="72EA121E" w14:textId="77777777" w:rsidR="002F0277" w:rsidRPr="002F63AD" w:rsidRDefault="002F0277" w:rsidP="003259A3">
      <w:pPr>
        <w:jc w:val="both"/>
        <w:rPr>
          <w:lang w:val="es-MX"/>
        </w:rPr>
      </w:pPr>
      <w:r w:rsidRPr="002F63AD">
        <w:rPr>
          <w:lang w:val="es-MX"/>
        </w:rPr>
        <w:t xml:space="preserve">Descomponiendo la figura 4, en la figura 5 se muestra un diagrama a bloques que detalla el proceso de una consulta geoespacial simple, es decir, una consulta a un solo </w:t>
      </w:r>
      <w:r w:rsidRPr="002F63AD">
        <w:rPr>
          <w:i/>
          <w:lang w:val="es-MX"/>
        </w:rPr>
        <w:t>triple store</w:t>
      </w:r>
      <w:r w:rsidRPr="002F63AD">
        <w:rPr>
          <w:lang w:val="es-MX"/>
        </w:rPr>
        <w:t xml:space="preserve">. La consulta, en función de los operadores usados, retornará una geometría o un booleano. </w:t>
      </w:r>
    </w:p>
    <w:p w14:paraId="18C60FB2" w14:textId="77777777" w:rsidR="002F0277" w:rsidRPr="002F63AD" w:rsidRDefault="002F0277" w:rsidP="002F0277">
      <w:pPr>
        <w:keepNext/>
        <w:jc w:val="center"/>
        <w:rPr>
          <w:lang w:val="es-MX"/>
        </w:rPr>
      </w:pPr>
      <w:r w:rsidRPr="002F63AD">
        <w:rPr>
          <w:noProof/>
          <w:lang w:val="es-MX"/>
        </w:rPr>
        <w:lastRenderedPageBreak/>
        <w:drawing>
          <wp:inline distT="0" distB="0" distL="0" distR="0" wp14:anchorId="655F61A9" wp14:editId="6918C521">
            <wp:extent cx="3261184" cy="72695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9"/>
                    <a:stretch>
                      <a:fillRect/>
                    </a:stretch>
                  </pic:blipFill>
                  <pic:spPr>
                    <a:xfrm>
                      <a:off x="0" y="0"/>
                      <a:ext cx="3346907" cy="746068"/>
                    </a:xfrm>
                    <a:prstGeom prst="rect">
                      <a:avLst/>
                    </a:prstGeom>
                  </pic:spPr>
                </pic:pic>
              </a:graphicData>
            </a:graphic>
          </wp:inline>
        </w:drawing>
      </w:r>
    </w:p>
    <w:p w14:paraId="0154F0D1" w14:textId="2ED53E06" w:rsidR="002F0277" w:rsidRPr="002F63AD" w:rsidRDefault="002F0277" w:rsidP="002F0277">
      <w:pPr>
        <w:pStyle w:val="Descripcin"/>
        <w:jc w:val="center"/>
      </w:pPr>
      <w:r w:rsidRPr="002F63AD">
        <w:t xml:space="preserve">Fig. </w:t>
      </w:r>
      <w:r w:rsidR="00F03971" w:rsidRPr="002F63AD">
        <w:t>5</w:t>
      </w:r>
      <w:r w:rsidRPr="002F63AD">
        <w:t xml:space="preserve"> Consulta geoespacial simple</w:t>
      </w:r>
    </w:p>
    <w:p w14:paraId="32A72A8A" w14:textId="77777777" w:rsidR="002F0277" w:rsidRPr="002F63AD" w:rsidRDefault="002F0277" w:rsidP="003259A3">
      <w:pPr>
        <w:jc w:val="both"/>
        <w:rPr>
          <w:lang w:val="es-MX"/>
        </w:rPr>
      </w:pPr>
      <w:r w:rsidRPr="002F63AD">
        <w:rPr>
          <w:lang w:val="es-MX"/>
        </w:rPr>
        <w:t xml:space="preserve">La intención del módulo a desarrollar es que la consulta en Apache </w:t>
      </w:r>
      <w:proofErr w:type="spellStart"/>
      <w:r w:rsidRPr="002F63AD">
        <w:rPr>
          <w:lang w:val="es-MX"/>
        </w:rPr>
        <w:t>Marmotta</w:t>
      </w:r>
      <w:proofErr w:type="spellEnd"/>
      <w:r w:rsidRPr="002F63AD">
        <w:rPr>
          <w:lang w:val="es-MX"/>
        </w:rPr>
        <w:t xml:space="preserve"> no se centre en un solo </w:t>
      </w:r>
      <w:r w:rsidRPr="002F63AD">
        <w:rPr>
          <w:i/>
          <w:lang w:val="es-MX"/>
        </w:rPr>
        <w:t>triple store,</w:t>
      </w:r>
      <w:r w:rsidRPr="002F63AD">
        <w:rPr>
          <w:lang w:val="es-MX"/>
        </w:rPr>
        <w:t xml:space="preserve"> sino que consulte a </w:t>
      </w:r>
      <w:proofErr w:type="gramStart"/>
      <w:r w:rsidRPr="002F63AD">
        <w:rPr>
          <w:lang w:val="es-MX"/>
        </w:rPr>
        <w:t xml:space="preserve">todas las </w:t>
      </w:r>
      <w:r w:rsidRPr="002F63AD">
        <w:rPr>
          <w:i/>
          <w:lang w:val="es-MX"/>
        </w:rPr>
        <w:t>triple store</w:t>
      </w:r>
      <w:proofErr w:type="gramEnd"/>
      <w:r w:rsidRPr="002F63AD">
        <w:rPr>
          <w:lang w:val="es-MX"/>
        </w:rPr>
        <w:t xml:space="preserve"> qué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2F63AD">
        <w:rPr>
          <w:i/>
          <w:lang w:val="es-MX"/>
        </w:rPr>
        <w:t>triple store,</w:t>
      </w:r>
      <w:r w:rsidRPr="002F63AD">
        <w:rPr>
          <w:lang w:val="es-MX"/>
        </w:rPr>
        <w:t xml:space="preserve"> sino que la consulta será respondida con información de diferentes fuentes. La figura 6 muestra un diagrama a bloques de lo explicado.</w:t>
      </w:r>
    </w:p>
    <w:p w14:paraId="5217B4D8" w14:textId="77777777" w:rsidR="002F0277" w:rsidRPr="002F63AD" w:rsidRDefault="002F0277" w:rsidP="002F0277">
      <w:pPr>
        <w:keepNext/>
        <w:jc w:val="center"/>
        <w:rPr>
          <w:lang w:val="es-MX"/>
        </w:rPr>
      </w:pPr>
      <w:r w:rsidRPr="002F63AD">
        <w:rPr>
          <w:noProof/>
          <w:lang w:val="es-MX"/>
        </w:rPr>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72819719" w14:textId="6E58AFA7" w:rsidR="002F0277" w:rsidRPr="002F63AD" w:rsidRDefault="002F0277" w:rsidP="002F0277">
      <w:pPr>
        <w:pStyle w:val="Descripcin"/>
        <w:jc w:val="center"/>
      </w:pPr>
      <w:r w:rsidRPr="002F63AD">
        <w:t xml:space="preserve">Fig. </w:t>
      </w:r>
      <w:r w:rsidR="00F03971" w:rsidRPr="002F63AD">
        <w:t>6</w:t>
      </w:r>
      <w:r w:rsidRPr="002F63AD">
        <w:t xml:space="preserve"> Diagrama a bloques de una consulta geoespacial federada</w:t>
      </w:r>
    </w:p>
    <w:p w14:paraId="708E8D52" w14:textId="4E2E172A" w:rsidR="002F0277" w:rsidRPr="002F63AD" w:rsidRDefault="002F0277" w:rsidP="003259A3">
      <w:pPr>
        <w:jc w:val="both"/>
        <w:rPr>
          <w:lang w:val="es-MX"/>
        </w:rPr>
      </w:pPr>
      <w:r w:rsidRPr="002F63AD">
        <w:rPr>
          <w:lang w:val="es-MX"/>
        </w:rPr>
        <w:t xml:space="preserve">El desarrollo e implementación del módulo de consultas federadas geoespaciales serán basados en los estándares </w:t>
      </w:r>
      <w:r w:rsidRPr="002F63AD">
        <w:rPr>
          <w:i/>
          <w:iCs/>
          <w:lang w:val="es-MX"/>
        </w:rPr>
        <w:t>SPARQL</w:t>
      </w:r>
      <w:r w:rsidRPr="002F63AD">
        <w:rPr>
          <w:lang w:val="es-MX"/>
        </w:rPr>
        <w:t xml:space="preserve"> y </w:t>
      </w:r>
      <w:proofErr w:type="spellStart"/>
      <w:r w:rsidRPr="002F63AD">
        <w:rPr>
          <w:i/>
          <w:iCs/>
          <w:lang w:val="es-MX"/>
        </w:rPr>
        <w:t>GeoSPARQL</w:t>
      </w:r>
      <w:proofErr w:type="spellEnd"/>
      <w:r w:rsidRPr="002F63AD">
        <w:rPr>
          <w:lang w:val="es-MX"/>
        </w:rPr>
        <w:t xml:space="preserve">, es decir, su funcionamiento, desarrollo y resultados deberán cumplir con las características estipuladas en los documentos </w:t>
      </w:r>
      <w:r w:rsidRPr="002F63AD">
        <w:rPr>
          <w:i/>
          <w:lang w:val="es-MX"/>
        </w:rPr>
        <w:t xml:space="preserve">SPARQL 1.1 </w:t>
      </w:r>
      <w:proofErr w:type="spellStart"/>
      <w:r w:rsidRPr="002F63AD">
        <w:rPr>
          <w:i/>
          <w:lang w:val="es-MX"/>
        </w:rPr>
        <w:t>Federated</w:t>
      </w:r>
      <w:proofErr w:type="spellEnd"/>
      <w:r w:rsidRPr="002F63AD">
        <w:rPr>
          <w:i/>
          <w:lang w:val="es-MX"/>
        </w:rPr>
        <w:t xml:space="preserve"> </w:t>
      </w:r>
      <w:proofErr w:type="spellStart"/>
      <w:r w:rsidRPr="002F63AD">
        <w:rPr>
          <w:i/>
          <w:lang w:val="es-MX"/>
        </w:rPr>
        <w:t>Query</w:t>
      </w:r>
      <w:proofErr w:type="spellEnd"/>
      <w:sdt>
        <w:sdtPr>
          <w:rPr>
            <w:noProof/>
            <w:lang w:val="es-MX"/>
          </w:rPr>
          <w:id w:val="892165114"/>
          <w:citation/>
        </w:sdtPr>
        <w:sdtContent>
          <w:r w:rsidRPr="002F63AD">
            <w:rPr>
              <w:noProof/>
              <w:lang w:val="es-MX"/>
            </w:rPr>
            <w:fldChar w:fldCharType="begin"/>
          </w:r>
          <w:r w:rsidRPr="002F63AD">
            <w:rPr>
              <w:noProof/>
              <w:lang w:val="es-MX"/>
            </w:rPr>
            <w:instrText xml:space="preserve"> CITATION W3C13 \l 2058 </w:instrText>
          </w:r>
          <w:r w:rsidRPr="002F63AD">
            <w:rPr>
              <w:noProof/>
              <w:lang w:val="es-MX"/>
            </w:rPr>
            <w:fldChar w:fldCharType="separate"/>
          </w:r>
          <w:r w:rsidR="00595C94" w:rsidRPr="002F63AD">
            <w:rPr>
              <w:noProof/>
              <w:lang w:val="es-MX"/>
            </w:rPr>
            <w:t xml:space="preserve"> [3]</w:t>
          </w:r>
          <w:r w:rsidRPr="002F63AD">
            <w:rPr>
              <w:noProof/>
              <w:lang w:val="es-MX"/>
            </w:rPr>
            <w:fldChar w:fldCharType="end"/>
          </w:r>
        </w:sdtContent>
      </w:sdt>
      <w:r w:rsidRPr="002F63AD">
        <w:rPr>
          <w:lang w:val="es-MX"/>
        </w:rPr>
        <w:t xml:space="preserve"> y </w:t>
      </w:r>
      <w:r w:rsidRPr="002F63AD">
        <w:rPr>
          <w:i/>
          <w:lang w:val="es-MX"/>
        </w:rPr>
        <w:t xml:space="preserve">A </w:t>
      </w:r>
      <w:proofErr w:type="spellStart"/>
      <w:r w:rsidRPr="002F63AD">
        <w:rPr>
          <w:i/>
          <w:lang w:val="es-MX"/>
        </w:rPr>
        <w:t>Geographic</w:t>
      </w:r>
      <w:proofErr w:type="spellEnd"/>
      <w:r w:rsidRPr="002F63AD">
        <w:rPr>
          <w:i/>
          <w:lang w:val="es-MX"/>
        </w:rPr>
        <w:t xml:space="preserve"> </w:t>
      </w:r>
      <w:proofErr w:type="spellStart"/>
      <w:r w:rsidRPr="002F63AD">
        <w:rPr>
          <w:i/>
          <w:lang w:val="es-MX"/>
        </w:rPr>
        <w:t>Query</w:t>
      </w:r>
      <w:proofErr w:type="spellEnd"/>
      <w:r w:rsidRPr="002F63AD">
        <w:rPr>
          <w:i/>
          <w:lang w:val="es-MX"/>
        </w:rPr>
        <w:t xml:space="preserve"> </w:t>
      </w:r>
      <w:proofErr w:type="spellStart"/>
      <w:r w:rsidRPr="002F63AD">
        <w:rPr>
          <w:i/>
          <w:lang w:val="es-MX"/>
        </w:rPr>
        <w:t>Language</w:t>
      </w:r>
      <w:proofErr w:type="spellEnd"/>
      <w:r w:rsidRPr="002F63AD">
        <w:rPr>
          <w:i/>
          <w:lang w:val="es-MX"/>
        </w:rPr>
        <w:t xml:space="preserve"> </w:t>
      </w:r>
      <w:proofErr w:type="spellStart"/>
      <w:r w:rsidRPr="002F63AD">
        <w:rPr>
          <w:i/>
          <w:lang w:val="es-MX"/>
        </w:rPr>
        <w:t>for</w:t>
      </w:r>
      <w:proofErr w:type="spellEnd"/>
      <w:r w:rsidRPr="002F63AD">
        <w:rPr>
          <w:i/>
          <w:lang w:val="es-MX"/>
        </w:rPr>
        <w:t xml:space="preserve"> RDF Data</w:t>
      </w:r>
      <w:sdt>
        <w:sdtPr>
          <w:rPr>
            <w:i/>
            <w:lang w:val="es-MX"/>
          </w:rPr>
          <w:id w:val="-492485105"/>
          <w:citation/>
        </w:sdtPr>
        <w:sdtContent>
          <w:r w:rsidR="00BC76E0" w:rsidRPr="002F63AD">
            <w:rPr>
              <w:i/>
              <w:lang w:val="es-MX"/>
            </w:rPr>
            <w:fldChar w:fldCharType="begin"/>
          </w:r>
          <w:r w:rsidR="00BC76E0" w:rsidRPr="002F63AD">
            <w:rPr>
              <w:i/>
              <w:lang w:val="es-MX"/>
            </w:rPr>
            <w:instrText xml:space="preserve"> CITATION Ope01 \l 2058 </w:instrText>
          </w:r>
          <w:r w:rsidR="00BC76E0" w:rsidRPr="002F63AD">
            <w:rPr>
              <w:i/>
              <w:lang w:val="es-MX"/>
            </w:rPr>
            <w:fldChar w:fldCharType="separate"/>
          </w:r>
          <w:r w:rsidR="00595C94" w:rsidRPr="002F63AD">
            <w:rPr>
              <w:i/>
              <w:noProof/>
              <w:lang w:val="es-MX"/>
            </w:rPr>
            <w:t xml:space="preserve"> </w:t>
          </w:r>
          <w:r w:rsidR="00595C94" w:rsidRPr="002F63AD">
            <w:rPr>
              <w:noProof/>
              <w:lang w:val="es-MX"/>
            </w:rPr>
            <w:t>[13]</w:t>
          </w:r>
          <w:r w:rsidR="00BC76E0" w:rsidRPr="002F63AD">
            <w:rPr>
              <w:i/>
              <w:lang w:val="es-MX"/>
            </w:rPr>
            <w:fldChar w:fldCharType="end"/>
          </w:r>
        </w:sdtContent>
      </w:sdt>
      <w:r w:rsidRPr="002F63AD">
        <w:rPr>
          <w:lang w:val="es-MX"/>
        </w:rPr>
        <w:t>.</w:t>
      </w:r>
    </w:p>
    <w:p w14:paraId="27D06AB7" w14:textId="77777777" w:rsidR="002F0277" w:rsidRPr="002F63AD" w:rsidRDefault="002F0277" w:rsidP="003259A3">
      <w:pPr>
        <w:jc w:val="both"/>
        <w:rPr>
          <w:lang w:val="es-MX"/>
        </w:rPr>
      </w:pPr>
      <w:r w:rsidRPr="002F63AD">
        <w:rPr>
          <w:lang w:val="es-MX"/>
        </w:rPr>
        <w:t xml:space="preserve">Apache </w:t>
      </w:r>
      <w:proofErr w:type="spellStart"/>
      <w:r w:rsidRPr="002F63AD">
        <w:rPr>
          <w:lang w:val="es-MX"/>
        </w:rPr>
        <w:t>Marmotta</w:t>
      </w:r>
      <w:proofErr w:type="spellEnd"/>
      <w:r w:rsidRPr="002F63AD">
        <w:rPr>
          <w:lang w:val="es-MX"/>
        </w:rPr>
        <w:t xml:space="preserve"> está basado en el lenguaje de consultas de la Web Semántica </w:t>
      </w:r>
      <w:r w:rsidRPr="002F63AD">
        <w:rPr>
          <w:i/>
          <w:iCs/>
          <w:lang w:val="es-MX"/>
        </w:rPr>
        <w:t>SPARQL</w:t>
      </w:r>
      <w:r w:rsidRPr="002F63AD">
        <w:rPr>
          <w:lang w:val="es-MX"/>
        </w:rPr>
        <w:t xml:space="preserve"> y es capaz de hacer consultas geográficas </w:t>
      </w:r>
      <w:r w:rsidRPr="002F63AD">
        <w:rPr>
          <w:i/>
          <w:iCs/>
          <w:lang w:val="es-MX"/>
        </w:rPr>
        <w:t>SPARQL</w:t>
      </w:r>
      <w:r w:rsidRPr="002F63AD">
        <w:rPr>
          <w:lang w:val="es-MX"/>
        </w:rPr>
        <w:t xml:space="preserve"> cuya tecnología es mejor conocida como </w:t>
      </w:r>
      <w:proofErr w:type="spellStart"/>
      <w:r w:rsidRPr="002F63AD">
        <w:rPr>
          <w:i/>
          <w:iCs/>
          <w:lang w:val="es-MX"/>
        </w:rPr>
        <w:t>GeoSPARQL</w:t>
      </w:r>
      <w:proofErr w:type="spellEnd"/>
      <w:r w:rsidRPr="002F63AD">
        <w:rPr>
          <w:lang w:val="es-MX"/>
        </w:rPr>
        <w:t xml:space="preserve">. El módulo que será desarrollado se integraría al código fuente del motor para lograr que éste sea capaz de hacer múltiples consultas en vez de solo una. En el proyecto se plantea desarrollar el módulo de consultas federadas para que funcione con </w:t>
      </w:r>
      <w:proofErr w:type="spellStart"/>
      <w:r w:rsidRPr="002F63AD">
        <w:rPr>
          <w:i/>
          <w:iCs/>
          <w:lang w:val="es-MX"/>
        </w:rPr>
        <w:t>GeoSPARQL</w:t>
      </w:r>
      <w:proofErr w:type="spellEnd"/>
      <w:r w:rsidRPr="002F63AD">
        <w:rPr>
          <w:lang w:val="es-MX"/>
        </w:rPr>
        <w:t xml:space="preserve">. La figura 7 muestra una representación de los módulos de Apache </w:t>
      </w:r>
      <w:proofErr w:type="spellStart"/>
      <w:r w:rsidRPr="002F63AD">
        <w:rPr>
          <w:lang w:val="es-MX"/>
        </w:rPr>
        <w:t>Marmotta</w:t>
      </w:r>
      <w:proofErr w:type="spellEnd"/>
      <w:r w:rsidRPr="002F63AD">
        <w:rPr>
          <w:lang w:val="es-MX"/>
        </w:rPr>
        <w:t xml:space="preserve">. En verde se encuentra el lenguaje y protocolo </w:t>
      </w:r>
      <w:r w:rsidRPr="002F63AD">
        <w:rPr>
          <w:i/>
          <w:iCs/>
          <w:lang w:val="es-MX"/>
        </w:rPr>
        <w:t>SPARQL</w:t>
      </w:r>
      <w:r w:rsidRPr="002F63AD">
        <w:rPr>
          <w:lang w:val="es-MX"/>
        </w:rPr>
        <w:t xml:space="preserve"> mientras que en amarillo la extensión </w:t>
      </w:r>
      <w:proofErr w:type="spellStart"/>
      <w:r w:rsidRPr="002F63AD">
        <w:rPr>
          <w:i/>
          <w:iCs/>
          <w:lang w:val="es-MX"/>
        </w:rPr>
        <w:t>GeoSPARQL</w:t>
      </w:r>
      <w:proofErr w:type="spellEnd"/>
      <w:r w:rsidRPr="002F63AD">
        <w:rPr>
          <w:lang w:val="es-MX"/>
        </w:rPr>
        <w:t>; en rojo se muestra el módulo de consultas federadas a implementar.</w:t>
      </w:r>
    </w:p>
    <w:p w14:paraId="019AC5ED" w14:textId="77777777" w:rsidR="002F0277" w:rsidRPr="002F63AD" w:rsidRDefault="002F0277" w:rsidP="002F0277">
      <w:pPr>
        <w:jc w:val="center"/>
        <w:rPr>
          <w:lang w:val="es-MX"/>
        </w:rPr>
      </w:pPr>
      <w:r w:rsidRPr="002F63AD">
        <w:rPr>
          <w:noProof/>
          <w:lang w:val="es-MX"/>
        </w:rPr>
        <w:drawing>
          <wp:inline distT="0" distB="0" distL="0" distR="0" wp14:anchorId="53BF6AC1" wp14:editId="716F469A">
            <wp:extent cx="3856008" cy="12465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1"/>
                    <a:srcRect t="7938" b="6315"/>
                    <a:stretch/>
                  </pic:blipFill>
                  <pic:spPr bwMode="auto">
                    <a:xfrm>
                      <a:off x="0" y="0"/>
                      <a:ext cx="3888624" cy="1257077"/>
                    </a:xfrm>
                    <a:prstGeom prst="rect">
                      <a:avLst/>
                    </a:prstGeom>
                    <a:ln>
                      <a:noFill/>
                    </a:ln>
                    <a:extLst>
                      <a:ext uri="{53640926-AAD7-44D8-BBD7-CCE9431645EC}">
                        <a14:shadowObscured xmlns:a14="http://schemas.microsoft.com/office/drawing/2010/main"/>
                      </a:ext>
                    </a:extLst>
                  </pic:spPr>
                </pic:pic>
              </a:graphicData>
            </a:graphic>
          </wp:inline>
        </w:drawing>
      </w:r>
    </w:p>
    <w:p w14:paraId="29A7C79A" w14:textId="475B585A" w:rsidR="002F0277" w:rsidRPr="002F63AD" w:rsidRDefault="002F0277" w:rsidP="002F0277">
      <w:pPr>
        <w:pStyle w:val="Descripcin"/>
        <w:jc w:val="center"/>
      </w:pPr>
      <w:r w:rsidRPr="002F63AD">
        <w:t xml:space="preserve">Fig. </w:t>
      </w:r>
      <w:r w:rsidR="00F03971" w:rsidRPr="002F63AD">
        <w:t>7</w:t>
      </w:r>
      <w:r w:rsidRPr="002F63AD">
        <w:t xml:space="preserve"> Diagrama a bloques de la implementación del módulo de consultas federadas</w:t>
      </w:r>
    </w:p>
    <w:p w14:paraId="24A122C2" w14:textId="77777777" w:rsidR="002F0277" w:rsidRPr="002F63AD" w:rsidRDefault="002F0277" w:rsidP="00F21628">
      <w:pPr>
        <w:jc w:val="both"/>
        <w:rPr>
          <w:lang w:val="es-MX"/>
        </w:rPr>
      </w:pPr>
      <w:r w:rsidRPr="002F63AD">
        <w:rPr>
          <w:lang w:val="es-MX"/>
        </w:rPr>
        <w:lastRenderedPageBreak/>
        <w:t xml:space="preserve">Para caracterizar el módulo desarrollado, se propone llevar a cabo un conjunto de pruebas descritas en el escenario de pruebas. Esto a su vez permitirá hacer un </w:t>
      </w:r>
      <w:r w:rsidRPr="002F63AD">
        <w:rPr>
          <w:i/>
          <w:lang w:val="es-MX"/>
        </w:rPr>
        <w:t>benchmarking</w:t>
      </w:r>
      <w:r w:rsidRPr="002F63AD">
        <w:rPr>
          <w:lang w:val="es-MX"/>
        </w:rPr>
        <w:t xml:space="preserve"> contra otras plataformas similares para determinar sus fortalezas y debilidades respecto dichas plataformas.</w:t>
      </w:r>
    </w:p>
    <w:p w14:paraId="54BF3A37" w14:textId="77777777" w:rsidR="002F0277" w:rsidRPr="000267CF" w:rsidRDefault="002F0277" w:rsidP="00F21628">
      <w:pPr>
        <w:jc w:val="both"/>
        <w:rPr>
          <w:lang w:val="es-MX"/>
        </w:rPr>
      </w:pPr>
      <w:commentRangeStart w:id="18"/>
      <w:r w:rsidRPr="000267CF">
        <w:rPr>
          <w:lang w:val="es-MX"/>
        </w:rPr>
        <w:t xml:space="preserve">Los parámetros para tomar en cuenta en la caracterización estarán completamente determinados después de haber concluido el </w:t>
      </w:r>
      <w:r w:rsidRPr="000267CF">
        <w:rPr>
          <w:i/>
          <w:lang w:val="es-MX"/>
        </w:rPr>
        <w:t>benchmarking,</w:t>
      </w:r>
      <w:r w:rsidRPr="000267CF">
        <w:rPr>
          <w:lang w:val="es-MX"/>
        </w:rPr>
        <w:t xml:space="preserve"> pero entre estos podrían estar los siguientes:</w:t>
      </w:r>
    </w:p>
    <w:p w14:paraId="472927FC" w14:textId="77777777" w:rsidR="002F0277" w:rsidRPr="000267CF" w:rsidRDefault="002F0277" w:rsidP="00F21628">
      <w:pPr>
        <w:pStyle w:val="Prrafodelista"/>
        <w:numPr>
          <w:ilvl w:val="0"/>
          <w:numId w:val="4"/>
        </w:numPr>
        <w:rPr>
          <w:sz w:val="22"/>
        </w:rPr>
      </w:pPr>
      <w:r w:rsidRPr="000267CF">
        <w:rPr>
          <w:sz w:val="22"/>
        </w:rPr>
        <w:t>Tiempo de carga.</w:t>
      </w:r>
    </w:p>
    <w:p w14:paraId="10EFC22C" w14:textId="77777777" w:rsidR="002F0277" w:rsidRPr="000267CF" w:rsidRDefault="002F0277" w:rsidP="00F21628">
      <w:pPr>
        <w:pStyle w:val="Prrafodelista"/>
        <w:numPr>
          <w:ilvl w:val="0"/>
          <w:numId w:val="4"/>
        </w:numPr>
        <w:rPr>
          <w:sz w:val="22"/>
        </w:rPr>
      </w:pPr>
      <w:r w:rsidRPr="000267CF">
        <w:rPr>
          <w:sz w:val="22"/>
        </w:rPr>
        <w:t>Tiempo de consulta.</w:t>
      </w:r>
    </w:p>
    <w:p w14:paraId="58F8BA5F" w14:textId="77777777" w:rsidR="002F0277" w:rsidRPr="000267CF" w:rsidRDefault="002F0277" w:rsidP="00F21628">
      <w:pPr>
        <w:pStyle w:val="Prrafodelista"/>
        <w:numPr>
          <w:ilvl w:val="0"/>
          <w:numId w:val="4"/>
        </w:numPr>
        <w:rPr>
          <w:sz w:val="22"/>
        </w:rPr>
      </w:pPr>
      <w:r w:rsidRPr="000267CF">
        <w:rPr>
          <w:sz w:val="22"/>
        </w:rPr>
        <w:t>Consultas por segundo.</w:t>
      </w:r>
    </w:p>
    <w:p w14:paraId="5912A4AE" w14:textId="77777777" w:rsidR="002F0277" w:rsidRPr="000267CF" w:rsidRDefault="002F0277" w:rsidP="00F21628">
      <w:pPr>
        <w:pStyle w:val="Prrafodelista"/>
        <w:numPr>
          <w:ilvl w:val="0"/>
          <w:numId w:val="4"/>
        </w:numPr>
        <w:rPr>
          <w:sz w:val="22"/>
        </w:rPr>
      </w:pPr>
      <w:r w:rsidRPr="000267CF">
        <w:rPr>
          <w:sz w:val="22"/>
        </w:rPr>
        <w:t>Consultas mezcladas por segundo.</w:t>
      </w:r>
    </w:p>
    <w:p w14:paraId="3B447CB4" w14:textId="77777777" w:rsidR="002F0277" w:rsidRPr="000267CF" w:rsidRDefault="002F0277" w:rsidP="00F21628">
      <w:pPr>
        <w:pStyle w:val="Prrafodelista"/>
        <w:numPr>
          <w:ilvl w:val="0"/>
          <w:numId w:val="4"/>
        </w:numPr>
        <w:rPr>
          <w:sz w:val="22"/>
        </w:rPr>
      </w:pPr>
      <w:r w:rsidRPr="000267CF">
        <w:rPr>
          <w:sz w:val="22"/>
        </w:rPr>
        <w:t>Uso de operadores, modificadores y acceso a datos</w:t>
      </w:r>
    </w:p>
    <w:p w14:paraId="4D70E8E5" w14:textId="77777777" w:rsidR="002F0277" w:rsidRPr="002F63AD" w:rsidRDefault="002F0277" w:rsidP="00F21628">
      <w:pPr>
        <w:jc w:val="both"/>
        <w:rPr>
          <w:lang w:val="es-MX"/>
        </w:rPr>
      </w:pPr>
      <w:r w:rsidRPr="002F63AD">
        <w:rPr>
          <w:lang w:val="es-MX"/>
        </w:rPr>
        <w:t xml:space="preserve">Estos parámetros están detallados en los siguientes 3 documentos: </w:t>
      </w:r>
    </w:p>
    <w:p w14:paraId="7FA37B6B" w14:textId="3668CE1B" w:rsidR="002F0277" w:rsidRPr="002F63AD" w:rsidRDefault="002F0277" w:rsidP="00F21628">
      <w:pPr>
        <w:pStyle w:val="Prrafodelista"/>
        <w:numPr>
          <w:ilvl w:val="0"/>
          <w:numId w:val="4"/>
        </w:numPr>
        <w:rPr>
          <w:i/>
        </w:rPr>
      </w:pPr>
      <w:proofErr w:type="spellStart"/>
      <w:r w:rsidRPr="002F63AD">
        <w:rPr>
          <w:i/>
        </w:rPr>
        <w:t>An</w:t>
      </w:r>
      <w:proofErr w:type="spellEnd"/>
      <w:r w:rsidRPr="002F63AD">
        <w:rPr>
          <w:i/>
        </w:rPr>
        <w:t xml:space="preserve"> </w:t>
      </w:r>
      <w:proofErr w:type="spellStart"/>
      <w:r w:rsidRPr="002F63AD">
        <w:rPr>
          <w:i/>
        </w:rPr>
        <w:t>Evaluation</w:t>
      </w:r>
      <w:proofErr w:type="spellEnd"/>
      <w:r w:rsidRPr="002F63AD">
        <w:rPr>
          <w:i/>
        </w:rPr>
        <w:t xml:space="preserve"> </w:t>
      </w:r>
      <w:proofErr w:type="spellStart"/>
      <w:r w:rsidRPr="002F63AD">
        <w:rPr>
          <w:i/>
        </w:rPr>
        <w:t>of</w:t>
      </w:r>
      <w:proofErr w:type="spellEnd"/>
      <w:r w:rsidRPr="002F63AD">
        <w:rPr>
          <w:i/>
        </w:rPr>
        <w:t xml:space="preserve"> </w:t>
      </w:r>
      <w:proofErr w:type="spellStart"/>
      <w:r w:rsidRPr="002F63AD">
        <w:rPr>
          <w:i/>
        </w:rPr>
        <w:t>Approaches</w:t>
      </w:r>
      <w:proofErr w:type="spellEnd"/>
      <w:r w:rsidRPr="002F63AD">
        <w:rPr>
          <w:i/>
        </w:rPr>
        <w:t xml:space="preserve"> </w:t>
      </w:r>
      <w:proofErr w:type="spellStart"/>
      <w:r w:rsidRPr="002F63AD">
        <w:rPr>
          <w:i/>
        </w:rPr>
        <w:t>to</w:t>
      </w:r>
      <w:proofErr w:type="spellEnd"/>
      <w:r w:rsidRPr="002F63AD">
        <w:rPr>
          <w:i/>
        </w:rPr>
        <w:t xml:space="preserve"> </w:t>
      </w:r>
      <w:proofErr w:type="spellStart"/>
      <w:r w:rsidRPr="002F63AD">
        <w:rPr>
          <w:i/>
        </w:rPr>
        <w:t>Federated</w:t>
      </w:r>
      <w:proofErr w:type="spellEnd"/>
      <w:r w:rsidRPr="002F63AD">
        <w:rPr>
          <w:i/>
        </w:rPr>
        <w:t xml:space="preserve"> </w:t>
      </w:r>
      <w:proofErr w:type="spellStart"/>
      <w:r w:rsidRPr="002F63AD">
        <w:rPr>
          <w:i/>
        </w:rPr>
        <w:t>Query</w:t>
      </w:r>
      <w:proofErr w:type="spellEnd"/>
      <w:r w:rsidRPr="002F63AD">
        <w:t xml:space="preserve"> </w:t>
      </w:r>
      <w:r w:rsidRPr="002F63AD">
        <w:rPr>
          <w:i/>
        </w:rPr>
        <w:t xml:space="preserve">Processing </w:t>
      </w:r>
      <w:proofErr w:type="spellStart"/>
      <w:r w:rsidRPr="002F63AD">
        <w:rPr>
          <w:i/>
        </w:rPr>
        <w:t>over</w:t>
      </w:r>
      <w:proofErr w:type="spellEnd"/>
      <w:r w:rsidRPr="002F63AD">
        <w:rPr>
          <w:i/>
        </w:rPr>
        <w:t xml:space="preserve"> </w:t>
      </w:r>
      <w:proofErr w:type="spellStart"/>
      <w:r w:rsidRPr="002F63AD">
        <w:rPr>
          <w:i/>
        </w:rPr>
        <w:t>Linked</w:t>
      </w:r>
      <w:proofErr w:type="spellEnd"/>
      <w:r w:rsidRPr="002F63AD">
        <w:rPr>
          <w:i/>
        </w:rPr>
        <w:t xml:space="preserve"> Data</w:t>
      </w:r>
      <w:sdt>
        <w:sdtPr>
          <w:rPr>
            <w:i/>
          </w:rPr>
          <w:id w:val="-1169010110"/>
          <w:citation/>
        </w:sdtPr>
        <w:sdtContent>
          <w:r w:rsidRPr="002F63AD">
            <w:rPr>
              <w:i/>
            </w:rPr>
            <w:fldChar w:fldCharType="begin"/>
          </w:r>
          <w:r w:rsidRPr="002F63AD">
            <w:rPr>
              <w:noProof/>
            </w:rPr>
            <w:instrText xml:space="preserve"> CITATION Haa10 \l 2058 </w:instrText>
          </w:r>
          <w:r w:rsidRPr="002F63AD">
            <w:rPr>
              <w:i/>
            </w:rPr>
            <w:fldChar w:fldCharType="separate"/>
          </w:r>
          <w:r w:rsidR="00595C94" w:rsidRPr="002F63AD">
            <w:rPr>
              <w:noProof/>
            </w:rPr>
            <w:t xml:space="preserve"> [14]</w:t>
          </w:r>
          <w:r w:rsidRPr="002F63AD">
            <w:rPr>
              <w:i/>
            </w:rPr>
            <w:fldChar w:fldCharType="end"/>
          </w:r>
        </w:sdtContent>
      </w:sdt>
    </w:p>
    <w:p w14:paraId="3DC2BD18" w14:textId="0375FF32" w:rsidR="002F0277" w:rsidRPr="002F63AD" w:rsidRDefault="002F0277" w:rsidP="00F21628">
      <w:pPr>
        <w:pStyle w:val="Prrafodelista"/>
        <w:numPr>
          <w:ilvl w:val="0"/>
          <w:numId w:val="4"/>
        </w:numPr>
        <w:rPr>
          <w:i/>
        </w:rPr>
      </w:pPr>
      <w:r w:rsidRPr="002F63AD">
        <w:rPr>
          <w:i/>
        </w:rPr>
        <w:t xml:space="preserve">SP2Bench: A SPARQL Performance </w:t>
      </w:r>
      <w:proofErr w:type="spellStart"/>
      <w:r w:rsidRPr="002F63AD">
        <w:rPr>
          <w:i/>
        </w:rPr>
        <w:t>Benchmark</w:t>
      </w:r>
      <w:proofErr w:type="spellEnd"/>
      <w:sdt>
        <w:sdtPr>
          <w:rPr>
            <w:i/>
          </w:rPr>
          <w:id w:val="-1785177834"/>
          <w:citation/>
        </w:sdtPr>
        <w:sdtContent>
          <w:r w:rsidRPr="002F63AD">
            <w:rPr>
              <w:i/>
            </w:rPr>
            <w:fldChar w:fldCharType="begin"/>
          </w:r>
          <w:r w:rsidRPr="002F63AD">
            <w:rPr>
              <w:noProof/>
            </w:rPr>
            <w:instrText xml:space="preserve"> CITATION Sch09 \l 2058 </w:instrText>
          </w:r>
          <w:r w:rsidRPr="002F63AD">
            <w:rPr>
              <w:i/>
            </w:rPr>
            <w:fldChar w:fldCharType="separate"/>
          </w:r>
          <w:r w:rsidR="00595C94" w:rsidRPr="002F63AD">
            <w:rPr>
              <w:noProof/>
            </w:rPr>
            <w:t xml:space="preserve"> [15]</w:t>
          </w:r>
          <w:r w:rsidRPr="002F63AD">
            <w:rPr>
              <w:i/>
            </w:rPr>
            <w:fldChar w:fldCharType="end"/>
          </w:r>
        </w:sdtContent>
      </w:sdt>
    </w:p>
    <w:p w14:paraId="72DD1A0E" w14:textId="49B495CB" w:rsidR="002F0277" w:rsidRPr="002F63AD" w:rsidRDefault="002F0277" w:rsidP="00F21628">
      <w:pPr>
        <w:pStyle w:val="Prrafodelista"/>
        <w:numPr>
          <w:ilvl w:val="0"/>
          <w:numId w:val="4"/>
        </w:numPr>
      </w:pPr>
      <w:r w:rsidRPr="002F63AD">
        <w:rPr>
          <w:i/>
        </w:rPr>
        <w:t xml:space="preserve">The </w:t>
      </w:r>
      <w:proofErr w:type="spellStart"/>
      <w:r w:rsidRPr="002F63AD">
        <w:rPr>
          <w:i/>
        </w:rPr>
        <w:t>Berlin</w:t>
      </w:r>
      <w:proofErr w:type="spellEnd"/>
      <w:r w:rsidRPr="002F63AD">
        <w:rPr>
          <w:i/>
        </w:rPr>
        <w:t xml:space="preserve"> SPARQL </w:t>
      </w:r>
      <w:proofErr w:type="spellStart"/>
      <w:r w:rsidRPr="002F63AD">
        <w:rPr>
          <w:i/>
        </w:rPr>
        <w:t>Benchmark</w:t>
      </w:r>
      <w:proofErr w:type="spellEnd"/>
      <w:sdt>
        <w:sdtPr>
          <w:rPr>
            <w:i/>
          </w:rPr>
          <w:id w:val="1583025510"/>
          <w:citation/>
        </w:sdtPr>
        <w:sdtContent>
          <w:r w:rsidRPr="002F63AD">
            <w:rPr>
              <w:i/>
            </w:rPr>
            <w:fldChar w:fldCharType="begin"/>
          </w:r>
          <w:r w:rsidRPr="002F63AD">
            <w:rPr>
              <w:i/>
            </w:rPr>
            <w:instrText xml:space="preserve"> CITATION Biz091 \l 2058 </w:instrText>
          </w:r>
          <w:r w:rsidRPr="002F63AD">
            <w:rPr>
              <w:i/>
            </w:rPr>
            <w:fldChar w:fldCharType="separate"/>
          </w:r>
          <w:r w:rsidR="00595C94" w:rsidRPr="002F63AD">
            <w:rPr>
              <w:i/>
              <w:noProof/>
            </w:rPr>
            <w:t xml:space="preserve"> </w:t>
          </w:r>
          <w:r w:rsidR="00595C94" w:rsidRPr="002F63AD">
            <w:rPr>
              <w:noProof/>
            </w:rPr>
            <w:t>[16]</w:t>
          </w:r>
          <w:r w:rsidRPr="002F63AD">
            <w:rPr>
              <w:i/>
            </w:rPr>
            <w:fldChar w:fldCharType="end"/>
          </w:r>
        </w:sdtContent>
      </w:sdt>
      <w:r w:rsidRPr="002F63AD">
        <w:t xml:space="preserve"> </w:t>
      </w:r>
      <w:commentRangeEnd w:id="18"/>
      <w:r w:rsidRPr="002F63AD">
        <w:rPr>
          <w:rStyle w:val="Refdecomentario"/>
        </w:rPr>
        <w:commentReference w:id="18"/>
      </w:r>
    </w:p>
    <w:p w14:paraId="273D9136" w14:textId="77777777" w:rsidR="002F0277" w:rsidRPr="002F63AD" w:rsidRDefault="002F0277" w:rsidP="00F21628">
      <w:pPr>
        <w:jc w:val="both"/>
        <w:rPr>
          <w:lang w:val="es-MX"/>
        </w:rPr>
      </w:pPr>
      <w:r w:rsidRPr="002F63AD">
        <w:rPr>
          <w:lang w:val="es-MX"/>
        </w:rPr>
        <w:t>Con los datos recabados y una vez desarrollado el módulo, se podrá redactar la documentación de dicha herramienta que permita su correcto uso, así como su compartición con la comunidad relacionada con esos temas.</w:t>
      </w:r>
    </w:p>
    <w:p w14:paraId="7FF87D7C" w14:textId="77777777" w:rsidR="002F0277" w:rsidRPr="002F63AD" w:rsidRDefault="002F0277" w:rsidP="00F21628">
      <w:pPr>
        <w:jc w:val="both"/>
        <w:rPr>
          <w:lang w:val="es-MX"/>
        </w:rPr>
      </w:pPr>
      <w:r w:rsidRPr="002F63AD">
        <w:rPr>
          <w:lang w:val="es-MX"/>
        </w:rPr>
        <w:t xml:space="preserve">Además, el módulo se complementará con una herramienta para que los usuarios finales puedan visualizar los resultados de las consultas geoespaciales federadas. </w:t>
      </w:r>
      <w:commentRangeStart w:id="19"/>
      <w:r w:rsidRPr="002F63AD">
        <w:rPr>
          <w:lang w:val="es-MX"/>
        </w:rPr>
        <w:t xml:space="preserve">En la actualidad ya existen herramientas que permiten visualizar datos geoespaciales, entonces con el único fin de demostrar que el módulo funciona correctamente, por ende, otra alternativa de comprobación de funcionamiento, este trabajo presentará los resultados obtenidos usando uno de esos recursos que permitan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2F63AD">
        <w:rPr>
          <w:i/>
          <w:lang w:val="es-MX"/>
        </w:rPr>
        <w:t>triple store</w:t>
      </w:r>
      <w:r w:rsidRPr="002F63AD">
        <w:rPr>
          <w:lang w:val="es-MX"/>
        </w:rPr>
        <w:t>.</w:t>
      </w:r>
      <w:commentRangeEnd w:id="19"/>
      <w:r w:rsidRPr="002F63AD">
        <w:rPr>
          <w:rStyle w:val="Refdecomentario"/>
          <w:lang w:val="es-MX"/>
        </w:rPr>
        <w:commentReference w:id="19"/>
      </w:r>
    </w:p>
    <w:p w14:paraId="7AF2F913" w14:textId="77777777" w:rsidR="002F0277" w:rsidRPr="002F63AD" w:rsidRDefault="002F0277" w:rsidP="002F0277">
      <w:pPr>
        <w:keepNext/>
        <w:jc w:val="center"/>
        <w:rPr>
          <w:lang w:val="es-MX"/>
        </w:rPr>
      </w:pPr>
      <w:r w:rsidRPr="002F63AD">
        <w:rPr>
          <w:noProof/>
          <w:lang w:val="es-MX"/>
        </w:rPr>
        <w:drawing>
          <wp:inline distT="0" distB="0" distL="0" distR="0" wp14:anchorId="54F46FA4" wp14:editId="406BBD6C">
            <wp:extent cx="2381693" cy="127061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7681" cy="1305816"/>
                    </a:xfrm>
                    <a:prstGeom prst="rect">
                      <a:avLst/>
                    </a:prstGeom>
                  </pic:spPr>
                </pic:pic>
              </a:graphicData>
            </a:graphic>
          </wp:inline>
        </w:drawing>
      </w:r>
    </w:p>
    <w:p w14:paraId="564A57FF" w14:textId="7BC4C853" w:rsidR="002F0277" w:rsidRPr="002F63AD" w:rsidRDefault="002F0277" w:rsidP="002F0277">
      <w:pPr>
        <w:pStyle w:val="Descripcin"/>
        <w:jc w:val="center"/>
      </w:pPr>
      <w:r w:rsidRPr="002F63AD">
        <w:t xml:space="preserve">Fig. </w:t>
      </w:r>
      <w:r w:rsidR="00F03971" w:rsidRPr="002F63AD">
        <w:t>8</w:t>
      </w:r>
      <w:r w:rsidRPr="002F63AD">
        <w:t xml:space="preserve"> Propuesta de visualización</w:t>
      </w:r>
    </w:p>
    <w:p w14:paraId="7D1EA27B" w14:textId="455637B9" w:rsidR="002F0277" w:rsidRPr="002F63AD" w:rsidRDefault="002F0277" w:rsidP="00230FC2">
      <w:pPr>
        <w:pStyle w:val="Ttulo2"/>
        <w:numPr>
          <w:ilvl w:val="1"/>
          <w:numId w:val="7"/>
        </w:numPr>
        <w:spacing w:before="200" w:line="276" w:lineRule="auto"/>
        <w:jc w:val="both"/>
        <w:rPr>
          <w:lang w:val="es-MX"/>
        </w:rPr>
      </w:pPr>
      <w:bookmarkStart w:id="20" w:name="_Toc293663625"/>
      <w:bookmarkStart w:id="21" w:name="_Toc18501835"/>
      <w:bookmarkStart w:id="22" w:name="_Toc23801651"/>
      <w:r w:rsidRPr="002F63AD">
        <w:rPr>
          <w:lang w:val="es-MX"/>
        </w:rPr>
        <w:t>Alcances (Resultados esperados)</w:t>
      </w:r>
      <w:bookmarkEnd w:id="20"/>
      <w:bookmarkEnd w:id="21"/>
      <w:bookmarkEnd w:id="22"/>
    </w:p>
    <w:p w14:paraId="1B4C4884" w14:textId="77777777" w:rsidR="002F0277" w:rsidRPr="002F63AD" w:rsidRDefault="002F0277" w:rsidP="002F0277">
      <w:pPr>
        <w:rPr>
          <w:lang w:val="es-MX"/>
        </w:rPr>
      </w:pPr>
      <w:commentRangeStart w:id="23"/>
      <w:r w:rsidRPr="002F63AD">
        <w:rPr>
          <w:lang w:val="es-MX"/>
        </w:rPr>
        <w:t xml:space="preserve">Al no existir un módulo de consultas federadas geoespaciales para Apache </w:t>
      </w:r>
      <w:proofErr w:type="spellStart"/>
      <w:r w:rsidRPr="002F63AD">
        <w:rPr>
          <w:lang w:val="es-MX"/>
        </w:rPr>
        <w:t>Marmotta</w:t>
      </w:r>
      <w:proofErr w:type="spellEnd"/>
      <w:r w:rsidRPr="002F63AD">
        <w:rPr>
          <w:lang w:val="es-MX"/>
        </w:rPr>
        <w:t>, ningunos de los alcances propuestos han sido elaborados hasta el momento, Así, los alcances fijados para este trabajo son:</w:t>
      </w:r>
      <w:commentRangeEnd w:id="23"/>
      <w:r w:rsidRPr="002F63AD">
        <w:rPr>
          <w:rStyle w:val="Refdecomentario"/>
          <w:lang w:val="es-MX"/>
        </w:rPr>
        <w:commentReference w:id="23"/>
      </w:r>
    </w:p>
    <w:p w14:paraId="58869EEF" w14:textId="77777777" w:rsidR="002F0277" w:rsidRPr="002F63AD" w:rsidRDefault="002F0277" w:rsidP="002F0277">
      <w:pPr>
        <w:pStyle w:val="Prrafodelista"/>
        <w:numPr>
          <w:ilvl w:val="0"/>
          <w:numId w:val="2"/>
        </w:numPr>
      </w:pPr>
      <w:r w:rsidRPr="002F63AD">
        <w:lastRenderedPageBreak/>
        <w:t xml:space="preserve">El </w:t>
      </w:r>
      <w:r w:rsidRPr="002F63AD">
        <w:rPr>
          <w:i/>
        </w:rPr>
        <w:t>triple store</w:t>
      </w:r>
      <w:r w:rsidRPr="002F63AD">
        <w:t xml:space="preserve"> Apache </w:t>
      </w:r>
      <w:proofErr w:type="spellStart"/>
      <w:r w:rsidRPr="002F63AD">
        <w:t>Marmotta</w:t>
      </w:r>
      <w:proofErr w:type="spellEnd"/>
      <w:r w:rsidRPr="002F63AD">
        <w:t xml:space="preserve"> en conjunto con el módulo será capaz de hacer consultas federadas geoespaciales con base a los estándares </w:t>
      </w:r>
      <w:r w:rsidRPr="002F63AD">
        <w:rPr>
          <w:i/>
          <w:iCs/>
        </w:rPr>
        <w:t>SPARQL</w:t>
      </w:r>
      <w:r w:rsidRPr="002F63AD">
        <w:t xml:space="preserve"> y </w:t>
      </w:r>
      <w:proofErr w:type="spellStart"/>
      <w:r w:rsidRPr="002F63AD">
        <w:rPr>
          <w:i/>
          <w:iCs/>
        </w:rPr>
        <w:t>GeoSPARQL</w:t>
      </w:r>
      <w:proofErr w:type="spellEnd"/>
      <w:r w:rsidRPr="002F63AD">
        <w:t>.</w:t>
      </w:r>
    </w:p>
    <w:p w14:paraId="3F8C0C65" w14:textId="04AF491D" w:rsidR="002F0277" w:rsidRPr="002F63AD" w:rsidRDefault="002F0277" w:rsidP="002F0277">
      <w:pPr>
        <w:pStyle w:val="Prrafodelista"/>
        <w:numPr>
          <w:ilvl w:val="0"/>
          <w:numId w:val="2"/>
        </w:numPr>
      </w:pPr>
      <w:commentRangeStart w:id="24"/>
      <w:r w:rsidRPr="002F63AD">
        <w:t xml:space="preserve">El </w:t>
      </w:r>
      <w:r w:rsidRPr="002F63AD">
        <w:rPr>
          <w:i/>
        </w:rPr>
        <w:t>benchmarking</w:t>
      </w:r>
      <w:r w:rsidRPr="002F63AD">
        <w:t xml:space="preserve"> estará inspirado en trabajos presentes en el estado del arte, tales como</w:t>
      </w:r>
      <w:sdt>
        <w:sdtPr>
          <w:rPr>
            <w:i/>
          </w:rPr>
          <w:id w:val="-1452087969"/>
          <w:citation/>
        </w:sdtPr>
        <w:sdtContent>
          <w:r w:rsidRPr="002F63AD">
            <w:rPr>
              <w:i/>
            </w:rPr>
            <w:fldChar w:fldCharType="begin"/>
          </w:r>
          <w:r w:rsidRPr="002F63AD">
            <w:rPr>
              <w:noProof/>
            </w:rPr>
            <w:instrText xml:space="preserve"> CITATION Haa10 \l 2058 </w:instrText>
          </w:r>
          <w:r w:rsidRPr="002F63AD">
            <w:rPr>
              <w:i/>
            </w:rPr>
            <w:fldChar w:fldCharType="separate"/>
          </w:r>
          <w:r w:rsidR="00595C94" w:rsidRPr="002F63AD">
            <w:rPr>
              <w:noProof/>
            </w:rPr>
            <w:t xml:space="preserve"> [14]</w:t>
          </w:r>
          <w:r w:rsidRPr="002F63AD">
            <w:rPr>
              <w:i/>
            </w:rPr>
            <w:fldChar w:fldCharType="end"/>
          </w:r>
        </w:sdtContent>
      </w:sdt>
      <w:r w:rsidRPr="002F63AD">
        <w:rPr>
          <w:i/>
        </w:rPr>
        <w:t>,</w:t>
      </w:r>
      <w:sdt>
        <w:sdtPr>
          <w:rPr>
            <w:i/>
          </w:rPr>
          <w:id w:val="1314221619"/>
          <w:citation/>
        </w:sdtPr>
        <w:sdtContent>
          <w:r w:rsidRPr="002F63AD">
            <w:rPr>
              <w:i/>
            </w:rPr>
            <w:fldChar w:fldCharType="begin"/>
          </w:r>
          <w:r w:rsidRPr="002F63AD">
            <w:rPr>
              <w:noProof/>
            </w:rPr>
            <w:instrText xml:space="preserve"> CITATION Sch09 \l 2058 </w:instrText>
          </w:r>
          <w:r w:rsidRPr="002F63AD">
            <w:rPr>
              <w:i/>
            </w:rPr>
            <w:fldChar w:fldCharType="separate"/>
          </w:r>
          <w:r w:rsidR="00595C94" w:rsidRPr="002F63AD">
            <w:rPr>
              <w:noProof/>
            </w:rPr>
            <w:t xml:space="preserve"> [15]</w:t>
          </w:r>
          <w:r w:rsidRPr="002F63AD">
            <w:rPr>
              <w:i/>
            </w:rPr>
            <w:fldChar w:fldCharType="end"/>
          </w:r>
        </w:sdtContent>
      </w:sdt>
      <w:r w:rsidRPr="002F63AD">
        <w:t xml:space="preserve"> y</w:t>
      </w:r>
      <w:sdt>
        <w:sdtPr>
          <w:rPr>
            <w:i/>
          </w:rPr>
          <w:id w:val="1246070380"/>
          <w:citation/>
        </w:sdtPr>
        <w:sdtContent>
          <w:r w:rsidRPr="002F63AD">
            <w:rPr>
              <w:i/>
            </w:rPr>
            <w:fldChar w:fldCharType="begin"/>
          </w:r>
          <w:r w:rsidRPr="002F63AD">
            <w:rPr>
              <w:i/>
            </w:rPr>
            <w:instrText xml:space="preserve"> CITATION Biz091 \l 2058 </w:instrText>
          </w:r>
          <w:r w:rsidRPr="002F63AD">
            <w:rPr>
              <w:i/>
            </w:rPr>
            <w:fldChar w:fldCharType="separate"/>
          </w:r>
          <w:r w:rsidR="00595C94" w:rsidRPr="002F63AD">
            <w:rPr>
              <w:i/>
              <w:noProof/>
            </w:rPr>
            <w:t xml:space="preserve"> </w:t>
          </w:r>
          <w:r w:rsidR="00595C94" w:rsidRPr="002F63AD">
            <w:rPr>
              <w:noProof/>
            </w:rPr>
            <w:t>[16]</w:t>
          </w:r>
          <w:r w:rsidRPr="002F63AD">
            <w:rPr>
              <w:i/>
            </w:rPr>
            <w:fldChar w:fldCharType="end"/>
          </w:r>
        </w:sdtContent>
      </w:sdt>
      <w:r w:rsidRPr="002F63AD">
        <w:t>.</w:t>
      </w:r>
    </w:p>
    <w:p w14:paraId="7AC442CC" w14:textId="77777777" w:rsidR="002F0277" w:rsidRPr="002F63AD" w:rsidRDefault="002F0277" w:rsidP="002F0277">
      <w:pPr>
        <w:pStyle w:val="Prrafodelista"/>
        <w:numPr>
          <w:ilvl w:val="0"/>
          <w:numId w:val="2"/>
        </w:numPr>
      </w:pPr>
      <w:r w:rsidRPr="002F63AD">
        <w:t xml:space="preserve">La caracterización será delimitada con los resultados arrojados por el </w:t>
      </w:r>
      <w:r w:rsidRPr="002F63AD">
        <w:rPr>
          <w:i/>
        </w:rPr>
        <w:t>benchmarking</w:t>
      </w:r>
      <w:r w:rsidRPr="002F63AD">
        <w:t>.</w:t>
      </w:r>
      <w:commentRangeEnd w:id="24"/>
      <w:r w:rsidRPr="002F63AD">
        <w:rPr>
          <w:rStyle w:val="Refdecomentario"/>
        </w:rPr>
        <w:commentReference w:id="24"/>
      </w:r>
    </w:p>
    <w:p w14:paraId="56439095" w14:textId="77777777" w:rsidR="002F0277" w:rsidRPr="002F63AD" w:rsidRDefault="002F0277" w:rsidP="002F0277">
      <w:pPr>
        <w:pStyle w:val="Prrafodelista"/>
        <w:numPr>
          <w:ilvl w:val="0"/>
          <w:numId w:val="2"/>
        </w:numPr>
      </w:pPr>
      <w:r w:rsidRPr="002F63AD">
        <w:t xml:space="preserve">La comprobación y explotación de datos geoespaciales devueltos por el módulo de consultas federadas en Apache </w:t>
      </w:r>
      <w:proofErr w:type="spellStart"/>
      <w:r w:rsidRPr="002F63AD">
        <w:t>Marmotta</w:t>
      </w:r>
      <w:proofErr w:type="spellEnd"/>
      <w:r w:rsidRPr="002F63AD">
        <w:t xml:space="preserve"> serán mediante una aplicación Web. </w:t>
      </w:r>
    </w:p>
    <w:p w14:paraId="790E835C" w14:textId="77777777" w:rsidR="002F0277" w:rsidRPr="002F63AD" w:rsidRDefault="002F0277" w:rsidP="002F0277">
      <w:pPr>
        <w:pStyle w:val="Prrafodelista"/>
        <w:numPr>
          <w:ilvl w:val="0"/>
          <w:numId w:val="2"/>
        </w:numPr>
      </w:pPr>
      <w:r w:rsidRPr="002F63AD">
        <w:t xml:space="preserve">Una vez que se tenga el módulo desarrollado, implementado y después de haberlo puesto a prueba con las pruebas descritas en el escenario de pruebas, se propondrá a la organización </w:t>
      </w:r>
      <w:r w:rsidRPr="002F63AD">
        <w:rPr>
          <w:i/>
        </w:rPr>
        <w:t xml:space="preserve">Apache Software </w:t>
      </w:r>
      <w:proofErr w:type="spellStart"/>
      <w:r w:rsidRPr="002F63AD">
        <w:rPr>
          <w:i/>
        </w:rPr>
        <w:t>Foundation</w:t>
      </w:r>
      <w:proofErr w:type="spellEnd"/>
      <w:r w:rsidRPr="002F63AD">
        <w:t xml:space="preserve"> que el módulo sea incorporado en el sistema Apache </w:t>
      </w:r>
      <w:proofErr w:type="spellStart"/>
      <w:r w:rsidRPr="002F63AD">
        <w:t>Marmotta</w:t>
      </w:r>
      <w:proofErr w:type="spellEnd"/>
      <w:r w:rsidRPr="002F63AD">
        <w:t xml:space="preserve"> de forma oficial.</w:t>
      </w:r>
    </w:p>
    <w:p w14:paraId="3CD25B74" w14:textId="77777777" w:rsidR="002F0277" w:rsidRPr="002F63AD" w:rsidRDefault="002F0277" w:rsidP="002F0277">
      <w:pPr>
        <w:rPr>
          <w:lang w:val="es-MX"/>
        </w:rPr>
      </w:pPr>
    </w:p>
    <w:p w14:paraId="6D0B54DE" w14:textId="77777777" w:rsidR="002F0277" w:rsidRPr="002F63AD" w:rsidRDefault="002F0277" w:rsidP="002F0277">
      <w:pPr>
        <w:ind w:left="1416" w:hanging="1416"/>
        <w:rPr>
          <w:b/>
          <w:lang w:val="es-MX"/>
        </w:rPr>
      </w:pPr>
      <w:r w:rsidRPr="002F63AD">
        <w:rPr>
          <w:b/>
          <w:lang w:val="es-MX"/>
        </w:rPr>
        <w:t>Limitaciones</w:t>
      </w:r>
    </w:p>
    <w:p w14:paraId="66C3BFC8" w14:textId="77777777" w:rsidR="002F0277" w:rsidRPr="002F63AD" w:rsidRDefault="002F0277" w:rsidP="002F0277">
      <w:pPr>
        <w:pStyle w:val="Prrafodelista"/>
        <w:numPr>
          <w:ilvl w:val="0"/>
          <w:numId w:val="3"/>
        </w:numPr>
        <w:rPr>
          <w:b/>
        </w:rPr>
      </w:pPr>
      <w:r w:rsidRPr="002F63AD">
        <w:t xml:space="preserve">Se necesita una computadora con conexión a Internet, sistema operativo Unix-Linux Ubuntu para instalar Apache </w:t>
      </w:r>
      <w:proofErr w:type="spellStart"/>
      <w:r w:rsidRPr="002F63AD">
        <w:t>Marmotta</w:t>
      </w:r>
      <w:proofErr w:type="spellEnd"/>
      <w:r w:rsidRPr="002F63AD">
        <w:t xml:space="preserve"> y el módulo y un navegador web para visualizar la aplicación web.</w:t>
      </w:r>
    </w:p>
    <w:p w14:paraId="7EA154A9" w14:textId="77777777" w:rsidR="002F0277" w:rsidRPr="002F63AD" w:rsidRDefault="002F0277" w:rsidP="002F0277">
      <w:pPr>
        <w:pStyle w:val="Prrafodelista"/>
        <w:numPr>
          <w:ilvl w:val="0"/>
          <w:numId w:val="3"/>
        </w:numPr>
      </w:pPr>
      <w:r w:rsidRPr="002F63AD">
        <w:t xml:space="preserve">El módulo estará integrado al código fuente del motor </w:t>
      </w:r>
      <w:proofErr w:type="spellStart"/>
      <w:r w:rsidRPr="002F63AD">
        <w:t>Marmotta</w:t>
      </w:r>
      <w:proofErr w:type="spellEnd"/>
      <w:r w:rsidRPr="002F63AD">
        <w:t xml:space="preserve"> por lo que no será un </w:t>
      </w:r>
      <w:proofErr w:type="spellStart"/>
      <w:r w:rsidRPr="002F63AD">
        <w:rPr>
          <w:i/>
        </w:rPr>
        <w:t>framework</w:t>
      </w:r>
      <w:proofErr w:type="spellEnd"/>
      <w:r w:rsidRPr="002F63AD">
        <w:t xml:space="preserve"> ni una API. Su uso será completamente dentro del entorno Apache </w:t>
      </w:r>
      <w:proofErr w:type="spellStart"/>
      <w:r w:rsidRPr="002F63AD">
        <w:t>Marmotta</w:t>
      </w:r>
      <w:proofErr w:type="spellEnd"/>
      <w:r w:rsidRPr="002F63AD">
        <w:t>.</w:t>
      </w:r>
    </w:p>
    <w:p w14:paraId="0E39E503" w14:textId="77777777" w:rsidR="002F0277" w:rsidRPr="002F63AD" w:rsidRDefault="002F0277" w:rsidP="002F0277">
      <w:pPr>
        <w:pStyle w:val="Prrafodelista"/>
        <w:numPr>
          <w:ilvl w:val="0"/>
          <w:numId w:val="3"/>
        </w:numPr>
      </w:pPr>
      <w:commentRangeStart w:id="25"/>
      <w:r w:rsidRPr="002F63AD">
        <w:t>La herramienta por usar para la exploración de datos geoespaciales desplegados por el módulo de consultas federadas no será desarrollada, será seleccionada de las opciones actuales y usada.</w:t>
      </w:r>
      <w:commentRangeEnd w:id="25"/>
      <w:r w:rsidRPr="002F63AD">
        <w:rPr>
          <w:rStyle w:val="Refdecomentario"/>
        </w:rPr>
        <w:commentReference w:id="25"/>
      </w:r>
    </w:p>
    <w:p w14:paraId="5E136341" w14:textId="77777777" w:rsidR="002F0277" w:rsidRPr="002F63AD" w:rsidRDefault="002F0277" w:rsidP="002F0277">
      <w:pPr>
        <w:pStyle w:val="Prrafodelista"/>
        <w:numPr>
          <w:ilvl w:val="0"/>
          <w:numId w:val="3"/>
        </w:numPr>
      </w:pPr>
      <w:commentRangeStart w:id="26"/>
      <w:r w:rsidRPr="002F63AD">
        <w:t xml:space="preserve">Se busca incorporar la funcionalidad a Apache </w:t>
      </w:r>
      <w:proofErr w:type="spellStart"/>
      <w:r w:rsidRPr="002F63AD">
        <w:t>Marmotta</w:t>
      </w:r>
      <w:proofErr w:type="spellEnd"/>
      <w:r w:rsidRPr="002F63AD">
        <w:t xml:space="preserve"> mas no competir contra </w:t>
      </w:r>
      <w:proofErr w:type="gramStart"/>
      <w:r w:rsidRPr="002F63AD">
        <w:t xml:space="preserve">otros </w:t>
      </w:r>
      <w:r w:rsidRPr="002F63AD">
        <w:rPr>
          <w:i/>
        </w:rPr>
        <w:t>triple</w:t>
      </w:r>
      <w:proofErr w:type="gramEnd"/>
      <w:r w:rsidRPr="002F63AD">
        <w:rPr>
          <w:i/>
        </w:rPr>
        <w:t xml:space="preserve"> </w:t>
      </w:r>
      <w:proofErr w:type="spellStart"/>
      <w:r w:rsidRPr="002F63AD">
        <w:rPr>
          <w:i/>
        </w:rPr>
        <w:t>stores</w:t>
      </w:r>
      <w:proofErr w:type="spellEnd"/>
      <w:r w:rsidRPr="002F63AD">
        <w:t>.</w:t>
      </w:r>
      <w:commentRangeEnd w:id="26"/>
      <w:r w:rsidRPr="002F63AD">
        <w:t xml:space="preserve"> </w:t>
      </w:r>
      <w:r w:rsidRPr="002F63AD">
        <w:rPr>
          <w:rStyle w:val="Refdecomentario"/>
        </w:rPr>
        <w:commentReference w:id="26"/>
      </w:r>
    </w:p>
    <w:p w14:paraId="28D3932D" w14:textId="77777777" w:rsidR="002F0277" w:rsidRPr="002F63AD" w:rsidRDefault="002F0277" w:rsidP="002F0277">
      <w:pPr>
        <w:pStyle w:val="Prrafodelista"/>
        <w:numPr>
          <w:ilvl w:val="0"/>
          <w:numId w:val="3"/>
        </w:numPr>
      </w:pPr>
      <w:commentRangeStart w:id="27"/>
      <w:r w:rsidRPr="002F63AD">
        <w:t xml:space="preserve">El proyecto no trata sobre una búsqueda semántica </w:t>
      </w:r>
      <w:proofErr w:type="spellStart"/>
      <w:r w:rsidRPr="002F63AD">
        <w:t>interespacial</w:t>
      </w:r>
      <w:proofErr w:type="spellEnd"/>
      <w:r w:rsidRPr="002F63AD">
        <w:t>.</w:t>
      </w:r>
      <w:commentRangeEnd w:id="27"/>
      <w:r w:rsidRPr="002F63AD">
        <w:rPr>
          <w:rStyle w:val="Refdecomentario"/>
        </w:rPr>
        <w:commentReference w:id="27"/>
      </w:r>
    </w:p>
    <w:p w14:paraId="57C1E1AA" w14:textId="603423D7" w:rsidR="002F0277" w:rsidRPr="002F63AD" w:rsidRDefault="002F0277" w:rsidP="00230FC2">
      <w:pPr>
        <w:pStyle w:val="Ttulo1"/>
        <w:numPr>
          <w:ilvl w:val="0"/>
          <w:numId w:val="7"/>
        </w:numPr>
        <w:spacing w:before="360" w:after="240" w:line="276" w:lineRule="auto"/>
        <w:jc w:val="both"/>
        <w:rPr>
          <w:lang w:val="es-MX"/>
        </w:rPr>
      </w:pPr>
      <w:bookmarkStart w:id="28" w:name="_Toc293663626"/>
      <w:bookmarkStart w:id="29" w:name="_Toc18501836"/>
      <w:bookmarkStart w:id="30" w:name="_Toc23801652"/>
      <w:r w:rsidRPr="002F63AD">
        <w:rPr>
          <w:lang w:val="es-MX"/>
        </w:rPr>
        <w:t>Objetivo general</w:t>
      </w:r>
      <w:bookmarkEnd w:id="28"/>
      <w:bookmarkEnd w:id="29"/>
      <w:bookmarkEnd w:id="30"/>
    </w:p>
    <w:p w14:paraId="43FB1910" w14:textId="77777777" w:rsidR="002F0277" w:rsidRPr="002F63AD" w:rsidRDefault="002F0277" w:rsidP="00F21628">
      <w:pPr>
        <w:jc w:val="both"/>
        <w:rPr>
          <w:lang w:val="es-MX"/>
        </w:rPr>
      </w:pPr>
      <w:r w:rsidRPr="002F63AD">
        <w:rPr>
          <w:lang w:val="es-MX"/>
        </w:rPr>
        <w:t>Desarrollar</w:t>
      </w:r>
      <w:commentRangeStart w:id="31"/>
      <w:r w:rsidRPr="002F63AD">
        <w:rPr>
          <w:lang w:val="es-MX"/>
        </w:rPr>
        <w:t xml:space="preserve"> un módulo de consultas geoespaciales federadas para el </w:t>
      </w:r>
      <w:r w:rsidRPr="002F63AD">
        <w:rPr>
          <w:i/>
          <w:lang w:val="es-MX"/>
        </w:rPr>
        <w:t>triple store</w:t>
      </w:r>
      <w:r w:rsidRPr="002F63AD">
        <w:rPr>
          <w:lang w:val="es-MX"/>
        </w:rPr>
        <w:t xml:space="preserve"> Apache </w:t>
      </w:r>
      <w:proofErr w:type="spellStart"/>
      <w:r w:rsidRPr="002F63AD">
        <w:rPr>
          <w:lang w:val="es-MX"/>
        </w:rPr>
        <w:t>Marmotta</w:t>
      </w:r>
      <w:proofErr w:type="spellEnd"/>
      <w:r w:rsidRPr="002F63AD">
        <w:rPr>
          <w:lang w:val="es-MX"/>
        </w:rPr>
        <w:t xml:space="preserve">, con el propósito de contribuir al avance de las tecnologías usadas en la Web Semántica y proveer una alternativa </w:t>
      </w:r>
      <w:r w:rsidRPr="002F63AD">
        <w:rPr>
          <w:i/>
          <w:lang w:val="es-MX"/>
        </w:rPr>
        <w:t xml:space="preserve">open </w:t>
      </w:r>
      <w:proofErr w:type="spellStart"/>
      <w:r w:rsidRPr="002F63AD">
        <w:rPr>
          <w:i/>
          <w:lang w:val="es-MX"/>
        </w:rPr>
        <w:t>source</w:t>
      </w:r>
      <w:proofErr w:type="spellEnd"/>
      <w:r w:rsidRPr="002F63AD">
        <w:rPr>
          <w:lang w:val="es-MX"/>
        </w:rPr>
        <w:t xml:space="preserve"> diferente </w:t>
      </w:r>
      <w:proofErr w:type="gramStart"/>
      <w:r w:rsidRPr="002F63AD">
        <w:rPr>
          <w:lang w:val="es-MX"/>
        </w:rPr>
        <w:t xml:space="preserve">a los </w:t>
      </w:r>
      <w:r w:rsidRPr="002F63AD">
        <w:rPr>
          <w:i/>
          <w:lang w:val="es-MX"/>
        </w:rPr>
        <w:t>triple</w:t>
      </w:r>
      <w:proofErr w:type="gramEnd"/>
      <w:r w:rsidRPr="002F63AD">
        <w:rPr>
          <w:i/>
          <w:lang w:val="es-MX"/>
        </w:rPr>
        <w:t xml:space="preserve"> store</w:t>
      </w:r>
      <w:r w:rsidRPr="002F63AD">
        <w:rPr>
          <w:lang w:val="es-MX"/>
        </w:rPr>
        <w:t xml:space="preserve"> existentes.</w:t>
      </w:r>
      <w:commentRangeEnd w:id="31"/>
      <w:r w:rsidRPr="002F63AD">
        <w:rPr>
          <w:rStyle w:val="Refdecomentario"/>
          <w:lang w:val="es-MX"/>
        </w:rPr>
        <w:commentReference w:id="31"/>
      </w:r>
    </w:p>
    <w:p w14:paraId="12FD60A5" w14:textId="79643691" w:rsidR="002F0277" w:rsidRPr="002F63AD" w:rsidRDefault="002F0277" w:rsidP="00230FC2">
      <w:pPr>
        <w:pStyle w:val="Ttulo3"/>
        <w:numPr>
          <w:ilvl w:val="1"/>
          <w:numId w:val="7"/>
        </w:numPr>
        <w:spacing w:before="200" w:line="276" w:lineRule="auto"/>
        <w:jc w:val="both"/>
        <w:rPr>
          <w:lang w:val="es-MX"/>
        </w:rPr>
      </w:pPr>
      <w:bookmarkStart w:id="32" w:name="_Toc293663627"/>
      <w:bookmarkStart w:id="33" w:name="_Toc18501837"/>
      <w:bookmarkStart w:id="34" w:name="_Toc23801653"/>
      <w:r w:rsidRPr="002F63AD">
        <w:rPr>
          <w:lang w:val="es-MX"/>
        </w:rPr>
        <w:t>Objetivos específicos</w:t>
      </w:r>
      <w:bookmarkEnd w:id="32"/>
      <w:bookmarkEnd w:id="33"/>
      <w:bookmarkEnd w:id="34"/>
    </w:p>
    <w:p w14:paraId="1D7147A6" w14:textId="77777777" w:rsidR="002F0277" w:rsidRPr="002F63AD" w:rsidRDefault="002F0277" w:rsidP="002F0277">
      <w:pPr>
        <w:pStyle w:val="Prrafodelista"/>
        <w:numPr>
          <w:ilvl w:val="0"/>
          <w:numId w:val="1"/>
        </w:numPr>
      </w:pPr>
      <w:r w:rsidRPr="002F63AD">
        <w:t xml:space="preserve">Implementar, con base en los estándares </w:t>
      </w:r>
      <w:r w:rsidRPr="002F63AD">
        <w:rPr>
          <w:i/>
          <w:iCs/>
        </w:rPr>
        <w:t>SPARQL</w:t>
      </w:r>
      <w:r w:rsidRPr="002F63AD">
        <w:t xml:space="preserve">, </w:t>
      </w:r>
      <w:proofErr w:type="spellStart"/>
      <w:r w:rsidRPr="002F63AD">
        <w:rPr>
          <w:i/>
          <w:iCs/>
        </w:rPr>
        <w:t>GeoSPARQL</w:t>
      </w:r>
      <w:proofErr w:type="spellEnd"/>
      <w:r w:rsidRPr="002F63AD">
        <w:t xml:space="preserve">, así como auxiliándose de otras tecnologías involucradas en la Web Semántica y </w:t>
      </w:r>
      <w:proofErr w:type="spellStart"/>
      <w:r w:rsidRPr="002F63AD">
        <w:rPr>
          <w:i/>
        </w:rPr>
        <w:t>Linked</w:t>
      </w:r>
      <w:proofErr w:type="spellEnd"/>
      <w:r w:rsidRPr="002F63AD">
        <w:rPr>
          <w:i/>
        </w:rPr>
        <w:t xml:space="preserve"> Data,</w:t>
      </w:r>
      <w:r w:rsidRPr="002F63AD">
        <w:t xml:space="preserve"> un módulo de consultas federadas para el </w:t>
      </w:r>
      <w:r w:rsidRPr="002F63AD">
        <w:rPr>
          <w:i/>
        </w:rPr>
        <w:t xml:space="preserve">triple store </w:t>
      </w:r>
      <w:r w:rsidRPr="002F63AD">
        <w:t xml:space="preserve">Apache </w:t>
      </w:r>
      <w:proofErr w:type="spellStart"/>
      <w:r w:rsidRPr="002F63AD">
        <w:t>Marmotta</w:t>
      </w:r>
      <w:proofErr w:type="spellEnd"/>
      <w:r w:rsidRPr="002F63AD">
        <w:rPr>
          <w:i/>
        </w:rPr>
        <w:t>.</w:t>
      </w:r>
    </w:p>
    <w:p w14:paraId="1DD67D81" w14:textId="77777777" w:rsidR="002F0277" w:rsidRPr="002F63AD" w:rsidRDefault="002F0277" w:rsidP="002F0277">
      <w:pPr>
        <w:pStyle w:val="Prrafodelista"/>
        <w:numPr>
          <w:ilvl w:val="0"/>
          <w:numId w:val="1"/>
        </w:numPr>
      </w:pPr>
      <w:r w:rsidRPr="002F63AD">
        <w:t>Evaluar el rendimiento de las consultas hechas por el módulo desarrollado (</w:t>
      </w:r>
      <w:r w:rsidRPr="002F63AD">
        <w:rPr>
          <w:i/>
        </w:rPr>
        <w:t>benchmarking</w:t>
      </w:r>
      <w:r w:rsidRPr="002F63AD">
        <w:t>).</w:t>
      </w:r>
    </w:p>
    <w:p w14:paraId="48997B4E" w14:textId="77777777" w:rsidR="002F0277" w:rsidRPr="002F63AD" w:rsidRDefault="002F0277" w:rsidP="002F0277">
      <w:pPr>
        <w:pStyle w:val="Prrafodelista"/>
        <w:numPr>
          <w:ilvl w:val="0"/>
          <w:numId w:val="1"/>
        </w:numPr>
      </w:pPr>
      <w:commentRangeStart w:id="35"/>
      <w:r w:rsidRPr="002F63AD">
        <w:lastRenderedPageBreak/>
        <w:t xml:space="preserve">Comparar el </w:t>
      </w:r>
      <w:r w:rsidRPr="002F63AD">
        <w:rPr>
          <w:i/>
        </w:rPr>
        <w:t>triple store</w:t>
      </w:r>
      <w:r w:rsidRPr="002F63AD">
        <w:t xml:space="preserve"> Apache </w:t>
      </w:r>
      <w:proofErr w:type="spellStart"/>
      <w:r w:rsidRPr="002F63AD">
        <w:t>Marmotta</w:t>
      </w:r>
      <w:proofErr w:type="spellEnd"/>
      <w:r w:rsidRPr="002F63AD">
        <w:t xml:space="preserve"> con </w:t>
      </w:r>
      <w:proofErr w:type="gramStart"/>
      <w:r w:rsidRPr="002F63AD">
        <w:t xml:space="preserve">otros </w:t>
      </w:r>
      <w:r w:rsidRPr="002F63AD">
        <w:rPr>
          <w:i/>
        </w:rPr>
        <w:t>triple store</w:t>
      </w:r>
      <w:proofErr w:type="gramEnd"/>
      <w:r w:rsidRPr="002F63AD">
        <w:t xml:space="preserve"> auxiliándose de la caracterización y </w:t>
      </w:r>
      <w:r w:rsidRPr="002F63AD">
        <w:rPr>
          <w:i/>
        </w:rPr>
        <w:t>benchmarking</w:t>
      </w:r>
      <w:r w:rsidRPr="002F63AD">
        <w:t xml:space="preserve"> del módulo.</w:t>
      </w:r>
      <w:commentRangeEnd w:id="35"/>
      <w:r w:rsidRPr="002F63AD">
        <w:rPr>
          <w:rStyle w:val="Refdecomentario"/>
        </w:rPr>
        <w:commentReference w:id="35"/>
      </w:r>
    </w:p>
    <w:p w14:paraId="431C3714" w14:textId="77777777" w:rsidR="002F0277" w:rsidRPr="002F63AD" w:rsidRDefault="002F0277" w:rsidP="002F0277">
      <w:pPr>
        <w:pStyle w:val="Prrafodelista"/>
        <w:numPr>
          <w:ilvl w:val="0"/>
          <w:numId w:val="1"/>
        </w:numPr>
      </w:pPr>
      <w:r w:rsidRPr="002F63AD">
        <w:t>Caracterizar el módulo de consultas federadas.</w:t>
      </w:r>
    </w:p>
    <w:p w14:paraId="2C79C8A4" w14:textId="77777777" w:rsidR="002F0277" w:rsidRPr="002F63AD" w:rsidRDefault="002F0277" w:rsidP="002F0277">
      <w:pPr>
        <w:pStyle w:val="Prrafodelista"/>
        <w:numPr>
          <w:ilvl w:val="0"/>
          <w:numId w:val="1"/>
        </w:numPr>
      </w:pPr>
      <w:r w:rsidRPr="002F63AD">
        <w:t>Explotar lar características geoespaciales de los datos obtenidos del despliegue de consultas federadas mediante una aplicación Web para poder visualizarlos y explorarlos.</w:t>
      </w:r>
    </w:p>
    <w:p w14:paraId="57131544" w14:textId="77777777" w:rsidR="002F0277" w:rsidRPr="002F63AD" w:rsidRDefault="002F0277" w:rsidP="002F0277">
      <w:pPr>
        <w:rPr>
          <w:lang w:val="es-MX"/>
        </w:rPr>
      </w:pPr>
    </w:p>
    <w:p w14:paraId="1223BBCE" w14:textId="77777777" w:rsidR="002F0277" w:rsidRPr="002F63AD" w:rsidRDefault="002F0277" w:rsidP="002F0277">
      <w:pPr>
        <w:rPr>
          <w:lang w:val="es-MX"/>
        </w:rPr>
      </w:pPr>
    </w:p>
    <w:p w14:paraId="7FE8891A" w14:textId="77777777" w:rsidR="002F0277" w:rsidRPr="002F63AD" w:rsidRDefault="002F0277" w:rsidP="002F0277">
      <w:pPr>
        <w:rPr>
          <w:lang w:val="es-MX"/>
        </w:rPr>
      </w:pPr>
    </w:p>
    <w:p w14:paraId="16E09E4A" w14:textId="77777777" w:rsidR="002F0277" w:rsidRPr="002F63AD" w:rsidRDefault="002F0277" w:rsidP="002F0277">
      <w:pPr>
        <w:rPr>
          <w:lang w:val="es-MX"/>
        </w:rPr>
      </w:pPr>
    </w:p>
    <w:p w14:paraId="42252977" w14:textId="77777777" w:rsidR="002F0277" w:rsidRPr="002F63AD" w:rsidRDefault="002F0277" w:rsidP="002F0277">
      <w:pPr>
        <w:rPr>
          <w:lang w:val="es-MX"/>
        </w:rPr>
      </w:pPr>
    </w:p>
    <w:p w14:paraId="26B496FE" w14:textId="77777777" w:rsidR="002F0277" w:rsidRPr="002F63AD" w:rsidRDefault="002F0277" w:rsidP="002F0277">
      <w:pPr>
        <w:rPr>
          <w:lang w:val="es-MX"/>
        </w:rPr>
      </w:pPr>
    </w:p>
    <w:p w14:paraId="7911632A" w14:textId="77777777" w:rsidR="002F0277" w:rsidRPr="002F63AD" w:rsidRDefault="002F0277" w:rsidP="002F0277">
      <w:pPr>
        <w:rPr>
          <w:lang w:val="es-MX"/>
        </w:rPr>
      </w:pPr>
    </w:p>
    <w:p w14:paraId="2B163ABE" w14:textId="5BCC8F21" w:rsidR="002F0277" w:rsidRPr="002F63AD" w:rsidRDefault="002F0277" w:rsidP="002F0277">
      <w:pPr>
        <w:rPr>
          <w:lang w:val="es-MX"/>
        </w:rPr>
      </w:pPr>
    </w:p>
    <w:p w14:paraId="519BD5C1" w14:textId="454173CA" w:rsidR="00F21628" w:rsidRPr="002F63AD" w:rsidRDefault="00F21628" w:rsidP="002F0277">
      <w:pPr>
        <w:rPr>
          <w:lang w:val="es-MX"/>
        </w:rPr>
      </w:pPr>
    </w:p>
    <w:p w14:paraId="7B03D4AF" w14:textId="5D0348A4" w:rsidR="00F21628" w:rsidRPr="002F63AD" w:rsidRDefault="00F21628" w:rsidP="002F0277">
      <w:pPr>
        <w:rPr>
          <w:lang w:val="es-MX"/>
        </w:rPr>
      </w:pPr>
    </w:p>
    <w:p w14:paraId="62069A36" w14:textId="3256F344" w:rsidR="00F21628" w:rsidRPr="002F63AD" w:rsidRDefault="00F21628" w:rsidP="002F0277">
      <w:pPr>
        <w:rPr>
          <w:lang w:val="es-MX"/>
        </w:rPr>
      </w:pPr>
    </w:p>
    <w:p w14:paraId="4CBF55E3" w14:textId="634ECBAA" w:rsidR="00F21628" w:rsidRPr="002F63AD" w:rsidRDefault="00F21628" w:rsidP="002F0277">
      <w:pPr>
        <w:rPr>
          <w:lang w:val="es-MX"/>
        </w:rPr>
      </w:pPr>
    </w:p>
    <w:p w14:paraId="60E82FAB" w14:textId="46799713" w:rsidR="00F21628" w:rsidRPr="002F63AD" w:rsidRDefault="00F21628" w:rsidP="002F0277">
      <w:pPr>
        <w:rPr>
          <w:lang w:val="es-MX"/>
        </w:rPr>
      </w:pPr>
    </w:p>
    <w:p w14:paraId="41A59995" w14:textId="0901AF44" w:rsidR="00F21628" w:rsidRPr="002F63AD" w:rsidRDefault="00F21628" w:rsidP="002F0277">
      <w:pPr>
        <w:rPr>
          <w:lang w:val="es-MX"/>
        </w:rPr>
      </w:pPr>
    </w:p>
    <w:p w14:paraId="20AD77C8" w14:textId="39D8F059" w:rsidR="00F21628" w:rsidRPr="002F63AD" w:rsidRDefault="00F21628" w:rsidP="002F0277">
      <w:pPr>
        <w:rPr>
          <w:lang w:val="es-MX"/>
        </w:rPr>
      </w:pPr>
    </w:p>
    <w:p w14:paraId="66C3AB75" w14:textId="7BF9011E" w:rsidR="002F0277" w:rsidRPr="002F63AD" w:rsidRDefault="002F0277" w:rsidP="002F0277">
      <w:pPr>
        <w:rPr>
          <w:lang w:val="es-MX"/>
        </w:rPr>
      </w:pPr>
    </w:p>
    <w:p w14:paraId="1AACD835" w14:textId="2E76FEBE" w:rsidR="00F21628" w:rsidRPr="002F63AD" w:rsidRDefault="00F21628" w:rsidP="002F0277">
      <w:pPr>
        <w:rPr>
          <w:lang w:val="es-MX"/>
        </w:rPr>
      </w:pPr>
    </w:p>
    <w:p w14:paraId="2617780C" w14:textId="6D652099" w:rsidR="003E5990" w:rsidRPr="002F63AD" w:rsidRDefault="003E5990" w:rsidP="002F0277">
      <w:pPr>
        <w:rPr>
          <w:lang w:val="es-MX"/>
        </w:rPr>
      </w:pPr>
    </w:p>
    <w:p w14:paraId="5BA08F48" w14:textId="07FCB67A" w:rsidR="003E5990" w:rsidRPr="002F63AD" w:rsidRDefault="003E5990" w:rsidP="002F0277">
      <w:pPr>
        <w:rPr>
          <w:lang w:val="es-MX"/>
        </w:rPr>
      </w:pPr>
    </w:p>
    <w:p w14:paraId="04F11262" w14:textId="57AB1882" w:rsidR="003E5990" w:rsidRPr="002F63AD" w:rsidRDefault="003E5990" w:rsidP="002F0277">
      <w:pPr>
        <w:rPr>
          <w:lang w:val="es-MX"/>
        </w:rPr>
      </w:pPr>
    </w:p>
    <w:p w14:paraId="59D828B6" w14:textId="339D5FC1" w:rsidR="003E5990" w:rsidRPr="002F63AD" w:rsidRDefault="003E5990" w:rsidP="002F0277">
      <w:pPr>
        <w:rPr>
          <w:lang w:val="es-MX"/>
        </w:rPr>
      </w:pPr>
    </w:p>
    <w:p w14:paraId="71C18F83" w14:textId="77777777" w:rsidR="003E5990" w:rsidRPr="002F63AD" w:rsidRDefault="003E5990" w:rsidP="002F0277">
      <w:pPr>
        <w:rPr>
          <w:lang w:val="es-MX"/>
        </w:rPr>
      </w:pPr>
    </w:p>
    <w:p w14:paraId="7B959ED3" w14:textId="362272C5" w:rsidR="002F0277" w:rsidRPr="002F63AD" w:rsidRDefault="002F0277" w:rsidP="00230FC2">
      <w:pPr>
        <w:pStyle w:val="Ttulo1"/>
        <w:numPr>
          <w:ilvl w:val="0"/>
          <w:numId w:val="7"/>
        </w:numPr>
        <w:spacing w:before="360" w:after="240" w:line="276" w:lineRule="auto"/>
        <w:jc w:val="both"/>
        <w:rPr>
          <w:lang w:val="es-MX"/>
        </w:rPr>
      </w:pPr>
      <w:bookmarkStart w:id="36" w:name="_Toc293663628"/>
      <w:bookmarkStart w:id="37" w:name="_Toc23801654"/>
      <w:r w:rsidRPr="002F63AD">
        <w:rPr>
          <w:lang w:val="es-MX"/>
        </w:rPr>
        <w:lastRenderedPageBreak/>
        <w:t>Estado del arte</w:t>
      </w:r>
      <w:bookmarkEnd w:id="36"/>
      <w:bookmarkEnd w:id="37"/>
    </w:p>
    <w:p w14:paraId="35FAFBCA" w14:textId="77777777" w:rsidR="002F0277" w:rsidRPr="002F63AD" w:rsidRDefault="002F0277" w:rsidP="002F0277">
      <w:pPr>
        <w:spacing w:line="240" w:lineRule="auto"/>
        <w:jc w:val="both"/>
        <w:rPr>
          <w:lang w:val="es-MX"/>
        </w:rPr>
      </w:pPr>
      <w:r w:rsidRPr="002F63AD">
        <w:rPr>
          <w:lang w:val="es-MX"/>
        </w:rPr>
        <w:t xml:space="preserve">Los trabajos desarrollados que se presentan en este documento a nivel internacional son 12, a nivel nacional 3 y en UPIITA es 1. Los 6 trabajos que se presentan o bien usan las herramientas del </w:t>
      </w:r>
      <w:proofErr w:type="spellStart"/>
      <w:r w:rsidRPr="002F63AD">
        <w:rPr>
          <w:i/>
          <w:lang w:val="es-MX"/>
        </w:rPr>
        <w:t>Linked</w:t>
      </w:r>
      <w:proofErr w:type="spellEnd"/>
      <w:r w:rsidRPr="002F63AD">
        <w:rPr>
          <w:i/>
          <w:lang w:val="es-MX"/>
        </w:rPr>
        <w:t xml:space="preserve"> Data</w:t>
      </w:r>
      <w:r w:rsidRPr="002F63AD">
        <w:rPr>
          <w:lang w:val="es-MX"/>
        </w:rPr>
        <w:t xml:space="preserve"> o dan un enfoque de cómo se usan las tecnologías, pero ninguna aborda una propuesta similar a la considerada en este trabajo.</w:t>
      </w:r>
    </w:p>
    <w:p w14:paraId="789A4707" w14:textId="77777777" w:rsidR="002F0277" w:rsidRPr="002F63AD" w:rsidRDefault="002F0277" w:rsidP="002F0277">
      <w:pPr>
        <w:spacing w:line="240" w:lineRule="auto"/>
        <w:jc w:val="both"/>
        <w:rPr>
          <w:b/>
          <w:lang w:val="es-MX"/>
        </w:rPr>
      </w:pPr>
      <w:r w:rsidRPr="002F63AD">
        <w:rPr>
          <w:b/>
          <w:lang w:val="es-MX"/>
        </w:rPr>
        <w:t>Internacional</w:t>
      </w:r>
    </w:p>
    <w:p w14:paraId="51A3BECB" w14:textId="77777777" w:rsidR="002F0277" w:rsidRPr="002F63AD" w:rsidRDefault="002F0277" w:rsidP="002F0277">
      <w:pPr>
        <w:spacing w:line="240" w:lineRule="auto"/>
        <w:jc w:val="both"/>
        <w:rPr>
          <w:b/>
          <w:i/>
          <w:lang w:val="es-MX"/>
        </w:rPr>
      </w:pPr>
      <w:proofErr w:type="spellStart"/>
      <w:r w:rsidRPr="002F63AD">
        <w:rPr>
          <w:b/>
          <w:i/>
          <w:lang w:val="es-MX"/>
        </w:rPr>
        <w:t>Querying</w:t>
      </w:r>
      <w:proofErr w:type="spellEnd"/>
      <w:r w:rsidRPr="002F63AD">
        <w:rPr>
          <w:b/>
          <w:i/>
          <w:lang w:val="es-MX"/>
        </w:rPr>
        <w:t xml:space="preserve"> </w:t>
      </w:r>
      <w:proofErr w:type="spellStart"/>
      <w:r w:rsidRPr="002F63AD">
        <w:rPr>
          <w:b/>
          <w:i/>
          <w:lang w:val="es-MX"/>
        </w:rPr>
        <w:t>Geospatial</w:t>
      </w:r>
      <w:proofErr w:type="spellEnd"/>
      <w:r w:rsidRPr="002F63AD">
        <w:rPr>
          <w:b/>
          <w:i/>
          <w:lang w:val="es-MX"/>
        </w:rPr>
        <w:t xml:space="preserve"> Data </w:t>
      </w:r>
      <w:proofErr w:type="spellStart"/>
      <w:r w:rsidRPr="002F63AD">
        <w:rPr>
          <w:b/>
          <w:i/>
          <w:lang w:val="es-MX"/>
        </w:rPr>
        <w:t>over</w:t>
      </w:r>
      <w:proofErr w:type="spellEnd"/>
      <w:r w:rsidRPr="002F63AD">
        <w:rPr>
          <w:b/>
          <w:i/>
          <w:lang w:val="es-MX"/>
        </w:rPr>
        <w:t xml:space="preserve"> </w:t>
      </w:r>
      <w:proofErr w:type="spellStart"/>
      <w:r w:rsidRPr="002F63AD">
        <w:rPr>
          <w:b/>
          <w:i/>
          <w:lang w:val="es-MX"/>
        </w:rPr>
        <w:t>the</w:t>
      </w:r>
      <w:proofErr w:type="spellEnd"/>
      <w:r w:rsidRPr="002F63AD">
        <w:rPr>
          <w:b/>
          <w:i/>
          <w:lang w:val="es-MX"/>
        </w:rPr>
        <w:t xml:space="preserve"> Web: a </w:t>
      </w:r>
      <w:proofErr w:type="spellStart"/>
      <w:r w:rsidRPr="002F63AD">
        <w:rPr>
          <w:b/>
          <w:i/>
          <w:lang w:val="es-MX"/>
        </w:rPr>
        <w:t>GeoSPARQL</w:t>
      </w:r>
      <w:proofErr w:type="spellEnd"/>
      <w:r w:rsidRPr="002F63AD">
        <w:rPr>
          <w:b/>
          <w:i/>
          <w:lang w:val="es-MX"/>
        </w:rPr>
        <w:t xml:space="preserve"> </w:t>
      </w:r>
      <w:proofErr w:type="gramStart"/>
      <w:r w:rsidRPr="002F63AD">
        <w:rPr>
          <w:b/>
          <w:i/>
          <w:lang w:val="es-MX"/>
        </w:rPr>
        <w:t>Interface</w:t>
      </w:r>
      <w:proofErr w:type="gramEnd"/>
    </w:p>
    <w:p w14:paraId="11DB5747" w14:textId="329B346B" w:rsidR="002F0277" w:rsidRPr="002F63AD" w:rsidRDefault="002F0277" w:rsidP="002F0277">
      <w:pPr>
        <w:spacing w:line="240" w:lineRule="auto"/>
        <w:jc w:val="both"/>
        <w:rPr>
          <w:lang w:val="es-MX"/>
        </w:rPr>
      </w:pPr>
      <w:r w:rsidRPr="002F63AD">
        <w:rPr>
          <w:lang w:val="es-MX"/>
        </w:rPr>
        <w:t xml:space="preserve">En este artículo se describe cómo es que Nancy, </w:t>
      </w:r>
      <w:proofErr w:type="spellStart"/>
      <w:r w:rsidRPr="002F63AD">
        <w:rPr>
          <w:lang w:val="es-MX"/>
        </w:rPr>
        <w:t>Ralhp</w:t>
      </w:r>
      <w:proofErr w:type="spellEnd"/>
      <w:r w:rsidRPr="002F63AD">
        <w:rPr>
          <w:lang w:val="es-MX"/>
        </w:rPr>
        <w:t xml:space="preserve"> y Dave crearon e implementaron una interfaz para datos </w:t>
      </w:r>
      <w:proofErr w:type="spellStart"/>
      <w:r w:rsidRPr="002F63AD">
        <w:rPr>
          <w:i/>
          <w:iCs/>
          <w:lang w:val="es-MX"/>
        </w:rPr>
        <w:t>GeoSPARQL</w:t>
      </w:r>
      <w:proofErr w:type="spellEnd"/>
      <w:r w:rsidRPr="002F63AD">
        <w:rPr>
          <w:lang w:val="es-MX"/>
        </w:rPr>
        <w:t xml:space="preserve"> llamada </w:t>
      </w:r>
      <w:proofErr w:type="spellStart"/>
      <w:r w:rsidRPr="002F63AD">
        <w:rPr>
          <w:i/>
          <w:lang w:val="es-MX"/>
        </w:rPr>
        <w:t>GeoQuery</w:t>
      </w:r>
      <w:proofErr w:type="spellEnd"/>
      <w:r w:rsidRPr="002F63AD">
        <w:rPr>
          <w:i/>
          <w:lang w:val="es-MX"/>
        </w:rPr>
        <w:t xml:space="preserve"> TOOL</w:t>
      </w:r>
      <w:r w:rsidRPr="002F63AD">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proofErr w:type="spellStart"/>
      <w:r w:rsidRPr="002F63AD">
        <w:rPr>
          <w:i/>
          <w:lang w:val="es-MX"/>
        </w:rPr>
        <w:t>GeoQuery</w:t>
      </w:r>
      <w:proofErr w:type="spellEnd"/>
      <w:r w:rsidRPr="002F63AD">
        <w:rPr>
          <w:lang w:val="es-MX"/>
        </w:rPr>
        <w:t xml:space="preserve"> genera código </w:t>
      </w:r>
      <w:proofErr w:type="spellStart"/>
      <w:r w:rsidRPr="002F63AD">
        <w:rPr>
          <w:i/>
          <w:iCs/>
          <w:lang w:val="es-MX"/>
        </w:rPr>
        <w:t>GeoSPARQL</w:t>
      </w:r>
      <w:proofErr w:type="spellEnd"/>
      <w:r w:rsidRPr="002F63AD">
        <w:rPr>
          <w:lang w:val="es-MX"/>
        </w:rPr>
        <w:t xml:space="preserve"> automáticamente, realiza la consulta usando el </w:t>
      </w:r>
      <w:r w:rsidRPr="002F63AD">
        <w:rPr>
          <w:i/>
          <w:lang w:val="es-MX"/>
        </w:rPr>
        <w:t xml:space="preserve">triple store </w:t>
      </w:r>
      <w:proofErr w:type="spellStart"/>
      <w:r w:rsidRPr="002F63AD">
        <w:rPr>
          <w:lang w:val="es-MX"/>
        </w:rPr>
        <w:t>Parliament</w:t>
      </w:r>
      <w:proofErr w:type="spellEnd"/>
      <w:r w:rsidRPr="002F63AD">
        <w:rPr>
          <w:lang w:val="es-MX"/>
        </w:rPr>
        <w:t xml:space="preserve"> y es desplegado en una aplicación web en vez de utilizar el Sistema de Información Geográfica (GIS, por sus siglas en inglés)</w:t>
      </w:r>
      <w:sdt>
        <w:sdtPr>
          <w:rPr>
            <w:lang w:val="es-MX"/>
          </w:rPr>
          <w:id w:val="-1296912252"/>
          <w:citation/>
        </w:sdtPr>
        <w:sdtContent>
          <w:r w:rsidRPr="002F63AD">
            <w:rPr>
              <w:lang w:val="es-MX"/>
            </w:rPr>
            <w:fldChar w:fldCharType="begin"/>
          </w:r>
          <w:r w:rsidRPr="002F63AD">
            <w:rPr>
              <w:noProof/>
              <w:lang w:val="es-MX"/>
            </w:rPr>
            <w:instrText xml:space="preserve"> CITATION Wie14 \l 2058 </w:instrText>
          </w:r>
          <w:r w:rsidRPr="002F63AD">
            <w:rPr>
              <w:lang w:val="es-MX"/>
            </w:rPr>
            <w:fldChar w:fldCharType="separate"/>
          </w:r>
          <w:r w:rsidR="00595C94" w:rsidRPr="002F63AD">
            <w:rPr>
              <w:noProof/>
              <w:lang w:val="es-MX"/>
            </w:rPr>
            <w:t xml:space="preserve"> [17]</w:t>
          </w:r>
          <w:r w:rsidRPr="002F63AD">
            <w:rPr>
              <w:lang w:val="es-MX"/>
            </w:rPr>
            <w:fldChar w:fldCharType="end"/>
          </w:r>
        </w:sdtContent>
      </w:sdt>
    </w:p>
    <w:p w14:paraId="26AFF6FE" w14:textId="77777777" w:rsidR="002F0277" w:rsidRPr="002F63AD" w:rsidRDefault="002F0277" w:rsidP="002F0277">
      <w:pPr>
        <w:spacing w:line="240" w:lineRule="auto"/>
        <w:jc w:val="both"/>
        <w:rPr>
          <w:b/>
          <w:i/>
          <w:lang w:val="es-MX"/>
        </w:rPr>
      </w:pPr>
      <w:proofErr w:type="spellStart"/>
      <w:r w:rsidRPr="002F63AD">
        <w:rPr>
          <w:b/>
          <w:i/>
          <w:lang w:val="es-MX"/>
        </w:rPr>
        <w:t>Enabling</w:t>
      </w:r>
      <w:proofErr w:type="spellEnd"/>
      <w:r w:rsidRPr="002F63AD">
        <w:rPr>
          <w:b/>
          <w:i/>
          <w:lang w:val="es-MX"/>
        </w:rPr>
        <w:t xml:space="preserve"> </w:t>
      </w:r>
      <w:proofErr w:type="spellStart"/>
      <w:r w:rsidRPr="002F63AD">
        <w:rPr>
          <w:b/>
          <w:i/>
          <w:lang w:val="es-MX"/>
        </w:rPr>
        <w:t>the</w:t>
      </w:r>
      <w:proofErr w:type="spellEnd"/>
      <w:r w:rsidRPr="002F63AD">
        <w:rPr>
          <w:b/>
          <w:i/>
          <w:lang w:val="es-MX"/>
        </w:rPr>
        <w:t xml:space="preserve"> </w:t>
      </w:r>
      <w:proofErr w:type="spellStart"/>
      <w:r w:rsidRPr="002F63AD">
        <w:rPr>
          <w:b/>
          <w:i/>
          <w:lang w:val="es-MX"/>
        </w:rPr>
        <w:t>Geospatial</w:t>
      </w:r>
      <w:proofErr w:type="spellEnd"/>
      <w:r w:rsidRPr="002F63AD">
        <w:rPr>
          <w:b/>
          <w:i/>
          <w:lang w:val="es-MX"/>
        </w:rPr>
        <w:t xml:space="preserve"> </w:t>
      </w:r>
      <w:proofErr w:type="spellStart"/>
      <w:r w:rsidRPr="002F63AD">
        <w:rPr>
          <w:b/>
          <w:i/>
          <w:lang w:val="es-MX"/>
        </w:rPr>
        <w:t>Semantic</w:t>
      </w:r>
      <w:proofErr w:type="spellEnd"/>
      <w:r w:rsidRPr="002F63AD">
        <w:rPr>
          <w:b/>
          <w:i/>
          <w:lang w:val="es-MX"/>
        </w:rPr>
        <w:t xml:space="preserve"> Web </w:t>
      </w:r>
      <w:proofErr w:type="spellStart"/>
      <w:r w:rsidRPr="002F63AD">
        <w:rPr>
          <w:b/>
          <w:i/>
          <w:lang w:val="es-MX"/>
        </w:rPr>
        <w:t>with</w:t>
      </w:r>
      <w:proofErr w:type="spellEnd"/>
      <w:r w:rsidRPr="002F63AD">
        <w:rPr>
          <w:b/>
          <w:i/>
          <w:lang w:val="es-MX"/>
        </w:rPr>
        <w:t xml:space="preserve"> </w:t>
      </w:r>
      <w:proofErr w:type="spellStart"/>
      <w:r w:rsidRPr="002F63AD">
        <w:rPr>
          <w:b/>
          <w:i/>
          <w:lang w:val="es-MX"/>
        </w:rPr>
        <w:t>Parliament</w:t>
      </w:r>
      <w:proofErr w:type="spellEnd"/>
      <w:r w:rsidRPr="002F63AD">
        <w:rPr>
          <w:b/>
          <w:i/>
          <w:lang w:val="es-MX"/>
        </w:rPr>
        <w:t xml:space="preserve"> and </w:t>
      </w:r>
      <w:proofErr w:type="spellStart"/>
      <w:r w:rsidRPr="002F63AD">
        <w:rPr>
          <w:b/>
          <w:i/>
          <w:lang w:val="es-MX"/>
        </w:rPr>
        <w:t>GeoSPARQL</w:t>
      </w:r>
      <w:proofErr w:type="spellEnd"/>
    </w:p>
    <w:p w14:paraId="47A32A97" w14:textId="067B828B" w:rsidR="002F0277" w:rsidRPr="002F63AD" w:rsidRDefault="002F0277" w:rsidP="002F0277">
      <w:pPr>
        <w:spacing w:line="240" w:lineRule="auto"/>
        <w:jc w:val="both"/>
        <w:rPr>
          <w:lang w:val="es-MX"/>
        </w:rPr>
      </w:pPr>
      <w:r w:rsidRPr="002F63AD">
        <w:rPr>
          <w:lang w:val="es-MX"/>
        </w:rPr>
        <w:t xml:space="preserve">Este trabajo de Robert y Dave se presentan razones por las cuáles hay que usar </w:t>
      </w:r>
      <w:proofErr w:type="spellStart"/>
      <w:r w:rsidRPr="002F63AD">
        <w:rPr>
          <w:i/>
          <w:iCs/>
          <w:lang w:val="es-MX"/>
        </w:rPr>
        <w:t>GeoSPARQL</w:t>
      </w:r>
      <w:proofErr w:type="spellEnd"/>
      <w:r w:rsidRPr="002F63AD">
        <w:rPr>
          <w:lang w:val="es-MX"/>
        </w:rPr>
        <w:t xml:space="preserve">, su estado del arte en la industria y en la investigación, y su implementación de </w:t>
      </w:r>
      <w:proofErr w:type="spellStart"/>
      <w:r w:rsidRPr="002F63AD">
        <w:rPr>
          <w:i/>
          <w:iCs/>
          <w:lang w:val="es-MX"/>
        </w:rPr>
        <w:t>GeoSPARQL</w:t>
      </w:r>
      <w:proofErr w:type="spellEnd"/>
      <w:r w:rsidRPr="002F63AD">
        <w:rPr>
          <w:lang w:val="es-MX"/>
        </w:rPr>
        <w:t xml:space="preserve"> en el </w:t>
      </w:r>
      <w:r w:rsidRPr="002F63AD">
        <w:rPr>
          <w:i/>
          <w:lang w:val="es-MX"/>
        </w:rPr>
        <w:t>triple store</w:t>
      </w:r>
      <w:r w:rsidRPr="002F63AD">
        <w:rPr>
          <w:lang w:val="es-MX"/>
        </w:rPr>
        <w:t xml:space="preserve"> </w:t>
      </w:r>
      <w:proofErr w:type="spellStart"/>
      <w:r w:rsidRPr="002F63AD">
        <w:rPr>
          <w:lang w:val="es-MX"/>
        </w:rPr>
        <w:t>Parliament</w:t>
      </w:r>
      <w:proofErr w:type="spellEnd"/>
      <w:r w:rsidRPr="002F63AD">
        <w:rPr>
          <w:lang w:val="es-MX"/>
        </w:rPr>
        <w:t xml:space="preserve">.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w:t>
      </w:r>
      <w:proofErr w:type="spellStart"/>
      <w:r w:rsidRPr="002F63AD">
        <w:rPr>
          <w:lang w:val="es-MX"/>
        </w:rPr>
        <w:t>Egenhofer</w:t>
      </w:r>
      <w:proofErr w:type="spellEnd"/>
      <w:r w:rsidRPr="002F63AD">
        <w:rPr>
          <w:lang w:val="es-MX"/>
        </w:rPr>
        <w:t xml:space="preserve"> y RCC8. Ambas expresan las mismas operaciones al ser equivalentes. En general, este documento da las herramientas para comprender </w:t>
      </w:r>
      <w:proofErr w:type="spellStart"/>
      <w:r w:rsidRPr="002F63AD">
        <w:rPr>
          <w:i/>
          <w:iCs/>
          <w:lang w:val="es-MX"/>
        </w:rPr>
        <w:t>GeoSPARQL</w:t>
      </w:r>
      <w:proofErr w:type="spellEnd"/>
      <w:r w:rsidRPr="002F63AD">
        <w:rPr>
          <w:lang w:val="es-MX"/>
        </w:rPr>
        <w:t>, así como su uso e implementación con la intención de que empresas u organizaciones consideren adoptar esta tecnología</w:t>
      </w:r>
      <w:sdt>
        <w:sdtPr>
          <w:rPr>
            <w:lang w:val="es-MX"/>
          </w:rPr>
          <w:id w:val="-1323272216"/>
          <w:citation/>
        </w:sdtPr>
        <w:sdtContent>
          <w:r w:rsidRPr="002F63AD">
            <w:rPr>
              <w:lang w:val="es-MX"/>
            </w:rPr>
            <w:fldChar w:fldCharType="begin"/>
          </w:r>
          <w:r w:rsidRPr="002F63AD">
            <w:rPr>
              <w:noProof/>
              <w:lang w:val="es-MX"/>
            </w:rPr>
            <w:instrText xml:space="preserve"> CITATION Bat12 \l 2058 </w:instrText>
          </w:r>
          <w:r w:rsidRPr="002F63AD">
            <w:rPr>
              <w:lang w:val="es-MX"/>
            </w:rPr>
            <w:fldChar w:fldCharType="separate"/>
          </w:r>
          <w:r w:rsidR="00595C94" w:rsidRPr="002F63AD">
            <w:rPr>
              <w:noProof/>
              <w:lang w:val="es-MX"/>
            </w:rPr>
            <w:t xml:space="preserve"> [18]</w:t>
          </w:r>
          <w:r w:rsidRPr="002F63AD">
            <w:rPr>
              <w:lang w:val="es-MX"/>
            </w:rPr>
            <w:fldChar w:fldCharType="end"/>
          </w:r>
        </w:sdtContent>
      </w:sdt>
      <w:r w:rsidRPr="002F63AD">
        <w:rPr>
          <w:lang w:val="es-MX"/>
        </w:rPr>
        <w:t>.</w:t>
      </w:r>
    </w:p>
    <w:p w14:paraId="59A5C529" w14:textId="77777777" w:rsidR="002F0277" w:rsidRPr="002F63AD" w:rsidRDefault="002F0277" w:rsidP="002F0277">
      <w:pPr>
        <w:spacing w:line="240" w:lineRule="auto"/>
        <w:jc w:val="both"/>
        <w:rPr>
          <w:b/>
          <w:i/>
          <w:lang w:val="es-MX"/>
        </w:rPr>
      </w:pPr>
      <w:proofErr w:type="spellStart"/>
      <w:r w:rsidRPr="002F63AD">
        <w:rPr>
          <w:b/>
          <w:i/>
          <w:lang w:val="es-MX"/>
        </w:rPr>
        <w:t>Strategies</w:t>
      </w:r>
      <w:proofErr w:type="spellEnd"/>
      <w:r w:rsidRPr="002F63AD">
        <w:rPr>
          <w:b/>
          <w:i/>
          <w:lang w:val="es-MX"/>
        </w:rPr>
        <w:t xml:space="preserve"> </w:t>
      </w:r>
      <w:proofErr w:type="spellStart"/>
      <w:r w:rsidRPr="002F63AD">
        <w:rPr>
          <w:b/>
          <w:i/>
          <w:lang w:val="es-MX"/>
        </w:rPr>
        <w:t>for</w:t>
      </w:r>
      <w:proofErr w:type="spellEnd"/>
      <w:r w:rsidRPr="002F63AD">
        <w:rPr>
          <w:b/>
          <w:i/>
          <w:lang w:val="es-MX"/>
        </w:rPr>
        <w:t xml:space="preserve"> </w:t>
      </w:r>
      <w:proofErr w:type="spellStart"/>
      <w:r w:rsidRPr="002F63AD">
        <w:rPr>
          <w:b/>
          <w:i/>
          <w:lang w:val="es-MX"/>
        </w:rPr>
        <w:t>Executing</w:t>
      </w:r>
      <w:proofErr w:type="spellEnd"/>
      <w:r w:rsidRPr="002F63AD">
        <w:rPr>
          <w:b/>
          <w:i/>
          <w:lang w:val="es-MX"/>
        </w:rPr>
        <w:t xml:space="preserve"> </w:t>
      </w:r>
      <w:proofErr w:type="spellStart"/>
      <w:r w:rsidRPr="002F63AD">
        <w:rPr>
          <w:b/>
          <w:i/>
          <w:lang w:val="es-MX"/>
        </w:rPr>
        <w:t>Federated</w:t>
      </w:r>
      <w:proofErr w:type="spellEnd"/>
      <w:r w:rsidRPr="002F63AD">
        <w:rPr>
          <w:b/>
          <w:i/>
          <w:lang w:val="es-MX"/>
        </w:rPr>
        <w:t xml:space="preserve"> </w:t>
      </w:r>
      <w:proofErr w:type="spellStart"/>
      <w:r w:rsidRPr="002F63AD">
        <w:rPr>
          <w:b/>
          <w:i/>
          <w:lang w:val="es-MX"/>
        </w:rPr>
        <w:t>Queries</w:t>
      </w:r>
      <w:proofErr w:type="spellEnd"/>
      <w:r w:rsidRPr="002F63AD">
        <w:rPr>
          <w:b/>
          <w:i/>
          <w:lang w:val="es-MX"/>
        </w:rPr>
        <w:t xml:space="preserve"> in SPARQL1.1</w:t>
      </w:r>
    </w:p>
    <w:p w14:paraId="47899BB9" w14:textId="08EB3FE9" w:rsidR="002F0277" w:rsidRPr="002F63AD" w:rsidRDefault="002F0277" w:rsidP="002F0277">
      <w:pPr>
        <w:spacing w:line="240" w:lineRule="auto"/>
        <w:jc w:val="both"/>
        <w:rPr>
          <w:bCs/>
          <w:lang w:val="es-MX"/>
        </w:rPr>
      </w:pPr>
      <w:r w:rsidRPr="002F63AD">
        <w:rPr>
          <w:bCs/>
          <w:lang w:val="es-MX"/>
        </w:rPr>
        <w:t xml:space="preserve">En esta propuesta se analizan diferentes estrategias para implementar consultas federadas con la intención de evitar los límites que un </w:t>
      </w:r>
      <w:proofErr w:type="spellStart"/>
      <w:r w:rsidRPr="002F63AD">
        <w:rPr>
          <w:bCs/>
          <w:i/>
          <w:lang w:val="es-MX"/>
        </w:rPr>
        <w:t>endpoint</w:t>
      </w:r>
      <w:proofErr w:type="spellEnd"/>
      <w:r w:rsidRPr="002F63AD">
        <w:rPr>
          <w:bCs/>
          <w:lang w:val="es-MX"/>
        </w:rPr>
        <w:t xml:space="preserve"> presenta. Las estrategias que proponen están basadas en la versión de </w:t>
      </w:r>
      <w:r w:rsidRPr="002F63AD">
        <w:rPr>
          <w:bCs/>
          <w:i/>
          <w:iCs/>
          <w:lang w:val="es-MX"/>
        </w:rPr>
        <w:t>SPARQL</w:t>
      </w:r>
      <w:r w:rsidRPr="002F63AD">
        <w:rPr>
          <w:bCs/>
          <w:lang w:val="es-MX"/>
        </w:rPr>
        <w:t xml:space="preserve"> 1.1 mediante descomposición de consultas federadas. En este artículo se describe la sintaxis de </w:t>
      </w:r>
      <w:r w:rsidRPr="002F63AD">
        <w:rPr>
          <w:bCs/>
          <w:i/>
          <w:iCs/>
          <w:lang w:val="es-MX"/>
        </w:rPr>
        <w:t>SPARQL</w:t>
      </w:r>
      <w:r w:rsidRPr="002F63AD">
        <w:rPr>
          <w:bCs/>
          <w:lang w:val="es-MX"/>
        </w:rPr>
        <w:t xml:space="preserve"> mediante teoría de conjuntos, así como la evaluación de las estrategias propuestas probando los teoremas propuestos. Por último, los autores muestran la mejora de resultados habiendo implementado sus estrategias</w:t>
      </w:r>
      <w:sdt>
        <w:sdtPr>
          <w:rPr>
            <w:bCs/>
            <w:lang w:val="es-MX"/>
          </w:rPr>
          <w:id w:val="-285653994"/>
          <w:citation/>
        </w:sdtPr>
        <w:sdtContent>
          <w:r w:rsidRPr="002F63AD">
            <w:rPr>
              <w:bCs/>
              <w:lang w:val="es-MX"/>
            </w:rPr>
            <w:fldChar w:fldCharType="begin"/>
          </w:r>
          <w:r w:rsidRPr="002F63AD">
            <w:rPr>
              <w:noProof/>
              <w:lang w:val="es-MX"/>
            </w:rPr>
            <w:instrText xml:space="preserve"> CITATION Bui14 \l 2058 </w:instrText>
          </w:r>
          <w:r w:rsidRPr="002F63AD">
            <w:rPr>
              <w:bCs/>
              <w:lang w:val="es-MX"/>
            </w:rPr>
            <w:fldChar w:fldCharType="separate"/>
          </w:r>
          <w:r w:rsidR="00595C94" w:rsidRPr="002F63AD">
            <w:rPr>
              <w:noProof/>
              <w:lang w:val="es-MX"/>
            </w:rPr>
            <w:t xml:space="preserve"> [19]</w:t>
          </w:r>
          <w:r w:rsidRPr="002F63AD">
            <w:rPr>
              <w:bCs/>
              <w:lang w:val="es-MX"/>
            </w:rPr>
            <w:fldChar w:fldCharType="end"/>
          </w:r>
        </w:sdtContent>
      </w:sdt>
      <w:r w:rsidRPr="002F63AD">
        <w:rPr>
          <w:bCs/>
          <w:lang w:val="es-MX"/>
        </w:rPr>
        <w:t>.</w:t>
      </w:r>
    </w:p>
    <w:p w14:paraId="0527DC48" w14:textId="77777777" w:rsidR="002F0277" w:rsidRPr="002F63AD" w:rsidRDefault="002F0277" w:rsidP="002F0277">
      <w:pPr>
        <w:spacing w:line="240" w:lineRule="auto"/>
        <w:jc w:val="both"/>
        <w:rPr>
          <w:bCs/>
          <w:lang w:val="es-MX"/>
        </w:rPr>
      </w:pPr>
      <w:proofErr w:type="spellStart"/>
      <w:r w:rsidRPr="002F63AD">
        <w:rPr>
          <w:b/>
          <w:bCs/>
          <w:i/>
          <w:lang w:val="es-MX"/>
        </w:rPr>
        <w:t>Linking</w:t>
      </w:r>
      <w:proofErr w:type="spellEnd"/>
      <w:r w:rsidRPr="002F63AD">
        <w:rPr>
          <w:b/>
          <w:bCs/>
          <w:i/>
          <w:lang w:val="es-MX"/>
        </w:rPr>
        <w:t xml:space="preserve"> UK </w:t>
      </w:r>
      <w:proofErr w:type="spellStart"/>
      <w:r w:rsidRPr="002F63AD">
        <w:rPr>
          <w:b/>
          <w:bCs/>
          <w:i/>
          <w:lang w:val="es-MX"/>
        </w:rPr>
        <w:t>Gorvernment</w:t>
      </w:r>
      <w:proofErr w:type="spellEnd"/>
      <w:r w:rsidRPr="002F63AD">
        <w:rPr>
          <w:b/>
          <w:bCs/>
          <w:i/>
          <w:lang w:val="es-MX"/>
        </w:rPr>
        <w:t xml:space="preserve"> Data</w:t>
      </w:r>
    </w:p>
    <w:p w14:paraId="653A61FD" w14:textId="17BCBE48" w:rsidR="002F0277" w:rsidRPr="002F63AD" w:rsidRDefault="002F0277" w:rsidP="002F0277">
      <w:pPr>
        <w:spacing w:line="240" w:lineRule="auto"/>
        <w:jc w:val="both"/>
        <w:rPr>
          <w:bCs/>
          <w:lang w:val="es-MX"/>
        </w:rPr>
      </w:pPr>
      <w:r w:rsidRPr="002F63AD">
        <w:rPr>
          <w:bCs/>
          <w:lang w:val="es-MX"/>
        </w:rPr>
        <w:t xml:space="preserve">En este trabajo se establecen los casos de uso para la adopción de los principios de </w:t>
      </w:r>
      <w:proofErr w:type="spellStart"/>
      <w:r w:rsidRPr="002F63AD">
        <w:rPr>
          <w:bCs/>
          <w:i/>
          <w:lang w:val="es-MX"/>
        </w:rPr>
        <w:t>Linked</w:t>
      </w:r>
      <w:proofErr w:type="spellEnd"/>
      <w:r w:rsidRPr="002F63AD">
        <w:rPr>
          <w:bCs/>
          <w:i/>
          <w:lang w:val="es-MX"/>
        </w:rPr>
        <w:t xml:space="preserve"> </w:t>
      </w:r>
      <w:r w:rsidRPr="002F63AD">
        <w:rPr>
          <w:bCs/>
          <w:lang w:val="es-MX"/>
        </w:rPr>
        <w:t xml:space="preserve">Data para la publicación de datos públicos del gobierno de Reino Unido. Además, los autores plantean los beneficios de usar </w:t>
      </w:r>
      <w:proofErr w:type="spellStart"/>
      <w:r w:rsidRPr="002F63AD">
        <w:rPr>
          <w:bCs/>
          <w:i/>
          <w:lang w:val="es-MX"/>
        </w:rPr>
        <w:t>Linked</w:t>
      </w:r>
      <w:proofErr w:type="spellEnd"/>
      <w:r w:rsidRPr="002F63AD">
        <w:rPr>
          <w:bCs/>
          <w:i/>
          <w:lang w:val="es-MX"/>
        </w:rPr>
        <w:t xml:space="preserve"> Data</w:t>
      </w:r>
      <w:r w:rsidRPr="002F63AD">
        <w:rPr>
          <w:bCs/>
          <w:lang w:val="es-MX"/>
        </w:rPr>
        <w:t xml:space="preserve">. En sí, el trabajo pretende convencer a empresas, centros de estudio y a desarrolladores a empezar a usar </w:t>
      </w:r>
      <w:proofErr w:type="spellStart"/>
      <w:r w:rsidRPr="002F63AD">
        <w:rPr>
          <w:bCs/>
          <w:i/>
          <w:lang w:val="es-MX"/>
        </w:rPr>
        <w:t>Linked</w:t>
      </w:r>
      <w:proofErr w:type="spellEnd"/>
      <w:r w:rsidRPr="002F63AD">
        <w:rPr>
          <w:bCs/>
          <w:i/>
          <w:lang w:val="es-MX"/>
        </w:rPr>
        <w:t xml:space="preserve"> Data</w:t>
      </w:r>
      <w:r w:rsidRPr="002F63AD">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proofErr w:type="spellStart"/>
      <w:r w:rsidRPr="002F63AD">
        <w:rPr>
          <w:bCs/>
          <w:i/>
          <w:lang w:val="es-MX"/>
        </w:rPr>
        <w:t>Linked</w:t>
      </w:r>
      <w:proofErr w:type="spellEnd"/>
      <w:r w:rsidRPr="002F63AD">
        <w:rPr>
          <w:bCs/>
          <w:i/>
          <w:lang w:val="es-MX"/>
        </w:rPr>
        <w:t xml:space="preserve"> Data</w:t>
      </w:r>
      <w:r w:rsidRPr="002F63AD">
        <w:rPr>
          <w:bCs/>
          <w:lang w:val="es-MX"/>
        </w:rPr>
        <w:t xml:space="preserve"> para que desarrolladores de software puedan crear nuevas herramientas</w:t>
      </w:r>
      <w:sdt>
        <w:sdtPr>
          <w:rPr>
            <w:bCs/>
            <w:lang w:val="es-MX"/>
          </w:rPr>
          <w:id w:val="1299656700"/>
          <w:citation/>
        </w:sdtPr>
        <w:sdtContent>
          <w:r w:rsidRPr="002F63AD">
            <w:rPr>
              <w:bCs/>
              <w:lang w:val="es-MX"/>
            </w:rPr>
            <w:fldChar w:fldCharType="begin"/>
          </w:r>
          <w:r w:rsidRPr="002F63AD">
            <w:rPr>
              <w:noProof/>
              <w:lang w:val="es-MX"/>
            </w:rPr>
            <w:instrText xml:space="preserve"> CITATION She10 \l 2058 </w:instrText>
          </w:r>
          <w:r w:rsidRPr="002F63AD">
            <w:rPr>
              <w:bCs/>
              <w:lang w:val="es-MX"/>
            </w:rPr>
            <w:fldChar w:fldCharType="separate"/>
          </w:r>
          <w:r w:rsidR="00595C94" w:rsidRPr="002F63AD">
            <w:rPr>
              <w:noProof/>
              <w:lang w:val="es-MX"/>
            </w:rPr>
            <w:t xml:space="preserve"> [20]</w:t>
          </w:r>
          <w:r w:rsidRPr="002F63AD">
            <w:rPr>
              <w:bCs/>
              <w:lang w:val="es-MX"/>
            </w:rPr>
            <w:fldChar w:fldCharType="end"/>
          </w:r>
        </w:sdtContent>
      </w:sdt>
      <w:r w:rsidRPr="002F63AD">
        <w:rPr>
          <w:bCs/>
          <w:lang w:val="es-MX"/>
        </w:rPr>
        <w:t>.</w:t>
      </w:r>
    </w:p>
    <w:p w14:paraId="0BCE0AB8" w14:textId="77777777" w:rsidR="002F0277" w:rsidRPr="002F63AD" w:rsidRDefault="002F0277" w:rsidP="002F0277">
      <w:pPr>
        <w:spacing w:line="240" w:lineRule="auto"/>
        <w:jc w:val="both"/>
        <w:rPr>
          <w:lang w:val="es-MX"/>
        </w:rPr>
      </w:pPr>
      <w:r w:rsidRPr="002F63AD">
        <w:rPr>
          <w:b/>
          <w:i/>
          <w:lang w:val="es-MX"/>
        </w:rPr>
        <w:lastRenderedPageBreak/>
        <w:t xml:space="preserve">A </w:t>
      </w:r>
      <w:proofErr w:type="spellStart"/>
      <w:r w:rsidRPr="002F63AD">
        <w:rPr>
          <w:b/>
          <w:i/>
          <w:lang w:val="es-MX"/>
        </w:rPr>
        <w:t>parallel</w:t>
      </w:r>
      <w:proofErr w:type="spellEnd"/>
      <w:r w:rsidRPr="002F63AD">
        <w:rPr>
          <w:b/>
          <w:i/>
          <w:lang w:val="es-MX"/>
        </w:rPr>
        <w:t xml:space="preserve"> </w:t>
      </w:r>
      <w:proofErr w:type="spellStart"/>
      <w:r w:rsidRPr="002F63AD">
        <w:rPr>
          <w:b/>
          <w:i/>
          <w:lang w:val="es-MX"/>
        </w:rPr>
        <w:t>approach</w:t>
      </w:r>
      <w:proofErr w:type="spellEnd"/>
      <w:r w:rsidRPr="002F63AD">
        <w:rPr>
          <w:b/>
          <w:i/>
          <w:lang w:val="es-MX"/>
        </w:rPr>
        <w:t xml:space="preserve"> </w:t>
      </w:r>
      <w:proofErr w:type="spellStart"/>
      <w:r w:rsidRPr="002F63AD">
        <w:rPr>
          <w:b/>
          <w:i/>
          <w:lang w:val="es-MX"/>
        </w:rPr>
        <w:t>for</w:t>
      </w:r>
      <w:proofErr w:type="spellEnd"/>
      <w:r w:rsidRPr="002F63AD">
        <w:rPr>
          <w:b/>
          <w:i/>
          <w:lang w:val="es-MX"/>
        </w:rPr>
        <w:t xml:space="preserve"> </w:t>
      </w:r>
      <w:proofErr w:type="spellStart"/>
      <w:r w:rsidRPr="002F63AD">
        <w:rPr>
          <w:b/>
          <w:i/>
          <w:lang w:val="es-MX"/>
        </w:rPr>
        <w:t>improving</w:t>
      </w:r>
      <w:proofErr w:type="spellEnd"/>
      <w:r w:rsidRPr="002F63AD">
        <w:rPr>
          <w:b/>
          <w:i/>
          <w:lang w:val="es-MX"/>
        </w:rPr>
        <w:t xml:space="preserve"> Geo-SPARQL </w:t>
      </w:r>
      <w:proofErr w:type="spellStart"/>
      <w:r w:rsidRPr="002F63AD">
        <w:rPr>
          <w:b/>
          <w:i/>
          <w:lang w:val="es-MX"/>
        </w:rPr>
        <w:t>query</w:t>
      </w:r>
      <w:proofErr w:type="spellEnd"/>
      <w:r w:rsidRPr="002F63AD">
        <w:rPr>
          <w:b/>
          <w:i/>
          <w:lang w:val="es-MX"/>
        </w:rPr>
        <w:t xml:space="preserve"> performance</w:t>
      </w:r>
    </w:p>
    <w:p w14:paraId="7A7DE638" w14:textId="0B7F464E" w:rsidR="002F0277" w:rsidRPr="002F63AD" w:rsidRDefault="002F0277" w:rsidP="002F0277">
      <w:pPr>
        <w:spacing w:line="240" w:lineRule="auto"/>
        <w:jc w:val="both"/>
        <w:rPr>
          <w:lang w:val="es-MX"/>
        </w:rPr>
      </w:pPr>
      <w:r w:rsidRPr="002F63AD">
        <w:rPr>
          <w:lang w:val="es-MX"/>
        </w:rPr>
        <w:t xml:space="preserve">Esta investigación expone el problema actual que existe en las consultas geoespaciales que involucran complejas relaciones topológicas y que en conjunto a las bases de conocimiento las cuales no están indexadas, generan ineficiencia en consultas de sus datos. Entonces, en el documento </w:t>
      </w:r>
      <w:r w:rsidR="00FC69AB" w:rsidRPr="002F63AD">
        <w:rPr>
          <w:lang w:val="es-MX"/>
        </w:rPr>
        <w:t>aparte</w:t>
      </w:r>
      <w:r w:rsidRPr="002F63AD">
        <w:rPr>
          <w:lang w:val="es-MX"/>
        </w:rPr>
        <w:t xml:space="preserve"> de exponer el problema, proponen una estrategia para disminuirlo, que consiste en el uso de cómputo en paralelo y la creación virtual de índices de la base de conocimiento. En el desarrollo del documento, se muestran el antes y el después de los resultados obtenidos al usar su estrategia sobre consultas en la ciudad de Connecticut, EUA </w:t>
      </w:r>
      <w:sdt>
        <w:sdtPr>
          <w:rPr>
            <w:lang w:val="es-MX"/>
          </w:rPr>
          <w:id w:val="182101954"/>
          <w:citation/>
        </w:sdtPr>
        <w:sdtContent>
          <w:r w:rsidRPr="002F63AD">
            <w:rPr>
              <w:lang w:val="es-MX"/>
            </w:rPr>
            <w:fldChar w:fldCharType="begin"/>
          </w:r>
          <w:r w:rsidRPr="002F63AD">
            <w:rPr>
              <w:noProof/>
              <w:lang w:val="es-MX"/>
            </w:rPr>
            <w:instrText xml:space="preserve"> CITATION Zha15 \l 2058 </w:instrText>
          </w:r>
          <w:r w:rsidRPr="002F63AD">
            <w:rPr>
              <w:lang w:val="es-MX"/>
            </w:rPr>
            <w:fldChar w:fldCharType="separate"/>
          </w:r>
          <w:r w:rsidR="00595C94" w:rsidRPr="002F63AD">
            <w:rPr>
              <w:noProof/>
              <w:lang w:val="es-MX"/>
            </w:rPr>
            <w:t>[21]</w:t>
          </w:r>
          <w:r w:rsidRPr="002F63AD">
            <w:rPr>
              <w:lang w:val="es-MX"/>
            </w:rPr>
            <w:fldChar w:fldCharType="end"/>
          </w:r>
        </w:sdtContent>
      </w:sdt>
      <w:r w:rsidRPr="002F63AD">
        <w:rPr>
          <w:lang w:val="es-MX"/>
        </w:rPr>
        <w:t>.</w:t>
      </w:r>
    </w:p>
    <w:p w14:paraId="4AF5E715" w14:textId="77777777" w:rsidR="002F0277" w:rsidRPr="002F63AD" w:rsidRDefault="002F0277" w:rsidP="002F0277">
      <w:pPr>
        <w:spacing w:line="240" w:lineRule="auto"/>
        <w:jc w:val="both"/>
        <w:rPr>
          <w:lang w:val="es-MX"/>
        </w:rPr>
      </w:pPr>
      <w:proofErr w:type="spellStart"/>
      <w:r w:rsidRPr="002F63AD">
        <w:rPr>
          <w:b/>
          <w:i/>
          <w:lang w:val="es-MX"/>
        </w:rPr>
        <w:t>DBpedia</w:t>
      </w:r>
      <w:proofErr w:type="spellEnd"/>
      <w:r w:rsidRPr="002F63AD">
        <w:rPr>
          <w:b/>
          <w:i/>
          <w:lang w:val="es-MX"/>
        </w:rPr>
        <w:t xml:space="preserve"> SPARQL </w:t>
      </w:r>
      <w:proofErr w:type="spellStart"/>
      <w:r w:rsidRPr="002F63AD">
        <w:rPr>
          <w:b/>
          <w:i/>
          <w:lang w:val="es-MX"/>
        </w:rPr>
        <w:t>Benchmark</w:t>
      </w:r>
      <w:proofErr w:type="spellEnd"/>
      <w:r w:rsidRPr="002F63AD">
        <w:rPr>
          <w:b/>
          <w:i/>
          <w:lang w:val="es-MX"/>
        </w:rPr>
        <w:t xml:space="preserve"> – Performance </w:t>
      </w:r>
      <w:proofErr w:type="spellStart"/>
      <w:r w:rsidRPr="002F63AD">
        <w:rPr>
          <w:b/>
          <w:i/>
          <w:lang w:val="es-MX"/>
        </w:rPr>
        <w:t>Assessment</w:t>
      </w:r>
      <w:proofErr w:type="spellEnd"/>
      <w:r w:rsidRPr="002F63AD">
        <w:rPr>
          <w:b/>
          <w:i/>
          <w:lang w:val="es-MX"/>
        </w:rPr>
        <w:t xml:space="preserve"> </w:t>
      </w:r>
      <w:proofErr w:type="spellStart"/>
      <w:r w:rsidRPr="002F63AD">
        <w:rPr>
          <w:b/>
          <w:i/>
          <w:lang w:val="es-MX"/>
        </w:rPr>
        <w:t>with</w:t>
      </w:r>
      <w:proofErr w:type="spellEnd"/>
      <w:r w:rsidRPr="002F63AD">
        <w:rPr>
          <w:b/>
          <w:i/>
          <w:lang w:val="es-MX"/>
        </w:rPr>
        <w:t xml:space="preserve"> Real </w:t>
      </w:r>
      <w:proofErr w:type="spellStart"/>
      <w:r w:rsidRPr="002F63AD">
        <w:rPr>
          <w:b/>
          <w:i/>
          <w:lang w:val="es-MX"/>
        </w:rPr>
        <w:t>Queries</w:t>
      </w:r>
      <w:proofErr w:type="spellEnd"/>
      <w:r w:rsidRPr="002F63AD">
        <w:rPr>
          <w:b/>
          <w:i/>
          <w:lang w:val="es-MX"/>
        </w:rPr>
        <w:t xml:space="preserve"> </w:t>
      </w:r>
      <w:proofErr w:type="spellStart"/>
      <w:r w:rsidRPr="002F63AD">
        <w:rPr>
          <w:b/>
          <w:i/>
          <w:lang w:val="es-MX"/>
        </w:rPr>
        <w:t>on</w:t>
      </w:r>
      <w:proofErr w:type="spellEnd"/>
      <w:r w:rsidRPr="002F63AD">
        <w:rPr>
          <w:b/>
          <w:i/>
          <w:lang w:val="es-MX"/>
        </w:rPr>
        <w:t xml:space="preserve"> Real Data</w:t>
      </w:r>
    </w:p>
    <w:p w14:paraId="56AEEA78" w14:textId="77777777" w:rsidR="002F0277" w:rsidRPr="002F63AD" w:rsidRDefault="002F0277" w:rsidP="002F0277">
      <w:pPr>
        <w:spacing w:line="240" w:lineRule="auto"/>
        <w:jc w:val="both"/>
        <w:rPr>
          <w:bCs/>
          <w:lang w:val="es-MX"/>
        </w:rPr>
      </w:pPr>
      <w:r w:rsidRPr="002F63AD">
        <w:rPr>
          <w:bCs/>
          <w:lang w:val="es-MX"/>
        </w:rPr>
        <w:t xml:space="preserve">El documento propone una nueva forma de hacer un </w:t>
      </w:r>
      <w:r w:rsidRPr="002F63AD">
        <w:rPr>
          <w:bCs/>
          <w:i/>
          <w:lang w:val="es-MX"/>
        </w:rPr>
        <w:t>benchmarking</w:t>
      </w:r>
      <w:r w:rsidRPr="002F63AD">
        <w:rPr>
          <w:bCs/>
          <w:lang w:val="es-MX"/>
        </w:rPr>
        <w:t xml:space="preserve"> con el propósito de demostrar que los </w:t>
      </w:r>
      <w:r w:rsidRPr="002F63AD">
        <w:rPr>
          <w:bCs/>
          <w:i/>
          <w:lang w:val="es-MX"/>
        </w:rPr>
        <w:t xml:space="preserve">triples </w:t>
      </w:r>
      <w:proofErr w:type="spellStart"/>
      <w:r w:rsidRPr="002F63AD">
        <w:rPr>
          <w:bCs/>
          <w:i/>
          <w:lang w:val="es-MX"/>
        </w:rPr>
        <w:t>stores</w:t>
      </w:r>
      <w:proofErr w:type="spellEnd"/>
      <w:r w:rsidRPr="002F63AD">
        <w:rPr>
          <w:bCs/>
          <w:lang w:val="es-MX"/>
        </w:rPr>
        <w:t xml:space="preserve"> existentes no son tan homogéneos como los otros </w:t>
      </w:r>
      <w:r w:rsidRPr="002F63AD">
        <w:rPr>
          <w:bCs/>
          <w:i/>
          <w:lang w:val="es-MX"/>
        </w:rPr>
        <w:t>benchmarking</w:t>
      </w:r>
      <w:r w:rsidRPr="002F63AD">
        <w:rPr>
          <w:bCs/>
          <w:lang w:val="es-MX"/>
        </w:rPr>
        <w:t xml:space="preserve"> lo muestran, es decir, el rendimiento depende de los parámetros usados por lo que una consulta no puede mostrar la misma eficiencia respecto a otra consulta.</w:t>
      </w:r>
    </w:p>
    <w:p w14:paraId="0F65CF45" w14:textId="77777777" w:rsidR="002F0277" w:rsidRPr="002F63AD" w:rsidRDefault="002F0277" w:rsidP="002F0277">
      <w:pPr>
        <w:spacing w:line="240" w:lineRule="auto"/>
        <w:jc w:val="both"/>
        <w:rPr>
          <w:bCs/>
          <w:lang w:val="es-MX"/>
        </w:rPr>
      </w:pPr>
      <w:r w:rsidRPr="002F63AD">
        <w:rPr>
          <w:bCs/>
          <w:lang w:val="es-MX"/>
        </w:rPr>
        <w:t xml:space="preserve">Se ponen a prueba 4 </w:t>
      </w:r>
      <w:r w:rsidRPr="002F63AD">
        <w:rPr>
          <w:bCs/>
          <w:i/>
          <w:lang w:val="es-MX"/>
        </w:rPr>
        <w:t>triple store</w:t>
      </w:r>
      <w:r w:rsidRPr="002F63AD">
        <w:rPr>
          <w:bCs/>
          <w:lang w:val="es-MX"/>
        </w:rPr>
        <w:t xml:space="preserve"> populares Virtuoso, </w:t>
      </w:r>
      <w:proofErr w:type="spellStart"/>
      <w:r w:rsidRPr="002F63AD">
        <w:rPr>
          <w:bCs/>
          <w:lang w:val="es-MX"/>
        </w:rPr>
        <w:t>Sesame</w:t>
      </w:r>
      <w:proofErr w:type="spellEnd"/>
      <w:r w:rsidRPr="002F63AD">
        <w:rPr>
          <w:bCs/>
          <w:lang w:val="es-MX"/>
        </w:rPr>
        <w:t xml:space="preserve">, Jena-TDB y </w:t>
      </w:r>
      <w:proofErr w:type="spellStart"/>
      <w:r w:rsidRPr="002F63AD">
        <w:rPr>
          <w:bCs/>
          <w:lang w:val="es-MX"/>
        </w:rPr>
        <w:t>BigOWLIM</w:t>
      </w:r>
      <w:proofErr w:type="spellEnd"/>
      <w:r w:rsidRPr="002F63AD">
        <w:rPr>
          <w:bCs/>
          <w:lang w:val="es-MX"/>
        </w:rPr>
        <w:t xml:space="preserve">. A lo largo del documento muestran el desarrollo del </w:t>
      </w:r>
      <w:r w:rsidRPr="002F63AD">
        <w:rPr>
          <w:bCs/>
          <w:i/>
          <w:lang w:val="es-MX"/>
        </w:rPr>
        <w:t>benchmarking</w:t>
      </w:r>
      <w:r w:rsidRPr="002F63AD">
        <w:rPr>
          <w:bCs/>
          <w:lang w:val="es-MX"/>
        </w:rPr>
        <w:t xml:space="preserve">, desde la generación del conjunto de datos de </w:t>
      </w:r>
      <w:proofErr w:type="spellStart"/>
      <w:r w:rsidRPr="002F63AD">
        <w:rPr>
          <w:bCs/>
          <w:lang w:val="es-MX"/>
        </w:rPr>
        <w:t>DBpedia</w:t>
      </w:r>
      <w:proofErr w:type="spellEnd"/>
      <w:r w:rsidRPr="002F63AD">
        <w:rPr>
          <w:bCs/>
          <w:lang w:val="es-MX"/>
        </w:rPr>
        <w:t xml:space="preserve">, hasta los resultados obtenidos. En </w:t>
      </w:r>
      <w:proofErr w:type="gramStart"/>
      <w:r w:rsidRPr="002F63AD">
        <w:rPr>
          <w:bCs/>
          <w:lang w:val="es-MX"/>
        </w:rPr>
        <w:t>este trabajos</w:t>
      </w:r>
      <w:proofErr w:type="gramEnd"/>
      <w:r w:rsidRPr="002F63AD">
        <w:rPr>
          <w:bCs/>
          <w:lang w:val="es-MX"/>
        </w:rPr>
        <w:t xml:space="preserve"> los autores miden la cantidad de consultas por segundo (</w:t>
      </w:r>
      <w:proofErr w:type="spellStart"/>
      <w:r w:rsidRPr="002F63AD">
        <w:rPr>
          <w:bCs/>
          <w:lang w:val="es-MX"/>
        </w:rPr>
        <w:t>QpS</w:t>
      </w:r>
      <w:proofErr w:type="spellEnd"/>
      <w:r w:rsidRPr="002F63AD">
        <w:rPr>
          <w:bCs/>
          <w:lang w:val="es-MX"/>
        </w:rPr>
        <w:t>, por sus siglas en inglés) en 4 casos: 10%, 50%, 100% y 200% del conjunto de datos generados previamente.</w:t>
      </w:r>
    </w:p>
    <w:p w14:paraId="4FCD3D18" w14:textId="62A0F739" w:rsidR="002F0277" w:rsidRPr="002F63AD" w:rsidRDefault="002F0277" w:rsidP="002F0277">
      <w:pPr>
        <w:spacing w:line="240" w:lineRule="auto"/>
        <w:jc w:val="both"/>
        <w:rPr>
          <w:bCs/>
          <w:lang w:val="es-MX"/>
        </w:rPr>
      </w:pPr>
      <w:r w:rsidRPr="002F63AD">
        <w:rPr>
          <w:bCs/>
          <w:lang w:val="es-MX"/>
        </w:rPr>
        <w:t xml:space="preserve">A parte del </w:t>
      </w:r>
      <w:r w:rsidRPr="002F63AD">
        <w:rPr>
          <w:bCs/>
          <w:i/>
          <w:lang w:val="es-MX"/>
        </w:rPr>
        <w:t>benchmarking</w:t>
      </w:r>
      <w:r w:rsidRPr="002F63AD">
        <w:rPr>
          <w:bCs/>
          <w:lang w:val="es-MX"/>
        </w:rPr>
        <w:t xml:space="preserve">, se presenta una discusión donde se habla sobre las fortalezas y debilidades de cada </w:t>
      </w:r>
      <w:r w:rsidRPr="002F63AD">
        <w:rPr>
          <w:bCs/>
          <w:i/>
          <w:lang w:val="es-MX"/>
        </w:rPr>
        <w:t xml:space="preserve">triple store </w:t>
      </w:r>
      <w:r w:rsidRPr="002F63AD">
        <w:rPr>
          <w:bCs/>
          <w:lang w:val="es-MX"/>
        </w:rPr>
        <w:t xml:space="preserve">al hacer múltiples y simples consultas con ellos. También se presentan trabajos relacionados y los retos por vencer en el campo de los </w:t>
      </w:r>
      <w:r w:rsidRPr="002F63AD">
        <w:rPr>
          <w:bCs/>
          <w:i/>
          <w:lang w:val="es-MX"/>
        </w:rPr>
        <w:t>benchmarking</w:t>
      </w:r>
      <w:r w:rsidRPr="002F63AD">
        <w:rPr>
          <w:bCs/>
          <w:lang w:val="es-MX"/>
        </w:rPr>
        <w:t xml:space="preserve"> en </w:t>
      </w:r>
      <w:r w:rsidRPr="002F63AD">
        <w:rPr>
          <w:bCs/>
          <w:i/>
          <w:lang w:val="es-MX"/>
        </w:rPr>
        <w:t xml:space="preserve">triple </w:t>
      </w:r>
      <w:proofErr w:type="spellStart"/>
      <w:r w:rsidRPr="002F63AD">
        <w:rPr>
          <w:bCs/>
          <w:i/>
          <w:lang w:val="es-MX"/>
        </w:rPr>
        <w:t>stores</w:t>
      </w:r>
      <w:proofErr w:type="spellEnd"/>
      <w:sdt>
        <w:sdtPr>
          <w:rPr>
            <w:bCs/>
            <w:i/>
            <w:lang w:val="es-MX"/>
          </w:rPr>
          <w:id w:val="-951941811"/>
          <w:citation/>
        </w:sdtPr>
        <w:sdtContent>
          <w:r w:rsidRPr="002F63AD">
            <w:rPr>
              <w:bCs/>
              <w:i/>
              <w:lang w:val="es-MX"/>
            </w:rPr>
            <w:fldChar w:fldCharType="begin"/>
          </w:r>
          <w:r w:rsidRPr="002F63AD">
            <w:rPr>
              <w:noProof/>
              <w:lang w:val="es-MX"/>
            </w:rPr>
            <w:instrText xml:space="preserve"> CITATION Mor11 \l 2058 </w:instrText>
          </w:r>
          <w:r w:rsidRPr="002F63AD">
            <w:rPr>
              <w:bCs/>
              <w:i/>
              <w:lang w:val="es-MX"/>
            </w:rPr>
            <w:fldChar w:fldCharType="separate"/>
          </w:r>
          <w:r w:rsidR="00595C94" w:rsidRPr="002F63AD">
            <w:rPr>
              <w:noProof/>
              <w:lang w:val="es-MX"/>
            </w:rPr>
            <w:t xml:space="preserve"> [22]</w:t>
          </w:r>
          <w:r w:rsidRPr="002F63AD">
            <w:rPr>
              <w:bCs/>
              <w:i/>
              <w:lang w:val="es-MX"/>
            </w:rPr>
            <w:fldChar w:fldCharType="end"/>
          </w:r>
        </w:sdtContent>
      </w:sdt>
      <w:r w:rsidRPr="002F63AD">
        <w:rPr>
          <w:bCs/>
          <w:lang w:val="es-MX"/>
        </w:rPr>
        <w:t>.</w:t>
      </w:r>
    </w:p>
    <w:p w14:paraId="0FAD8FF2" w14:textId="77777777" w:rsidR="002F0277" w:rsidRPr="002F63AD" w:rsidRDefault="002F0277" w:rsidP="002F0277">
      <w:pPr>
        <w:spacing w:line="240" w:lineRule="auto"/>
        <w:jc w:val="both"/>
        <w:rPr>
          <w:b/>
          <w:bCs/>
          <w:lang w:val="es-MX"/>
        </w:rPr>
      </w:pPr>
      <w:r w:rsidRPr="002F63AD">
        <w:rPr>
          <w:b/>
          <w:bCs/>
          <w:lang w:val="es-MX"/>
        </w:rPr>
        <w:t>Explotación de información en el dominio geo-hídrico ecuatoriano utilizando tecnología semántica</w:t>
      </w:r>
    </w:p>
    <w:p w14:paraId="107802AB" w14:textId="77777777" w:rsidR="002F0277" w:rsidRPr="002F63AD" w:rsidRDefault="002F0277" w:rsidP="002F0277">
      <w:pPr>
        <w:spacing w:line="240" w:lineRule="auto"/>
        <w:jc w:val="both"/>
        <w:rPr>
          <w:bCs/>
          <w:lang w:val="es-MX"/>
        </w:rPr>
      </w:pPr>
      <w:r w:rsidRPr="002F63AD">
        <w:rPr>
          <w:bCs/>
          <w:lang w:val="es-MX"/>
        </w:rPr>
        <w:t xml:space="preserve">El documento presenta una propuesta de cómo aprovechar los datos geográficos en el dominio geo hídrico. Se apoyan en la única herramienta </w:t>
      </w:r>
      <w:r w:rsidRPr="002F63AD">
        <w:rPr>
          <w:bCs/>
          <w:i/>
          <w:lang w:val="es-MX"/>
        </w:rPr>
        <w:t xml:space="preserve">open </w:t>
      </w:r>
      <w:proofErr w:type="spellStart"/>
      <w:r w:rsidRPr="002F63AD">
        <w:rPr>
          <w:bCs/>
          <w:i/>
          <w:lang w:val="es-MX"/>
        </w:rPr>
        <w:t>source</w:t>
      </w:r>
      <w:proofErr w:type="spellEnd"/>
      <w:r w:rsidRPr="002F63AD">
        <w:rPr>
          <w:bCs/>
          <w:i/>
          <w:lang w:val="es-MX"/>
        </w:rPr>
        <w:t>,</w:t>
      </w:r>
      <w:r w:rsidRPr="002F63AD">
        <w:rPr>
          <w:bCs/>
          <w:lang w:val="es-MX"/>
        </w:rPr>
        <w:t xml:space="preserve"> </w:t>
      </w:r>
      <w:proofErr w:type="spellStart"/>
      <w:r w:rsidRPr="002F63AD">
        <w:rPr>
          <w:bCs/>
          <w:lang w:val="es-MX"/>
        </w:rPr>
        <w:t>Parliament</w:t>
      </w:r>
      <w:proofErr w:type="spellEnd"/>
      <w:r w:rsidRPr="002F63AD">
        <w:rPr>
          <w:bCs/>
          <w:lang w:val="es-MX"/>
        </w:rPr>
        <w:t xml:space="preserve">, para llevar a cabo las consultas geográficas de forma federada. </w:t>
      </w:r>
    </w:p>
    <w:p w14:paraId="670B2619" w14:textId="77777777" w:rsidR="002F0277" w:rsidRPr="002F63AD" w:rsidRDefault="002F0277" w:rsidP="002F0277">
      <w:pPr>
        <w:spacing w:line="240" w:lineRule="auto"/>
        <w:jc w:val="both"/>
        <w:rPr>
          <w:bCs/>
          <w:lang w:val="es-MX"/>
        </w:rPr>
      </w:pPr>
      <w:r w:rsidRPr="002F63AD">
        <w:rPr>
          <w:bCs/>
          <w:lang w:val="es-MX"/>
        </w:rPr>
        <w:t xml:space="preserve">Presentan el escenario del dominio geo hídrico ecuatoriano y la manera de cómo explotan los datos mediante 3 repositorios de </w:t>
      </w:r>
      <w:r w:rsidRPr="002F63AD">
        <w:rPr>
          <w:bCs/>
          <w:i/>
          <w:lang w:val="es-MX"/>
        </w:rPr>
        <w:t>triple store</w:t>
      </w:r>
      <w:r w:rsidRPr="002F63AD">
        <w:rPr>
          <w:bCs/>
          <w:lang w:val="es-MX"/>
        </w:rPr>
        <w:t>.</w:t>
      </w:r>
    </w:p>
    <w:p w14:paraId="31C16DF7" w14:textId="77777777" w:rsidR="002F0277" w:rsidRPr="002F63AD" w:rsidRDefault="002F0277" w:rsidP="002F0277">
      <w:pPr>
        <w:spacing w:line="240" w:lineRule="auto"/>
        <w:jc w:val="both"/>
        <w:rPr>
          <w:bCs/>
          <w:lang w:val="es-MX"/>
        </w:rPr>
      </w:pPr>
      <w:r w:rsidRPr="002F63AD">
        <w:rPr>
          <w:bCs/>
          <w:lang w:val="es-MX"/>
        </w:rPr>
        <w:t xml:space="preserve">Cuando terminan de obtener los resultados de las consultas, estos son visualizados con el apoyo de una herramienta llamada MAP4RDF </w:t>
      </w:r>
    </w:p>
    <w:p w14:paraId="64A4713F" w14:textId="61DE9B53" w:rsidR="002F0277" w:rsidRPr="002F63AD" w:rsidRDefault="002F0277" w:rsidP="002F0277">
      <w:pPr>
        <w:spacing w:line="240" w:lineRule="auto"/>
        <w:jc w:val="both"/>
        <w:rPr>
          <w:bCs/>
          <w:lang w:val="es-MX"/>
        </w:rPr>
      </w:pPr>
      <w:r w:rsidRPr="002F63AD">
        <w:rPr>
          <w:bCs/>
          <w:lang w:val="es-MX"/>
        </w:rPr>
        <w:t xml:space="preserve">Cabe decir que en este trabajo no se hace ninguna implementación o desarrollo sobre un </w:t>
      </w:r>
      <w:r w:rsidRPr="002F63AD">
        <w:rPr>
          <w:bCs/>
          <w:i/>
          <w:lang w:val="es-MX"/>
        </w:rPr>
        <w:t>triple store</w:t>
      </w:r>
      <w:r w:rsidRPr="002F63AD">
        <w:rPr>
          <w:bCs/>
          <w:lang w:val="es-MX"/>
        </w:rPr>
        <w:t>, solo utilizan ejemplos de consultas y obtienen datos</w:t>
      </w:r>
      <w:sdt>
        <w:sdtPr>
          <w:rPr>
            <w:bCs/>
            <w:lang w:val="es-MX"/>
          </w:rPr>
          <w:id w:val="84192115"/>
          <w:citation/>
        </w:sdtPr>
        <w:sdtContent>
          <w:r w:rsidRPr="002F63AD">
            <w:rPr>
              <w:bCs/>
              <w:lang w:val="es-MX"/>
            </w:rPr>
            <w:fldChar w:fldCharType="begin"/>
          </w:r>
          <w:r w:rsidRPr="002F63AD">
            <w:rPr>
              <w:noProof/>
              <w:lang w:val="es-MX"/>
            </w:rPr>
            <w:instrText xml:space="preserve"> CITATION Lup15 \l 2058 </w:instrText>
          </w:r>
          <w:r w:rsidRPr="002F63AD">
            <w:rPr>
              <w:bCs/>
              <w:lang w:val="es-MX"/>
            </w:rPr>
            <w:fldChar w:fldCharType="separate"/>
          </w:r>
          <w:r w:rsidR="00595C94" w:rsidRPr="002F63AD">
            <w:rPr>
              <w:noProof/>
              <w:lang w:val="es-MX"/>
            </w:rPr>
            <w:t xml:space="preserve"> [6]</w:t>
          </w:r>
          <w:r w:rsidRPr="002F63AD">
            <w:rPr>
              <w:bCs/>
              <w:lang w:val="es-MX"/>
            </w:rPr>
            <w:fldChar w:fldCharType="end"/>
          </w:r>
        </w:sdtContent>
      </w:sdt>
      <w:r w:rsidRPr="002F63AD">
        <w:rPr>
          <w:bCs/>
          <w:lang w:val="es-MX"/>
        </w:rPr>
        <w:t>.</w:t>
      </w:r>
    </w:p>
    <w:p w14:paraId="139979E5" w14:textId="77777777" w:rsidR="002F0277" w:rsidRPr="002F63AD" w:rsidRDefault="002F0277" w:rsidP="002F0277">
      <w:pPr>
        <w:spacing w:line="240" w:lineRule="auto"/>
        <w:jc w:val="both"/>
        <w:rPr>
          <w:b/>
          <w:i/>
          <w:lang w:val="es-MX"/>
        </w:rPr>
      </w:pPr>
      <w:proofErr w:type="spellStart"/>
      <w:r w:rsidRPr="002F63AD">
        <w:rPr>
          <w:b/>
          <w:i/>
          <w:lang w:val="es-MX"/>
        </w:rPr>
        <w:t>Sextant</w:t>
      </w:r>
      <w:proofErr w:type="spellEnd"/>
      <w:r w:rsidRPr="002F63AD">
        <w:rPr>
          <w:b/>
          <w:i/>
          <w:lang w:val="es-MX"/>
        </w:rPr>
        <w:t xml:space="preserve">: </w:t>
      </w:r>
      <w:proofErr w:type="spellStart"/>
      <w:r w:rsidRPr="002F63AD">
        <w:rPr>
          <w:b/>
          <w:i/>
          <w:lang w:val="es-MX"/>
        </w:rPr>
        <w:t>Browsing</w:t>
      </w:r>
      <w:proofErr w:type="spellEnd"/>
      <w:r w:rsidRPr="002F63AD">
        <w:rPr>
          <w:b/>
          <w:i/>
          <w:lang w:val="es-MX"/>
        </w:rPr>
        <w:t xml:space="preserve"> and </w:t>
      </w:r>
      <w:proofErr w:type="spellStart"/>
      <w:r w:rsidRPr="002F63AD">
        <w:rPr>
          <w:b/>
          <w:i/>
          <w:lang w:val="es-MX"/>
        </w:rPr>
        <w:t>Mapping</w:t>
      </w:r>
      <w:proofErr w:type="spellEnd"/>
      <w:r w:rsidRPr="002F63AD">
        <w:rPr>
          <w:b/>
          <w:i/>
          <w:lang w:val="es-MX"/>
        </w:rPr>
        <w:t xml:space="preserve"> </w:t>
      </w:r>
      <w:proofErr w:type="spellStart"/>
      <w:r w:rsidRPr="002F63AD">
        <w:rPr>
          <w:b/>
          <w:i/>
          <w:lang w:val="es-MX"/>
        </w:rPr>
        <w:t>the</w:t>
      </w:r>
      <w:proofErr w:type="spellEnd"/>
      <w:r w:rsidRPr="002F63AD">
        <w:rPr>
          <w:b/>
          <w:i/>
          <w:lang w:val="es-MX"/>
        </w:rPr>
        <w:t xml:space="preserve"> </w:t>
      </w:r>
      <w:proofErr w:type="spellStart"/>
      <w:r w:rsidRPr="002F63AD">
        <w:rPr>
          <w:b/>
          <w:i/>
          <w:lang w:val="es-MX"/>
        </w:rPr>
        <w:t>Ocean</w:t>
      </w:r>
      <w:proofErr w:type="spellEnd"/>
      <w:r w:rsidRPr="002F63AD">
        <w:rPr>
          <w:b/>
          <w:i/>
          <w:lang w:val="es-MX"/>
        </w:rPr>
        <w:t xml:space="preserve"> </w:t>
      </w:r>
      <w:proofErr w:type="spellStart"/>
      <w:r w:rsidRPr="002F63AD">
        <w:rPr>
          <w:b/>
          <w:i/>
          <w:lang w:val="es-MX"/>
        </w:rPr>
        <w:t>of</w:t>
      </w:r>
      <w:proofErr w:type="spellEnd"/>
      <w:r w:rsidRPr="002F63AD">
        <w:rPr>
          <w:b/>
          <w:i/>
          <w:lang w:val="es-MX"/>
        </w:rPr>
        <w:t xml:space="preserve"> </w:t>
      </w:r>
      <w:proofErr w:type="spellStart"/>
      <w:r w:rsidRPr="002F63AD">
        <w:rPr>
          <w:b/>
          <w:i/>
          <w:lang w:val="es-MX"/>
        </w:rPr>
        <w:t>Linked</w:t>
      </w:r>
      <w:proofErr w:type="spellEnd"/>
      <w:r w:rsidRPr="002F63AD">
        <w:rPr>
          <w:b/>
          <w:i/>
          <w:lang w:val="es-MX"/>
        </w:rPr>
        <w:t xml:space="preserve"> </w:t>
      </w:r>
      <w:proofErr w:type="spellStart"/>
      <w:r w:rsidRPr="002F63AD">
        <w:rPr>
          <w:b/>
          <w:i/>
          <w:lang w:val="es-MX"/>
        </w:rPr>
        <w:t>Geospatial</w:t>
      </w:r>
      <w:proofErr w:type="spellEnd"/>
      <w:r w:rsidRPr="002F63AD">
        <w:rPr>
          <w:b/>
          <w:i/>
          <w:lang w:val="es-MX"/>
        </w:rPr>
        <w:t xml:space="preserve"> Data</w:t>
      </w:r>
    </w:p>
    <w:p w14:paraId="01E61146" w14:textId="11D19A54" w:rsidR="002F0277" w:rsidRPr="002F63AD" w:rsidRDefault="002F0277" w:rsidP="002F0277">
      <w:pPr>
        <w:spacing w:line="240" w:lineRule="auto"/>
        <w:jc w:val="both"/>
        <w:rPr>
          <w:lang w:val="es-MX"/>
        </w:rPr>
      </w:pPr>
      <w:r w:rsidRPr="002F63AD">
        <w:rPr>
          <w:lang w:val="es-MX"/>
        </w:rPr>
        <w:t xml:space="preserve">Es este documento presentan una herramienta Web llamada </w:t>
      </w:r>
      <w:proofErr w:type="spellStart"/>
      <w:r w:rsidRPr="002F63AD">
        <w:rPr>
          <w:i/>
          <w:lang w:val="es-MX"/>
        </w:rPr>
        <w:t>Sextant</w:t>
      </w:r>
      <w:proofErr w:type="spellEnd"/>
      <w:r w:rsidRPr="002F63AD">
        <w:rPr>
          <w:lang w:val="es-MX"/>
        </w:rPr>
        <w:t xml:space="preserve"> que permite la exploración de datos enlazados geoespaciales para crear, compartir y edición colaborativa mediante la combinación de datos geoespaciales enlazados y otro tipo de información disponible en archivos de formato OGC</w:t>
      </w:r>
      <w:sdt>
        <w:sdtPr>
          <w:rPr>
            <w:lang w:val="es-MX"/>
          </w:rPr>
          <w:id w:val="-1140877176"/>
          <w:citation/>
        </w:sdtPr>
        <w:sdtContent>
          <w:r w:rsidRPr="002F63AD">
            <w:rPr>
              <w:lang w:val="es-MX"/>
            </w:rPr>
            <w:fldChar w:fldCharType="begin"/>
          </w:r>
          <w:r w:rsidRPr="002F63AD">
            <w:rPr>
              <w:lang w:val="es-MX"/>
            </w:rPr>
            <w:instrText xml:space="preserve"> CITATION Cha13 \l 2058 </w:instrText>
          </w:r>
          <w:r w:rsidRPr="002F63AD">
            <w:rPr>
              <w:lang w:val="es-MX"/>
            </w:rPr>
            <w:fldChar w:fldCharType="separate"/>
          </w:r>
          <w:r w:rsidR="00595C94" w:rsidRPr="002F63AD">
            <w:rPr>
              <w:noProof/>
              <w:lang w:val="es-MX"/>
            </w:rPr>
            <w:t xml:space="preserve"> [23]</w:t>
          </w:r>
          <w:r w:rsidRPr="002F63AD">
            <w:rPr>
              <w:lang w:val="es-MX"/>
            </w:rPr>
            <w:fldChar w:fldCharType="end"/>
          </w:r>
        </w:sdtContent>
      </w:sdt>
      <w:r w:rsidRPr="002F63AD">
        <w:rPr>
          <w:lang w:val="es-MX"/>
        </w:rPr>
        <w:t>.</w:t>
      </w:r>
    </w:p>
    <w:p w14:paraId="72315E0D" w14:textId="77777777" w:rsidR="002F0277" w:rsidRPr="002F63AD" w:rsidRDefault="002F0277" w:rsidP="002F0277">
      <w:pPr>
        <w:spacing w:line="240" w:lineRule="auto"/>
        <w:jc w:val="both"/>
        <w:rPr>
          <w:lang w:val="es-MX"/>
        </w:rPr>
      </w:pPr>
    </w:p>
    <w:p w14:paraId="6AF21EB2" w14:textId="77777777" w:rsidR="002F0277" w:rsidRPr="002F63AD" w:rsidRDefault="002F0277" w:rsidP="002F0277">
      <w:pPr>
        <w:spacing w:line="240" w:lineRule="auto"/>
        <w:jc w:val="both"/>
        <w:rPr>
          <w:lang w:val="es-MX"/>
        </w:rPr>
      </w:pPr>
    </w:p>
    <w:p w14:paraId="65907AE3" w14:textId="77777777" w:rsidR="002F0277" w:rsidRPr="002F63AD" w:rsidRDefault="002F0277" w:rsidP="002F0277">
      <w:pPr>
        <w:jc w:val="both"/>
        <w:rPr>
          <w:b/>
          <w:bCs/>
          <w:lang w:val="es-MX"/>
        </w:rPr>
      </w:pPr>
      <w:proofErr w:type="spellStart"/>
      <w:r w:rsidRPr="002F63AD">
        <w:rPr>
          <w:b/>
          <w:bCs/>
          <w:i/>
          <w:iCs/>
          <w:lang w:val="es-MX"/>
        </w:rPr>
        <w:lastRenderedPageBreak/>
        <w:t>Answering</w:t>
      </w:r>
      <w:proofErr w:type="spellEnd"/>
      <w:r w:rsidRPr="002F63AD">
        <w:rPr>
          <w:b/>
          <w:bCs/>
          <w:i/>
          <w:iCs/>
          <w:lang w:val="es-MX"/>
        </w:rPr>
        <w:t xml:space="preserve"> </w:t>
      </w:r>
      <w:proofErr w:type="spellStart"/>
      <w:r w:rsidRPr="002F63AD">
        <w:rPr>
          <w:b/>
          <w:bCs/>
          <w:i/>
          <w:iCs/>
          <w:lang w:val="es-MX"/>
        </w:rPr>
        <w:t>geospatial</w:t>
      </w:r>
      <w:proofErr w:type="spellEnd"/>
      <w:r w:rsidRPr="002F63AD">
        <w:rPr>
          <w:b/>
          <w:bCs/>
          <w:i/>
          <w:iCs/>
          <w:lang w:val="es-MX"/>
        </w:rPr>
        <w:t xml:space="preserve"> </w:t>
      </w:r>
      <w:proofErr w:type="spellStart"/>
      <w:r w:rsidRPr="002F63AD">
        <w:rPr>
          <w:b/>
          <w:bCs/>
          <w:i/>
          <w:iCs/>
          <w:lang w:val="es-MX"/>
        </w:rPr>
        <w:t>queries</w:t>
      </w:r>
      <w:proofErr w:type="spellEnd"/>
      <w:r w:rsidRPr="002F63AD">
        <w:rPr>
          <w:b/>
          <w:bCs/>
          <w:i/>
          <w:iCs/>
          <w:lang w:val="es-MX"/>
        </w:rPr>
        <w:t xml:space="preserve"> </w:t>
      </w:r>
      <w:proofErr w:type="spellStart"/>
      <w:r w:rsidRPr="002F63AD">
        <w:rPr>
          <w:b/>
          <w:bCs/>
          <w:i/>
          <w:iCs/>
          <w:lang w:val="es-MX"/>
        </w:rPr>
        <w:t>over</w:t>
      </w:r>
      <w:proofErr w:type="spellEnd"/>
      <w:r w:rsidRPr="002F63AD">
        <w:rPr>
          <w:b/>
          <w:bCs/>
          <w:i/>
          <w:iCs/>
          <w:lang w:val="es-MX"/>
        </w:rPr>
        <w:t xml:space="preserve"> </w:t>
      </w:r>
      <w:proofErr w:type="spellStart"/>
      <w:r w:rsidRPr="002F63AD">
        <w:rPr>
          <w:b/>
          <w:bCs/>
          <w:i/>
          <w:iCs/>
          <w:lang w:val="es-MX"/>
        </w:rPr>
        <w:t>relational</w:t>
      </w:r>
      <w:proofErr w:type="spellEnd"/>
      <w:r w:rsidRPr="002F63AD">
        <w:rPr>
          <w:b/>
          <w:bCs/>
          <w:i/>
          <w:iCs/>
          <w:lang w:val="es-MX"/>
        </w:rPr>
        <w:t xml:space="preserve"> data</w:t>
      </w:r>
    </w:p>
    <w:p w14:paraId="72C749C7" w14:textId="33742C83" w:rsidR="002F0277" w:rsidRPr="002F63AD" w:rsidRDefault="002F0277" w:rsidP="002F0277">
      <w:pPr>
        <w:jc w:val="both"/>
        <w:rPr>
          <w:lang w:val="es-MX"/>
        </w:rPr>
      </w:pPr>
      <w:r w:rsidRPr="002F63AD">
        <w:rPr>
          <w:lang w:val="es-MX"/>
        </w:rPr>
        <w:t xml:space="preserve">En este </w:t>
      </w:r>
      <w:proofErr w:type="spellStart"/>
      <w:proofErr w:type="gramStart"/>
      <w:r w:rsidRPr="002F63AD">
        <w:rPr>
          <w:i/>
          <w:iCs/>
          <w:lang w:val="es-MX"/>
        </w:rPr>
        <w:t>paper</w:t>
      </w:r>
      <w:proofErr w:type="spellEnd"/>
      <w:proofErr w:type="gramEnd"/>
      <w:r w:rsidRPr="002F63AD">
        <w:rPr>
          <w:lang w:val="es-MX"/>
        </w:rPr>
        <w:t xml:space="preserve"> los autores parten del hecho de que los datos geoespaciales son comúnmente almacenados en sistemas manejadores de bases de datos, </w:t>
      </w:r>
      <w:r w:rsidRPr="002F63AD">
        <w:rPr>
          <w:i/>
          <w:iCs/>
          <w:lang w:val="es-MX"/>
        </w:rPr>
        <w:t>DBMS</w:t>
      </w:r>
      <w:r w:rsidRPr="002F63AD">
        <w:rPr>
          <w:lang w:val="es-MX"/>
        </w:rPr>
        <w:t xml:space="preserve"> por sus siglas en inglés, del tipo geoespacial. Para llevar a cabo dicha tarea, se deben de convertir esos datos en datos RDF y almacenarlos en </w:t>
      </w:r>
      <w:r w:rsidRPr="002F63AD">
        <w:rPr>
          <w:i/>
          <w:iCs/>
          <w:lang w:val="es-MX"/>
        </w:rPr>
        <w:t>triple store</w:t>
      </w:r>
      <w:r w:rsidRPr="002F63AD">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2F63AD">
        <w:rPr>
          <w:i/>
          <w:iCs/>
          <w:lang w:val="es-MX"/>
        </w:rPr>
        <w:t>OBDA</w:t>
      </w:r>
      <w:r w:rsidRPr="002F63AD">
        <w:rPr>
          <w:lang w:val="es-MX"/>
        </w:rPr>
        <w:t xml:space="preserve"> por sus siglas en inglés, que se encargan de ofrecer consultas </w:t>
      </w:r>
      <w:r w:rsidRPr="002F63AD">
        <w:rPr>
          <w:i/>
          <w:iCs/>
          <w:lang w:val="es-MX"/>
        </w:rPr>
        <w:t>SPARQL</w:t>
      </w:r>
      <w:r w:rsidRPr="002F63AD">
        <w:rPr>
          <w:lang w:val="es-MX"/>
        </w:rPr>
        <w:t xml:space="preserve"> en formato SQL, no existe soporte para datos geoespaciales; esto implica no hacer consultas actualizadas o no obtener resultados de consultas geoespaciales. La solución por parte de los autores de habilitar consultas del tipo </w:t>
      </w:r>
      <w:proofErr w:type="spellStart"/>
      <w:r w:rsidRPr="002F63AD">
        <w:rPr>
          <w:i/>
          <w:iCs/>
          <w:lang w:val="es-MX"/>
        </w:rPr>
        <w:t>GeoSPARQL</w:t>
      </w:r>
      <w:proofErr w:type="spellEnd"/>
      <w:r w:rsidRPr="002F63AD">
        <w:rPr>
          <w:lang w:val="es-MX"/>
        </w:rPr>
        <w:t xml:space="preserve"> </w:t>
      </w:r>
      <w:r w:rsidRPr="002F63AD">
        <w:rPr>
          <w:i/>
          <w:iCs/>
          <w:lang w:val="es-MX"/>
        </w:rPr>
        <w:t>en el aire</w:t>
      </w:r>
      <w:r w:rsidRPr="002F63AD">
        <w:rPr>
          <w:lang w:val="es-MX"/>
        </w:rPr>
        <w:t xml:space="preserve"> al no convertir los datos consultados a RDF y después almacenarlos en un </w:t>
      </w:r>
      <w:r w:rsidRPr="002F63AD">
        <w:rPr>
          <w:i/>
          <w:iCs/>
          <w:lang w:val="es-MX"/>
        </w:rPr>
        <w:t>triple store</w:t>
      </w:r>
      <w:r w:rsidRPr="002F63AD">
        <w:rPr>
          <w:lang w:val="es-MX"/>
        </w:rPr>
        <w:t>. Como resultado, se pueden hacer consultas sin tener que hacer conversiones y almacenamiento, solo puras consultas</w:t>
      </w:r>
      <w:sdt>
        <w:sdtPr>
          <w:rPr>
            <w:lang w:val="es-MX"/>
          </w:rPr>
          <w:id w:val="-279415408"/>
          <w:citation/>
        </w:sdtPr>
        <w:sdtContent>
          <w:r w:rsidR="00BC76E0" w:rsidRPr="002F63AD">
            <w:rPr>
              <w:lang w:val="es-MX"/>
            </w:rPr>
            <w:fldChar w:fldCharType="begin"/>
          </w:r>
          <w:r w:rsidR="00BC76E0" w:rsidRPr="002F63AD">
            <w:rPr>
              <w:lang w:val="es-MX"/>
            </w:rPr>
            <w:instrText xml:space="preserve"> CITATION Ber17 \l 2058 </w:instrText>
          </w:r>
          <w:r w:rsidR="00BC76E0" w:rsidRPr="002F63AD">
            <w:rPr>
              <w:lang w:val="es-MX"/>
            </w:rPr>
            <w:fldChar w:fldCharType="separate"/>
          </w:r>
          <w:r w:rsidR="00595C94" w:rsidRPr="002F63AD">
            <w:rPr>
              <w:noProof/>
              <w:lang w:val="es-MX"/>
            </w:rPr>
            <w:t xml:space="preserve"> [24]</w:t>
          </w:r>
          <w:r w:rsidR="00BC76E0" w:rsidRPr="002F63AD">
            <w:rPr>
              <w:lang w:val="es-MX"/>
            </w:rPr>
            <w:fldChar w:fldCharType="end"/>
          </w:r>
        </w:sdtContent>
      </w:sdt>
      <w:r w:rsidRPr="002F63AD">
        <w:rPr>
          <w:lang w:val="es-MX"/>
        </w:rPr>
        <w:t>.</w:t>
      </w:r>
    </w:p>
    <w:p w14:paraId="62664609" w14:textId="77777777" w:rsidR="002F0277" w:rsidRPr="002F63AD" w:rsidRDefault="002F0277" w:rsidP="002F0277">
      <w:pPr>
        <w:jc w:val="both"/>
        <w:rPr>
          <w:b/>
          <w:bCs/>
          <w:lang w:val="es-MX"/>
        </w:rPr>
      </w:pPr>
      <w:r w:rsidRPr="002F63AD">
        <w:rPr>
          <w:b/>
          <w:bCs/>
          <w:i/>
          <w:iCs/>
          <w:lang w:val="es-MX"/>
        </w:rPr>
        <w:t xml:space="preserve">Benchmarking </w:t>
      </w:r>
      <w:proofErr w:type="spellStart"/>
      <w:r w:rsidRPr="002F63AD">
        <w:rPr>
          <w:b/>
          <w:bCs/>
          <w:i/>
          <w:iCs/>
          <w:lang w:val="es-MX"/>
        </w:rPr>
        <w:t>Commercial</w:t>
      </w:r>
      <w:proofErr w:type="spellEnd"/>
      <w:r w:rsidRPr="002F63AD">
        <w:rPr>
          <w:b/>
          <w:bCs/>
          <w:i/>
          <w:iCs/>
          <w:lang w:val="es-MX"/>
        </w:rPr>
        <w:t xml:space="preserve"> RDF </w:t>
      </w:r>
      <w:proofErr w:type="spellStart"/>
      <w:r w:rsidRPr="002F63AD">
        <w:rPr>
          <w:b/>
          <w:bCs/>
          <w:i/>
          <w:iCs/>
          <w:lang w:val="es-MX"/>
        </w:rPr>
        <w:t>stores</w:t>
      </w:r>
      <w:proofErr w:type="spellEnd"/>
      <w:r w:rsidRPr="002F63AD">
        <w:rPr>
          <w:b/>
          <w:bCs/>
          <w:i/>
          <w:iCs/>
          <w:lang w:val="es-MX"/>
        </w:rPr>
        <w:t xml:space="preserve"> </w:t>
      </w:r>
      <w:proofErr w:type="spellStart"/>
      <w:r w:rsidRPr="002F63AD">
        <w:rPr>
          <w:b/>
          <w:bCs/>
          <w:i/>
          <w:iCs/>
          <w:lang w:val="es-MX"/>
        </w:rPr>
        <w:t>with</w:t>
      </w:r>
      <w:proofErr w:type="spellEnd"/>
      <w:r w:rsidRPr="002F63AD">
        <w:rPr>
          <w:b/>
          <w:bCs/>
          <w:i/>
          <w:iCs/>
          <w:lang w:val="es-MX"/>
        </w:rPr>
        <w:t xml:space="preserve"> </w:t>
      </w:r>
      <w:proofErr w:type="spellStart"/>
      <w:r w:rsidRPr="002F63AD">
        <w:rPr>
          <w:b/>
          <w:bCs/>
          <w:i/>
          <w:iCs/>
          <w:lang w:val="es-MX"/>
        </w:rPr>
        <w:t>Publications</w:t>
      </w:r>
      <w:proofErr w:type="spellEnd"/>
      <w:r w:rsidRPr="002F63AD">
        <w:rPr>
          <w:b/>
          <w:bCs/>
          <w:i/>
          <w:iCs/>
          <w:lang w:val="es-MX"/>
        </w:rPr>
        <w:t xml:space="preserve"> Office </w:t>
      </w:r>
      <w:proofErr w:type="spellStart"/>
      <w:r w:rsidRPr="002F63AD">
        <w:rPr>
          <w:b/>
          <w:bCs/>
          <w:i/>
          <w:iCs/>
          <w:lang w:val="es-MX"/>
        </w:rPr>
        <w:t>Dataset</w:t>
      </w:r>
      <w:proofErr w:type="spellEnd"/>
    </w:p>
    <w:p w14:paraId="0899B318" w14:textId="21E25262" w:rsidR="002F0277" w:rsidRPr="002F63AD" w:rsidRDefault="002F0277" w:rsidP="002F0277">
      <w:pPr>
        <w:jc w:val="both"/>
        <w:rPr>
          <w:lang w:val="es-MX"/>
        </w:rPr>
      </w:pPr>
      <w:r w:rsidRPr="002F63AD">
        <w:rPr>
          <w:lang w:val="es-MX"/>
        </w:rPr>
        <w:t xml:space="preserve">Los autores presentan un </w:t>
      </w:r>
      <w:proofErr w:type="spellStart"/>
      <w:r w:rsidRPr="002F63AD">
        <w:rPr>
          <w:i/>
          <w:iCs/>
          <w:lang w:val="es-MX"/>
        </w:rPr>
        <w:t>benchmark</w:t>
      </w:r>
      <w:proofErr w:type="spellEnd"/>
      <w:r w:rsidRPr="002F63AD">
        <w:rPr>
          <w:lang w:val="es-MX"/>
        </w:rPr>
        <w:t xml:space="preserve"> para RDF </w:t>
      </w:r>
      <w:proofErr w:type="spellStart"/>
      <w:r w:rsidRPr="002F63AD">
        <w:rPr>
          <w:i/>
          <w:iCs/>
          <w:lang w:val="es-MX"/>
        </w:rPr>
        <w:t>stores</w:t>
      </w:r>
      <w:proofErr w:type="spellEnd"/>
      <w:r w:rsidRPr="002F63AD">
        <w:rPr>
          <w:lang w:val="es-MX"/>
        </w:rPr>
        <w:t xml:space="preserve"> usando </w:t>
      </w:r>
      <w:proofErr w:type="spellStart"/>
      <w:r w:rsidRPr="002F63AD">
        <w:rPr>
          <w:i/>
          <w:iCs/>
          <w:lang w:val="es-MX"/>
        </w:rPr>
        <w:t>datasets</w:t>
      </w:r>
      <w:proofErr w:type="spellEnd"/>
      <w:r w:rsidRPr="002F63AD">
        <w:rPr>
          <w:i/>
          <w:iCs/>
          <w:lang w:val="es-MX"/>
        </w:rPr>
        <w:t xml:space="preserve"> </w:t>
      </w:r>
      <w:r w:rsidRPr="002F63AD">
        <w:rPr>
          <w:lang w:val="es-MX"/>
        </w:rPr>
        <w:t xml:space="preserve">de la oficina de publicaciones, </w:t>
      </w:r>
      <w:r w:rsidRPr="002F63AD">
        <w:rPr>
          <w:i/>
          <w:iCs/>
          <w:lang w:val="es-MX"/>
        </w:rPr>
        <w:t>PO</w:t>
      </w:r>
      <w:r w:rsidRPr="002F63AD">
        <w:rPr>
          <w:lang w:val="es-MX"/>
        </w:rPr>
        <w:t xml:space="preserve"> por sus siglas en inglés. En la comparación se miden 4 características: </w:t>
      </w:r>
      <w:proofErr w:type="spellStart"/>
      <w:r w:rsidRPr="002F63AD">
        <w:rPr>
          <w:i/>
          <w:iCs/>
          <w:lang w:val="es-MX"/>
        </w:rPr>
        <w:t>bulkloading</w:t>
      </w:r>
      <w:proofErr w:type="spellEnd"/>
      <w:r w:rsidRPr="002F63AD">
        <w:rPr>
          <w:lang w:val="es-MX"/>
        </w:rPr>
        <w:t xml:space="preserve">, escalabilidad, estabilidad y ejecución de consultas. De la misma </w:t>
      </w:r>
      <w:r w:rsidRPr="002F63AD">
        <w:rPr>
          <w:i/>
          <w:iCs/>
          <w:lang w:val="es-MX"/>
        </w:rPr>
        <w:t>PO</w:t>
      </w:r>
      <w:r w:rsidRPr="002F63AD">
        <w:rPr>
          <w:lang w:val="es-MX"/>
        </w:rPr>
        <w:t xml:space="preserve"> se utilizaron </w:t>
      </w:r>
      <w:proofErr w:type="spellStart"/>
      <w:r w:rsidRPr="002F63AD">
        <w:rPr>
          <w:i/>
          <w:iCs/>
          <w:lang w:val="es-MX"/>
        </w:rPr>
        <w:t>datasets</w:t>
      </w:r>
      <w:proofErr w:type="spellEnd"/>
      <w:r w:rsidRPr="002F63AD">
        <w:rPr>
          <w:lang w:val="es-MX"/>
        </w:rPr>
        <w:t xml:space="preserve"> normalizados y no normalizados. Usando lo mismos </w:t>
      </w:r>
      <w:proofErr w:type="spellStart"/>
      <w:r w:rsidRPr="002F63AD">
        <w:rPr>
          <w:i/>
          <w:iCs/>
          <w:lang w:val="es-MX"/>
        </w:rPr>
        <w:t>datasets</w:t>
      </w:r>
      <w:proofErr w:type="spellEnd"/>
      <w:r w:rsidRPr="002F63AD">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2F63AD">
        <w:rPr>
          <w:i/>
          <w:iCs/>
          <w:lang w:val="es-MX"/>
        </w:rPr>
        <w:t>hardware</w:t>
      </w:r>
      <w:r w:rsidRPr="002F63AD">
        <w:rPr>
          <w:lang w:val="es-MX"/>
        </w:rPr>
        <w:t xml:space="preserve"> utilizado</w:t>
      </w:r>
      <w:sdt>
        <w:sdtPr>
          <w:rPr>
            <w:lang w:val="es-MX"/>
          </w:rPr>
          <w:id w:val="1507556480"/>
          <w:citation/>
        </w:sdtPr>
        <w:sdtContent>
          <w:r w:rsidR="00BC76E0" w:rsidRPr="002F63AD">
            <w:rPr>
              <w:lang w:val="es-MX"/>
            </w:rPr>
            <w:fldChar w:fldCharType="begin"/>
          </w:r>
          <w:r w:rsidR="00BC76E0" w:rsidRPr="002F63AD">
            <w:rPr>
              <w:lang w:val="es-MX"/>
            </w:rPr>
            <w:instrText xml:space="preserve"> CITATION Ate18 \l 2058 </w:instrText>
          </w:r>
          <w:r w:rsidR="00BC76E0" w:rsidRPr="002F63AD">
            <w:rPr>
              <w:lang w:val="es-MX"/>
            </w:rPr>
            <w:fldChar w:fldCharType="separate"/>
          </w:r>
          <w:r w:rsidR="00595C94" w:rsidRPr="002F63AD">
            <w:rPr>
              <w:noProof/>
              <w:lang w:val="es-MX"/>
            </w:rPr>
            <w:t xml:space="preserve"> [25]</w:t>
          </w:r>
          <w:r w:rsidR="00BC76E0" w:rsidRPr="002F63AD">
            <w:rPr>
              <w:lang w:val="es-MX"/>
            </w:rPr>
            <w:fldChar w:fldCharType="end"/>
          </w:r>
        </w:sdtContent>
      </w:sdt>
      <w:r w:rsidRPr="002F63AD">
        <w:rPr>
          <w:lang w:val="es-MX"/>
        </w:rPr>
        <w:t>.</w:t>
      </w:r>
    </w:p>
    <w:p w14:paraId="0B7861CF" w14:textId="77777777" w:rsidR="002F0277" w:rsidRPr="002F63AD" w:rsidRDefault="002F0277" w:rsidP="002F0277">
      <w:pPr>
        <w:jc w:val="both"/>
        <w:rPr>
          <w:b/>
          <w:bCs/>
          <w:lang w:val="es-MX"/>
        </w:rPr>
      </w:pPr>
      <w:proofErr w:type="spellStart"/>
      <w:r w:rsidRPr="002F63AD">
        <w:rPr>
          <w:b/>
          <w:bCs/>
          <w:i/>
          <w:iCs/>
          <w:lang w:val="es-MX"/>
        </w:rPr>
        <w:t>Geographica</w:t>
      </w:r>
      <w:proofErr w:type="spellEnd"/>
      <w:r w:rsidRPr="002F63AD">
        <w:rPr>
          <w:b/>
          <w:bCs/>
          <w:i/>
          <w:iCs/>
          <w:lang w:val="es-MX"/>
        </w:rPr>
        <w:t xml:space="preserve">: A </w:t>
      </w:r>
      <w:proofErr w:type="spellStart"/>
      <w:r w:rsidRPr="002F63AD">
        <w:rPr>
          <w:b/>
          <w:bCs/>
          <w:i/>
          <w:iCs/>
          <w:lang w:val="es-MX"/>
        </w:rPr>
        <w:t>Benchmark</w:t>
      </w:r>
      <w:proofErr w:type="spellEnd"/>
      <w:r w:rsidRPr="002F63AD">
        <w:rPr>
          <w:b/>
          <w:bCs/>
          <w:i/>
          <w:iCs/>
          <w:lang w:val="es-MX"/>
        </w:rPr>
        <w:t xml:space="preserve"> </w:t>
      </w:r>
      <w:proofErr w:type="spellStart"/>
      <w:r w:rsidRPr="002F63AD">
        <w:rPr>
          <w:b/>
          <w:bCs/>
          <w:i/>
          <w:iCs/>
          <w:lang w:val="es-MX"/>
        </w:rPr>
        <w:t>for</w:t>
      </w:r>
      <w:proofErr w:type="spellEnd"/>
      <w:r w:rsidRPr="002F63AD">
        <w:rPr>
          <w:b/>
          <w:bCs/>
          <w:i/>
          <w:iCs/>
          <w:lang w:val="es-MX"/>
        </w:rPr>
        <w:t xml:space="preserve"> </w:t>
      </w:r>
      <w:proofErr w:type="spellStart"/>
      <w:r w:rsidRPr="002F63AD">
        <w:rPr>
          <w:b/>
          <w:bCs/>
          <w:i/>
          <w:iCs/>
          <w:lang w:val="es-MX"/>
        </w:rPr>
        <w:t>Geospatial</w:t>
      </w:r>
      <w:proofErr w:type="spellEnd"/>
      <w:r w:rsidRPr="002F63AD">
        <w:rPr>
          <w:b/>
          <w:bCs/>
          <w:i/>
          <w:iCs/>
          <w:lang w:val="es-MX"/>
        </w:rPr>
        <w:t xml:space="preserve"> RDF </w:t>
      </w:r>
      <w:proofErr w:type="spellStart"/>
      <w:r w:rsidRPr="002F63AD">
        <w:rPr>
          <w:b/>
          <w:bCs/>
          <w:i/>
          <w:iCs/>
          <w:lang w:val="es-MX"/>
        </w:rPr>
        <w:t>Stores</w:t>
      </w:r>
      <w:proofErr w:type="spellEnd"/>
    </w:p>
    <w:p w14:paraId="244CFD9F" w14:textId="59286617" w:rsidR="002F0277" w:rsidRPr="002F63AD" w:rsidRDefault="002F0277" w:rsidP="002F0277">
      <w:pPr>
        <w:jc w:val="both"/>
        <w:rPr>
          <w:lang w:val="es-MX"/>
        </w:rPr>
      </w:pPr>
      <w:r w:rsidRPr="002F63AD">
        <w:rPr>
          <w:lang w:val="es-MX"/>
        </w:rPr>
        <w:t xml:space="preserve">Se consideró por parte de los autores que no existía un </w:t>
      </w:r>
      <w:proofErr w:type="spellStart"/>
      <w:r w:rsidRPr="002F63AD">
        <w:rPr>
          <w:i/>
          <w:iCs/>
          <w:lang w:val="es-MX"/>
        </w:rPr>
        <w:t>benchmark</w:t>
      </w:r>
      <w:proofErr w:type="spellEnd"/>
      <w:r w:rsidRPr="002F63AD">
        <w:rPr>
          <w:lang w:val="es-MX"/>
        </w:rPr>
        <w:t xml:space="preserve"> que evaluara </w:t>
      </w:r>
      <w:r w:rsidRPr="002F63AD">
        <w:rPr>
          <w:i/>
          <w:iCs/>
          <w:lang w:val="es-MX"/>
        </w:rPr>
        <w:t>triple store</w:t>
      </w:r>
      <w:r w:rsidRPr="002F63AD">
        <w:rPr>
          <w:lang w:val="es-MX"/>
        </w:rPr>
        <w:t xml:space="preserve"> geoespaciales que fuese usado de una manera conocida por lo que el propósito de haber desarrollado el </w:t>
      </w:r>
      <w:proofErr w:type="spellStart"/>
      <w:r w:rsidRPr="002F63AD">
        <w:rPr>
          <w:i/>
          <w:iCs/>
          <w:lang w:val="es-MX"/>
        </w:rPr>
        <w:t>benchmark</w:t>
      </w:r>
      <w:proofErr w:type="spellEnd"/>
      <w:r w:rsidRPr="002F63AD">
        <w:rPr>
          <w:lang w:val="es-MX"/>
        </w:rPr>
        <w:t xml:space="preserve"> </w:t>
      </w:r>
      <w:proofErr w:type="spellStart"/>
      <w:r w:rsidRPr="002F63AD">
        <w:rPr>
          <w:i/>
          <w:iCs/>
          <w:lang w:val="es-MX"/>
        </w:rPr>
        <w:t>Geographica</w:t>
      </w:r>
      <w:proofErr w:type="spellEnd"/>
      <w:r w:rsidRPr="002F63AD">
        <w:rPr>
          <w:lang w:val="es-MX"/>
        </w:rPr>
        <w:t xml:space="preserve"> fue contribuir al estado de arte. En </w:t>
      </w:r>
      <w:proofErr w:type="spellStart"/>
      <w:r w:rsidRPr="002F63AD">
        <w:rPr>
          <w:i/>
          <w:iCs/>
          <w:lang w:val="es-MX"/>
        </w:rPr>
        <w:t>Geographica</w:t>
      </w:r>
      <w:proofErr w:type="spellEnd"/>
      <w:r w:rsidRPr="002F63AD">
        <w:rPr>
          <w:lang w:val="es-MX"/>
        </w:rPr>
        <w:t xml:space="preserve"> se usaron datos sintéticos y datos del mundo real para probar la funcionalidad ofrecida y el rendimiento de RDF </w:t>
      </w:r>
      <w:proofErr w:type="spellStart"/>
      <w:r w:rsidRPr="002F63AD">
        <w:rPr>
          <w:i/>
          <w:iCs/>
          <w:lang w:val="es-MX"/>
        </w:rPr>
        <w:t>stores</w:t>
      </w:r>
      <w:proofErr w:type="spellEnd"/>
      <w:r w:rsidRPr="002F63AD">
        <w:rPr>
          <w:lang w:val="es-MX"/>
        </w:rPr>
        <w:t xml:space="preserve"> geoespaciales; se usaron en específico </w:t>
      </w:r>
      <w:proofErr w:type="spellStart"/>
      <w:r w:rsidRPr="002F63AD">
        <w:rPr>
          <w:lang w:val="es-MX"/>
        </w:rPr>
        <w:t>Strabon</w:t>
      </w:r>
      <w:proofErr w:type="spellEnd"/>
      <w:r w:rsidRPr="002F63AD">
        <w:rPr>
          <w:lang w:val="es-MX"/>
        </w:rPr>
        <w:t xml:space="preserve">, </w:t>
      </w:r>
      <w:proofErr w:type="spellStart"/>
      <w:r w:rsidRPr="002F63AD">
        <w:rPr>
          <w:lang w:val="es-MX"/>
        </w:rPr>
        <w:t>Parliament</w:t>
      </w:r>
      <w:proofErr w:type="spellEnd"/>
      <w:r w:rsidRPr="002F63AD">
        <w:rPr>
          <w:lang w:val="es-MX"/>
        </w:rPr>
        <w:t xml:space="preserve"> y </w:t>
      </w:r>
      <w:proofErr w:type="spellStart"/>
      <w:r w:rsidRPr="002F63AD">
        <w:rPr>
          <w:lang w:val="es-MX"/>
        </w:rPr>
        <w:t>uSeekM</w:t>
      </w:r>
      <w:proofErr w:type="spellEnd"/>
      <w:r w:rsidRPr="002F63AD">
        <w:rPr>
          <w:lang w:val="es-MX"/>
        </w:rPr>
        <w:t xml:space="preserve"> los cuales eran los más completos para la evaluación. El desarrollo de esta comparativa fue con el fin de ofrecer una metodología que permitiera evaluar RDF </w:t>
      </w:r>
      <w:proofErr w:type="spellStart"/>
      <w:r w:rsidRPr="002F63AD">
        <w:rPr>
          <w:i/>
          <w:iCs/>
          <w:lang w:val="es-MX"/>
        </w:rPr>
        <w:t>stores</w:t>
      </w:r>
      <w:proofErr w:type="spellEnd"/>
      <w:r w:rsidRPr="002F63AD">
        <w:rPr>
          <w:i/>
          <w:iCs/>
          <w:lang w:val="es-MX"/>
        </w:rPr>
        <w:t xml:space="preserve"> </w:t>
      </w:r>
      <w:r w:rsidRPr="002F63AD">
        <w:rPr>
          <w:lang w:val="es-MX"/>
        </w:rPr>
        <w:t xml:space="preserve">de una mejor manera que propuestas previas. Ellos usaron 2 </w:t>
      </w:r>
      <w:proofErr w:type="spellStart"/>
      <w:r w:rsidRPr="002F63AD">
        <w:rPr>
          <w:i/>
          <w:iCs/>
          <w:lang w:val="es-MX"/>
        </w:rPr>
        <w:t>workloads</w:t>
      </w:r>
      <w:proofErr w:type="spellEnd"/>
      <w:r w:rsidRPr="002F63AD">
        <w:rPr>
          <w:lang w:val="es-MX"/>
        </w:rPr>
        <w:t xml:space="preserve"> de datos: sintético y del mundo real. Con ellos evaluaron eficiencia de funciones primitivas espaciales y el rendimiento de los RDF </w:t>
      </w:r>
      <w:proofErr w:type="spellStart"/>
      <w:r w:rsidRPr="002F63AD">
        <w:rPr>
          <w:i/>
          <w:iCs/>
          <w:lang w:val="es-MX"/>
        </w:rPr>
        <w:t>stores</w:t>
      </w:r>
      <w:proofErr w:type="spellEnd"/>
      <w:r w:rsidRPr="002F63AD">
        <w:rPr>
          <w:lang w:val="es-MX"/>
        </w:rPr>
        <w:t xml:space="preserve"> en </w:t>
      </w:r>
      <w:r w:rsidRPr="002F63AD">
        <w:rPr>
          <w:i/>
          <w:iCs/>
          <w:lang w:val="es-MX"/>
        </w:rPr>
        <w:t xml:space="preserve">reverse </w:t>
      </w:r>
      <w:proofErr w:type="spellStart"/>
      <w:r w:rsidRPr="002F63AD">
        <w:rPr>
          <w:i/>
          <w:iCs/>
          <w:lang w:val="es-MX"/>
        </w:rPr>
        <w:t>geocoding</w:t>
      </w:r>
      <w:proofErr w:type="spellEnd"/>
      <w:r w:rsidRPr="002F63AD">
        <w:rPr>
          <w:i/>
          <w:iCs/>
          <w:lang w:val="es-MX"/>
        </w:rPr>
        <w:t xml:space="preserve">, </w:t>
      </w:r>
      <w:proofErr w:type="spellStart"/>
      <w:r w:rsidRPr="002F63AD">
        <w:rPr>
          <w:i/>
          <w:iCs/>
          <w:lang w:val="es-MX"/>
        </w:rPr>
        <w:t>map</w:t>
      </w:r>
      <w:proofErr w:type="spellEnd"/>
      <w:r w:rsidRPr="002F63AD">
        <w:rPr>
          <w:i/>
          <w:iCs/>
          <w:lang w:val="es-MX"/>
        </w:rPr>
        <w:t xml:space="preserve"> </w:t>
      </w:r>
      <w:proofErr w:type="spellStart"/>
      <w:r w:rsidRPr="002F63AD">
        <w:rPr>
          <w:i/>
          <w:iCs/>
          <w:lang w:val="es-MX"/>
        </w:rPr>
        <w:t>search</w:t>
      </w:r>
      <w:proofErr w:type="spellEnd"/>
      <w:r w:rsidRPr="002F63AD">
        <w:rPr>
          <w:i/>
          <w:iCs/>
          <w:lang w:val="es-MX"/>
        </w:rPr>
        <w:t xml:space="preserve"> y </w:t>
      </w:r>
      <w:proofErr w:type="spellStart"/>
      <w:r w:rsidRPr="002F63AD">
        <w:rPr>
          <w:i/>
          <w:iCs/>
          <w:lang w:val="es-MX"/>
        </w:rPr>
        <w:t>browsing</w:t>
      </w:r>
      <w:proofErr w:type="spellEnd"/>
      <w:r w:rsidRPr="002F63AD">
        <w:rPr>
          <w:i/>
          <w:iCs/>
          <w:lang w:val="es-MX"/>
        </w:rPr>
        <w:t xml:space="preserve">. </w:t>
      </w:r>
      <w:r w:rsidRPr="002F63AD">
        <w:rPr>
          <w:lang w:val="es-MX"/>
        </w:rPr>
        <w:t xml:space="preserve">Los autores buscan, como trabajo futuro, expandir el </w:t>
      </w:r>
      <w:proofErr w:type="spellStart"/>
      <w:r w:rsidRPr="002F63AD">
        <w:rPr>
          <w:i/>
          <w:iCs/>
          <w:lang w:val="es-MX"/>
        </w:rPr>
        <w:t>benchmark</w:t>
      </w:r>
      <w:proofErr w:type="spellEnd"/>
      <w:r w:rsidRPr="002F63AD">
        <w:rPr>
          <w:lang w:val="es-MX"/>
        </w:rPr>
        <w:t xml:space="preserve"> para cubrir el estándar </w:t>
      </w:r>
      <w:proofErr w:type="spellStart"/>
      <w:r w:rsidRPr="002F63AD">
        <w:rPr>
          <w:i/>
          <w:iCs/>
          <w:lang w:val="es-MX"/>
        </w:rPr>
        <w:t>GeoSPARQL</w:t>
      </w:r>
      <w:proofErr w:type="spellEnd"/>
      <w:r w:rsidRPr="002F63AD">
        <w:rPr>
          <w:lang w:val="es-MX"/>
        </w:rPr>
        <w:t xml:space="preserve"> de una manera completa y probar a</w:t>
      </w:r>
      <w:r w:rsidRPr="002F63AD">
        <w:rPr>
          <w:i/>
          <w:iCs/>
          <w:lang w:val="es-MX"/>
        </w:rPr>
        <w:t xml:space="preserve"> </w:t>
      </w:r>
      <w:proofErr w:type="spellStart"/>
      <w:r w:rsidRPr="002F63AD">
        <w:rPr>
          <w:i/>
          <w:iCs/>
          <w:lang w:val="es-MX"/>
        </w:rPr>
        <w:t>Geographica</w:t>
      </w:r>
      <w:proofErr w:type="spellEnd"/>
      <w:r w:rsidRPr="002F63AD">
        <w:rPr>
          <w:lang w:val="es-MX"/>
        </w:rPr>
        <w:t xml:space="preserve"> en un ecosistema centralizado y distribuido</w:t>
      </w:r>
      <w:sdt>
        <w:sdtPr>
          <w:rPr>
            <w:lang w:val="es-MX"/>
          </w:rPr>
          <w:id w:val="1946964098"/>
          <w:citation/>
        </w:sdtPr>
        <w:sdtContent>
          <w:r w:rsidR="00BC76E0" w:rsidRPr="002F63AD">
            <w:rPr>
              <w:lang w:val="es-MX"/>
            </w:rPr>
            <w:fldChar w:fldCharType="begin"/>
          </w:r>
          <w:r w:rsidR="00BC76E0" w:rsidRPr="002F63AD">
            <w:rPr>
              <w:lang w:val="es-MX"/>
            </w:rPr>
            <w:instrText xml:space="preserve"> CITATION Gar13 \l 2058 </w:instrText>
          </w:r>
          <w:r w:rsidR="00BC76E0" w:rsidRPr="002F63AD">
            <w:rPr>
              <w:lang w:val="es-MX"/>
            </w:rPr>
            <w:fldChar w:fldCharType="separate"/>
          </w:r>
          <w:r w:rsidR="00595C94" w:rsidRPr="002F63AD">
            <w:rPr>
              <w:noProof/>
              <w:lang w:val="es-MX"/>
            </w:rPr>
            <w:t xml:space="preserve"> [26]</w:t>
          </w:r>
          <w:r w:rsidR="00BC76E0" w:rsidRPr="002F63AD">
            <w:rPr>
              <w:lang w:val="es-MX"/>
            </w:rPr>
            <w:fldChar w:fldCharType="end"/>
          </w:r>
        </w:sdtContent>
      </w:sdt>
      <w:r w:rsidRPr="002F63AD">
        <w:rPr>
          <w:lang w:val="es-MX"/>
        </w:rPr>
        <w:t>.</w:t>
      </w:r>
    </w:p>
    <w:p w14:paraId="38AA71D0" w14:textId="77777777" w:rsidR="002F0277" w:rsidRPr="002F63AD" w:rsidRDefault="002F0277" w:rsidP="002F0277">
      <w:pPr>
        <w:jc w:val="both"/>
        <w:rPr>
          <w:b/>
          <w:bCs/>
          <w:i/>
          <w:iCs/>
          <w:lang w:val="es-MX"/>
        </w:rPr>
      </w:pPr>
      <w:proofErr w:type="spellStart"/>
      <w:r w:rsidRPr="002F63AD">
        <w:rPr>
          <w:b/>
          <w:bCs/>
          <w:i/>
          <w:iCs/>
          <w:lang w:val="es-MX"/>
        </w:rPr>
        <w:t>Geoyasgui</w:t>
      </w:r>
      <w:proofErr w:type="spellEnd"/>
      <w:r w:rsidRPr="002F63AD">
        <w:rPr>
          <w:b/>
          <w:bCs/>
          <w:i/>
          <w:iCs/>
          <w:lang w:val="es-MX"/>
        </w:rPr>
        <w:t xml:space="preserve">: The </w:t>
      </w:r>
      <w:proofErr w:type="spellStart"/>
      <w:r w:rsidRPr="002F63AD">
        <w:rPr>
          <w:b/>
          <w:bCs/>
          <w:i/>
          <w:iCs/>
          <w:lang w:val="es-MX"/>
        </w:rPr>
        <w:t>GeoSPARQL</w:t>
      </w:r>
      <w:proofErr w:type="spellEnd"/>
      <w:r w:rsidRPr="002F63AD">
        <w:rPr>
          <w:b/>
          <w:bCs/>
          <w:i/>
          <w:iCs/>
          <w:lang w:val="es-MX"/>
        </w:rPr>
        <w:t xml:space="preserve"> </w:t>
      </w:r>
      <w:proofErr w:type="spellStart"/>
      <w:r w:rsidRPr="002F63AD">
        <w:rPr>
          <w:b/>
          <w:bCs/>
          <w:i/>
          <w:iCs/>
          <w:lang w:val="es-MX"/>
        </w:rPr>
        <w:t>query</w:t>
      </w:r>
      <w:proofErr w:type="spellEnd"/>
      <w:r w:rsidRPr="002F63AD">
        <w:rPr>
          <w:b/>
          <w:bCs/>
          <w:i/>
          <w:iCs/>
          <w:lang w:val="es-MX"/>
        </w:rPr>
        <w:t xml:space="preserve"> editor and </w:t>
      </w:r>
      <w:proofErr w:type="spellStart"/>
      <w:r w:rsidRPr="002F63AD">
        <w:rPr>
          <w:b/>
          <w:bCs/>
          <w:i/>
          <w:iCs/>
          <w:lang w:val="es-MX"/>
        </w:rPr>
        <w:t>result</w:t>
      </w:r>
      <w:proofErr w:type="spellEnd"/>
      <w:r w:rsidRPr="002F63AD">
        <w:rPr>
          <w:b/>
          <w:bCs/>
          <w:i/>
          <w:iCs/>
          <w:lang w:val="es-MX"/>
        </w:rPr>
        <w:t xml:space="preserve"> </w:t>
      </w:r>
      <w:proofErr w:type="spellStart"/>
      <w:r w:rsidRPr="002F63AD">
        <w:rPr>
          <w:b/>
          <w:bCs/>
          <w:i/>
          <w:iCs/>
          <w:lang w:val="es-MX"/>
        </w:rPr>
        <w:t>visualizer</w:t>
      </w:r>
      <w:proofErr w:type="spellEnd"/>
    </w:p>
    <w:p w14:paraId="7DDD031D" w14:textId="6F3F12C3" w:rsidR="002F0277" w:rsidRPr="002F63AD" w:rsidRDefault="002F0277" w:rsidP="002F0277">
      <w:pPr>
        <w:spacing w:line="240" w:lineRule="auto"/>
        <w:jc w:val="both"/>
        <w:rPr>
          <w:lang w:val="es-MX"/>
        </w:rPr>
      </w:pPr>
      <w:r w:rsidRPr="002F63AD">
        <w:rPr>
          <w:lang w:val="es-MX"/>
        </w:rPr>
        <w:t xml:space="preserve">Los autores abordan una problemática presente en los editores y evaluadores de consultas de </w:t>
      </w:r>
      <w:proofErr w:type="spellStart"/>
      <w:r w:rsidRPr="002F63AD">
        <w:rPr>
          <w:i/>
          <w:iCs/>
          <w:lang w:val="es-MX"/>
        </w:rPr>
        <w:t>GeoSPARQL</w:t>
      </w:r>
      <w:proofErr w:type="spellEnd"/>
      <w:r w:rsidRPr="002F63AD">
        <w:rPr>
          <w:lang w:val="es-MX"/>
        </w:rPr>
        <w:t xml:space="preserve"> al trabajar con el </w:t>
      </w:r>
      <w:proofErr w:type="spellStart"/>
      <w:r w:rsidRPr="002F63AD">
        <w:rPr>
          <w:i/>
          <w:iCs/>
          <w:lang w:val="es-MX"/>
        </w:rPr>
        <w:t>Land</w:t>
      </w:r>
      <w:proofErr w:type="spellEnd"/>
      <w:r w:rsidRPr="002F63AD">
        <w:rPr>
          <w:i/>
          <w:iCs/>
          <w:lang w:val="es-MX"/>
        </w:rPr>
        <w:t xml:space="preserve"> </w:t>
      </w:r>
      <w:proofErr w:type="spellStart"/>
      <w:r w:rsidRPr="002F63AD">
        <w:rPr>
          <w:i/>
          <w:iCs/>
          <w:lang w:val="es-MX"/>
        </w:rPr>
        <w:t>Registry</w:t>
      </w:r>
      <w:proofErr w:type="spellEnd"/>
      <w:r w:rsidRPr="002F63AD">
        <w:rPr>
          <w:i/>
          <w:iCs/>
          <w:lang w:val="es-MX"/>
        </w:rPr>
        <w:t xml:space="preserve"> and </w:t>
      </w:r>
      <w:proofErr w:type="spellStart"/>
      <w:r w:rsidRPr="002F63AD">
        <w:rPr>
          <w:i/>
          <w:iCs/>
          <w:lang w:val="es-MX"/>
        </w:rPr>
        <w:t>Mapping</w:t>
      </w:r>
      <w:proofErr w:type="spellEnd"/>
      <w:r w:rsidRPr="002F63AD">
        <w:rPr>
          <w:i/>
          <w:iCs/>
          <w:lang w:val="es-MX"/>
        </w:rPr>
        <w:t xml:space="preserve"> Agency,</w:t>
      </w:r>
      <w:r w:rsidRPr="002F63AD">
        <w:rPr>
          <w:lang w:val="es-MX"/>
        </w:rPr>
        <w:t xml:space="preserve"> mejor conocido como </w:t>
      </w:r>
      <w:proofErr w:type="spellStart"/>
      <w:r w:rsidRPr="002F63AD">
        <w:rPr>
          <w:i/>
          <w:iCs/>
          <w:lang w:val="es-MX"/>
        </w:rPr>
        <w:t>Kadaster</w:t>
      </w:r>
      <w:proofErr w:type="spellEnd"/>
      <w:r w:rsidRPr="002F63AD">
        <w:rPr>
          <w:i/>
          <w:iCs/>
          <w:lang w:val="es-MX"/>
        </w:rPr>
        <w:t>,</w:t>
      </w:r>
      <w:r w:rsidRPr="002F63AD">
        <w:rPr>
          <w:lang w:val="es-MX"/>
        </w:rPr>
        <w:t xml:space="preserve"> quienes publican una gran cantidad de </w:t>
      </w:r>
      <w:proofErr w:type="spellStart"/>
      <w:r w:rsidRPr="002F63AD">
        <w:rPr>
          <w:i/>
          <w:iCs/>
          <w:lang w:val="es-MX"/>
        </w:rPr>
        <w:t>datasets</w:t>
      </w:r>
      <w:proofErr w:type="spellEnd"/>
      <w:r w:rsidRPr="002F63AD">
        <w:rPr>
          <w:lang w:val="es-MX"/>
        </w:rPr>
        <w:t xml:space="preserve"> entre los cuales son publicados de diversas maneras y en una cantidad considerable, muchos de esos datos son geoespaciales. Cabe decir que </w:t>
      </w:r>
      <w:proofErr w:type="spellStart"/>
      <w:r w:rsidRPr="002F63AD">
        <w:rPr>
          <w:i/>
          <w:iCs/>
          <w:lang w:val="es-MX"/>
        </w:rPr>
        <w:t>Kadaster</w:t>
      </w:r>
      <w:proofErr w:type="spellEnd"/>
      <w:r w:rsidRPr="002F63AD">
        <w:rPr>
          <w:lang w:val="es-MX"/>
        </w:rPr>
        <w:t xml:space="preserve"> </w:t>
      </w:r>
      <w:r w:rsidRPr="002F63AD">
        <w:rPr>
          <w:lang w:val="es-MX"/>
        </w:rPr>
        <w:lastRenderedPageBreak/>
        <w:t xml:space="preserve">publica sus datos basados el estándar </w:t>
      </w:r>
      <w:proofErr w:type="spellStart"/>
      <w:r w:rsidRPr="002F63AD">
        <w:rPr>
          <w:i/>
          <w:iCs/>
          <w:lang w:val="es-MX"/>
        </w:rPr>
        <w:t>GeoSPARQL</w:t>
      </w:r>
      <w:proofErr w:type="spellEnd"/>
      <w:r w:rsidRPr="002F63AD">
        <w:rPr>
          <w:lang w:val="es-MX"/>
        </w:rPr>
        <w:t xml:space="preserve"> como </w:t>
      </w:r>
      <w:proofErr w:type="spellStart"/>
      <w:r w:rsidRPr="002F63AD">
        <w:rPr>
          <w:i/>
          <w:iCs/>
          <w:lang w:val="es-MX"/>
        </w:rPr>
        <w:t>Linked</w:t>
      </w:r>
      <w:proofErr w:type="spellEnd"/>
      <w:r w:rsidRPr="002F63AD">
        <w:rPr>
          <w:i/>
          <w:iCs/>
          <w:lang w:val="es-MX"/>
        </w:rPr>
        <w:t xml:space="preserve"> Open Data</w:t>
      </w:r>
      <w:r w:rsidRPr="002F63AD">
        <w:rPr>
          <w:lang w:val="es-MX"/>
        </w:rPr>
        <w:t xml:space="preserve">. Básicamente lo que hace el sistema es evaluar las consultas al ser enviadas a un </w:t>
      </w:r>
      <w:r w:rsidRPr="002F63AD">
        <w:rPr>
          <w:i/>
          <w:iCs/>
          <w:lang w:val="es-MX"/>
        </w:rPr>
        <w:t>SPARQL</w:t>
      </w:r>
      <w:r w:rsidRPr="002F63AD">
        <w:rPr>
          <w:lang w:val="es-MX"/>
        </w:rPr>
        <w:t xml:space="preserve"> </w:t>
      </w:r>
      <w:proofErr w:type="spellStart"/>
      <w:r w:rsidRPr="002F63AD">
        <w:rPr>
          <w:i/>
          <w:iCs/>
          <w:lang w:val="es-MX"/>
        </w:rPr>
        <w:t>endpoint</w:t>
      </w:r>
      <w:proofErr w:type="spellEnd"/>
      <w:r w:rsidRPr="002F63AD">
        <w:rPr>
          <w:lang w:val="es-MX"/>
        </w:rPr>
        <w:t xml:space="preserve"> donde se evalúa el álgebra respecto a la colección de datos almacenados en el </w:t>
      </w:r>
      <w:proofErr w:type="spellStart"/>
      <w:r w:rsidRPr="002F63AD">
        <w:rPr>
          <w:i/>
          <w:iCs/>
          <w:lang w:val="es-MX"/>
        </w:rPr>
        <w:t>endpoint</w:t>
      </w:r>
      <w:proofErr w:type="spellEnd"/>
      <w:r w:rsidRPr="002F63AD">
        <w:rPr>
          <w:lang w:val="es-MX"/>
        </w:rPr>
        <w:t xml:space="preserve"> esto con el objetivo de optimizar la consulta y después el </w:t>
      </w:r>
      <w:proofErr w:type="spellStart"/>
      <w:r w:rsidRPr="002F63AD">
        <w:rPr>
          <w:i/>
          <w:iCs/>
          <w:lang w:val="es-MX"/>
        </w:rPr>
        <w:t>endpoint</w:t>
      </w:r>
      <w:proofErr w:type="spellEnd"/>
      <w:r w:rsidRPr="002F63AD">
        <w:rPr>
          <w:lang w:val="es-MX"/>
        </w:rPr>
        <w:t xml:space="preserve"> devuelve los resultados de la consulta en un formato estandarizado (XML, JSON, CSV/TSV). En cuanto a la edición de las consultas, los autores se basaron en trabajos previos: </w:t>
      </w:r>
      <w:r w:rsidRPr="002F63AD">
        <w:rPr>
          <w:i/>
          <w:iCs/>
          <w:lang w:val="es-MX"/>
        </w:rPr>
        <w:t>YASQE, YASR, YASGUI</w:t>
      </w:r>
      <w:r w:rsidRPr="002F63AD">
        <w:rPr>
          <w:lang w:val="es-MX"/>
        </w:rPr>
        <w:t xml:space="preserve"> pero usando los componentes de </w:t>
      </w:r>
      <w:proofErr w:type="spellStart"/>
      <w:r w:rsidRPr="002F63AD">
        <w:rPr>
          <w:i/>
          <w:iCs/>
          <w:lang w:val="es-MX"/>
        </w:rPr>
        <w:t>GeoSPARQL</w:t>
      </w:r>
      <w:proofErr w:type="spellEnd"/>
      <w:r w:rsidRPr="002F63AD">
        <w:rPr>
          <w:lang w:val="es-MX"/>
        </w:rPr>
        <w:t xml:space="preserve"> dando así una edición de consultas de datos geoespaciales ofreciendo un visualizador de consultas, un </w:t>
      </w:r>
      <w:proofErr w:type="spellStart"/>
      <w:r w:rsidRPr="002F63AD">
        <w:rPr>
          <w:i/>
          <w:iCs/>
          <w:lang w:val="es-MX"/>
        </w:rPr>
        <w:t>feedback</w:t>
      </w:r>
      <w:proofErr w:type="spellEnd"/>
      <w:r w:rsidRPr="002F63AD">
        <w:rPr>
          <w:lang w:val="es-MX"/>
        </w:rPr>
        <w:t xml:space="preserve"> directamente al usuario al autocompletar y resaltar sintaxis de la consulta, y un servicio Web que une los elementos anteriores</w:t>
      </w:r>
      <w:sdt>
        <w:sdtPr>
          <w:rPr>
            <w:lang w:val="es-MX"/>
          </w:rPr>
          <w:id w:val="-670795960"/>
          <w:citation/>
        </w:sdtPr>
        <w:sdtContent>
          <w:r w:rsidR="00BC76E0" w:rsidRPr="002F63AD">
            <w:rPr>
              <w:lang w:val="es-MX"/>
            </w:rPr>
            <w:fldChar w:fldCharType="begin"/>
          </w:r>
          <w:r w:rsidR="00BC76E0" w:rsidRPr="002F63AD">
            <w:rPr>
              <w:lang w:val="es-MX"/>
            </w:rPr>
            <w:instrText xml:space="preserve"> CITATION Bee17 \l 2058 </w:instrText>
          </w:r>
          <w:r w:rsidR="00BC76E0" w:rsidRPr="002F63AD">
            <w:rPr>
              <w:lang w:val="es-MX"/>
            </w:rPr>
            <w:fldChar w:fldCharType="separate"/>
          </w:r>
          <w:r w:rsidR="00595C94" w:rsidRPr="002F63AD">
            <w:rPr>
              <w:noProof/>
              <w:lang w:val="es-MX"/>
            </w:rPr>
            <w:t xml:space="preserve"> [27]</w:t>
          </w:r>
          <w:r w:rsidR="00BC76E0" w:rsidRPr="002F63AD">
            <w:rPr>
              <w:lang w:val="es-MX"/>
            </w:rPr>
            <w:fldChar w:fldCharType="end"/>
          </w:r>
        </w:sdtContent>
      </w:sdt>
      <w:r w:rsidRPr="002F63AD">
        <w:rPr>
          <w:lang w:val="es-MX"/>
        </w:rPr>
        <w:t>.</w:t>
      </w:r>
    </w:p>
    <w:p w14:paraId="22CD6579" w14:textId="77777777" w:rsidR="002F0277" w:rsidRPr="002F63AD" w:rsidRDefault="002F0277" w:rsidP="002F0277">
      <w:pPr>
        <w:spacing w:line="240" w:lineRule="auto"/>
        <w:jc w:val="both"/>
        <w:rPr>
          <w:b/>
          <w:lang w:val="es-MX"/>
        </w:rPr>
      </w:pPr>
      <w:r w:rsidRPr="002F63AD">
        <w:rPr>
          <w:b/>
          <w:lang w:val="es-MX"/>
        </w:rPr>
        <w:t>Nacional</w:t>
      </w:r>
    </w:p>
    <w:p w14:paraId="3CBAA933" w14:textId="77777777" w:rsidR="002F0277" w:rsidRPr="002F63AD" w:rsidRDefault="002F0277" w:rsidP="002F0277">
      <w:pPr>
        <w:spacing w:line="240" w:lineRule="auto"/>
        <w:jc w:val="both"/>
        <w:rPr>
          <w:b/>
          <w:lang w:val="es-MX"/>
        </w:rPr>
      </w:pPr>
      <w:proofErr w:type="spellStart"/>
      <w:r w:rsidRPr="002F63AD">
        <w:rPr>
          <w:b/>
          <w:i/>
          <w:lang w:val="es-MX"/>
        </w:rPr>
        <w:t>Linked</w:t>
      </w:r>
      <w:proofErr w:type="spellEnd"/>
      <w:r w:rsidRPr="002F63AD">
        <w:rPr>
          <w:b/>
          <w:i/>
          <w:lang w:val="es-MX"/>
        </w:rPr>
        <w:t xml:space="preserve"> Open Data</w:t>
      </w:r>
      <w:r w:rsidRPr="002F63AD">
        <w:rPr>
          <w:b/>
          <w:lang w:val="es-MX"/>
        </w:rPr>
        <w:t xml:space="preserve"> en la Biblioteca Digital Semántica Académica</w:t>
      </w:r>
    </w:p>
    <w:p w14:paraId="5FF9E5FD" w14:textId="6D7F8879" w:rsidR="002F0277" w:rsidRPr="002F63AD" w:rsidRDefault="002F0277" w:rsidP="002F0277">
      <w:pPr>
        <w:spacing w:line="240" w:lineRule="auto"/>
        <w:jc w:val="both"/>
        <w:rPr>
          <w:lang w:val="es-MX"/>
        </w:rPr>
      </w:pPr>
      <w:r w:rsidRPr="002F63AD">
        <w:rPr>
          <w:lang w:val="es-MX"/>
        </w:rPr>
        <w:t xml:space="preserve">En este trabajo se describe y analiza cómo es que el </w:t>
      </w:r>
      <w:proofErr w:type="spellStart"/>
      <w:r w:rsidRPr="002F63AD">
        <w:rPr>
          <w:i/>
          <w:lang w:val="es-MX"/>
        </w:rPr>
        <w:t>Linked</w:t>
      </w:r>
      <w:proofErr w:type="spellEnd"/>
      <w:r w:rsidRPr="002F63AD">
        <w:rPr>
          <w:i/>
          <w:lang w:val="es-MX"/>
        </w:rPr>
        <w:t xml:space="preserve"> Open Data</w:t>
      </w:r>
      <w:r w:rsidRPr="002F63AD">
        <w:rPr>
          <w:lang w:val="es-MX"/>
        </w:rPr>
        <w:t xml:space="preserve"> es aplicado en las bibliotecas digitales semánticas. En el documento se presenta un marco teórico explicando las tecnologías que son necesarias para el trabajo tales como XML, RDF, </w:t>
      </w:r>
      <w:r w:rsidRPr="002F63AD">
        <w:rPr>
          <w:i/>
          <w:iCs/>
          <w:lang w:val="es-MX"/>
        </w:rPr>
        <w:t>SPARQL</w:t>
      </w:r>
      <w:r w:rsidRPr="002F63AD">
        <w:rPr>
          <w:lang w:val="es-MX"/>
        </w:rPr>
        <w:t xml:space="preserve">, </w:t>
      </w:r>
      <w:r w:rsidRPr="002F63AD">
        <w:rPr>
          <w:i/>
          <w:lang w:val="es-MX"/>
        </w:rPr>
        <w:t>triple store.</w:t>
      </w:r>
      <w:r w:rsidRPr="002F63AD">
        <w:rPr>
          <w:lang w:val="es-MX"/>
        </w:rPr>
        <w:t xml:space="preserve"> Además, se describen las herramientas que cuentan en la UNAM para el desarrollo de la biblioteca digital. También presentan iniciativas de </w:t>
      </w:r>
      <w:proofErr w:type="spellStart"/>
      <w:r w:rsidRPr="002F63AD">
        <w:rPr>
          <w:i/>
          <w:lang w:val="es-MX"/>
        </w:rPr>
        <w:t>Linked</w:t>
      </w:r>
      <w:proofErr w:type="spellEnd"/>
      <w:r w:rsidRPr="002F63AD">
        <w:rPr>
          <w:i/>
          <w:lang w:val="es-MX"/>
        </w:rPr>
        <w:t xml:space="preserve"> Open Data</w:t>
      </w:r>
      <w:r w:rsidRPr="002F63AD">
        <w:rPr>
          <w:lang w:val="es-MX"/>
        </w:rPr>
        <w:t xml:space="preserve"> en Alemania, Reino Unido y en México. Para concluir su documento, dan una justificación del porque su proyecto es innovador al usar nuevas alternativas de publicación, búsqueda y recuperación de información</w:t>
      </w:r>
      <w:r w:rsidR="00BC76E0" w:rsidRPr="002F63AD">
        <w:rPr>
          <w:noProof/>
          <w:lang w:val="es-MX"/>
        </w:rPr>
        <w:t xml:space="preserve"> </w:t>
      </w:r>
      <w:sdt>
        <w:sdtPr>
          <w:rPr>
            <w:noProof/>
            <w:lang w:val="es-MX"/>
          </w:rPr>
          <w:id w:val="-694312058"/>
          <w:citation/>
        </w:sdtPr>
        <w:sdtContent>
          <w:r w:rsidR="00BC76E0" w:rsidRPr="002F63AD">
            <w:rPr>
              <w:noProof/>
              <w:lang w:val="es-MX"/>
            </w:rPr>
            <w:fldChar w:fldCharType="begin"/>
          </w:r>
          <w:r w:rsidR="00BC76E0" w:rsidRPr="002F63AD">
            <w:rPr>
              <w:noProof/>
              <w:lang w:val="es-MX"/>
            </w:rPr>
            <w:instrText xml:space="preserve"> CITATION Ávi \l 2058 </w:instrText>
          </w:r>
          <w:r w:rsidR="00BC76E0" w:rsidRPr="002F63AD">
            <w:rPr>
              <w:noProof/>
              <w:lang w:val="es-MX"/>
            </w:rPr>
            <w:fldChar w:fldCharType="separate"/>
          </w:r>
          <w:r w:rsidR="00595C94" w:rsidRPr="002F63AD">
            <w:rPr>
              <w:noProof/>
              <w:lang w:val="es-MX"/>
            </w:rPr>
            <w:t>[28]</w:t>
          </w:r>
          <w:r w:rsidR="00BC76E0" w:rsidRPr="002F63AD">
            <w:rPr>
              <w:noProof/>
              <w:lang w:val="es-MX"/>
            </w:rPr>
            <w:fldChar w:fldCharType="end"/>
          </w:r>
        </w:sdtContent>
      </w:sdt>
      <w:r w:rsidR="00BC76E0" w:rsidRPr="002F63AD">
        <w:rPr>
          <w:noProof/>
          <w:lang w:val="es-MX"/>
        </w:rPr>
        <w:t>[24]</w:t>
      </w:r>
      <w:r w:rsidRPr="002F63AD">
        <w:rPr>
          <w:lang w:val="es-MX"/>
        </w:rPr>
        <w:t>.</w:t>
      </w:r>
    </w:p>
    <w:p w14:paraId="10F8FA4C" w14:textId="77777777" w:rsidR="002F0277" w:rsidRPr="002F63AD" w:rsidRDefault="002F0277" w:rsidP="002F0277">
      <w:pPr>
        <w:spacing w:line="240" w:lineRule="auto"/>
        <w:jc w:val="both"/>
        <w:rPr>
          <w:b/>
          <w:lang w:val="es-MX"/>
        </w:rPr>
      </w:pPr>
      <w:r w:rsidRPr="002F63AD">
        <w:rPr>
          <w:b/>
          <w:lang w:val="es-MX"/>
        </w:rPr>
        <w:t>Enfoque semántico para el descubrimiento de recursos sensible al contexto sobre contenidos académicos estructurados con OAI-PMH</w:t>
      </w:r>
    </w:p>
    <w:p w14:paraId="3AA6F1DA" w14:textId="2F2F3930" w:rsidR="002F0277" w:rsidRPr="002F63AD" w:rsidRDefault="002F0277" w:rsidP="002F0277">
      <w:pPr>
        <w:spacing w:line="240" w:lineRule="auto"/>
        <w:jc w:val="both"/>
        <w:rPr>
          <w:lang w:val="es-MX"/>
        </w:rPr>
      </w:pPr>
      <w:r w:rsidRPr="002F63AD">
        <w:rPr>
          <w:lang w:val="es-MX"/>
        </w:rPr>
        <w:t xml:space="preserve">En este trabajo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w:t>
      </w:r>
      <w:proofErr w:type="spellStart"/>
      <w:r w:rsidRPr="002F63AD">
        <w:rPr>
          <w:lang w:val="es-MX"/>
        </w:rPr>
        <w:t>Dublin</w:t>
      </w:r>
      <w:proofErr w:type="spellEnd"/>
      <w:r w:rsidRPr="002F63AD">
        <w:rPr>
          <w:lang w:val="es-MX"/>
        </w:rPr>
        <w:t xml:space="preserve">-Core, sensibilidad al contexto, ontologías. En el trabajo se usó Apache Jena el cual es un </w:t>
      </w:r>
      <w:r w:rsidRPr="002F63AD">
        <w:rPr>
          <w:i/>
          <w:lang w:val="es-MX"/>
        </w:rPr>
        <w:t>triple store</w:t>
      </w:r>
      <w:r w:rsidRPr="002F63AD">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r w:rsidR="00BC76E0" w:rsidRPr="002F63AD">
        <w:rPr>
          <w:noProof/>
          <w:lang w:val="es-MX"/>
        </w:rPr>
        <w:t xml:space="preserve"> </w:t>
      </w:r>
      <w:sdt>
        <w:sdtPr>
          <w:rPr>
            <w:noProof/>
            <w:lang w:val="es-MX"/>
          </w:rPr>
          <w:id w:val="1823936913"/>
          <w:citation/>
        </w:sdtPr>
        <w:sdtContent>
          <w:r w:rsidR="00BC76E0" w:rsidRPr="002F63AD">
            <w:rPr>
              <w:noProof/>
              <w:lang w:val="es-MX"/>
            </w:rPr>
            <w:fldChar w:fldCharType="begin"/>
          </w:r>
          <w:r w:rsidR="00BC76E0" w:rsidRPr="002F63AD">
            <w:rPr>
              <w:noProof/>
              <w:lang w:val="es-MX"/>
            </w:rPr>
            <w:instrText xml:space="preserve"> CITATION Bec16 \l 2058 </w:instrText>
          </w:r>
          <w:r w:rsidR="00BC76E0" w:rsidRPr="002F63AD">
            <w:rPr>
              <w:noProof/>
              <w:lang w:val="es-MX"/>
            </w:rPr>
            <w:fldChar w:fldCharType="separate"/>
          </w:r>
          <w:r w:rsidR="00595C94" w:rsidRPr="002F63AD">
            <w:rPr>
              <w:noProof/>
              <w:lang w:val="es-MX"/>
            </w:rPr>
            <w:t>[29]</w:t>
          </w:r>
          <w:r w:rsidR="00BC76E0" w:rsidRPr="002F63AD">
            <w:rPr>
              <w:noProof/>
              <w:lang w:val="es-MX"/>
            </w:rPr>
            <w:fldChar w:fldCharType="end"/>
          </w:r>
        </w:sdtContent>
      </w:sdt>
      <w:r w:rsidRPr="002F63AD">
        <w:rPr>
          <w:lang w:val="es-MX"/>
        </w:rPr>
        <w:t>.</w:t>
      </w:r>
    </w:p>
    <w:p w14:paraId="31991389" w14:textId="77777777" w:rsidR="002F0277" w:rsidRPr="002F63AD" w:rsidRDefault="002F0277" w:rsidP="002F0277">
      <w:pPr>
        <w:spacing w:line="240" w:lineRule="auto"/>
        <w:jc w:val="both"/>
        <w:rPr>
          <w:b/>
          <w:lang w:val="es-MX"/>
        </w:rPr>
      </w:pPr>
      <w:r w:rsidRPr="002F63AD">
        <w:rPr>
          <w:b/>
          <w:lang w:val="es-MX"/>
        </w:rPr>
        <w:t>Facilitador de contenido móvil para el viajero basado en servicios de localización y Web Semántica</w:t>
      </w:r>
    </w:p>
    <w:p w14:paraId="588F325B" w14:textId="0BA71B04" w:rsidR="002F0277" w:rsidRPr="002F63AD" w:rsidRDefault="002F0277" w:rsidP="002F0277">
      <w:pPr>
        <w:spacing w:line="240" w:lineRule="auto"/>
        <w:jc w:val="both"/>
        <w:rPr>
          <w:lang w:val="es-MX"/>
        </w:rPr>
      </w:pPr>
      <w:r w:rsidRPr="002F63AD">
        <w:rPr>
          <w:lang w:val="es-MX"/>
        </w:rPr>
        <w:t xml:space="preserve">Esta tesis desarrollada en el CIC del IPN donde proponen el diseño e implementación de un facilitador de contenido móvil usando técnicas de la Web Semántica y datos geográficos con </w:t>
      </w:r>
      <w:proofErr w:type="spellStart"/>
      <w:r w:rsidRPr="002F63AD">
        <w:rPr>
          <w:i/>
          <w:iCs/>
          <w:lang w:val="es-MX"/>
        </w:rPr>
        <w:t>GeoSPARQL</w:t>
      </w:r>
      <w:proofErr w:type="spellEnd"/>
      <w:r w:rsidRPr="002F63AD">
        <w:rPr>
          <w:lang w:val="es-MX"/>
        </w:rPr>
        <w:t xml:space="preserve"> para recomendaciones de alimentación, hospedaje y sitios de interés a turistas. El proyecto se basó en lenguajes de la Web Semántica como RDF, OWL y </w:t>
      </w:r>
      <w:r w:rsidRPr="002F63AD">
        <w:rPr>
          <w:i/>
          <w:iCs/>
          <w:lang w:val="es-MX"/>
        </w:rPr>
        <w:t>SPARQL</w:t>
      </w:r>
      <w:r w:rsidRPr="002F63AD">
        <w:rPr>
          <w:lang w:val="es-MX"/>
        </w:rPr>
        <w:t xml:space="preserve">. Fue desarrollado sobre un </w:t>
      </w:r>
      <w:proofErr w:type="spellStart"/>
      <w:r w:rsidRPr="002F63AD">
        <w:rPr>
          <w:i/>
          <w:lang w:val="es-MX"/>
        </w:rPr>
        <w:t>servlet</w:t>
      </w:r>
      <w:proofErr w:type="spellEnd"/>
      <w:r w:rsidRPr="002F63AD">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 hace una comparación de su proyecto respecto a una popular aplicación llamada </w:t>
      </w:r>
      <w:r w:rsidRPr="002F63AD">
        <w:rPr>
          <w:i/>
          <w:lang w:val="es-MX"/>
        </w:rPr>
        <w:t>TripAdvisor</w:t>
      </w:r>
      <w:r w:rsidRPr="002F63AD">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w:t>
      </w:r>
      <w:r w:rsidR="00965EFA" w:rsidRPr="002F63AD">
        <w:rPr>
          <w:lang w:val="es-MX"/>
        </w:rPr>
        <w:t xml:space="preserve"> </w:t>
      </w:r>
      <w:sdt>
        <w:sdtPr>
          <w:rPr>
            <w:lang w:val="es-MX"/>
          </w:rPr>
          <w:id w:val="-1878469520"/>
          <w:citation/>
        </w:sdtPr>
        <w:sdtContent>
          <w:r w:rsidR="00965EFA" w:rsidRPr="002F63AD">
            <w:rPr>
              <w:lang w:val="es-MX"/>
            </w:rPr>
            <w:fldChar w:fldCharType="begin"/>
          </w:r>
          <w:r w:rsidR="00965EFA" w:rsidRPr="002F63AD">
            <w:rPr>
              <w:lang w:val="es-MX"/>
            </w:rPr>
            <w:instrText xml:space="preserve"> CITATION Zár18 \l 2058 </w:instrText>
          </w:r>
          <w:r w:rsidR="00965EFA" w:rsidRPr="002F63AD">
            <w:rPr>
              <w:lang w:val="es-MX"/>
            </w:rPr>
            <w:fldChar w:fldCharType="separate"/>
          </w:r>
          <w:r w:rsidR="00595C94" w:rsidRPr="002F63AD">
            <w:rPr>
              <w:noProof/>
              <w:lang w:val="es-MX"/>
            </w:rPr>
            <w:t>[30]</w:t>
          </w:r>
          <w:r w:rsidR="00965EFA" w:rsidRPr="002F63AD">
            <w:rPr>
              <w:lang w:val="es-MX"/>
            </w:rPr>
            <w:fldChar w:fldCharType="end"/>
          </w:r>
        </w:sdtContent>
      </w:sdt>
      <w:r w:rsidRPr="002F63AD">
        <w:rPr>
          <w:lang w:val="es-MX"/>
        </w:rPr>
        <w:t xml:space="preserve">. </w:t>
      </w:r>
    </w:p>
    <w:p w14:paraId="088BA0C2" w14:textId="77777777" w:rsidR="002F0277" w:rsidRPr="002F63AD" w:rsidRDefault="002F0277" w:rsidP="002F0277">
      <w:pPr>
        <w:spacing w:line="240" w:lineRule="auto"/>
        <w:jc w:val="both"/>
        <w:rPr>
          <w:b/>
          <w:lang w:val="es-MX"/>
        </w:rPr>
      </w:pPr>
      <w:r w:rsidRPr="002F63AD">
        <w:rPr>
          <w:b/>
          <w:lang w:val="es-MX"/>
        </w:rPr>
        <w:lastRenderedPageBreak/>
        <w:t>UPIITA</w:t>
      </w:r>
    </w:p>
    <w:p w14:paraId="6FA2E1D4" w14:textId="77777777" w:rsidR="002F0277" w:rsidRPr="002F63AD" w:rsidRDefault="002F0277" w:rsidP="002F0277">
      <w:pPr>
        <w:spacing w:line="240" w:lineRule="auto"/>
        <w:jc w:val="both"/>
        <w:rPr>
          <w:lang w:val="es-MX"/>
        </w:rPr>
      </w:pPr>
      <w:r w:rsidRPr="002F63AD">
        <w:rPr>
          <w:b/>
          <w:lang w:val="es-MX"/>
        </w:rPr>
        <w:t>Recuperación de información geográfica utilizando similitud semántica</w:t>
      </w:r>
    </w:p>
    <w:p w14:paraId="56BE7A6D" w14:textId="115BDA4A" w:rsidR="002F0277" w:rsidRPr="002F63AD" w:rsidRDefault="002F0277" w:rsidP="002F0277">
      <w:pPr>
        <w:spacing w:line="240" w:lineRule="auto"/>
        <w:jc w:val="both"/>
        <w:rPr>
          <w:lang w:val="es-MX"/>
        </w:rPr>
      </w:pPr>
      <w:r w:rsidRPr="002F63AD">
        <w:rPr>
          <w:lang w:val="es-MX"/>
        </w:rPr>
        <w:t>Trabajo hecho por 2 estudiantes donde proponen el uso de un sistema de información geográfica (GIS) y un sistema de geoposicionamiento global (GPS) para identificar sitios de interés alrededor de la zona de donde se encuentre el usuario usando técnicas de similitud semántica, en específico la teoría de confusión. El proyecto fue probado en los alrededores de la IPN Zacatenco para encontrar banco, hospitales y lugares para comer y entretenerse</w:t>
      </w:r>
      <w:sdt>
        <w:sdtPr>
          <w:rPr>
            <w:lang w:val="es-MX"/>
          </w:rPr>
          <w:id w:val="808523098"/>
          <w:citation/>
        </w:sdtPr>
        <w:sdtContent>
          <w:r w:rsidR="00965EFA" w:rsidRPr="002F63AD">
            <w:rPr>
              <w:lang w:val="es-MX"/>
            </w:rPr>
            <w:fldChar w:fldCharType="begin"/>
          </w:r>
          <w:r w:rsidR="00965EFA" w:rsidRPr="002F63AD">
            <w:rPr>
              <w:lang w:val="es-MX"/>
            </w:rPr>
            <w:instrText xml:space="preserve"> CITATION Roj09 \l 2058 </w:instrText>
          </w:r>
          <w:r w:rsidR="00965EFA" w:rsidRPr="002F63AD">
            <w:rPr>
              <w:lang w:val="es-MX"/>
            </w:rPr>
            <w:fldChar w:fldCharType="separate"/>
          </w:r>
          <w:r w:rsidR="00595C94" w:rsidRPr="002F63AD">
            <w:rPr>
              <w:noProof/>
              <w:lang w:val="es-MX"/>
            </w:rPr>
            <w:t xml:space="preserve"> [31]</w:t>
          </w:r>
          <w:r w:rsidR="00965EFA" w:rsidRPr="002F63AD">
            <w:rPr>
              <w:lang w:val="es-MX"/>
            </w:rPr>
            <w:fldChar w:fldCharType="end"/>
          </w:r>
        </w:sdtContent>
      </w:sdt>
      <w:r w:rsidRPr="002F63AD">
        <w:rPr>
          <w:lang w:val="es-MX"/>
        </w:rPr>
        <w:t>.</w:t>
      </w:r>
    </w:p>
    <w:p w14:paraId="646B7D8A" w14:textId="77777777" w:rsidR="002F0277" w:rsidRPr="002F63AD" w:rsidRDefault="002F0277" w:rsidP="002F0277">
      <w:pPr>
        <w:spacing w:line="240" w:lineRule="auto"/>
        <w:jc w:val="both"/>
        <w:rPr>
          <w:lang w:val="es-MX"/>
        </w:rPr>
      </w:pPr>
      <w:r w:rsidRPr="002F63AD">
        <w:rPr>
          <w:b/>
          <w:lang w:val="es-MX"/>
        </w:rPr>
        <w:t>Software similar</w:t>
      </w:r>
    </w:p>
    <w:p w14:paraId="0ABBFE16" w14:textId="77777777" w:rsidR="002F0277" w:rsidRPr="002F63AD" w:rsidRDefault="002F0277" w:rsidP="002F0277">
      <w:pPr>
        <w:spacing w:line="240" w:lineRule="auto"/>
        <w:jc w:val="both"/>
        <w:rPr>
          <w:lang w:val="es-MX"/>
        </w:rPr>
      </w:pPr>
      <w:commentRangeStart w:id="38"/>
      <w:commentRangeEnd w:id="38"/>
      <w:r w:rsidRPr="002F63AD">
        <w:rPr>
          <w:rStyle w:val="Refdecomentario"/>
          <w:lang w:val="es-MX"/>
        </w:rPr>
        <w:commentReference w:id="38"/>
      </w:r>
      <w:r w:rsidRPr="002F63AD">
        <w:rPr>
          <w:lang w:val="es-MX"/>
        </w:rPr>
        <w:t xml:space="preserve">A continuación, se muestran 5 </w:t>
      </w:r>
      <w:r w:rsidRPr="002F63AD">
        <w:rPr>
          <w:i/>
          <w:lang w:val="es-MX"/>
        </w:rPr>
        <w:t>triple store</w:t>
      </w:r>
      <w:r w:rsidRPr="002F63AD">
        <w:rPr>
          <w:lang w:val="es-MX"/>
        </w:rPr>
        <w:t xml:space="preserve"> que existen en la actualidad. Cabe decir que ninguno de ellos tiene la capacidad que se pretende implementar en Apache </w:t>
      </w:r>
      <w:proofErr w:type="spellStart"/>
      <w:r w:rsidRPr="002F63AD">
        <w:rPr>
          <w:lang w:val="es-MX"/>
        </w:rPr>
        <w:t>Marmotta</w:t>
      </w:r>
      <w:proofErr w:type="spellEnd"/>
      <w:r w:rsidRPr="002F63AD">
        <w:rPr>
          <w:lang w:val="es-MX"/>
        </w:rPr>
        <w:t>.</w:t>
      </w:r>
    </w:p>
    <w:p w14:paraId="690F5B7F" w14:textId="5FBE0009" w:rsidR="002F0277" w:rsidRPr="002F63AD" w:rsidRDefault="002F0277" w:rsidP="002F0277">
      <w:pPr>
        <w:pStyle w:val="Prrafodelista"/>
        <w:numPr>
          <w:ilvl w:val="0"/>
          <w:numId w:val="1"/>
        </w:numPr>
        <w:spacing w:line="240" w:lineRule="auto"/>
        <w:rPr>
          <w:i/>
        </w:rPr>
      </w:pPr>
      <w:r w:rsidRPr="002F63AD">
        <w:rPr>
          <w:i/>
        </w:rPr>
        <w:t xml:space="preserve">Oracle </w:t>
      </w:r>
      <w:proofErr w:type="spellStart"/>
      <w:r w:rsidRPr="002F63AD">
        <w:rPr>
          <w:i/>
        </w:rPr>
        <w:t>Spatial</w:t>
      </w:r>
      <w:proofErr w:type="spellEnd"/>
      <w:sdt>
        <w:sdtPr>
          <w:rPr>
            <w:i/>
          </w:rPr>
          <w:id w:val="1585951974"/>
          <w:citation/>
        </w:sdtPr>
        <w:sdtContent>
          <w:r w:rsidRPr="002F63AD">
            <w:rPr>
              <w:i/>
            </w:rPr>
            <w:fldChar w:fldCharType="begin"/>
          </w:r>
          <w:r w:rsidRPr="002F63AD">
            <w:rPr>
              <w:noProof/>
            </w:rPr>
            <w:instrText xml:space="preserve"> CITATION Ora19 \l 2058 </w:instrText>
          </w:r>
          <w:r w:rsidRPr="002F63AD">
            <w:rPr>
              <w:i/>
            </w:rPr>
            <w:fldChar w:fldCharType="separate"/>
          </w:r>
          <w:r w:rsidR="00595C94" w:rsidRPr="002F63AD">
            <w:rPr>
              <w:noProof/>
            </w:rPr>
            <w:t xml:space="preserve"> [32]</w:t>
          </w:r>
          <w:r w:rsidRPr="002F63AD">
            <w:rPr>
              <w:i/>
            </w:rPr>
            <w:fldChar w:fldCharType="end"/>
          </w:r>
        </w:sdtContent>
      </w:sdt>
    </w:p>
    <w:p w14:paraId="0D35F83F" w14:textId="03965EAF" w:rsidR="002F0277" w:rsidRPr="002F63AD" w:rsidRDefault="002F0277" w:rsidP="002F0277">
      <w:pPr>
        <w:pStyle w:val="Prrafodelista"/>
        <w:numPr>
          <w:ilvl w:val="0"/>
          <w:numId w:val="1"/>
        </w:numPr>
        <w:spacing w:line="240" w:lineRule="auto"/>
        <w:rPr>
          <w:i/>
        </w:rPr>
      </w:pPr>
      <w:proofErr w:type="spellStart"/>
      <w:r w:rsidRPr="002F63AD">
        <w:rPr>
          <w:i/>
        </w:rPr>
        <w:t>ClioPatria</w:t>
      </w:r>
      <w:proofErr w:type="spellEnd"/>
      <w:sdt>
        <w:sdtPr>
          <w:rPr>
            <w:i/>
          </w:rPr>
          <w:id w:val="-1220508861"/>
          <w:citation/>
        </w:sdtPr>
        <w:sdtContent>
          <w:r w:rsidRPr="002F63AD">
            <w:rPr>
              <w:i/>
            </w:rPr>
            <w:fldChar w:fldCharType="begin"/>
          </w:r>
          <w:r w:rsidRPr="002F63AD">
            <w:rPr>
              <w:noProof/>
            </w:rPr>
            <w:instrText xml:space="preserve"> CITATION SWI17 \l 2058 </w:instrText>
          </w:r>
          <w:r w:rsidRPr="002F63AD">
            <w:rPr>
              <w:i/>
            </w:rPr>
            <w:fldChar w:fldCharType="separate"/>
          </w:r>
          <w:r w:rsidR="00595C94" w:rsidRPr="002F63AD">
            <w:rPr>
              <w:noProof/>
            </w:rPr>
            <w:t xml:space="preserve"> [33]</w:t>
          </w:r>
          <w:r w:rsidRPr="002F63AD">
            <w:rPr>
              <w:i/>
            </w:rPr>
            <w:fldChar w:fldCharType="end"/>
          </w:r>
        </w:sdtContent>
      </w:sdt>
    </w:p>
    <w:p w14:paraId="6A814BF2" w14:textId="270FAB4C" w:rsidR="002F0277" w:rsidRPr="002F63AD" w:rsidRDefault="002F0277" w:rsidP="002F0277">
      <w:pPr>
        <w:pStyle w:val="Prrafodelista"/>
        <w:numPr>
          <w:ilvl w:val="0"/>
          <w:numId w:val="1"/>
        </w:numPr>
        <w:spacing w:line="240" w:lineRule="auto"/>
        <w:rPr>
          <w:i/>
        </w:rPr>
      </w:pPr>
      <w:proofErr w:type="spellStart"/>
      <w:r w:rsidRPr="002F63AD">
        <w:rPr>
          <w:i/>
        </w:rPr>
        <w:t>Mulgara</w:t>
      </w:r>
      <w:proofErr w:type="spellEnd"/>
      <w:sdt>
        <w:sdtPr>
          <w:rPr>
            <w:i/>
          </w:rPr>
          <w:id w:val="-888423938"/>
          <w:citation/>
        </w:sdtPr>
        <w:sdtContent>
          <w:r w:rsidRPr="002F63AD">
            <w:rPr>
              <w:i/>
            </w:rPr>
            <w:fldChar w:fldCharType="begin"/>
          </w:r>
          <w:r w:rsidRPr="002F63AD">
            <w:rPr>
              <w:noProof/>
            </w:rPr>
            <w:instrText xml:space="preserve"> CITATION Kow31 \l 2058 </w:instrText>
          </w:r>
          <w:r w:rsidRPr="002F63AD">
            <w:rPr>
              <w:i/>
            </w:rPr>
            <w:fldChar w:fldCharType="separate"/>
          </w:r>
          <w:r w:rsidR="00595C94" w:rsidRPr="002F63AD">
            <w:rPr>
              <w:noProof/>
            </w:rPr>
            <w:t xml:space="preserve"> [34]</w:t>
          </w:r>
          <w:r w:rsidRPr="002F63AD">
            <w:rPr>
              <w:i/>
            </w:rPr>
            <w:fldChar w:fldCharType="end"/>
          </w:r>
        </w:sdtContent>
      </w:sdt>
    </w:p>
    <w:p w14:paraId="7D4B728E" w14:textId="230DFAFE" w:rsidR="002F0277" w:rsidRPr="002F63AD" w:rsidRDefault="002F0277" w:rsidP="002F0277">
      <w:pPr>
        <w:pStyle w:val="Prrafodelista"/>
        <w:numPr>
          <w:ilvl w:val="0"/>
          <w:numId w:val="1"/>
        </w:numPr>
        <w:spacing w:line="240" w:lineRule="auto"/>
        <w:rPr>
          <w:i/>
        </w:rPr>
      </w:pPr>
      <w:proofErr w:type="spellStart"/>
      <w:r w:rsidRPr="002F63AD">
        <w:rPr>
          <w:i/>
        </w:rPr>
        <w:t>Marklogic</w:t>
      </w:r>
      <w:proofErr w:type="spellEnd"/>
      <w:sdt>
        <w:sdtPr>
          <w:rPr>
            <w:i/>
          </w:rPr>
          <w:id w:val="-1890946201"/>
          <w:citation/>
        </w:sdtPr>
        <w:sdtContent>
          <w:r w:rsidRPr="002F63AD">
            <w:rPr>
              <w:i/>
            </w:rPr>
            <w:fldChar w:fldCharType="begin"/>
          </w:r>
          <w:r w:rsidRPr="002F63AD">
            <w:rPr>
              <w:noProof/>
            </w:rPr>
            <w:instrText xml:space="preserve"> CITATION Mar19 \l 2058 </w:instrText>
          </w:r>
          <w:r w:rsidRPr="002F63AD">
            <w:rPr>
              <w:i/>
            </w:rPr>
            <w:fldChar w:fldCharType="separate"/>
          </w:r>
          <w:r w:rsidR="00595C94" w:rsidRPr="002F63AD">
            <w:rPr>
              <w:noProof/>
            </w:rPr>
            <w:t xml:space="preserve"> [35]</w:t>
          </w:r>
          <w:r w:rsidRPr="002F63AD">
            <w:rPr>
              <w:i/>
            </w:rPr>
            <w:fldChar w:fldCharType="end"/>
          </w:r>
        </w:sdtContent>
      </w:sdt>
    </w:p>
    <w:p w14:paraId="5276A427" w14:textId="0543147C" w:rsidR="002F0277" w:rsidRPr="002F63AD" w:rsidRDefault="002F0277" w:rsidP="002F0277">
      <w:pPr>
        <w:pStyle w:val="Prrafodelista"/>
        <w:numPr>
          <w:ilvl w:val="0"/>
          <w:numId w:val="1"/>
        </w:numPr>
        <w:spacing w:line="240" w:lineRule="auto"/>
        <w:rPr>
          <w:i/>
        </w:rPr>
      </w:pPr>
      <w:proofErr w:type="spellStart"/>
      <w:r w:rsidRPr="002F63AD">
        <w:rPr>
          <w:i/>
        </w:rPr>
        <w:t>Blazegraph</w:t>
      </w:r>
      <w:proofErr w:type="spellEnd"/>
      <w:sdt>
        <w:sdtPr>
          <w:rPr>
            <w:i/>
          </w:rPr>
          <w:id w:val="-952247831"/>
          <w:citation/>
        </w:sdtPr>
        <w:sdtContent>
          <w:r w:rsidRPr="002F63AD">
            <w:rPr>
              <w:i/>
            </w:rPr>
            <w:fldChar w:fldCharType="begin"/>
          </w:r>
          <w:r w:rsidRPr="002F63AD">
            <w:rPr>
              <w:i/>
              <w:noProof/>
            </w:rPr>
            <w:instrText xml:space="preserve"> CITATION Bla19 \l 2058 </w:instrText>
          </w:r>
          <w:r w:rsidRPr="002F63AD">
            <w:rPr>
              <w:i/>
            </w:rPr>
            <w:fldChar w:fldCharType="separate"/>
          </w:r>
          <w:r w:rsidR="00595C94" w:rsidRPr="002F63AD">
            <w:rPr>
              <w:i/>
              <w:noProof/>
            </w:rPr>
            <w:t xml:space="preserve"> </w:t>
          </w:r>
          <w:r w:rsidR="00595C94" w:rsidRPr="002F63AD">
            <w:rPr>
              <w:noProof/>
            </w:rPr>
            <w:t>[36]</w:t>
          </w:r>
          <w:r w:rsidRPr="002F63AD">
            <w:rPr>
              <w:i/>
            </w:rPr>
            <w:fldChar w:fldCharType="end"/>
          </w:r>
        </w:sdtContent>
      </w:sdt>
    </w:p>
    <w:p w14:paraId="2C843BAB" w14:textId="77777777" w:rsidR="002F0277" w:rsidRPr="002F63AD" w:rsidRDefault="002F0277" w:rsidP="002F0277">
      <w:pPr>
        <w:jc w:val="both"/>
        <w:rPr>
          <w:lang w:val="es-MX"/>
        </w:rPr>
      </w:pPr>
    </w:p>
    <w:p w14:paraId="67F1DE3E" w14:textId="77777777" w:rsidR="002F0277" w:rsidRPr="002F63AD" w:rsidRDefault="002F0277" w:rsidP="002F0277">
      <w:pPr>
        <w:rPr>
          <w:lang w:val="es-MX"/>
        </w:rPr>
      </w:pPr>
    </w:p>
    <w:p w14:paraId="44E7E988" w14:textId="77777777" w:rsidR="002F0277" w:rsidRPr="002F63AD" w:rsidRDefault="002F0277" w:rsidP="002F0277">
      <w:pPr>
        <w:rPr>
          <w:lang w:val="es-MX"/>
        </w:rPr>
      </w:pPr>
    </w:p>
    <w:p w14:paraId="0FF6EDA9" w14:textId="77777777" w:rsidR="002F0277" w:rsidRPr="002F63AD" w:rsidRDefault="002F0277" w:rsidP="002F0277">
      <w:pPr>
        <w:rPr>
          <w:lang w:val="es-MX"/>
        </w:rPr>
      </w:pPr>
    </w:p>
    <w:p w14:paraId="0F082B6A" w14:textId="77777777" w:rsidR="002F0277" w:rsidRPr="002F63AD" w:rsidRDefault="002F0277" w:rsidP="002F0277">
      <w:pPr>
        <w:rPr>
          <w:lang w:val="es-MX"/>
        </w:rPr>
      </w:pPr>
    </w:p>
    <w:p w14:paraId="47762BC4" w14:textId="77777777" w:rsidR="002F0277" w:rsidRPr="002F63AD" w:rsidRDefault="002F0277" w:rsidP="002F0277">
      <w:pPr>
        <w:rPr>
          <w:lang w:val="es-MX"/>
        </w:rPr>
      </w:pPr>
    </w:p>
    <w:p w14:paraId="1B79E921" w14:textId="77777777" w:rsidR="002F0277" w:rsidRPr="002F63AD" w:rsidRDefault="002F0277" w:rsidP="002F0277">
      <w:pPr>
        <w:rPr>
          <w:lang w:val="es-MX"/>
        </w:rPr>
      </w:pPr>
    </w:p>
    <w:p w14:paraId="2EF1522F" w14:textId="77777777" w:rsidR="002F0277" w:rsidRPr="002F63AD" w:rsidRDefault="002F0277" w:rsidP="002F0277">
      <w:pPr>
        <w:rPr>
          <w:lang w:val="es-MX"/>
        </w:rPr>
      </w:pPr>
    </w:p>
    <w:p w14:paraId="7AEA9B94" w14:textId="77777777" w:rsidR="002F0277" w:rsidRPr="002F63AD" w:rsidRDefault="002F0277" w:rsidP="002F0277">
      <w:pPr>
        <w:rPr>
          <w:lang w:val="es-MX"/>
        </w:rPr>
      </w:pPr>
    </w:p>
    <w:p w14:paraId="155F7A0C" w14:textId="77777777" w:rsidR="002F0277" w:rsidRPr="002F63AD" w:rsidRDefault="002F0277" w:rsidP="002F0277">
      <w:pPr>
        <w:rPr>
          <w:lang w:val="es-MX"/>
        </w:rPr>
      </w:pPr>
    </w:p>
    <w:p w14:paraId="0AD9ECD0" w14:textId="77777777" w:rsidR="002F0277" w:rsidRPr="002F63AD" w:rsidRDefault="002F0277" w:rsidP="002F0277">
      <w:pPr>
        <w:rPr>
          <w:lang w:val="es-MX"/>
        </w:rPr>
      </w:pPr>
    </w:p>
    <w:p w14:paraId="655EA1DB" w14:textId="77777777" w:rsidR="002F0277" w:rsidRPr="002F63AD" w:rsidRDefault="002F0277" w:rsidP="002F0277">
      <w:pPr>
        <w:rPr>
          <w:lang w:val="es-MX"/>
        </w:rPr>
      </w:pPr>
    </w:p>
    <w:p w14:paraId="7A743488" w14:textId="77777777" w:rsidR="002F0277" w:rsidRPr="002F63AD" w:rsidRDefault="002F0277" w:rsidP="002F0277">
      <w:pPr>
        <w:rPr>
          <w:lang w:val="es-MX"/>
        </w:rPr>
      </w:pPr>
    </w:p>
    <w:p w14:paraId="57104DC6" w14:textId="77777777" w:rsidR="002F0277" w:rsidRPr="002F63AD" w:rsidRDefault="002F0277" w:rsidP="002F0277">
      <w:pPr>
        <w:rPr>
          <w:lang w:val="es-MX"/>
        </w:rPr>
      </w:pPr>
    </w:p>
    <w:p w14:paraId="27849540" w14:textId="77777777" w:rsidR="002F0277" w:rsidRPr="002F63AD" w:rsidRDefault="002F0277" w:rsidP="002F0277">
      <w:pPr>
        <w:rPr>
          <w:lang w:val="es-MX"/>
        </w:rPr>
      </w:pPr>
    </w:p>
    <w:p w14:paraId="245E7671" w14:textId="77777777" w:rsidR="002F0277" w:rsidRPr="002F63AD" w:rsidRDefault="002F0277" w:rsidP="002F0277">
      <w:pPr>
        <w:rPr>
          <w:lang w:val="es-MX"/>
        </w:rPr>
      </w:pPr>
    </w:p>
    <w:p w14:paraId="56F29DBF" w14:textId="77777777" w:rsidR="002F0277" w:rsidRPr="002F63AD" w:rsidRDefault="002F0277" w:rsidP="002F0277">
      <w:pPr>
        <w:rPr>
          <w:lang w:val="es-MX"/>
        </w:rPr>
      </w:pPr>
    </w:p>
    <w:p w14:paraId="349A9A47" w14:textId="77777777" w:rsidR="002F0277" w:rsidRPr="002F63AD" w:rsidRDefault="002F0277" w:rsidP="002F0277">
      <w:pPr>
        <w:rPr>
          <w:lang w:val="es-MX"/>
        </w:rPr>
      </w:pPr>
    </w:p>
    <w:p w14:paraId="2A1D733B" w14:textId="7EA4A5C8" w:rsidR="002F0277" w:rsidRPr="002F63AD" w:rsidRDefault="002F0277" w:rsidP="00230FC2">
      <w:pPr>
        <w:pStyle w:val="Ttulo1"/>
        <w:numPr>
          <w:ilvl w:val="0"/>
          <w:numId w:val="7"/>
        </w:numPr>
        <w:rPr>
          <w:lang w:val="es-MX"/>
        </w:rPr>
      </w:pPr>
      <w:bookmarkStart w:id="39" w:name="_Toc293663629"/>
      <w:bookmarkStart w:id="40" w:name="_Toc23801655"/>
      <w:r w:rsidRPr="002F63AD">
        <w:rPr>
          <w:lang w:val="es-MX"/>
        </w:rPr>
        <w:lastRenderedPageBreak/>
        <w:t>Marco teórico</w:t>
      </w:r>
      <w:bookmarkEnd w:id="39"/>
      <w:bookmarkEnd w:id="40"/>
    </w:p>
    <w:p w14:paraId="46DA6551" w14:textId="77777777" w:rsidR="002F0277" w:rsidRPr="002F63AD" w:rsidRDefault="002F0277" w:rsidP="002F0277">
      <w:pPr>
        <w:rPr>
          <w:lang w:val="es-MX"/>
        </w:rPr>
      </w:pPr>
      <w:commentRangeStart w:id="41"/>
      <w:r w:rsidRPr="002F63AD">
        <w:rPr>
          <w:lang w:val="es-MX"/>
        </w:rPr>
        <w:t xml:space="preserve">Los conceptos descritos en esta sección son fundamentales en el presente proyecto terminal para mostrar qué compone este proyecto. RDF, URI, </w:t>
      </w:r>
      <w:r w:rsidRPr="002F63AD">
        <w:rPr>
          <w:i/>
          <w:lang w:val="es-MX"/>
        </w:rPr>
        <w:t xml:space="preserve">triple store </w:t>
      </w:r>
      <w:r w:rsidRPr="002F63AD">
        <w:rPr>
          <w:lang w:val="es-MX"/>
        </w:rPr>
        <w:t xml:space="preserve">y </w:t>
      </w:r>
      <w:r w:rsidRPr="002F63AD">
        <w:rPr>
          <w:i/>
          <w:iCs/>
          <w:lang w:val="es-MX"/>
        </w:rPr>
        <w:t>SPARQL</w:t>
      </w:r>
      <w:r w:rsidRPr="002F63AD">
        <w:rPr>
          <w:lang w:val="es-MX"/>
        </w:rPr>
        <w:t xml:space="preserve"> </w:t>
      </w:r>
      <w:proofErr w:type="spellStart"/>
      <w:r w:rsidRPr="002F63AD">
        <w:rPr>
          <w:i/>
          <w:lang w:val="es-MX"/>
        </w:rPr>
        <w:t>endpoint</w:t>
      </w:r>
      <w:proofErr w:type="spellEnd"/>
      <w:r w:rsidRPr="002F63AD">
        <w:rPr>
          <w:lang w:val="es-MX"/>
        </w:rPr>
        <w:t xml:space="preserve"> son conceptos que se deben manejar sí o sí para el desarrollo del módulo ya que estos son elementos indispensables para su desarrollo; tales conceptos explican los objetos con los que se trabajaran a lo largo de este proyecto terminal. </w:t>
      </w:r>
    </w:p>
    <w:p w14:paraId="436DA7D2" w14:textId="77777777" w:rsidR="002F0277" w:rsidRPr="002F63AD" w:rsidRDefault="002F0277" w:rsidP="002F0277">
      <w:pPr>
        <w:rPr>
          <w:lang w:val="es-MX"/>
        </w:rPr>
      </w:pPr>
      <w:proofErr w:type="spellStart"/>
      <w:r w:rsidRPr="002F63AD">
        <w:rPr>
          <w:i/>
          <w:lang w:val="es-MX"/>
        </w:rPr>
        <w:t>Linked</w:t>
      </w:r>
      <w:proofErr w:type="spellEnd"/>
      <w:r w:rsidRPr="002F63AD">
        <w:rPr>
          <w:i/>
          <w:lang w:val="es-MX"/>
        </w:rPr>
        <w:t xml:space="preserve"> Data</w:t>
      </w:r>
      <w:r w:rsidRPr="002F63AD">
        <w:rPr>
          <w:lang w:val="es-MX"/>
        </w:rPr>
        <w:t xml:space="preserve"> y Web Semántica son conceptos por tener presentes ya que no se debe de perder de vista sobre qué contexto se está desarrollando el módulo, porque bien se podría hablar de datos cualquiera pero no es así, el proyecto terminal estará construido bajo estos conceptos.</w:t>
      </w:r>
    </w:p>
    <w:p w14:paraId="60CC037F" w14:textId="2CB8DE7A" w:rsidR="002F0277" w:rsidRPr="002F63AD" w:rsidRDefault="002F0277" w:rsidP="002F0277">
      <w:pPr>
        <w:rPr>
          <w:lang w:val="es-MX"/>
        </w:rPr>
      </w:pPr>
      <w:r w:rsidRPr="002F63AD">
        <w:rPr>
          <w:i/>
          <w:iCs/>
          <w:lang w:val="es-MX"/>
        </w:rPr>
        <w:t>SPARQL</w:t>
      </w:r>
      <w:r w:rsidRPr="002F63AD">
        <w:rPr>
          <w:lang w:val="es-MX"/>
        </w:rPr>
        <w:t xml:space="preserve"> y </w:t>
      </w:r>
      <w:proofErr w:type="spellStart"/>
      <w:r w:rsidRPr="002F63AD">
        <w:rPr>
          <w:i/>
          <w:iCs/>
          <w:lang w:val="es-MX"/>
        </w:rPr>
        <w:t>GeoSPAR</w:t>
      </w:r>
      <w:r w:rsidR="00FC69AB" w:rsidRPr="002F63AD">
        <w:rPr>
          <w:i/>
          <w:iCs/>
          <w:lang w:val="es-MX"/>
        </w:rPr>
        <w:t>Q</w:t>
      </w:r>
      <w:r w:rsidRPr="002F63AD">
        <w:rPr>
          <w:i/>
          <w:iCs/>
          <w:lang w:val="es-MX"/>
        </w:rPr>
        <w:t>L</w:t>
      </w:r>
      <w:proofErr w:type="spellEnd"/>
      <w:r w:rsidRPr="002F63AD">
        <w:rPr>
          <w:lang w:val="es-MX"/>
        </w:rPr>
        <w:t xml:space="preserve"> son los estándares por seguir y cumplir. Si no fuera así, simplemente no se podrá construir nada que funcione con el </w:t>
      </w:r>
      <w:r w:rsidRPr="002F63AD">
        <w:rPr>
          <w:i/>
          <w:lang w:val="es-MX"/>
        </w:rPr>
        <w:t>triple store</w:t>
      </w:r>
      <w:r w:rsidRPr="002F63AD">
        <w:rPr>
          <w:lang w:val="es-MX"/>
        </w:rPr>
        <w:t xml:space="preserve"> Apache </w:t>
      </w:r>
      <w:proofErr w:type="spellStart"/>
      <w:r w:rsidRPr="002F63AD">
        <w:rPr>
          <w:lang w:val="es-MX"/>
        </w:rPr>
        <w:t>Marmotta</w:t>
      </w:r>
      <w:proofErr w:type="spellEnd"/>
      <w:r w:rsidRPr="002F63AD">
        <w:rPr>
          <w:lang w:val="es-MX"/>
        </w:rPr>
        <w:t xml:space="preserve"> o cualquier otra plataforma que se basen en cualquiera de los 2 estándares. </w:t>
      </w:r>
      <w:commentRangeEnd w:id="41"/>
      <w:r w:rsidRPr="002F63AD">
        <w:rPr>
          <w:rStyle w:val="Refdecomentario"/>
          <w:lang w:val="es-MX"/>
        </w:rPr>
        <w:commentReference w:id="41"/>
      </w:r>
    </w:p>
    <w:p w14:paraId="788EC4A5" w14:textId="56363D91" w:rsidR="007E292D" w:rsidRPr="002F63AD" w:rsidRDefault="007E292D" w:rsidP="000B5B14">
      <w:pPr>
        <w:pStyle w:val="Ttulo2"/>
        <w:numPr>
          <w:ilvl w:val="1"/>
          <w:numId w:val="7"/>
        </w:numPr>
        <w:rPr>
          <w:lang w:val="es-MX"/>
        </w:rPr>
      </w:pPr>
      <w:bookmarkStart w:id="42" w:name="_Toc23801656"/>
      <w:proofErr w:type="spellStart"/>
      <w:r w:rsidRPr="002F63AD">
        <w:rPr>
          <w:lang w:val="es-MX"/>
        </w:rPr>
        <w:t>Linked</w:t>
      </w:r>
      <w:proofErr w:type="spellEnd"/>
      <w:r w:rsidRPr="002F63AD">
        <w:rPr>
          <w:lang w:val="es-MX"/>
        </w:rPr>
        <w:t xml:space="preserve"> Data</w:t>
      </w:r>
      <w:bookmarkEnd w:id="42"/>
    </w:p>
    <w:p w14:paraId="0DDFD17E" w14:textId="5BC06B8B" w:rsidR="002F0277" w:rsidRPr="002F63AD" w:rsidRDefault="002F0277" w:rsidP="002F0277">
      <w:pPr>
        <w:rPr>
          <w:lang w:val="es-MX"/>
        </w:rPr>
      </w:pPr>
      <w:r w:rsidRPr="002F63AD">
        <w:rPr>
          <w:lang w:val="es-MX"/>
        </w:rPr>
        <w:t xml:space="preserve">El </w:t>
      </w:r>
      <w:proofErr w:type="spellStart"/>
      <w:r w:rsidRPr="002F63AD">
        <w:rPr>
          <w:i/>
          <w:lang w:val="es-MX"/>
        </w:rPr>
        <w:t>Linked</w:t>
      </w:r>
      <w:proofErr w:type="spellEnd"/>
      <w:r w:rsidRPr="002F63AD">
        <w:rPr>
          <w:i/>
          <w:lang w:val="es-MX"/>
        </w:rPr>
        <w:t xml:space="preserve"> Data</w:t>
      </w:r>
      <w:r w:rsidRPr="002F63AD">
        <w:rPr>
          <w:lang w:val="es-MX"/>
        </w:rPr>
        <w:t xml:space="preserve"> es un conjunto de buenas prácticas para publicar y conectar datos estructurados en la web. Los principios que tiene asociado son URI para identificar entidades en el mundo, HTTP que es el mecanismo por donde se recuperan recursos o descripciones de recursos y RDF para estructurar y enlazar datos que describen cosas en el mundo</w:t>
      </w:r>
      <w:sdt>
        <w:sdtPr>
          <w:rPr>
            <w:lang w:val="es-MX"/>
          </w:rPr>
          <w:id w:val="1065919510"/>
          <w:citation/>
        </w:sdtPr>
        <w:sdtContent>
          <w:r w:rsidRPr="002F63AD">
            <w:rPr>
              <w:lang w:val="es-MX"/>
            </w:rPr>
            <w:fldChar w:fldCharType="begin"/>
          </w:r>
          <w:r w:rsidRPr="002F63AD">
            <w:rPr>
              <w:lang w:val="es-MX"/>
            </w:rPr>
            <w:instrText xml:space="preserve"> CITATION W3C16 \l 2058 </w:instrText>
          </w:r>
          <w:r w:rsidRPr="002F63AD">
            <w:rPr>
              <w:lang w:val="es-MX"/>
            </w:rPr>
            <w:fldChar w:fldCharType="separate"/>
          </w:r>
          <w:r w:rsidR="00595C94" w:rsidRPr="002F63AD">
            <w:rPr>
              <w:noProof/>
              <w:lang w:val="es-MX"/>
            </w:rPr>
            <w:t xml:space="preserve"> [37]</w:t>
          </w:r>
          <w:r w:rsidRPr="002F63AD">
            <w:rPr>
              <w:lang w:val="es-MX"/>
            </w:rPr>
            <w:fldChar w:fldCharType="end"/>
          </w:r>
        </w:sdtContent>
      </w:sdt>
      <w:r w:rsidRPr="002F63AD">
        <w:rPr>
          <w:noProof/>
          <w:lang w:val="es-MX"/>
        </w:rPr>
        <w:t>.</w:t>
      </w:r>
    </w:p>
    <w:p w14:paraId="5E74967A" w14:textId="77777777" w:rsidR="002F0277" w:rsidRPr="002F63AD" w:rsidRDefault="002F0277" w:rsidP="002F0277">
      <w:pPr>
        <w:rPr>
          <w:lang w:val="es-MX"/>
        </w:rPr>
      </w:pPr>
      <w:r w:rsidRPr="002F63AD">
        <w:rPr>
          <w:lang w:val="es-MX"/>
        </w:rPr>
        <w:t xml:space="preserve">Ya que el </w:t>
      </w:r>
      <w:proofErr w:type="spellStart"/>
      <w:r w:rsidRPr="002F63AD">
        <w:rPr>
          <w:i/>
          <w:lang w:val="es-MX"/>
        </w:rPr>
        <w:t>Linked</w:t>
      </w:r>
      <w:proofErr w:type="spellEnd"/>
      <w:r w:rsidRPr="002F63AD">
        <w:rPr>
          <w:i/>
          <w:lang w:val="es-MX"/>
        </w:rPr>
        <w:t xml:space="preserve"> </w:t>
      </w:r>
      <w:r w:rsidRPr="002F63AD">
        <w:rPr>
          <w:lang w:val="es-MX"/>
        </w:rPr>
        <w:t xml:space="preserve">Data está basado en web, la diferencia entre sitios de Internet comunes y los basados en </w:t>
      </w:r>
      <w:proofErr w:type="spellStart"/>
      <w:r w:rsidRPr="002F63AD">
        <w:rPr>
          <w:i/>
          <w:lang w:val="es-MX"/>
        </w:rPr>
        <w:t>Linked</w:t>
      </w:r>
      <w:proofErr w:type="spellEnd"/>
      <w:r w:rsidRPr="002F63AD">
        <w:rPr>
          <w:i/>
          <w:lang w:val="es-MX"/>
        </w:rPr>
        <w:t xml:space="preserve"> </w:t>
      </w:r>
      <w:r w:rsidRPr="002F63AD">
        <w:rPr>
          <w:lang w:val="es-MX"/>
        </w:rPr>
        <w:t xml:space="preserve">Data es que mientras que los HTML simples en la web son conectados mediante hipervínculos comunes, </w:t>
      </w:r>
      <w:proofErr w:type="spellStart"/>
      <w:r w:rsidRPr="002F63AD">
        <w:rPr>
          <w:lang w:val="es-MX"/>
        </w:rPr>
        <w:t>Linked</w:t>
      </w:r>
      <w:proofErr w:type="spellEnd"/>
      <w:r w:rsidRPr="002F63AD">
        <w:rPr>
          <w:lang w:val="es-MX"/>
        </w:rPr>
        <w:t xml:space="preserve"> Data se basa en documentos que albergan datos en formato RDF.</w:t>
      </w:r>
    </w:p>
    <w:p w14:paraId="39BDC001" w14:textId="7B5FB182" w:rsidR="002F0277" w:rsidRPr="002F63AD" w:rsidRDefault="002F0277" w:rsidP="002F0277">
      <w:pPr>
        <w:rPr>
          <w:b/>
          <w:lang w:val="es-MX"/>
        </w:rPr>
      </w:pPr>
      <w:r w:rsidRPr="002F63AD">
        <w:rPr>
          <w:b/>
          <w:lang w:val="es-MX"/>
        </w:rPr>
        <w:t>Web Semántica</w:t>
      </w:r>
    </w:p>
    <w:p w14:paraId="2129B3E7" w14:textId="38E1AED2" w:rsidR="007E292D" w:rsidRPr="002F63AD" w:rsidRDefault="007E292D" w:rsidP="000B5B14">
      <w:pPr>
        <w:pStyle w:val="Ttulo2"/>
        <w:numPr>
          <w:ilvl w:val="1"/>
          <w:numId w:val="7"/>
        </w:numPr>
        <w:rPr>
          <w:lang w:val="es-MX"/>
        </w:rPr>
      </w:pPr>
      <w:bookmarkStart w:id="43" w:name="_Toc23801657"/>
      <w:r w:rsidRPr="002F63AD">
        <w:rPr>
          <w:lang w:val="es-MX"/>
        </w:rPr>
        <w:t>Web semántica</w:t>
      </w:r>
      <w:bookmarkEnd w:id="43"/>
    </w:p>
    <w:p w14:paraId="3F7BBF9A" w14:textId="77777777" w:rsidR="002F0277" w:rsidRPr="002F63AD" w:rsidRDefault="002F0277" w:rsidP="002F0277">
      <w:pPr>
        <w:rPr>
          <w:lang w:val="es-MX"/>
        </w:rPr>
      </w:pPr>
      <w:r w:rsidRPr="002F63AD">
        <w:rPr>
          <w:lang w:val="es-MX"/>
        </w:rPr>
        <w:t>Es una web de datos de cualquier índole. En la figura 9 se muestra la pila que Tim Berners-Lee propone para describir la Web Semántica en cuanto a elementos que lo conforman.</w:t>
      </w:r>
    </w:p>
    <w:p w14:paraId="09725D9A" w14:textId="77777777" w:rsidR="002F0277" w:rsidRPr="002F63AD" w:rsidRDefault="002F0277" w:rsidP="002F0277">
      <w:pPr>
        <w:keepNext/>
        <w:ind w:left="708" w:hanging="708"/>
        <w:jc w:val="center"/>
        <w:rPr>
          <w:lang w:val="es-MX"/>
        </w:rPr>
      </w:pPr>
      <w:r w:rsidRPr="002F63AD">
        <w:rPr>
          <w:noProof/>
          <w:lang w:val="es-MX"/>
        </w:rPr>
        <w:drawing>
          <wp:inline distT="0" distB="0" distL="0" distR="0" wp14:anchorId="004E9FB8" wp14:editId="7521447A">
            <wp:extent cx="4431603" cy="2293620"/>
            <wp:effectExtent l="0" t="0" r="762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9729" cy="2370284"/>
                    </a:xfrm>
                    <a:prstGeom prst="rect">
                      <a:avLst/>
                    </a:prstGeom>
                    <a:noFill/>
                    <a:ln>
                      <a:noFill/>
                    </a:ln>
                  </pic:spPr>
                </pic:pic>
              </a:graphicData>
            </a:graphic>
          </wp:inline>
        </w:drawing>
      </w:r>
    </w:p>
    <w:p w14:paraId="037D8A95" w14:textId="6797076D" w:rsidR="002F0277" w:rsidRPr="002F63AD" w:rsidRDefault="002F0277" w:rsidP="002F0277">
      <w:pPr>
        <w:pStyle w:val="Descripcin"/>
        <w:jc w:val="center"/>
      </w:pPr>
      <w:r w:rsidRPr="002F63AD">
        <w:t xml:space="preserve">Fig. </w:t>
      </w:r>
      <w:r w:rsidR="00F03971" w:rsidRPr="002F63AD">
        <w:t>9</w:t>
      </w:r>
      <w:r w:rsidRPr="002F63AD">
        <w:t xml:space="preserve"> Diagrama propuesto por Tim Berners-Lee mostrando las tecnologías que conforma la Web Semántica</w:t>
      </w:r>
    </w:p>
    <w:p w14:paraId="023A1AFF" w14:textId="77777777" w:rsidR="002F0277" w:rsidRPr="002F63AD" w:rsidRDefault="002F0277" w:rsidP="002261F5">
      <w:pPr>
        <w:jc w:val="both"/>
        <w:rPr>
          <w:lang w:val="es-MX"/>
        </w:rPr>
      </w:pPr>
      <w:r w:rsidRPr="002F63AD">
        <w:rPr>
          <w:lang w:val="es-MX"/>
        </w:rPr>
        <w:lastRenderedPageBreak/>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NS, XML </w:t>
      </w:r>
      <w:proofErr w:type="spellStart"/>
      <w:r w:rsidRPr="002F63AD">
        <w:rPr>
          <w:i/>
          <w:lang w:val="es-MX"/>
        </w:rPr>
        <w:t>schema</w:t>
      </w:r>
      <w:proofErr w:type="spellEnd"/>
      <w:r w:rsidRPr="002F63AD">
        <w:rPr>
          <w:lang w:val="es-MX"/>
        </w:rPr>
        <w:t xml:space="preserve">). A partir del tercer nivel a la sexto, la pila muestra una firma digital (color blanco) para garantizar la autenticidad de cada entidad. En el tercer nivel están las tecnologías que describen el contenido del documento tal que permiten a la mayoría de las computadoras entender el significado de la entidad en cuestión (RDF y RDF </w:t>
      </w:r>
      <w:proofErr w:type="spellStart"/>
      <w:r w:rsidRPr="002F63AD">
        <w:rPr>
          <w:lang w:val="es-MX"/>
        </w:rPr>
        <w:t>schema</w:t>
      </w:r>
      <w:proofErr w:type="spellEnd"/>
      <w:r w:rsidRPr="002F63AD">
        <w:rPr>
          <w:lang w:val="es-MX"/>
        </w:rPr>
        <w:t>).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igual que las reglas de los lenguajes que se usaron para describir y estructurar la entidad; en este nivel se llevan a cabo las inferencias y se les da un significado a los datos. En el sexto nivel, se realiza 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0A2A6A34" w14:textId="0F2156D8" w:rsidR="002F0277" w:rsidRPr="002F63AD" w:rsidRDefault="002F0277" w:rsidP="002261F5">
      <w:pPr>
        <w:jc w:val="both"/>
        <w:rPr>
          <w:lang w:val="es-MX"/>
        </w:rPr>
      </w:pPr>
      <w:r w:rsidRPr="002F63AD">
        <w:rPr>
          <w:lang w:val="es-MX"/>
        </w:rPr>
        <w:t xml:space="preserve">La Web Semántica se puede ver como un todo y el </w:t>
      </w:r>
      <w:proofErr w:type="spellStart"/>
      <w:r w:rsidRPr="002F63AD">
        <w:rPr>
          <w:i/>
          <w:lang w:val="es-MX"/>
        </w:rPr>
        <w:t>Linked</w:t>
      </w:r>
      <w:proofErr w:type="spellEnd"/>
      <w:r w:rsidRPr="002F63AD">
        <w:rPr>
          <w:i/>
          <w:lang w:val="es-MX"/>
        </w:rPr>
        <w:t xml:space="preserve"> Data</w:t>
      </w:r>
      <w:r w:rsidRPr="002F63AD">
        <w:rPr>
          <w:lang w:val="es-MX"/>
        </w:rPr>
        <w:t xml:space="preserve"> como los elementos que la conforman puesto que proporciona sustento y las bases para que la Web Semántica sea construida correctamente</w:t>
      </w:r>
      <w:sdt>
        <w:sdtPr>
          <w:rPr>
            <w:lang w:val="es-MX"/>
          </w:rPr>
          <w:id w:val="-58947650"/>
          <w:citation/>
        </w:sdtPr>
        <w:sdtContent>
          <w:r w:rsidRPr="002F63AD">
            <w:rPr>
              <w:lang w:val="es-MX"/>
            </w:rPr>
            <w:fldChar w:fldCharType="begin"/>
          </w:r>
          <w:r w:rsidRPr="002F63AD">
            <w:rPr>
              <w:lang w:val="es-MX"/>
            </w:rPr>
            <w:instrText xml:space="preserve"> CITATION W3C19 \l 2058 </w:instrText>
          </w:r>
          <w:r w:rsidRPr="002F63AD">
            <w:rPr>
              <w:lang w:val="es-MX"/>
            </w:rPr>
            <w:fldChar w:fldCharType="separate"/>
          </w:r>
          <w:r w:rsidR="00595C94" w:rsidRPr="002F63AD">
            <w:rPr>
              <w:noProof/>
              <w:lang w:val="es-MX"/>
            </w:rPr>
            <w:t xml:space="preserve"> [38]</w:t>
          </w:r>
          <w:r w:rsidRPr="002F63AD">
            <w:rPr>
              <w:lang w:val="es-MX"/>
            </w:rPr>
            <w:fldChar w:fldCharType="end"/>
          </w:r>
        </w:sdtContent>
      </w:sdt>
      <w:r w:rsidRPr="002F63AD">
        <w:rPr>
          <w:lang w:val="es-MX"/>
        </w:rPr>
        <w:t>.</w:t>
      </w:r>
    </w:p>
    <w:p w14:paraId="0D0D6275" w14:textId="46BDC5DD" w:rsidR="007E292D" w:rsidRPr="002F63AD" w:rsidRDefault="007E292D" w:rsidP="000B5B14">
      <w:pPr>
        <w:pStyle w:val="Ttulo2"/>
        <w:numPr>
          <w:ilvl w:val="1"/>
          <w:numId w:val="7"/>
        </w:numPr>
        <w:rPr>
          <w:lang w:val="es-MX"/>
        </w:rPr>
      </w:pPr>
      <w:bookmarkStart w:id="44" w:name="_Toc23801658"/>
      <w:r w:rsidRPr="002F63AD">
        <w:rPr>
          <w:lang w:val="es-MX"/>
        </w:rPr>
        <w:t>RDF (</w:t>
      </w:r>
      <w:proofErr w:type="spellStart"/>
      <w:r w:rsidRPr="002F63AD">
        <w:rPr>
          <w:lang w:val="es-MX"/>
        </w:rPr>
        <w:t>Resource</w:t>
      </w:r>
      <w:proofErr w:type="spellEnd"/>
      <w:r w:rsidRPr="002F63AD">
        <w:rPr>
          <w:lang w:val="es-MX"/>
        </w:rPr>
        <w:t xml:space="preserve"> </w:t>
      </w:r>
      <w:proofErr w:type="spellStart"/>
      <w:r w:rsidRPr="002F63AD">
        <w:rPr>
          <w:lang w:val="es-MX"/>
        </w:rPr>
        <w:t>Description</w:t>
      </w:r>
      <w:proofErr w:type="spellEnd"/>
      <w:r w:rsidRPr="002F63AD">
        <w:rPr>
          <w:lang w:val="es-MX"/>
        </w:rPr>
        <w:t xml:space="preserve"> Framework)</w:t>
      </w:r>
      <w:bookmarkEnd w:id="44"/>
    </w:p>
    <w:p w14:paraId="5D712315" w14:textId="77777777" w:rsidR="002F0277" w:rsidRPr="002F63AD" w:rsidRDefault="002F0277" w:rsidP="002261F5">
      <w:pPr>
        <w:jc w:val="both"/>
        <w:rPr>
          <w:lang w:val="es-MX"/>
        </w:rPr>
      </w:pPr>
      <w:r w:rsidRPr="002F63AD">
        <w:rPr>
          <w:lang w:val="es-MX"/>
        </w:rPr>
        <w:t xml:space="preserve">El </w:t>
      </w:r>
      <w:proofErr w:type="spellStart"/>
      <w:r w:rsidRPr="002F63AD">
        <w:rPr>
          <w:i/>
          <w:lang w:val="es-MX"/>
        </w:rPr>
        <w:t>framework</w:t>
      </w:r>
      <w:proofErr w:type="spellEnd"/>
      <w:r w:rsidRPr="002F63AD">
        <w:rPr>
          <w:lang w:val="es-MX"/>
        </w:rPr>
        <w:t xml:space="preserve"> de descripción de recurso, RDF por sus siglas en inglés, es un modelo estándar para el intercambio de datos en la web. </w:t>
      </w:r>
    </w:p>
    <w:p w14:paraId="585BB29C" w14:textId="303CA930" w:rsidR="002F0277" w:rsidRPr="002F63AD" w:rsidRDefault="002F0277" w:rsidP="002261F5">
      <w:pPr>
        <w:jc w:val="both"/>
        <w:rPr>
          <w:lang w:val="es-MX"/>
        </w:rPr>
      </w:pPr>
      <w:r w:rsidRPr="002F63AD">
        <w:rPr>
          <w:lang w:val="es-MX"/>
        </w:rPr>
        <w:t xml:space="preserve">RDF extiende las estructuras de enlaces de la web al usar URI tanto para nombrar relaciones entre cosas como para los puntos finales de las relaciones, a veces referido como “triple”. El modelo RDF permite representar los datos como sujeto, predicado y objecto. El sujeto y el predicado de un </w:t>
      </w:r>
      <w:r w:rsidRPr="002F63AD">
        <w:rPr>
          <w:i/>
          <w:lang w:val="es-MX"/>
        </w:rPr>
        <w:t>triple</w:t>
      </w:r>
      <w:r w:rsidRPr="002F63AD">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Content>
          <w:r w:rsidRPr="002F63AD">
            <w:rPr>
              <w:lang w:val="es-MX"/>
            </w:rPr>
            <w:fldChar w:fldCharType="begin"/>
          </w:r>
          <w:r w:rsidRPr="002F63AD">
            <w:rPr>
              <w:lang w:val="es-MX"/>
            </w:rPr>
            <w:instrText xml:space="preserve"> CITATION W3C14 \l 2058 </w:instrText>
          </w:r>
          <w:r w:rsidRPr="002F63AD">
            <w:rPr>
              <w:lang w:val="es-MX"/>
            </w:rPr>
            <w:fldChar w:fldCharType="separate"/>
          </w:r>
          <w:r w:rsidR="00595C94" w:rsidRPr="002F63AD">
            <w:rPr>
              <w:noProof/>
              <w:lang w:val="es-MX"/>
            </w:rPr>
            <w:t xml:space="preserve"> [39]</w:t>
          </w:r>
          <w:r w:rsidRPr="002F63AD">
            <w:rPr>
              <w:lang w:val="es-MX"/>
            </w:rPr>
            <w:fldChar w:fldCharType="end"/>
          </w:r>
        </w:sdtContent>
      </w:sdt>
      <w:r w:rsidRPr="002F63AD">
        <w:rPr>
          <w:lang w:val="es-MX"/>
        </w:rPr>
        <w:t>.</w:t>
      </w:r>
    </w:p>
    <w:p w14:paraId="0E987443" w14:textId="4D0675FC" w:rsidR="00453ACA" w:rsidRPr="002F63AD" w:rsidRDefault="00453ACA" w:rsidP="000B5B14">
      <w:pPr>
        <w:pStyle w:val="Ttulo2"/>
        <w:numPr>
          <w:ilvl w:val="1"/>
          <w:numId w:val="7"/>
        </w:numPr>
        <w:rPr>
          <w:lang w:val="es-MX"/>
        </w:rPr>
      </w:pPr>
      <w:bookmarkStart w:id="45" w:name="_Toc23801659"/>
      <w:r w:rsidRPr="002F63AD">
        <w:rPr>
          <w:lang w:val="es-MX"/>
        </w:rPr>
        <w:t>URI (</w:t>
      </w:r>
      <w:proofErr w:type="spellStart"/>
      <w:r w:rsidRPr="002F63AD">
        <w:rPr>
          <w:lang w:val="es-MX"/>
        </w:rPr>
        <w:t>Uniform</w:t>
      </w:r>
      <w:proofErr w:type="spellEnd"/>
      <w:r w:rsidRPr="002F63AD">
        <w:rPr>
          <w:lang w:val="es-MX"/>
        </w:rPr>
        <w:t xml:space="preserve"> </w:t>
      </w:r>
      <w:proofErr w:type="spellStart"/>
      <w:r w:rsidRPr="002F63AD">
        <w:rPr>
          <w:lang w:val="es-MX"/>
        </w:rPr>
        <w:t>Resource</w:t>
      </w:r>
      <w:proofErr w:type="spellEnd"/>
      <w:r w:rsidRPr="002F63AD">
        <w:rPr>
          <w:lang w:val="es-MX"/>
        </w:rPr>
        <w:t xml:space="preserve"> </w:t>
      </w:r>
      <w:proofErr w:type="spellStart"/>
      <w:r w:rsidRPr="002F63AD">
        <w:rPr>
          <w:lang w:val="es-MX"/>
        </w:rPr>
        <w:t>Identifier</w:t>
      </w:r>
      <w:proofErr w:type="spellEnd"/>
      <w:r w:rsidRPr="002F63AD">
        <w:rPr>
          <w:lang w:val="es-MX"/>
        </w:rPr>
        <w:t>)</w:t>
      </w:r>
      <w:bookmarkEnd w:id="45"/>
    </w:p>
    <w:p w14:paraId="37E9ABCA" w14:textId="77777777" w:rsidR="002F0277" w:rsidRPr="002F63AD" w:rsidRDefault="002F0277" w:rsidP="002261F5">
      <w:pPr>
        <w:jc w:val="both"/>
        <w:rPr>
          <w:lang w:val="es-MX"/>
        </w:rPr>
      </w:pPr>
      <w:r w:rsidRPr="002F63AD">
        <w:rPr>
          <w:lang w:val="es-MX"/>
        </w:rPr>
        <w:t>Identificador de recursos uniforme, URI por sus siglas en inglés, es una cadena ASCII que identifica recursos de información en la Web Semántica.</w:t>
      </w:r>
    </w:p>
    <w:p w14:paraId="1A70348F" w14:textId="6A9E01D1" w:rsidR="002F0277" w:rsidRPr="002F63AD" w:rsidRDefault="002F0277" w:rsidP="002261F5">
      <w:pPr>
        <w:jc w:val="both"/>
        <w:rPr>
          <w:lang w:val="es-MX"/>
        </w:rPr>
      </w:pPr>
      <w:r w:rsidRPr="002F63AD">
        <w:rPr>
          <w:lang w:val="es-MX"/>
        </w:rPr>
        <w:t>Tal y como se observa en la figura 10, una URI puede estar compuesto de un localizador de recursos uniforme (URL, por sus siglas en inglés), de un nombre de recursos uniforme (URN, por sus siglas en inglés) o de ambos</w:t>
      </w:r>
      <w:sdt>
        <w:sdtPr>
          <w:rPr>
            <w:lang w:val="es-MX"/>
          </w:rPr>
          <w:id w:val="-39359908"/>
          <w:citation/>
        </w:sdtPr>
        <w:sdtContent>
          <w:r w:rsidRPr="002F63AD">
            <w:rPr>
              <w:lang w:val="es-MX"/>
            </w:rPr>
            <w:fldChar w:fldCharType="begin"/>
          </w:r>
          <w:r w:rsidRPr="002F63AD">
            <w:rPr>
              <w:lang w:val="es-MX"/>
            </w:rPr>
            <w:instrText xml:space="preserve"> CITATION W3C05 \l 2058 </w:instrText>
          </w:r>
          <w:r w:rsidRPr="002F63AD">
            <w:rPr>
              <w:lang w:val="es-MX"/>
            </w:rPr>
            <w:fldChar w:fldCharType="separate"/>
          </w:r>
          <w:r w:rsidR="00595C94" w:rsidRPr="002F63AD">
            <w:rPr>
              <w:noProof/>
              <w:lang w:val="es-MX"/>
            </w:rPr>
            <w:t xml:space="preserve"> [40]</w:t>
          </w:r>
          <w:r w:rsidRPr="002F63AD">
            <w:rPr>
              <w:lang w:val="es-MX"/>
            </w:rPr>
            <w:fldChar w:fldCharType="end"/>
          </w:r>
        </w:sdtContent>
      </w:sdt>
      <w:r w:rsidRPr="002F63AD">
        <w:rPr>
          <w:lang w:val="es-MX"/>
        </w:rPr>
        <w:t>.</w:t>
      </w:r>
      <w:r w:rsidRPr="002F63AD">
        <w:rPr>
          <w:noProof/>
          <w:lang w:val="es-MX"/>
        </w:rPr>
        <w:t xml:space="preserve"> </w:t>
      </w:r>
    </w:p>
    <w:p w14:paraId="5D9D130F" w14:textId="77777777" w:rsidR="002F0277" w:rsidRPr="002F63AD" w:rsidRDefault="002F0277" w:rsidP="002F0277">
      <w:pPr>
        <w:keepNext/>
        <w:jc w:val="center"/>
        <w:rPr>
          <w:lang w:val="es-MX"/>
        </w:rPr>
      </w:pPr>
      <w:r w:rsidRPr="002F63AD">
        <w:rPr>
          <w:noProof/>
          <w:lang w:val="es-MX"/>
        </w:rPr>
        <w:drawing>
          <wp:inline distT="0" distB="0" distL="0" distR="0" wp14:anchorId="5EE00D94" wp14:editId="5470CB9B">
            <wp:extent cx="1526031" cy="69342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144" b="12694"/>
                    <a:stretch/>
                  </pic:blipFill>
                  <pic:spPr bwMode="auto">
                    <a:xfrm>
                      <a:off x="0" y="0"/>
                      <a:ext cx="1581703" cy="718717"/>
                    </a:xfrm>
                    <a:prstGeom prst="rect">
                      <a:avLst/>
                    </a:prstGeom>
                    <a:noFill/>
                    <a:ln>
                      <a:noFill/>
                    </a:ln>
                    <a:extLst>
                      <a:ext uri="{53640926-AAD7-44D8-BBD7-CCE9431645EC}">
                        <a14:shadowObscured xmlns:a14="http://schemas.microsoft.com/office/drawing/2010/main"/>
                      </a:ext>
                    </a:extLst>
                  </pic:spPr>
                </pic:pic>
              </a:graphicData>
            </a:graphic>
          </wp:inline>
        </w:drawing>
      </w:r>
    </w:p>
    <w:p w14:paraId="6DF120BB" w14:textId="54FD4C1E" w:rsidR="002F0277" w:rsidRPr="002F63AD" w:rsidRDefault="002F0277" w:rsidP="002F0277">
      <w:pPr>
        <w:pStyle w:val="Descripcin"/>
        <w:jc w:val="center"/>
      </w:pPr>
      <w:r w:rsidRPr="002F63AD">
        <w:t xml:space="preserve">Fig. </w:t>
      </w:r>
      <w:r w:rsidR="00F03971" w:rsidRPr="002F63AD">
        <w:t>10</w:t>
      </w:r>
      <w:r w:rsidRPr="002F63AD">
        <w:t xml:space="preserve"> Diagrama de cómo está compuesto un URI</w:t>
      </w:r>
    </w:p>
    <w:p w14:paraId="37A48174" w14:textId="77777777" w:rsidR="00A6787E" w:rsidRPr="002F63AD" w:rsidRDefault="00A6787E" w:rsidP="002F0277">
      <w:pPr>
        <w:rPr>
          <w:b/>
          <w:lang w:val="es-MX"/>
        </w:rPr>
      </w:pPr>
    </w:p>
    <w:p w14:paraId="134FB131" w14:textId="36599943" w:rsidR="00A22A04" w:rsidRPr="002F63AD" w:rsidRDefault="00A22A04" w:rsidP="000223D9">
      <w:pPr>
        <w:pStyle w:val="Ttulo2"/>
        <w:numPr>
          <w:ilvl w:val="1"/>
          <w:numId w:val="7"/>
        </w:numPr>
        <w:rPr>
          <w:lang w:val="es-MX"/>
        </w:rPr>
      </w:pPr>
      <w:bookmarkStart w:id="46" w:name="_Toc23801660"/>
      <w:r w:rsidRPr="002F63AD">
        <w:rPr>
          <w:lang w:val="es-MX"/>
        </w:rPr>
        <w:lastRenderedPageBreak/>
        <w:t>RDF triple store</w:t>
      </w:r>
      <w:bookmarkEnd w:id="46"/>
    </w:p>
    <w:p w14:paraId="439383B5" w14:textId="77777777" w:rsidR="002F0277" w:rsidRPr="002F63AD" w:rsidRDefault="002F0277" w:rsidP="002261F5">
      <w:pPr>
        <w:jc w:val="both"/>
        <w:rPr>
          <w:lang w:val="es-MX"/>
        </w:rPr>
      </w:pPr>
      <w:r w:rsidRPr="002F63AD">
        <w:rPr>
          <w:lang w:val="es-MX"/>
        </w:rPr>
        <w:t>Es un tipo de base de datos basada en grafos de tripletas RDF.</w:t>
      </w:r>
    </w:p>
    <w:p w14:paraId="0D3094B8" w14:textId="0F78EE8D" w:rsidR="002F0277" w:rsidRPr="002F63AD" w:rsidRDefault="002F0277" w:rsidP="002261F5">
      <w:pPr>
        <w:jc w:val="both"/>
        <w:rPr>
          <w:lang w:val="es-MX"/>
        </w:rPr>
      </w:pPr>
      <w:r w:rsidRPr="002F63AD">
        <w:rPr>
          <w:lang w:val="es-MX"/>
        </w:rPr>
        <w:t xml:space="preserve">Al ser una base de datos basada en grafos, el </w:t>
      </w:r>
      <w:r w:rsidRPr="002F63AD">
        <w:rPr>
          <w:i/>
          <w:lang w:val="es-MX"/>
        </w:rPr>
        <w:t>triple store</w:t>
      </w:r>
      <w:r w:rsidRPr="002F63AD">
        <w:rPr>
          <w:lang w:val="es-MX"/>
        </w:rPr>
        <w:t xml:space="preserve"> puede ser vista como una red de objetos enlazados. El </w:t>
      </w:r>
      <w:r w:rsidRPr="002F63AD">
        <w:rPr>
          <w:i/>
          <w:lang w:val="es-MX"/>
        </w:rPr>
        <w:t>triple store</w:t>
      </w:r>
      <w:r w:rsidRPr="002F63AD">
        <w:rPr>
          <w:lang w:val="es-MX"/>
        </w:rPr>
        <w:t xml:space="preserve"> al ser una herramienta de la Web Semántica, las entidades que conforman a la base de datos, tripletas RDF, son representadas como sujeto, predicado y objeto o también puede ser considerada como sujeto, predicado y etiqueta</w:t>
      </w:r>
      <w:sdt>
        <w:sdtPr>
          <w:rPr>
            <w:lang w:val="es-MX"/>
          </w:rPr>
          <w:id w:val="-848643716"/>
          <w:citation/>
        </w:sdtPr>
        <w:sdtContent>
          <w:r w:rsidRPr="002F63AD">
            <w:rPr>
              <w:lang w:val="es-MX"/>
            </w:rPr>
            <w:fldChar w:fldCharType="begin"/>
          </w:r>
          <w:r w:rsidRPr="002F63AD">
            <w:rPr>
              <w:lang w:val="es-MX"/>
            </w:rPr>
            <w:instrText xml:space="preserve"> CITATION Ont16 \l 2058 </w:instrText>
          </w:r>
          <w:r w:rsidRPr="002F63AD">
            <w:rPr>
              <w:lang w:val="es-MX"/>
            </w:rPr>
            <w:fldChar w:fldCharType="separate"/>
          </w:r>
          <w:r w:rsidR="00595C94" w:rsidRPr="002F63AD">
            <w:rPr>
              <w:noProof/>
              <w:lang w:val="es-MX"/>
            </w:rPr>
            <w:t xml:space="preserve"> [41]</w:t>
          </w:r>
          <w:r w:rsidRPr="002F63AD">
            <w:rPr>
              <w:lang w:val="es-MX"/>
            </w:rPr>
            <w:fldChar w:fldCharType="end"/>
          </w:r>
        </w:sdtContent>
      </w:sdt>
      <w:r w:rsidRPr="002F63AD">
        <w:rPr>
          <w:lang w:val="es-MX"/>
        </w:rPr>
        <w:t>.</w:t>
      </w:r>
    </w:p>
    <w:p w14:paraId="664F414F" w14:textId="6219D82D" w:rsidR="00A22A04" w:rsidRPr="002F63AD" w:rsidRDefault="00A22A04" w:rsidP="000223D9">
      <w:pPr>
        <w:pStyle w:val="Ttulo2"/>
        <w:numPr>
          <w:ilvl w:val="1"/>
          <w:numId w:val="7"/>
        </w:numPr>
        <w:rPr>
          <w:lang w:val="es-MX"/>
        </w:rPr>
      </w:pPr>
      <w:bookmarkStart w:id="47" w:name="_Toc23801661"/>
      <w:r w:rsidRPr="002F63AD">
        <w:rPr>
          <w:i/>
          <w:iCs/>
          <w:lang w:val="es-MX"/>
        </w:rPr>
        <w:t>SPARQL</w:t>
      </w:r>
      <w:bookmarkEnd w:id="47"/>
    </w:p>
    <w:p w14:paraId="163F0C35" w14:textId="77777777" w:rsidR="002F0277" w:rsidRPr="002F63AD" w:rsidRDefault="002F0277" w:rsidP="002261F5">
      <w:pPr>
        <w:jc w:val="both"/>
        <w:rPr>
          <w:lang w:val="es-MX"/>
        </w:rPr>
      </w:pPr>
      <w:r w:rsidRPr="002F63AD">
        <w:rPr>
          <w:i/>
          <w:iCs/>
          <w:lang w:val="es-MX"/>
        </w:rPr>
        <w:t>SPARQL</w:t>
      </w:r>
      <w:r w:rsidRPr="002F63AD">
        <w:rPr>
          <w:lang w:val="es-MX"/>
        </w:rPr>
        <w:t xml:space="preserve"> es un acrónimo para el Protocolo </w:t>
      </w:r>
      <w:r w:rsidRPr="002F63AD">
        <w:rPr>
          <w:i/>
          <w:iCs/>
          <w:lang w:val="es-MX"/>
        </w:rPr>
        <w:t>SPARQL</w:t>
      </w:r>
      <w:r w:rsidRPr="002F63AD">
        <w:rPr>
          <w:lang w:val="es-MX"/>
        </w:rPr>
        <w:t xml:space="preserve"> y Lenguaje de Consultas RDF, por sus siglas en inglés, y es un protocolo y lenguaje de consultas para </w:t>
      </w:r>
      <w:proofErr w:type="spellStart"/>
      <w:r w:rsidRPr="002F63AD">
        <w:rPr>
          <w:i/>
          <w:lang w:val="es-MX"/>
        </w:rPr>
        <w:t>Linked</w:t>
      </w:r>
      <w:proofErr w:type="spellEnd"/>
      <w:r w:rsidRPr="002F63AD">
        <w:rPr>
          <w:i/>
          <w:lang w:val="es-MX"/>
        </w:rPr>
        <w:t xml:space="preserve"> Data</w:t>
      </w:r>
      <w:r w:rsidRPr="002F63AD">
        <w:rPr>
          <w:lang w:val="es-MX"/>
        </w:rPr>
        <w:t xml:space="preserve"> en la web o bases de datos semánticas basadas en grafos (</w:t>
      </w:r>
      <w:r w:rsidRPr="002F63AD">
        <w:rPr>
          <w:i/>
          <w:lang w:val="es-MX"/>
        </w:rPr>
        <w:t xml:space="preserve">RDF triple </w:t>
      </w:r>
      <w:proofErr w:type="spellStart"/>
      <w:r w:rsidRPr="002F63AD">
        <w:rPr>
          <w:i/>
          <w:lang w:val="es-MX"/>
        </w:rPr>
        <w:t>stores</w:t>
      </w:r>
      <w:proofErr w:type="spellEnd"/>
      <w:r w:rsidRPr="002F63AD">
        <w:rPr>
          <w:lang w:val="es-MX"/>
        </w:rPr>
        <w:t xml:space="preserve">). </w:t>
      </w:r>
      <w:r w:rsidRPr="002F63AD">
        <w:rPr>
          <w:i/>
          <w:iCs/>
          <w:lang w:val="es-MX"/>
        </w:rPr>
        <w:t>SPARQL</w:t>
      </w:r>
      <w:r w:rsidRPr="002F63AD">
        <w:rPr>
          <w:lang w:val="es-MX"/>
        </w:rPr>
        <w:t xml:space="preserve"> está diseñado y respaldado por el consorcio de la web (W3C). </w:t>
      </w:r>
    </w:p>
    <w:p w14:paraId="0BC409B9" w14:textId="77777777" w:rsidR="002F0277" w:rsidRPr="002F63AD" w:rsidRDefault="002F0277" w:rsidP="002261F5">
      <w:pPr>
        <w:jc w:val="both"/>
        <w:rPr>
          <w:lang w:val="es-MX"/>
        </w:rPr>
      </w:pPr>
      <w:r w:rsidRPr="002F63AD">
        <w:rPr>
          <w:lang w:val="es-MX"/>
        </w:rPr>
        <w:t xml:space="preserve">El siguiente código muestra cómo hacer una consulta </w:t>
      </w:r>
      <w:r w:rsidRPr="002F63AD">
        <w:rPr>
          <w:i/>
          <w:iCs/>
          <w:lang w:val="es-MX"/>
        </w:rPr>
        <w:t>SPARQL</w:t>
      </w:r>
      <w:r w:rsidRPr="002F63AD">
        <w:rPr>
          <w:lang w:val="es-MX"/>
        </w:rPr>
        <w:t xml:space="preserve"> de los músicos mexicanos famosos que ya han muerto y que están sobre el </w:t>
      </w:r>
      <w:r w:rsidRPr="002F63AD">
        <w:rPr>
          <w:i/>
          <w:lang w:val="es-MX"/>
        </w:rPr>
        <w:t>triple store</w:t>
      </w:r>
      <w:r w:rsidRPr="002F63AD">
        <w:rPr>
          <w:lang w:val="es-MX"/>
        </w:rPr>
        <w:t xml:space="preserve"> de </w:t>
      </w:r>
      <w:proofErr w:type="spellStart"/>
      <w:r w:rsidRPr="002F63AD">
        <w:rPr>
          <w:lang w:val="es-MX"/>
        </w:rPr>
        <w:t>DBpedia</w:t>
      </w:r>
      <w:proofErr w:type="spellEnd"/>
      <w:r w:rsidRPr="002F63AD">
        <w:rPr>
          <w:lang w:val="es-MX"/>
        </w:rPr>
        <w:t>.</w:t>
      </w:r>
    </w:p>
    <w:p w14:paraId="7AB5C815" w14:textId="77777777" w:rsidR="002F0277" w:rsidRPr="002F63AD" w:rsidRDefault="002F0277" w:rsidP="002261F5">
      <w:pPr>
        <w:spacing w:after="0"/>
        <w:ind w:left="708"/>
        <w:jc w:val="both"/>
        <w:rPr>
          <w:lang w:val="es-MX"/>
        </w:rPr>
      </w:pPr>
      <w:r w:rsidRPr="002F63AD">
        <w:rPr>
          <w:lang w:val="es-MX"/>
        </w:rPr>
        <w:t xml:space="preserve">PREFIX </w:t>
      </w:r>
      <w:proofErr w:type="spellStart"/>
      <w:r w:rsidRPr="002F63AD">
        <w:rPr>
          <w:lang w:val="es-MX"/>
        </w:rPr>
        <w:t>dcterms</w:t>
      </w:r>
      <w:proofErr w:type="spellEnd"/>
      <w:r w:rsidRPr="002F63AD">
        <w:rPr>
          <w:lang w:val="es-MX"/>
        </w:rPr>
        <w:t>: &lt;http://purl.org/dc/terms/&gt;</w:t>
      </w:r>
    </w:p>
    <w:p w14:paraId="2AC9D194" w14:textId="77777777" w:rsidR="002F0277" w:rsidRPr="002F63AD" w:rsidRDefault="002F0277" w:rsidP="002261F5">
      <w:pPr>
        <w:spacing w:after="0"/>
        <w:ind w:left="708"/>
        <w:jc w:val="both"/>
        <w:rPr>
          <w:lang w:val="es-MX"/>
        </w:rPr>
      </w:pPr>
      <w:r w:rsidRPr="002F63AD">
        <w:rPr>
          <w:lang w:val="es-MX"/>
        </w:rPr>
        <w:t xml:space="preserve">PREFIX </w:t>
      </w:r>
      <w:proofErr w:type="spellStart"/>
      <w:r w:rsidRPr="002F63AD">
        <w:rPr>
          <w:lang w:val="es-MX"/>
        </w:rPr>
        <w:t>rdfs</w:t>
      </w:r>
      <w:proofErr w:type="spellEnd"/>
      <w:r w:rsidRPr="002F63AD">
        <w:rPr>
          <w:lang w:val="es-MX"/>
        </w:rPr>
        <w:t>: &lt;http://www.w3.org/2000/01/rdf-schema#&gt;</w:t>
      </w:r>
    </w:p>
    <w:p w14:paraId="1B79EFA9" w14:textId="77777777" w:rsidR="002F0277" w:rsidRPr="002F63AD" w:rsidRDefault="002F0277" w:rsidP="002261F5">
      <w:pPr>
        <w:spacing w:after="0"/>
        <w:ind w:left="708"/>
        <w:jc w:val="both"/>
        <w:rPr>
          <w:lang w:val="es-MX"/>
        </w:rPr>
      </w:pPr>
      <w:r w:rsidRPr="002F63AD">
        <w:rPr>
          <w:lang w:val="es-MX"/>
        </w:rPr>
        <w:t xml:space="preserve">PREFIX </w:t>
      </w:r>
      <w:proofErr w:type="spellStart"/>
      <w:r w:rsidRPr="002F63AD">
        <w:rPr>
          <w:lang w:val="es-MX"/>
        </w:rPr>
        <w:t>dbp</w:t>
      </w:r>
      <w:proofErr w:type="spellEnd"/>
      <w:r w:rsidRPr="002F63AD">
        <w:rPr>
          <w:lang w:val="es-MX"/>
        </w:rPr>
        <w:t>: &lt;http://dbpedia.org/ontology/&gt;</w:t>
      </w:r>
    </w:p>
    <w:p w14:paraId="2FEBF884" w14:textId="77777777" w:rsidR="002F0277" w:rsidRPr="002F63AD" w:rsidRDefault="002F0277" w:rsidP="002261F5">
      <w:pPr>
        <w:spacing w:after="0"/>
        <w:ind w:left="708"/>
        <w:jc w:val="both"/>
        <w:rPr>
          <w:lang w:val="es-MX"/>
        </w:rPr>
      </w:pPr>
      <w:proofErr w:type="gramStart"/>
      <w:r w:rsidRPr="002F63AD">
        <w:rPr>
          <w:lang w:val="es-MX"/>
        </w:rPr>
        <w:t>SELECT ?musico</w:t>
      </w:r>
      <w:proofErr w:type="gramEnd"/>
      <w:r w:rsidRPr="002F63AD">
        <w:rPr>
          <w:lang w:val="es-MX"/>
        </w:rPr>
        <w:t xml:space="preserve"> ?</w:t>
      </w:r>
      <w:proofErr w:type="spellStart"/>
      <w:r w:rsidRPr="002F63AD">
        <w:rPr>
          <w:lang w:val="es-MX"/>
        </w:rPr>
        <w:t>nombreMusico</w:t>
      </w:r>
      <w:proofErr w:type="spellEnd"/>
      <w:r w:rsidRPr="002F63AD">
        <w:rPr>
          <w:lang w:val="es-MX"/>
        </w:rPr>
        <w:t xml:space="preserve"> ?</w:t>
      </w:r>
      <w:proofErr w:type="spellStart"/>
      <w:r w:rsidRPr="002F63AD">
        <w:rPr>
          <w:lang w:val="es-MX"/>
        </w:rPr>
        <w:t>fechaFallecimiento</w:t>
      </w:r>
      <w:proofErr w:type="spellEnd"/>
    </w:p>
    <w:p w14:paraId="0AA9BCCB" w14:textId="77777777" w:rsidR="002F0277" w:rsidRPr="002F63AD" w:rsidRDefault="002F0277" w:rsidP="002261F5">
      <w:pPr>
        <w:spacing w:after="0"/>
        <w:ind w:left="708"/>
        <w:jc w:val="both"/>
        <w:rPr>
          <w:lang w:val="es-MX"/>
        </w:rPr>
      </w:pPr>
      <w:r w:rsidRPr="002F63AD">
        <w:rPr>
          <w:lang w:val="es-MX"/>
        </w:rPr>
        <w:t>WHERE {</w:t>
      </w:r>
    </w:p>
    <w:p w14:paraId="2CBC6D3F" w14:textId="77777777" w:rsidR="002F0277" w:rsidRPr="002F63AD" w:rsidRDefault="002F0277" w:rsidP="002261F5">
      <w:pPr>
        <w:spacing w:after="0"/>
        <w:ind w:left="708"/>
        <w:jc w:val="both"/>
        <w:rPr>
          <w:lang w:val="es-MX"/>
        </w:rPr>
      </w:pPr>
      <w:r w:rsidRPr="002F63AD">
        <w:rPr>
          <w:lang w:val="es-MX"/>
        </w:rPr>
        <w:t xml:space="preserve">   </w:t>
      </w:r>
      <w:proofErr w:type="gramStart"/>
      <w:r w:rsidRPr="002F63AD">
        <w:rPr>
          <w:lang w:val="es-MX"/>
        </w:rPr>
        <w:t>?musico</w:t>
      </w:r>
      <w:proofErr w:type="gramEnd"/>
      <w:r w:rsidRPr="002F63AD">
        <w:rPr>
          <w:lang w:val="es-MX"/>
        </w:rPr>
        <w:t xml:space="preserve"> </w:t>
      </w:r>
      <w:proofErr w:type="spellStart"/>
      <w:r w:rsidRPr="002F63AD">
        <w:rPr>
          <w:lang w:val="es-MX"/>
        </w:rPr>
        <w:t>dcterms:subject</w:t>
      </w:r>
      <w:proofErr w:type="spellEnd"/>
    </w:p>
    <w:p w14:paraId="53B7D7E3" w14:textId="77777777" w:rsidR="002F0277" w:rsidRPr="002F63AD" w:rsidRDefault="002F0277" w:rsidP="002261F5">
      <w:pPr>
        <w:spacing w:after="0"/>
        <w:ind w:left="708"/>
        <w:jc w:val="both"/>
        <w:rPr>
          <w:lang w:val="es-MX"/>
        </w:rPr>
      </w:pPr>
      <w:r w:rsidRPr="002F63AD">
        <w:rPr>
          <w:lang w:val="es-MX"/>
        </w:rPr>
        <w:t xml:space="preserve">   &lt;http://dbpedia.org/resource/Category:Mexican_musicians&gt;;</w:t>
      </w:r>
    </w:p>
    <w:p w14:paraId="4EE1FCAD" w14:textId="77777777" w:rsidR="002F0277" w:rsidRPr="002F63AD" w:rsidRDefault="002F0277" w:rsidP="002261F5">
      <w:pPr>
        <w:spacing w:after="0"/>
        <w:ind w:left="708"/>
        <w:jc w:val="both"/>
        <w:rPr>
          <w:lang w:val="es-MX"/>
        </w:rPr>
      </w:pPr>
      <w:r w:rsidRPr="002F63AD">
        <w:rPr>
          <w:lang w:val="es-MX"/>
        </w:rPr>
        <w:t xml:space="preserve">   </w:t>
      </w:r>
      <w:proofErr w:type="spellStart"/>
      <w:proofErr w:type="gramStart"/>
      <w:r w:rsidRPr="002F63AD">
        <w:rPr>
          <w:lang w:val="es-MX"/>
        </w:rPr>
        <w:t>rdfs:label</w:t>
      </w:r>
      <w:proofErr w:type="spellEnd"/>
      <w:proofErr w:type="gramEnd"/>
      <w:r w:rsidRPr="002F63AD">
        <w:rPr>
          <w:lang w:val="es-MX"/>
        </w:rPr>
        <w:t xml:space="preserve"> ?</w:t>
      </w:r>
      <w:proofErr w:type="spellStart"/>
      <w:r w:rsidRPr="002F63AD">
        <w:rPr>
          <w:lang w:val="es-MX"/>
        </w:rPr>
        <w:t>nombreMusico</w:t>
      </w:r>
      <w:proofErr w:type="spellEnd"/>
      <w:r w:rsidRPr="002F63AD">
        <w:rPr>
          <w:lang w:val="es-MX"/>
        </w:rPr>
        <w:t xml:space="preserve"> ;</w:t>
      </w:r>
    </w:p>
    <w:p w14:paraId="4EA75130" w14:textId="77777777" w:rsidR="002F0277" w:rsidRPr="002F63AD" w:rsidRDefault="002F0277" w:rsidP="002261F5">
      <w:pPr>
        <w:spacing w:after="0"/>
        <w:ind w:left="708"/>
        <w:jc w:val="both"/>
        <w:rPr>
          <w:lang w:val="es-MX"/>
        </w:rPr>
      </w:pPr>
      <w:r w:rsidRPr="002F63AD">
        <w:rPr>
          <w:lang w:val="es-MX"/>
        </w:rPr>
        <w:t xml:space="preserve">   </w:t>
      </w:r>
      <w:proofErr w:type="spellStart"/>
      <w:proofErr w:type="gramStart"/>
      <w:r w:rsidRPr="002F63AD">
        <w:rPr>
          <w:lang w:val="es-MX"/>
        </w:rPr>
        <w:t>dbp:birthDate</w:t>
      </w:r>
      <w:proofErr w:type="spellEnd"/>
      <w:proofErr w:type="gramEnd"/>
      <w:r w:rsidRPr="002F63AD">
        <w:rPr>
          <w:lang w:val="es-MX"/>
        </w:rPr>
        <w:t xml:space="preserve"> ?</w:t>
      </w:r>
      <w:proofErr w:type="spellStart"/>
      <w:r w:rsidRPr="002F63AD">
        <w:rPr>
          <w:lang w:val="es-MX"/>
        </w:rPr>
        <w:t>fechaNacimiento</w:t>
      </w:r>
      <w:proofErr w:type="spellEnd"/>
      <w:r w:rsidRPr="002F63AD">
        <w:rPr>
          <w:lang w:val="es-MX"/>
        </w:rPr>
        <w:t xml:space="preserve"> ;</w:t>
      </w:r>
    </w:p>
    <w:p w14:paraId="03E27E33" w14:textId="77777777" w:rsidR="002F0277" w:rsidRPr="002F63AD" w:rsidRDefault="002F0277" w:rsidP="002261F5">
      <w:pPr>
        <w:spacing w:after="0"/>
        <w:ind w:left="708"/>
        <w:jc w:val="both"/>
        <w:rPr>
          <w:lang w:val="es-MX"/>
        </w:rPr>
      </w:pPr>
      <w:r w:rsidRPr="002F63AD">
        <w:rPr>
          <w:lang w:val="es-MX"/>
        </w:rPr>
        <w:t xml:space="preserve">   </w:t>
      </w:r>
      <w:proofErr w:type="spellStart"/>
      <w:proofErr w:type="gramStart"/>
      <w:r w:rsidRPr="002F63AD">
        <w:rPr>
          <w:lang w:val="es-MX"/>
        </w:rPr>
        <w:t>dbp:deathDate</w:t>
      </w:r>
      <w:proofErr w:type="spellEnd"/>
      <w:proofErr w:type="gramEnd"/>
      <w:r w:rsidRPr="002F63AD">
        <w:rPr>
          <w:lang w:val="es-MX"/>
        </w:rPr>
        <w:t xml:space="preserve"> ?</w:t>
      </w:r>
      <w:proofErr w:type="spellStart"/>
      <w:r w:rsidRPr="002F63AD">
        <w:rPr>
          <w:lang w:val="es-MX"/>
        </w:rPr>
        <w:t>fechaFallecimiento</w:t>
      </w:r>
      <w:proofErr w:type="spellEnd"/>
      <w:r w:rsidRPr="002F63AD">
        <w:rPr>
          <w:lang w:val="es-MX"/>
        </w:rPr>
        <w:t xml:space="preserve"> .</w:t>
      </w:r>
    </w:p>
    <w:p w14:paraId="23102340" w14:textId="77777777" w:rsidR="002F0277" w:rsidRPr="002F63AD" w:rsidRDefault="002F0277" w:rsidP="002261F5">
      <w:pPr>
        <w:spacing w:after="0"/>
        <w:ind w:left="708"/>
        <w:jc w:val="both"/>
        <w:rPr>
          <w:lang w:val="es-MX"/>
        </w:rPr>
      </w:pPr>
      <w:r w:rsidRPr="002F63AD">
        <w:rPr>
          <w:lang w:val="es-MX"/>
        </w:rPr>
        <w:t>FILTER (</w:t>
      </w:r>
      <w:proofErr w:type="gramStart"/>
      <w:r w:rsidRPr="002F63AD">
        <w:rPr>
          <w:lang w:val="es-MX"/>
        </w:rPr>
        <w:t>LANG(?</w:t>
      </w:r>
      <w:proofErr w:type="spellStart"/>
      <w:proofErr w:type="gramEnd"/>
      <w:r w:rsidRPr="002F63AD">
        <w:rPr>
          <w:lang w:val="es-MX"/>
        </w:rPr>
        <w:t>nombreMusico</w:t>
      </w:r>
      <w:proofErr w:type="spellEnd"/>
      <w:r w:rsidRPr="002F63AD">
        <w:rPr>
          <w:lang w:val="es-MX"/>
        </w:rPr>
        <w:t>) = "es")</w:t>
      </w:r>
      <w:r w:rsidRPr="002F63AD">
        <w:rPr>
          <w:lang w:val="es-MX"/>
        </w:rPr>
        <w:tab/>
      </w:r>
    </w:p>
    <w:p w14:paraId="3D2514FC" w14:textId="77777777" w:rsidR="002F0277" w:rsidRPr="002F63AD" w:rsidRDefault="002F0277" w:rsidP="002F0277">
      <w:pPr>
        <w:spacing w:after="0"/>
        <w:ind w:left="708"/>
        <w:rPr>
          <w:lang w:val="es-MX"/>
        </w:rPr>
      </w:pPr>
      <w:r w:rsidRPr="002F63AD">
        <w:rPr>
          <w:lang w:val="es-MX"/>
        </w:rPr>
        <w:t>}</w:t>
      </w:r>
    </w:p>
    <w:p w14:paraId="52A2CD01" w14:textId="77777777" w:rsidR="002F0277" w:rsidRPr="002F63AD" w:rsidRDefault="002F0277" w:rsidP="002F0277">
      <w:pPr>
        <w:spacing w:after="0"/>
        <w:rPr>
          <w:lang w:val="es-MX"/>
        </w:rPr>
      </w:pPr>
      <w:r w:rsidRPr="002F63AD">
        <w:rPr>
          <w:lang w:val="es-MX"/>
        </w:rPr>
        <w:t>La figura 11 muestra el resultado de la consulta</w:t>
      </w:r>
    </w:p>
    <w:p w14:paraId="4A9F87D0" w14:textId="77777777" w:rsidR="002F0277" w:rsidRPr="002F63AD" w:rsidRDefault="002F0277" w:rsidP="002F0277">
      <w:pPr>
        <w:keepNext/>
        <w:spacing w:after="0"/>
        <w:jc w:val="center"/>
        <w:rPr>
          <w:lang w:val="es-MX"/>
        </w:rPr>
      </w:pPr>
      <w:r w:rsidRPr="002F63AD">
        <w:rPr>
          <w:noProof/>
          <w:lang w:val="es-MX"/>
        </w:rPr>
        <w:drawing>
          <wp:inline distT="0" distB="0" distL="0" distR="0" wp14:anchorId="48531EFA" wp14:editId="25CCBEF4">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625" cy="2755827"/>
                    </a:xfrm>
                    <a:prstGeom prst="rect">
                      <a:avLst/>
                    </a:prstGeom>
                  </pic:spPr>
                </pic:pic>
              </a:graphicData>
            </a:graphic>
          </wp:inline>
        </w:drawing>
      </w:r>
    </w:p>
    <w:p w14:paraId="652A1858" w14:textId="1A36F3B8" w:rsidR="002F0277" w:rsidRPr="002F63AD" w:rsidRDefault="002F0277" w:rsidP="002F0277">
      <w:pPr>
        <w:pStyle w:val="Descripcin"/>
        <w:jc w:val="center"/>
      </w:pPr>
      <w:r w:rsidRPr="002F63AD">
        <w:t xml:space="preserve">Fig. </w:t>
      </w:r>
      <w:r w:rsidR="00F03971" w:rsidRPr="002F63AD">
        <w:t>11</w:t>
      </w:r>
      <w:r w:rsidRPr="002F63AD">
        <w:t xml:space="preserve"> Resultado de la consulta en </w:t>
      </w:r>
      <w:r w:rsidRPr="002F63AD">
        <w:rPr>
          <w:i/>
          <w:iCs/>
        </w:rPr>
        <w:t>SPARQL</w:t>
      </w:r>
    </w:p>
    <w:p w14:paraId="3AF85128" w14:textId="7AFE3801" w:rsidR="002F0277" w:rsidRPr="002F63AD" w:rsidRDefault="002F0277" w:rsidP="002261F5">
      <w:pPr>
        <w:jc w:val="both"/>
        <w:rPr>
          <w:lang w:val="es-MX"/>
        </w:rPr>
      </w:pPr>
      <w:r w:rsidRPr="002F63AD">
        <w:rPr>
          <w:lang w:val="es-MX"/>
        </w:rPr>
        <w:lastRenderedPageBreak/>
        <w:t xml:space="preserve">Actualmente se encuentra en su segunda versión, </w:t>
      </w:r>
      <w:r w:rsidRPr="002F63AD">
        <w:rPr>
          <w:i/>
          <w:iCs/>
          <w:lang w:val="es-MX"/>
        </w:rPr>
        <w:t>SPARQL</w:t>
      </w:r>
      <w:r w:rsidRPr="002F63AD">
        <w:rPr>
          <w:lang w:val="es-MX"/>
        </w:rPr>
        <w:t xml:space="preserve"> 1.1, y ya describe una extensión para explícitamente delegar subconsultas a diferentes </w:t>
      </w:r>
      <w:r w:rsidRPr="002F63AD">
        <w:rPr>
          <w:i/>
          <w:iCs/>
          <w:lang w:val="es-MX"/>
        </w:rPr>
        <w:t>SPARQL</w:t>
      </w:r>
      <w:r w:rsidRPr="002F63AD">
        <w:rPr>
          <w:lang w:val="es-MX"/>
        </w:rPr>
        <w:t xml:space="preserve"> </w:t>
      </w:r>
      <w:proofErr w:type="spellStart"/>
      <w:r w:rsidRPr="002F63AD">
        <w:rPr>
          <w:i/>
          <w:lang w:val="es-MX"/>
        </w:rPr>
        <w:t>endpoint</w:t>
      </w:r>
      <w:proofErr w:type="spellEnd"/>
      <w:r w:rsidRPr="002F63AD">
        <w:rPr>
          <w:lang w:val="es-MX"/>
        </w:rPr>
        <w:t>. Esta característica es conocida como consulta federada.</w:t>
      </w:r>
    </w:p>
    <w:p w14:paraId="15B4F563" w14:textId="67A24E28" w:rsidR="0079641B" w:rsidRPr="002F63AD" w:rsidRDefault="0079641B" w:rsidP="000223D9">
      <w:pPr>
        <w:pStyle w:val="Ttulo2"/>
        <w:numPr>
          <w:ilvl w:val="1"/>
          <w:numId w:val="7"/>
        </w:numPr>
        <w:rPr>
          <w:i/>
          <w:iCs/>
          <w:lang w:val="es-MX"/>
        </w:rPr>
      </w:pPr>
      <w:bookmarkStart w:id="48" w:name="_Toc23801662"/>
      <w:r w:rsidRPr="002F63AD">
        <w:rPr>
          <w:i/>
          <w:iCs/>
          <w:lang w:val="es-MX"/>
        </w:rPr>
        <w:t xml:space="preserve">SPARQL </w:t>
      </w:r>
      <w:proofErr w:type="spellStart"/>
      <w:r w:rsidRPr="002F63AD">
        <w:rPr>
          <w:i/>
          <w:iCs/>
          <w:lang w:val="es-MX"/>
        </w:rPr>
        <w:t>endpoint</w:t>
      </w:r>
      <w:bookmarkEnd w:id="48"/>
      <w:proofErr w:type="spellEnd"/>
    </w:p>
    <w:p w14:paraId="634E3B1A" w14:textId="1439E18E" w:rsidR="002F0277" w:rsidRPr="002F63AD" w:rsidRDefault="002F0277" w:rsidP="002261F5">
      <w:pPr>
        <w:jc w:val="both"/>
        <w:rPr>
          <w:lang w:val="es-MX"/>
        </w:rPr>
      </w:pPr>
      <w:r w:rsidRPr="002F63AD">
        <w:rPr>
          <w:lang w:val="es-MX"/>
        </w:rPr>
        <w:t xml:space="preserve">Un </w:t>
      </w:r>
      <w:r w:rsidRPr="002F63AD">
        <w:rPr>
          <w:i/>
          <w:iCs/>
          <w:lang w:val="es-MX"/>
        </w:rPr>
        <w:t>SPARQL</w:t>
      </w:r>
      <w:r w:rsidRPr="002F63AD">
        <w:rPr>
          <w:lang w:val="es-MX"/>
        </w:rPr>
        <w:t xml:space="preserve"> </w:t>
      </w:r>
      <w:proofErr w:type="spellStart"/>
      <w:r w:rsidRPr="002F63AD">
        <w:rPr>
          <w:i/>
          <w:lang w:val="es-MX"/>
        </w:rPr>
        <w:t>endpoint</w:t>
      </w:r>
      <w:proofErr w:type="spellEnd"/>
      <w:r w:rsidRPr="002F63AD">
        <w:rPr>
          <w:lang w:val="es-MX"/>
        </w:rPr>
        <w:t xml:space="preserve"> es un servicio web que acepta consultas SPARQL</w:t>
      </w:r>
      <w:sdt>
        <w:sdtPr>
          <w:rPr>
            <w:lang w:val="es-MX"/>
          </w:rPr>
          <w:id w:val="1207297776"/>
          <w:citation/>
        </w:sdtPr>
        <w:sdtContent>
          <w:r w:rsidRPr="002F63AD">
            <w:rPr>
              <w:lang w:val="es-MX"/>
            </w:rPr>
            <w:fldChar w:fldCharType="begin"/>
          </w:r>
          <w:r w:rsidRPr="002F63AD">
            <w:rPr>
              <w:lang w:val="es-MX"/>
            </w:rPr>
            <w:instrText xml:space="preserve"> CITATION DBp18 \l 2058 </w:instrText>
          </w:r>
          <w:r w:rsidRPr="002F63AD">
            <w:rPr>
              <w:lang w:val="es-MX"/>
            </w:rPr>
            <w:fldChar w:fldCharType="separate"/>
          </w:r>
          <w:r w:rsidR="00595C94" w:rsidRPr="002F63AD">
            <w:rPr>
              <w:noProof/>
              <w:lang w:val="es-MX"/>
            </w:rPr>
            <w:t xml:space="preserve"> [42]</w:t>
          </w:r>
          <w:r w:rsidRPr="002F63AD">
            <w:rPr>
              <w:lang w:val="es-MX"/>
            </w:rPr>
            <w:fldChar w:fldCharType="end"/>
          </w:r>
        </w:sdtContent>
      </w:sdt>
      <w:r w:rsidRPr="002F63AD">
        <w:rPr>
          <w:lang w:val="es-MX"/>
        </w:rPr>
        <w:t>.</w:t>
      </w:r>
    </w:p>
    <w:p w14:paraId="4B3E50E7" w14:textId="77777777" w:rsidR="002F0277" w:rsidRPr="002F63AD" w:rsidRDefault="002F0277" w:rsidP="002261F5">
      <w:pPr>
        <w:jc w:val="both"/>
        <w:rPr>
          <w:lang w:val="es-MX"/>
        </w:rPr>
      </w:pPr>
      <w:proofErr w:type="spellStart"/>
      <w:r w:rsidRPr="002F63AD">
        <w:rPr>
          <w:lang w:val="es-MX"/>
        </w:rPr>
        <w:t>DBpedia</w:t>
      </w:r>
      <w:proofErr w:type="spellEnd"/>
      <w:r w:rsidRPr="002F63AD">
        <w:rPr>
          <w:lang w:val="es-MX"/>
        </w:rPr>
        <w:t xml:space="preserve"> es quizá el </w:t>
      </w:r>
      <w:r w:rsidRPr="002F63AD">
        <w:rPr>
          <w:i/>
          <w:iCs/>
          <w:lang w:val="es-MX"/>
        </w:rPr>
        <w:t>SPARQL</w:t>
      </w:r>
      <w:r w:rsidRPr="002F63AD">
        <w:rPr>
          <w:lang w:val="es-MX"/>
        </w:rPr>
        <w:t xml:space="preserve"> </w:t>
      </w:r>
      <w:proofErr w:type="spellStart"/>
      <w:r w:rsidRPr="002F63AD">
        <w:rPr>
          <w:i/>
          <w:lang w:val="es-MX"/>
        </w:rPr>
        <w:t>endpoint</w:t>
      </w:r>
      <w:proofErr w:type="spellEnd"/>
      <w:r w:rsidRPr="002F63AD">
        <w:rPr>
          <w:lang w:val="es-MX"/>
        </w:rPr>
        <w:t xml:space="preserve"> más famoso, el cual aloja la información que se ve, a veces, en la parte derecha de las páginas de Wikipedia, estas son conocidas como </w:t>
      </w:r>
      <w:proofErr w:type="spellStart"/>
      <w:r w:rsidRPr="002F63AD">
        <w:rPr>
          <w:i/>
          <w:lang w:val="es-MX"/>
        </w:rPr>
        <w:t>infoboxes</w:t>
      </w:r>
      <w:proofErr w:type="spellEnd"/>
      <w:r w:rsidRPr="002F63AD">
        <w:rPr>
          <w:lang w:val="es-MX"/>
        </w:rPr>
        <w:t xml:space="preserve">. En la figura 12 se ven datos extraídos desde </w:t>
      </w:r>
      <w:proofErr w:type="spellStart"/>
      <w:r w:rsidRPr="002F63AD">
        <w:rPr>
          <w:lang w:val="es-MX"/>
        </w:rPr>
        <w:t>DBpedia</w:t>
      </w:r>
      <w:proofErr w:type="spellEnd"/>
      <w:r w:rsidRPr="002F63AD">
        <w:rPr>
          <w:lang w:val="es-MX"/>
        </w:rPr>
        <w:t xml:space="preserve"> (cuadro rojo) y usados por Wikipedia.</w:t>
      </w:r>
    </w:p>
    <w:p w14:paraId="30B27C72" w14:textId="77777777" w:rsidR="002F0277" w:rsidRPr="002F63AD" w:rsidRDefault="002F0277" w:rsidP="002F0277">
      <w:pPr>
        <w:keepNext/>
        <w:jc w:val="center"/>
        <w:rPr>
          <w:lang w:val="es-MX"/>
        </w:rPr>
      </w:pPr>
      <w:r w:rsidRPr="002F63AD">
        <w:rPr>
          <w:noProof/>
          <w:lang w:val="es-MX"/>
        </w:rPr>
        <w:drawing>
          <wp:inline distT="0" distB="0" distL="0" distR="0" wp14:anchorId="7A711D30" wp14:editId="50C9D5A1">
            <wp:extent cx="5450657" cy="443552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583" cy="4529045"/>
                    </a:xfrm>
                    <a:prstGeom prst="rect">
                      <a:avLst/>
                    </a:prstGeom>
                  </pic:spPr>
                </pic:pic>
              </a:graphicData>
            </a:graphic>
          </wp:inline>
        </w:drawing>
      </w:r>
    </w:p>
    <w:p w14:paraId="4A5CE2AD" w14:textId="5A09544D" w:rsidR="002F0277" w:rsidRPr="002F63AD" w:rsidRDefault="002F0277" w:rsidP="002F0277">
      <w:pPr>
        <w:pStyle w:val="Descripcin"/>
        <w:jc w:val="center"/>
      </w:pPr>
      <w:r w:rsidRPr="002F63AD">
        <w:t xml:space="preserve">Fig. </w:t>
      </w:r>
      <w:r w:rsidR="00F03971" w:rsidRPr="002F63AD">
        <w:t>12</w:t>
      </w:r>
      <w:r w:rsidRPr="002F63AD">
        <w:t xml:space="preserve"> Datos de </w:t>
      </w:r>
      <w:proofErr w:type="spellStart"/>
      <w:r w:rsidRPr="002F63AD">
        <w:t>DBpedia</w:t>
      </w:r>
      <w:proofErr w:type="spellEnd"/>
      <w:r w:rsidRPr="002F63AD">
        <w:t xml:space="preserve"> usados por Wikipedia</w:t>
      </w:r>
    </w:p>
    <w:p w14:paraId="1EC9DA53" w14:textId="77777777" w:rsidR="00CC1BD1" w:rsidRPr="002F63AD" w:rsidRDefault="00CC1BD1" w:rsidP="00CC1BD1">
      <w:pPr>
        <w:rPr>
          <w:lang w:val="es-MX"/>
        </w:rPr>
      </w:pPr>
    </w:p>
    <w:p w14:paraId="6882B4D2" w14:textId="0A746B95" w:rsidR="00403B37" w:rsidRPr="002F63AD" w:rsidRDefault="00403B37" w:rsidP="00984990">
      <w:pPr>
        <w:pStyle w:val="Ttulo2"/>
        <w:numPr>
          <w:ilvl w:val="1"/>
          <w:numId w:val="7"/>
        </w:numPr>
        <w:rPr>
          <w:lang w:val="es-MX"/>
        </w:rPr>
      </w:pPr>
      <w:bookmarkStart w:id="49" w:name="_Toc23801663"/>
      <w:proofErr w:type="spellStart"/>
      <w:r w:rsidRPr="002F63AD">
        <w:rPr>
          <w:i/>
          <w:iCs/>
          <w:lang w:val="es-MX"/>
        </w:rPr>
        <w:t>GeoSPARQL</w:t>
      </w:r>
      <w:bookmarkEnd w:id="49"/>
      <w:proofErr w:type="spellEnd"/>
    </w:p>
    <w:p w14:paraId="4E9C23C5" w14:textId="77777777" w:rsidR="002F0277" w:rsidRPr="002F63AD" w:rsidRDefault="002F0277" w:rsidP="002261F5">
      <w:pPr>
        <w:jc w:val="both"/>
        <w:rPr>
          <w:lang w:val="es-MX"/>
        </w:rPr>
      </w:pPr>
      <w:r w:rsidRPr="002F63AD">
        <w:rPr>
          <w:lang w:val="es-MX"/>
        </w:rPr>
        <w:t xml:space="preserve">Es un lenguaje de consultas geográficas para datos RDF en la Web Semántica estandarizado por el </w:t>
      </w:r>
      <w:r w:rsidRPr="002F63AD">
        <w:rPr>
          <w:i/>
          <w:lang w:val="es-MX"/>
        </w:rPr>
        <w:t xml:space="preserve">Open </w:t>
      </w:r>
      <w:proofErr w:type="spellStart"/>
      <w:r w:rsidRPr="002F63AD">
        <w:rPr>
          <w:i/>
          <w:lang w:val="es-MX"/>
        </w:rPr>
        <w:t>Geospatial</w:t>
      </w:r>
      <w:proofErr w:type="spellEnd"/>
      <w:r w:rsidRPr="002F63AD">
        <w:rPr>
          <w:i/>
          <w:lang w:val="es-MX"/>
        </w:rPr>
        <w:t xml:space="preserve"> </w:t>
      </w:r>
      <w:proofErr w:type="spellStart"/>
      <w:r w:rsidRPr="002F63AD">
        <w:rPr>
          <w:i/>
          <w:lang w:val="es-MX"/>
        </w:rPr>
        <w:t>Consortium</w:t>
      </w:r>
      <w:proofErr w:type="spellEnd"/>
      <w:r w:rsidRPr="002F63AD">
        <w:rPr>
          <w:i/>
          <w:lang w:val="es-MX"/>
        </w:rPr>
        <w:t xml:space="preserve"> </w:t>
      </w:r>
      <w:r w:rsidRPr="002F63AD">
        <w:rPr>
          <w:lang w:val="es-MX"/>
        </w:rPr>
        <w:t>(OGC)</w:t>
      </w:r>
      <w:r w:rsidRPr="002F63AD">
        <w:rPr>
          <w:i/>
          <w:lang w:val="es-MX"/>
        </w:rPr>
        <w:t>.</w:t>
      </w:r>
      <w:r w:rsidRPr="002F63AD">
        <w:rPr>
          <w:lang w:val="es-MX"/>
        </w:rPr>
        <w:t xml:space="preserve"> </w:t>
      </w:r>
      <w:proofErr w:type="spellStart"/>
      <w:r w:rsidRPr="002F63AD">
        <w:rPr>
          <w:i/>
          <w:iCs/>
          <w:lang w:val="es-MX"/>
        </w:rPr>
        <w:t>GeoSPARQL</w:t>
      </w:r>
      <w:proofErr w:type="spellEnd"/>
      <w:r w:rsidRPr="002F63AD">
        <w:rPr>
          <w:lang w:val="es-MX"/>
        </w:rPr>
        <w:t xml:space="preserve"> define un vocabulario para la representación de datos en RDF y también define una extensión para el lenguaje de consultas geoespaciales </w:t>
      </w:r>
      <w:r w:rsidRPr="002F63AD">
        <w:rPr>
          <w:i/>
          <w:iCs/>
          <w:lang w:val="es-MX"/>
        </w:rPr>
        <w:t>SPARQL</w:t>
      </w:r>
      <w:r w:rsidRPr="002F63AD">
        <w:rPr>
          <w:lang w:val="es-MX"/>
        </w:rPr>
        <w:t>.</w:t>
      </w:r>
    </w:p>
    <w:p w14:paraId="5715295C" w14:textId="77777777" w:rsidR="002F0277" w:rsidRPr="002F63AD" w:rsidRDefault="002F0277" w:rsidP="002261F5">
      <w:pPr>
        <w:jc w:val="both"/>
        <w:rPr>
          <w:lang w:val="es-MX"/>
        </w:rPr>
      </w:pPr>
      <w:r w:rsidRPr="002F63AD">
        <w:rPr>
          <w:lang w:val="es-MX"/>
        </w:rPr>
        <w:t>Un ejemplo de consulta es el siguiente: Determinar los objetos que estén contenidos en la figura A de la figura 13</w:t>
      </w:r>
    </w:p>
    <w:p w14:paraId="61E0A4BB" w14:textId="77777777" w:rsidR="002F0277" w:rsidRPr="002F63AD" w:rsidRDefault="002F0277" w:rsidP="002F0277">
      <w:pPr>
        <w:keepNext/>
        <w:jc w:val="center"/>
        <w:rPr>
          <w:lang w:val="es-MX"/>
        </w:rPr>
      </w:pPr>
      <w:r w:rsidRPr="002F63AD">
        <w:rPr>
          <w:noProof/>
          <w:lang w:val="es-MX"/>
        </w:rPr>
        <w:lastRenderedPageBreak/>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5308" cy="1334626"/>
                    </a:xfrm>
                    <a:prstGeom prst="rect">
                      <a:avLst/>
                    </a:prstGeom>
                  </pic:spPr>
                </pic:pic>
              </a:graphicData>
            </a:graphic>
          </wp:inline>
        </w:drawing>
      </w:r>
    </w:p>
    <w:p w14:paraId="021C92DF" w14:textId="45AE7C33" w:rsidR="002F0277" w:rsidRPr="002F63AD" w:rsidRDefault="002F0277" w:rsidP="002F0277">
      <w:pPr>
        <w:pStyle w:val="Descripcin"/>
        <w:jc w:val="center"/>
      </w:pPr>
      <w:r w:rsidRPr="002F63AD">
        <w:t xml:space="preserve">Fig. </w:t>
      </w:r>
      <w:r w:rsidR="00F03971" w:rsidRPr="002F63AD">
        <w:t>13</w:t>
      </w:r>
      <w:r w:rsidRPr="002F63AD">
        <w:t xml:space="preserve"> Representación de datos espaciales</w:t>
      </w:r>
    </w:p>
    <w:p w14:paraId="1D3B2EEF" w14:textId="77777777" w:rsidR="002F0277" w:rsidRPr="002F63AD" w:rsidRDefault="002F0277" w:rsidP="002F0277">
      <w:pPr>
        <w:rPr>
          <w:lang w:val="es-MX"/>
        </w:rPr>
      </w:pPr>
      <w:r w:rsidRPr="002F63AD">
        <w:rPr>
          <w:lang w:val="es-MX"/>
        </w:rPr>
        <w:t xml:space="preserve">A continuación, la consulta </w:t>
      </w:r>
      <w:r w:rsidRPr="002F63AD">
        <w:rPr>
          <w:i/>
          <w:iCs/>
          <w:lang w:val="es-MX"/>
        </w:rPr>
        <w:t>SPARQL</w:t>
      </w:r>
      <w:r w:rsidRPr="002F63AD">
        <w:rPr>
          <w:lang w:val="es-MX"/>
        </w:rPr>
        <w:t xml:space="preserve"> asociada para resolver ese interrogante:</w:t>
      </w:r>
    </w:p>
    <w:p w14:paraId="028449F7" w14:textId="77777777" w:rsidR="002F0277" w:rsidRPr="002F63AD" w:rsidRDefault="002F0277" w:rsidP="002F0277">
      <w:pPr>
        <w:spacing w:after="0"/>
        <w:ind w:left="708"/>
        <w:rPr>
          <w:lang w:val="es-MX"/>
        </w:rPr>
      </w:pPr>
      <w:r w:rsidRPr="002F63AD">
        <w:rPr>
          <w:lang w:val="es-MX"/>
        </w:rPr>
        <w:t xml:space="preserve">PREFIX </w:t>
      </w:r>
      <w:proofErr w:type="spellStart"/>
      <w:r w:rsidRPr="002F63AD">
        <w:rPr>
          <w:lang w:val="es-MX"/>
        </w:rPr>
        <w:t>my</w:t>
      </w:r>
      <w:proofErr w:type="spellEnd"/>
      <w:r w:rsidRPr="002F63AD">
        <w:rPr>
          <w:lang w:val="es-MX"/>
        </w:rPr>
        <w:t>: &lt;http://example.org/ApplicationSchema#&gt;</w:t>
      </w:r>
    </w:p>
    <w:p w14:paraId="2816499F" w14:textId="77777777" w:rsidR="002F0277" w:rsidRPr="002F63AD" w:rsidRDefault="002F0277" w:rsidP="002F0277">
      <w:pPr>
        <w:spacing w:after="0"/>
        <w:ind w:left="708"/>
        <w:rPr>
          <w:lang w:val="es-MX"/>
        </w:rPr>
      </w:pPr>
      <w:r w:rsidRPr="002F63AD">
        <w:rPr>
          <w:lang w:val="es-MX"/>
        </w:rPr>
        <w:t>PREFIX geo: &lt;http://www.opengis.net/ont/geosparql#&gt;</w:t>
      </w:r>
    </w:p>
    <w:p w14:paraId="7A1317C7" w14:textId="77777777" w:rsidR="002F0277" w:rsidRPr="002F63AD" w:rsidRDefault="002F0277" w:rsidP="002F0277">
      <w:pPr>
        <w:spacing w:after="0"/>
        <w:ind w:left="708"/>
        <w:rPr>
          <w:lang w:val="es-MX"/>
        </w:rPr>
      </w:pPr>
      <w:r w:rsidRPr="002F63AD">
        <w:rPr>
          <w:lang w:val="es-MX"/>
        </w:rPr>
        <w:t xml:space="preserve">PREFIX </w:t>
      </w:r>
      <w:proofErr w:type="spellStart"/>
      <w:r w:rsidRPr="002F63AD">
        <w:rPr>
          <w:lang w:val="es-MX"/>
        </w:rPr>
        <w:t>geof</w:t>
      </w:r>
      <w:proofErr w:type="spellEnd"/>
      <w:r w:rsidRPr="002F63AD">
        <w:rPr>
          <w:lang w:val="es-MX"/>
        </w:rPr>
        <w:t>: &lt;http://www.opengis.net/def/function/geosparql/&gt;</w:t>
      </w:r>
    </w:p>
    <w:p w14:paraId="498414EB" w14:textId="77777777" w:rsidR="002F0277" w:rsidRPr="002F63AD" w:rsidRDefault="002F0277" w:rsidP="002F0277">
      <w:pPr>
        <w:spacing w:after="0"/>
        <w:ind w:left="708"/>
        <w:rPr>
          <w:lang w:val="es-MX"/>
        </w:rPr>
      </w:pPr>
      <w:proofErr w:type="gramStart"/>
      <w:r w:rsidRPr="002F63AD">
        <w:rPr>
          <w:lang w:val="es-MX"/>
        </w:rPr>
        <w:t>SELECT ?f</w:t>
      </w:r>
      <w:proofErr w:type="gramEnd"/>
    </w:p>
    <w:p w14:paraId="6B235D4D" w14:textId="77777777" w:rsidR="002F0277" w:rsidRPr="002F63AD" w:rsidRDefault="002F0277" w:rsidP="002F0277">
      <w:pPr>
        <w:spacing w:after="0"/>
        <w:ind w:left="708"/>
        <w:rPr>
          <w:lang w:val="es-MX"/>
        </w:rPr>
      </w:pPr>
      <w:r w:rsidRPr="002F63AD">
        <w:rPr>
          <w:lang w:val="es-MX"/>
        </w:rPr>
        <w:t xml:space="preserve">WHERE </w:t>
      </w:r>
      <w:proofErr w:type="gramStart"/>
      <w:r w:rsidRPr="002F63AD">
        <w:rPr>
          <w:lang w:val="es-MX"/>
        </w:rPr>
        <w:t xml:space="preserve">{ </w:t>
      </w:r>
      <w:proofErr w:type="spellStart"/>
      <w:r w:rsidRPr="002F63AD">
        <w:rPr>
          <w:lang w:val="es-MX"/>
        </w:rPr>
        <w:t>my</w:t>
      </w:r>
      <w:proofErr w:type="gramEnd"/>
      <w:r w:rsidRPr="002F63AD">
        <w:rPr>
          <w:lang w:val="es-MX"/>
        </w:rPr>
        <w:t>:A</w:t>
      </w:r>
      <w:proofErr w:type="spellEnd"/>
      <w:r w:rsidRPr="002F63AD">
        <w:rPr>
          <w:lang w:val="es-MX"/>
        </w:rPr>
        <w:t xml:space="preserve"> </w:t>
      </w:r>
      <w:proofErr w:type="spellStart"/>
      <w:r w:rsidRPr="002F63AD">
        <w:rPr>
          <w:lang w:val="es-MX"/>
        </w:rPr>
        <w:t>my:hasExactGeometry</w:t>
      </w:r>
      <w:proofErr w:type="spellEnd"/>
      <w:r w:rsidRPr="002F63AD">
        <w:rPr>
          <w:lang w:val="es-MX"/>
        </w:rPr>
        <w:t xml:space="preserve"> ?</w:t>
      </w:r>
      <w:proofErr w:type="spellStart"/>
      <w:r w:rsidRPr="002F63AD">
        <w:rPr>
          <w:lang w:val="es-MX"/>
        </w:rPr>
        <w:t>aGeom</w:t>
      </w:r>
      <w:proofErr w:type="spellEnd"/>
      <w:r w:rsidRPr="002F63AD">
        <w:rPr>
          <w:lang w:val="es-MX"/>
        </w:rPr>
        <w:t xml:space="preserve"> .</w:t>
      </w:r>
    </w:p>
    <w:p w14:paraId="46BF3C52" w14:textId="77777777" w:rsidR="002F0277" w:rsidRPr="002F63AD" w:rsidRDefault="002F0277" w:rsidP="002F0277">
      <w:pPr>
        <w:spacing w:after="0"/>
        <w:ind w:left="1416"/>
        <w:rPr>
          <w:lang w:val="es-MX"/>
        </w:rPr>
      </w:pPr>
      <w:r w:rsidRPr="002F63AD">
        <w:rPr>
          <w:lang w:val="es-MX"/>
        </w:rPr>
        <w:t xml:space="preserve"> </w:t>
      </w:r>
      <w:proofErr w:type="gramStart"/>
      <w:r w:rsidRPr="002F63AD">
        <w:rPr>
          <w:lang w:val="es-MX"/>
        </w:rPr>
        <w:t>?</w:t>
      </w:r>
      <w:proofErr w:type="spellStart"/>
      <w:r w:rsidRPr="002F63AD">
        <w:rPr>
          <w:lang w:val="es-MX"/>
        </w:rPr>
        <w:t>aGeom</w:t>
      </w:r>
      <w:proofErr w:type="spellEnd"/>
      <w:proofErr w:type="gramEnd"/>
      <w:r w:rsidRPr="002F63AD">
        <w:rPr>
          <w:lang w:val="es-MX"/>
        </w:rPr>
        <w:t xml:space="preserve"> </w:t>
      </w:r>
      <w:proofErr w:type="spellStart"/>
      <w:r w:rsidRPr="002F63AD">
        <w:rPr>
          <w:lang w:val="es-MX"/>
        </w:rPr>
        <w:t>geo:asWKT</w:t>
      </w:r>
      <w:proofErr w:type="spellEnd"/>
      <w:r w:rsidRPr="002F63AD">
        <w:rPr>
          <w:lang w:val="es-MX"/>
        </w:rPr>
        <w:t xml:space="preserve"> ?</w:t>
      </w:r>
      <w:proofErr w:type="spellStart"/>
      <w:r w:rsidRPr="002F63AD">
        <w:rPr>
          <w:lang w:val="es-MX"/>
        </w:rPr>
        <w:t>aWKT</w:t>
      </w:r>
      <w:proofErr w:type="spellEnd"/>
      <w:r w:rsidRPr="002F63AD">
        <w:rPr>
          <w:lang w:val="es-MX"/>
        </w:rPr>
        <w:t xml:space="preserve"> .</w:t>
      </w:r>
    </w:p>
    <w:p w14:paraId="3179FE9D" w14:textId="77777777" w:rsidR="002F0277" w:rsidRPr="002F63AD" w:rsidRDefault="002F0277" w:rsidP="002F0277">
      <w:pPr>
        <w:spacing w:after="0"/>
        <w:ind w:left="1416"/>
        <w:rPr>
          <w:lang w:val="es-MX"/>
        </w:rPr>
      </w:pPr>
      <w:r w:rsidRPr="002F63AD">
        <w:rPr>
          <w:lang w:val="es-MX"/>
        </w:rPr>
        <w:t xml:space="preserve"> </w:t>
      </w:r>
      <w:proofErr w:type="gramStart"/>
      <w:r w:rsidRPr="002F63AD">
        <w:rPr>
          <w:lang w:val="es-MX"/>
        </w:rPr>
        <w:t>?f</w:t>
      </w:r>
      <w:proofErr w:type="gramEnd"/>
      <w:r w:rsidRPr="002F63AD">
        <w:rPr>
          <w:lang w:val="es-MX"/>
        </w:rPr>
        <w:t xml:space="preserve"> </w:t>
      </w:r>
      <w:proofErr w:type="spellStart"/>
      <w:r w:rsidRPr="002F63AD">
        <w:rPr>
          <w:lang w:val="es-MX"/>
        </w:rPr>
        <w:t>my:hasExactGeometry</w:t>
      </w:r>
      <w:proofErr w:type="spellEnd"/>
      <w:r w:rsidRPr="002F63AD">
        <w:rPr>
          <w:lang w:val="es-MX"/>
        </w:rPr>
        <w:t xml:space="preserve"> ?</w:t>
      </w:r>
      <w:proofErr w:type="spellStart"/>
      <w:r w:rsidRPr="002F63AD">
        <w:rPr>
          <w:lang w:val="es-MX"/>
        </w:rPr>
        <w:t>fGeom</w:t>
      </w:r>
      <w:proofErr w:type="spellEnd"/>
      <w:r w:rsidRPr="002F63AD">
        <w:rPr>
          <w:lang w:val="es-MX"/>
        </w:rPr>
        <w:t xml:space="preserve"> .</w:t>
      </w:r>
    </w:p>
    <w:p w14:paraId="3029AB4C" w14:textId="77777777" w:rsidR="002F0277" w:rsidRPr="002F63AD" w:rsidRDefault="002F0277" w:rsidP="002F0277">
      <w:pPr>
        <w:spacing w:after="0"/>
        <w:ind w:left="1416"/>
        <w:rPr>
          <w:lang w:val="es-MX"/>
        </w:rPr>
      </w:pPr>
      <w:r w:rsidRPr="002F63AD">
        <w:rPr>
          <w:lang w:val="es-MX"/>
        </w:rPr>
        <w:t xml:space="preserve"> </w:t>
      </w:r>
      <w:proofErr w:type="gramStart"/>
      <w:r w:rsidRPr="002F63AD">
        <w:rPr>
          <w:lang w:val="es-MX"/>
        </w:rPr>
        <w:t>?</w:t>
      </w:r>
      <w:proofErr w:type="spellStart"/>
      <w:r w:rsidRPr="002F63AD">
        <w:rPr>
          <w:lang w:val="es-MX"/>
        </w:rPr>
        <w:t>fGeom</w:t>
      </w:r>
      <w:proofErr w:type="spellEnd"/>
      <w:proofErr w:type="gramEnd"/>
      <w:r w:rsidRPr="002F63AD">
        <w:rPr>
          <w:lang w:val="es-MX"/>
        </w:rPr>
        <w:t xml:space="preserve"> </w:t>
      </w:r>
      <w:proofErr w:type="spellStart"/>
      <w:r w:rsidRPr="002F63AD">
        <w:rPr>
          <w:lang w:val="es-MX"/>
        </w:rPr>
        <w:t>geo:asWKT</w:t>
      </w:r>
      <w:proofErr w:type="spellEnd"/>
      <w:r w:rsidRPr="002F63AD">
        <w:rPr>
          <w:lang w:val="es-MX"/>
        </w:rPr>
        <w:t xml:space="preserve"> ?</w:t>
      </w:r>
      <w:proofErr w:type="spellStart"/>
      <w:r w:rsidRPr="002F63AD">
        <w:rPr>
          <w:lang w:val="es-MX"/>
        </w:rPr>
        <w:t>fWKT</w:t>
      </w:r>
      <w:proofErr w:type="spellEnd"/>
      <w:r w:rsidRPr="002F63AD">
        <w:rPr>
          <w:lang w:val="es-MX"/>
        </w:rPr>
        <w:t xml:space="preserve"> .</w:t>
      </w:r>
    </w:p>
    <w:p w14:paraId="499D496B" w14:textId="77777777" w:rsidR="002F0277" w:rsidRPr="002F63AD" w:rsidRDefault="002F0277" w:rsidP="002F0277">
      <w:pPr>
        <w:spacing w:after="0"/>
        <w:ind w:left="1416"/>
        <w:rPr>
          <w:lang w:val="es-MX"/>
        </w:rPr>
      </w:pPr>
      <w:r w:rsidRPr="002F63AD">
        <w:rPr>
          <w:lang w:val="es-MX"/>
        </w:rPr>
        <w:t xml:space="preserve"> FILTER (</w:t>
      </w:r>
      <w:proofErr w:type="spellStart"/>
      <w:proofErr w:type="gramStart"/>
      <w:r w:rsidRPr="002F63AD">
        <w:rPr>
          <w:lang w:val="es-MX"/>
        </w:rPr>
        <w:t>geof:sfContains</w:t>
      </w:r>
      <w:proofErr w:type="spellEnd"/>
      <w:proofErr w:type="gramEnd"/>
      <w:r w:rsidRPr="002F63AD">
        <w:rPr>
          <w:lang w:val="es-MX"/>
        </w:rPr>
        <w:t>(?</w:t>
      </w:r>
      <w:proofErr w:type="spellStart"/>
      <w:r w:rsidRPr="002F63AD">
        <w:rPr>
          <w:lang w:val="es-MX"/>
        </w:rPr>
        <w:t>aWKT</w:t>
      </w:r>
      <w:proofErr w:type="spellEnd"/>
      <w:r w:rsidRPr="002F63AD">
        <w:rPr>
          <w:lang w:val="es-MX"/>
        </w:rPr>
        <w:t>, ?</w:t>
      </w:r>
      <w:proofErr w:type="spellStart"/>
      <w:r w:rsidRPr="002F63AD">
        <w:rPr>
          <w:lang w:val="es-MX"/>
        </w:rPr>
        <w:t>fWKT</w:t>
      </w:r>
      <w:proofErr w:type="spellEnd"/>
      <w:r w:rsidRPr="002F63AD">
        <w:rPr>
          <w:lang w:val="es-MX"/>
        </w:rPr>
        <w:t>) &amp;&amp;</w:t>
      </w:r>
    </w:p>
    <w:p w14:paraId="32165A4D" w14:textId="77777777" w:rsidR="002F0277" w:rsidRPr="002F63AD" w:rsidRDefault="002F0277" w:rsidP="002F0277">
      <w:pPr>
        <w:spacing w:after="0"/>
        <w:ind w:left="1416"/>
        <w:rPr>
          <w:lang w:val="es-MX"/>
        </w:rPr>
      </w:pPr>
      <w:r w:rsidRPr="002F63AD">
        <w:rPr>
          <w:lang w:val="es-MX"/>
        </w:rPr>
        <w:t xml:space="preserve"> </w:t>
      </w:r>
      <w:r w:rsidRPr="002F63AD">
        <w:rPr>
          <w:lang w:val="es-MX"/>
        </w:rPr>
        <w:tab/>
      </w:r>
      <w:r w:rsidRPr="002F63AD">
        <w:rPr>
          <w:lang w:val="es-MX"/>
        </w:rPr>
        <w:tab/>
      </w:r>
      <w:proofErr w:type="gramStart"/>
      <w:r w:rsidRPr="002F63AD">
        <w:rPr>
          <w:lang w:val="es-MX"/>
        </w:rPr>
        <w:t>!</w:t>
      </w:r>
      <w:proofErr w:type="spellStart"/>
      <w:r w:rsidRPr="002F63AD">
        <w:rPr>
          <w:lang w:val="es-MX"/>
        </w:rPr>
        <w:t>sameTerm</w:t>
      </w:r>
      <w:proofErr w:type="spellEnd"/>
      <w:proofErr w:type="gramEnd"/>
      <w:r w:rsidRPr="002F63AD">
        <w:rPr>
          <w:lang w:val="es-MX"/>
        </w:rPr>
        <w:t>(?</w:t>
      </w:r>
      <w:proofErr w:type="spellStart"/>
      <w:r w:rsidRPr="002F63AD">
        <w:rPr>
          <w:lang w:val="es-MX"/>
        </w:rPr>
        <w:t>aGeom</w:t>
      </w:r>
      <w:proofErr w:type="spellEnd"/>
      <w:r w:rsidRPr="002F63AD">
        <w:rPr>
          <w:lang w:val="es-MX"/>
        </w:rPr>
        <w:t>, ?</w:t>
      </w:r>
      <w:proofErr w:type="spellStart"/>
      <w:r w:rsidRPr="002F63AD">
        <w:rPr>
          <w:lang w:val="es-MX"/>
        </w:rPr>
        <w:t>fGeom</w:t>
      </w:r>
      <w:proofErr w:type="spellEnd"/>
      <w:r w:rsidRPr="002F63AD">
        <w:rPr>
          <w:lang w:val="es-MX"/>
        </w:rPr>
        <w:t>))</w:t>
      </w:r>
    </w:p>
    <w:p w14:paraId="1E92F9F1" w14:textId="77777777" w:rsidR="002F0277" w:rsidRPr="002F63AD" w:rsidRDefault="002F0277" w:rsidP="002F0277">
      <w:pPr>
        <w:spacing w:after="0"/>
        <w:ind w:left="708"/>
        <w:rPr>
          <w:lang w:val="es-MX"/>
        </w:rPr>
      </w:pPr>
      <w:r w:rsidRPr="002F63AD">
        <w:rPr>
          <w:lang w:val="es-MX"/>
        </w:rPr>
        <w:t>}</w:t>
      </w:r>
    </w:p>
    <w:p w14:paraId="078B4E59" w14:textId="77777777" w:rsidR="002F0277" w:rsidRPr="002F63AD" w:rsidRDefault="002F0277" w:rsidP="002F0277">
      <w:pPr>
        <w:rPr>
          <w:lang w:val="es-MX"/>
        </w:rPr>
      </w:pPr>
      <w:r w:rsidRPr="002F63AD">
        <w:rPr>
          <w:lang w:val="es-MX"/>
        </w:rPr>
        <w:t>El resultado se muestra en la figura 14.</w:t>
      </w:r>
    </w:p>
    <w:p w14:paraId="06495DDD" w14:textId="77777777" w:rsidR="002F0277" w:rsidRPr="002F63AD" w:rsidRDefault="002F0277" w:rsidP="002F0277">
      <w:pPr>
        <w:keepNext/>
        <w:jc w:val="center"/>
        <w:rPr>
          <w:i/>
          <w:iCs/>
          <w:lang w:val="es-MX"/>
        </w:rPr>
      </w:pPr>
      <w:r w:rsidRPr="002F63AD">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0054" cy="872859"/>
                    </a:xfrm>
                    <a:prstGeom prst="rect">
                      <a:avLst/>
                    </a:prstGeom>
                  </pic:spPr>
                </pic:pic>
              </a:graphicData>
            </a:graphic>
          </wp:inline>
        </w:drawing>
      </w:r>
    </w:p>
    <w:p w14:paraId="47A29D3C" w14:textId="0699F2A2" w:rsidR="002F0277" w:rsidRPr="002F63AD" w:rsidRDefault="002F0277" w:rsidP="002F0277">
      <w:pPr>
        <w:pStyle w:val="Descripcin"/>
        <w:jc w:val="center"/>
      </w:pPr>
      <w:r w:rsidRPr="002F63AD">
        <w:t xml:space="preserve">Fig. </w:t>
      </w:r>
      <w:r w:rsidR="00F03971" w:rsidRPr="002F63AD">
        <w:t>14</w:t>
      </w:r>
      <w:r w:rsidRPr="002F63AD">
        <w:t xml:space="preserve"> Resultado de la consulta en </w:t>
      </w:r>
      <w:proofErr w:type="spellStart"/>
      <w:r w:rsidRPr="002F63AD">
        <w:rPr>
          <w:i/>
          <w:iCs/>
        </w:rPr>
        <w:t>GeoSPARQL</w:t>
      </w:r>
      <w:proofErr w:type="spellEnd"/>
    </w:p>
    <w:p w14:paraId="4476D83E" w14:textId="77777777" w:rsidR="002F0277" w:rsidRPr="002F63AD" w:rsidRDefault="002F0277" w:rsidP="002261F5">
      <w:pPr>
        <w:jc w:val="both"/>
        <w:rPr>
          <w:lang w:val="es-MX"/>
        </w:rPr>
      </w:pPr>
      <w:r w:rsidRPr="002F63AD">
        <w:rPr>
          <w:lang w:val="es-MX"/>
        </w:rPr>
        <w:t>Como era de esperarse, el resultado dice que ‘A’ contiene tanto a ‘B’ como al punto ‘F’</w:t>
      </w:r>
    </w:p>
    <w:p w14:paraId="0B3F411D" w14:textId="36C47BE3" w:rsidR="00CC1BD1" w:rsidRPr="002F63AD" w:rsidRDefault="00CC1BD1" w:rsidP="00984990">
      <w:pPr>
        <w:pStyle w:val="Ttulo2"/>
        <w:numPr>
          <w:ilvl w:val="1"/>
          <w:numId w:val="7"/>
        </w:numPr>
        <w:rPr>
          <w:lang w:val="es-MX"/>
        </w:rPr>
      </w:pPr>
      <w:bookmarkStart w:id="50" w:name="_Toc23801664"/>
      <w:r w:rsidRPr="002F63AD">
        <w:rPr>
          <w:lang w:val="es-MX"/>
        </w:rPr>
        <w:t>Arquitectura SOA</w:t>
      </w:r>
      <w:bookmarkEnd w:id="50"/>
    </w:p>
    <w:p w14:paraId="64D1F019" w14:textId="206830DB" w:rsidR="002F0277" w:rsidRPr="002F63AD" w:rsidRDefault="002F0277" w:rsidP="002261F5">
      <w:pPr>
        <w:jc w:val="both"/>
        <w:rPr>
          <w:lang w:val="es-MX"/>
        </w:rPr>
      </w:pPr>
      <w:r w:rsidRPr="002F63AD">
        <w:rPr>
          <w:lang w:val="es-MX"/>
        </w:rPr>
        <w:t xml:space="preserve">La arquitectura orientada a servicios, SOA por sus siglas en inglés, es un concepto en la ingeniería de software </w:t>
      </w:r>
      <w:r w:rsidR="00674075" w:rsidRPr="002F63AD">
        <w:rPr>
          <w:lang w:val="es-MX"/>
        </w:rPr>
        <w:t>cuya intención es reducir costos de implementación servicios para clientes innovadores, agilidad para adaptar cambios del sistema</w:t>
      </w:r>
      <w:r w:rsidR="00965EFA" w:rsidRPr="002F63AD">
        <w:rPr>
          <w:lang w:val="es-MX"/>
        </w:rPr>
        <w:t xml:space="preserve"> </w:t>
      </w:r>
      <w:sdt>
        <w:sdtPr>
          <w:rPr>
            <w:lang w:val="es-MX"/>
          </w:rPr>
          <w:id w:val="1805420601"/>
          <w:citation/>
        </w:sdtPr>
        <w:sdtContent>
          <w:r w:rsidR="00965EFA" w:rsidRPr="002F63AD">
            <w:rPr>
              <w:lang w:val="es-MX"/>
            </w:rPr>
            <w:fldChar w:fldCharType="begin"/>
          </w:r>
          <w:r w:rsidR="00965EFA" w:rsidRPr="002F63AD">
            <w:rPr>
              <w:lang w:val="es-MX"/>
            </w:rPr>
            <w:instrText xml:space="preserve"> CITATION Bec07 \l 2058 </w:instrText>
          </w:r>
          <w:r w:rsidR="00965EFA" w:rsidRPr="002F63AD">
            <w:rPr>
              <w:lang w:val="es-MX"/>
            </w:rPr>
            <w:fldChar w:fldCharType="separate"/>
          </w:r>
          <w:r w:rsidR="00595C94" w:rsidRPr="002F63AD">
            <w:rPr>
              <w:noProof/>
              <w:lang w:val="es-MX"/>
            </w:rPr>
            <w:t>[43]</w:t>
          </w:r>
          <w:r w:rsidR="00965EFA" w:rsidRPr="002F63AD">
            <w:rPr>
              <w:lang w:val="es-MX"/>
            </w:rPr>
            <w:fldChar w:fldCharType="end"/>
          </w:r>
        </w:sdtContent>
      </w:sdt>
      <w:r w:rsidR="00674075" w:rsidRPr="002F63AD">
        <w:rPr>
          <w:lang w:val="es-MX"/>
        </w:rPr>
        <w:t>. Sus características son las siguientes</w:t>
      </w:r>
    </w:p>
    <w:p w14:paraId="64F4E012" w14:textId="40C81ABD" w:rsidR="00674075" w:rsidRPr="002F63AD" w:rsidRDefault="00674075" w:rsidP="002261F5">
      <w:pPr>
        <w:numPr>
          <w:ilvl w:val="0"/>
          <w:numId w:val="5"/>
        </w:numPr>
        <w:jc w:val="both"/>
        <w:rPr>
          <w:lang w:val="es-MX"/>
        </w:rPr>
      </w:pPr>
      <w:r w:rsidRPr="002F63AD">
        <w:rPr>
          <w:lang w:val="es-MX"/>
        </w:rPr>
        <w:t xml:space="preserve">Objetivos de negocio ligados a la infraestructura </w:t>
      </w:r>
      <w:r w:rsidR="00234205" w:rsidRPr="002F63AD">
        <w:rPr>
          <w:lang w:val="es-MX"/>
        </w:rPr>
        <w:t>de tecnologías de información (TI)</w:t>
      </w:r>
    </w:p>
    <w:p w14:paraId="21450F72" w14:textId="77777777" w:rsidR="00674075" w:rsidRPr="002F63AD" w:rsidRDefault="00674075" w:rsidP="002261F5">
      <w:pPr>
        <w:numPr>
          <w:ilvl w:val="0"/>
          <w:numId w:val="5"/>
        </w:numPr>
        <w:jc w:val="both"/>
        <w:rPr>
          <w:lang w:val="es-MX"/>
        </w:rPr>
      </w:pPr>
      <w:r w:rsidRPr="002F63AD">
        <w:rPr>
          <w:lang w:val="es-MX"/>
        </w:rPr>
        <w:t xml:space="preserve">Orientada a la arquitectura de sistemas. Esto busca que la lógica de procesos de negocio no intervenga con la lógica del software de un sistema.  </w:t>
      </w:r>
    </w:p>
    <w:p w14:paraId="716E5A62" w14:textId="77777777" w:rsidR="00674075" w:rsidRPr="002F63AD" w:rsidRDefault="00674075" w:rsidP="002261F5">
      <w:pPr>
        <w:numPr>
          <w:ilvl w:val="0"/>
          <w:numId w:val="5"/>
        </w:numPr>
        <w:jc w:val="both"/>
        <w:rPr>
          <w:lang w:val="es-MX"/>
        </w:rPr>
      </w:pPr>
      <w:r w:rsidRPr="002F63AD">
        <w:rPr>
          <w:lang w:val="es-MX"/>
        </w:rPr>
        <w:t>Separación de objetivos: Dividir objetivos primarios en diferentes características con funcionalidades estrechas tan pequeñas como sean posible.</w:t>
      </w:r>
    </w:p>
    <w:p w14:paraId="318E56DE" w14:textId="4E9A4C72" w:rsidR="00674075" w:rsidRPr="002F63AD" w:rsidRDefault="00674075" w:rsidP="003510A9">
      <w:pPr>
        <w:numPr>
          <w:ilvl w:val="0"/>
          <w:numId w:val="5"/>
        </w:numPr>
        <w:jc w:val="both"/>
        <w:rPr>
          <w:lang w:val="es-MX"/>
        </w:rPr>
      </w:pPr>
      <w:r w:rsidRPr="002F63AD">
        <w:rPr>
          <w:lang w:val="es-MX"/>
        </w:rPr>
        <w:t>Modularidad: La aplicación estará dividida en piezas distinguibles las cuales, desempeñar</w:t>
      </w:r>
      <w:r w:rsidR="00D4381D" w:rsidRPr="002F63AD">
        <w:rPr>
          <w:lang w:val="es-MX"/>
        </w:rPr>
        <w:t>á</w:t>
      </w:r>
      <w:r w:rsidRPr="002F63AD">
        <w:rPr>
          <w:lang w:val="es-MX"/>
        </w:rPr>
        <w:t>n una función en específico en el sistema.</w:t>
      </w:r>
    </w:p>
    <w:p w14:paraId="3CA74077" w14:textId="77777777" w:rsidR="00674075" w:rsidRPr="002F63AD" w:rsidRDefault="00674075" w:rsidP="003510A9">
      <w:pPr>
        <w:numPr>
          <w:ilvl w:val="0"/>
          <w:numId w:val="5"/>
        </w:numPr>
        <w:jc w:val="both"/>
        <w:rPr>
          <w:lang w:val="es-MX"/>
        </w:rPr>
      </w:pPr>
      <w:r w:rsidRPr="002F63AD">
        <w:rPr>
          <w:lang w:val="es-MX"/>
        </w:rPr>
        <w:lastRenderedPageBreak/>
        <w:t xml:space="preserve">Bajo acoplamiento: Los atributos de los componentes de un sistema no tienen y/o no hacen uso del conocimiento de otros componentes independientes. </w:t>
      </w:r>
    </w:p>
    <w:p w14:paraId="7760E972" w14:textId="77777777" w:rsidR="00674075" w:rsidRPr="002F63AD" w:rsidRDefault="00674075" w:rsidP="003510A9">
      <w:pPr>
        <w:numPr>
          <w:ilvl w:val="0"/>
          <w:numId w:val="5"/>
        </w:numPr>
        <w:jc w:val="both"/>
        <w:rPr>
          <w:lang w:val="es-MX"/>
        </w:rPr>
      </w:pPr>
      <w:r w:rsidRPr="002F63AD">
        <w:rPr>
          <w:lang w:val="es-MX"/>
        </w:rPr>
        <w:t>Encapsulación: El acceso a datos con sus respectivas instrucciones de manipulación, las cuales estarán dentro de un paquete, es posible mediante una interfaz independiente.</w:t>
      </w:r>
    </w:p>
    <w:p w14:paraId="5BE8C0E9" w14:textId="77777777" w:rsidR="00674075" w:rsidRPr="002F63AD" w:rsidRDefault="00674075" w:rsidP="003510A9">
      <w:pPr>
        <w:numPr>
          <w:ilvl w:val="0"/>
          <w:numId w:val="5"/>
        </w:numPr>
        <w:jc w:val="both"/>
        <w:rPr>
          <w:lang w:val="es-MX"/>
        </w:rPr>
      </w:pPr>
      <w:r w:rsidRPr="002F63AD">
        <w:rPr>
          <w:lang w:val="es-MX"/>
        </w:rPr>
        <w:t>Interfaces: Implementación de un pequeño conjunto de interfaces que son mantenidas de manera separada.</w:t>
      </w:r>
    </w:p>
    <w:p w14:paraId="0B3D8649" w14:textId="7469497E" w:rsidR="00674075" w:rsidRPr="002F63AD" w:rsidRDefault="00674075" w:rsidP="003510A9">
      <w:pPr>
        <w:numPr>
          <w:ilvl w:val="0"/>
          <w:numId w:val="5"/>
        </w:numPr>
        <w:jc w:val="both"/>
        <w:rPr>
          <w:lang w:val="es-MX"/>
        </w:rPr>
      </w:pPr>
      <w:r w:rsidRPr="002F63AD">
        <w:rPr>
          <w:lang w:val="es-MX"/>
        </w:rPr>
        <w:t>Mensajes: Uso de mensaje que contengan información a ser intercambiada a través de las interfaces mediante una estructura y vocabulario delimitado por un esquema.</w:t>
      </w:r>
    </w:p>
    <w:p w14:paraId="5255579D" w14:textId="1A231865" w:rsidR="00674075" w:rsidRPr="002F63AD" w:rsidRDefault="00674075" w:rsidP="003510A9">
      <w:pPr>
        <w:numPr>
          <w:ilvl w:val="0"/>
          <w:numId w:val="5"/>
        </w:numPr>
        <w:jc w:val="both"/>
        <w:rPr>
          <w:lang w:val="es-MX"/>
        </w:rPr>
      </w:pPr>
      <w:r w:rsidRPr="002F63AD">
        <w:rPr>
          <w:lang w:val="es-MX"/>
        </w:rPr>
        <w:t>Reutilización: Es la acción de reutilizar un componente múltiples veces.</w:t>
      </w:r>
    </w:p>
    <w:p w14:paraId="739F5473" w14:textId="342158B2" w:rsidR="0051263F" w:rsidRPr="002F63AD" w:rsidRDefault="005A32A7" w:rsidP="005A32A7">
      <w:pPr>
        <w:pStyle w:val="Prrafodelista"/>
        <w:numPr>
          <w:ilvl w:val="0"/>
          <w:numId w:val="5"/>
        </w:numPr>
        <w:rPr>
          <w:rFonts w:asciiTheme="minorHAnsi" w:hAnsiTheme="minorHAnsi" w:cstheme="minorHAnsi"/>
          <w:sz w:val="22"/>
          <w:szCs w:val="20"/>
        </w:rPr>
      </w:pPr>
      <w:proofErr w:type="spellStart"/>
      <w:r w:rsidRPr="002F63AD">
        <w:rPr>
          <w:rFonts w:asciiTheme="minorHAnsi" w:hAnsiTheme="minorHAnsi" w:cstheme="minorHAnsi"/>
          <w:sz w:val="22"/>
          <w:szCs w:val="20"/>
        </w:rPr>
        <w:t>Composabilidad</w:t>
      </w:r>
      <w:proofErr w:type="spellEnd"/>
      <w:r w:rsidRPr="002F63AD">
        <w:rPr>
          <w:rFonts w:asciiTheme="minorHAnsi" w:hAnsiTheme="minorHAnsi" w:cstheme="minorHAnsi"/>
          <w:sz w:val="22"/>
          <w:szCs w:val="20"/>
        </w:rPr>
        <w:t>: Capacidad de seleccionar componentes y ensamblarlos de diversas maneras que puedan cumplir el objetivo de la aplicación</w:t>
      </w:r>
    </w:p>
    <w:p w14:paraId="571509F6" w14:textId="17846B80" w:rsidR="00B14731" w:rsidRPr="002F63AD" w:rsidRDefault="00B14731" w:rsidP="00DD0F03">
      <w:pPr>
        <w:pStyle w:val="Ttulo2"/>
        <w:numPr>
          <w:ilvl w:val="1"/>
          <w:numId w:val="7"/>
        </w:numPr>
        <w:rPr>
          <w:lang w:val="es-MX"/>
        </w:rPr>
      </w:pPr>
      <w:bookmarkStart w:id="51" w:name="_Toc23801665"/>
      <w:r w:rsidRPr="002F63AD">
        <w:rPr>
          <w:lang w:val="es-MX"/>
        </w:rPr>
        <w:t>Protocolo HTTP</w:t>
      </w:r>
      <w:bookmarkEnd w:id="51"/>
    </w:p>
    <w:p w14:paraId="2E26CDFD" w14:textId="1795149E" w:rsidR="0051263F" w:rsidRPr="002F63AD" w:rsidRDefault="0051263F" w:rsidP="003510A9">
      <w:pPr>
        <w:jc w:val="both"/>
        <w:rPr>
          <w:lang w:val="es-MX"/>
        </w:rPr>
      </w:pPr>
      <w:r w:rsidRPr="002F63AD">
        <w:rPr>
          <w:lang w:val="es-MX"/>
        </w:rPr>
        <w:t xml:space="preserve">El </w:t>
      </w:r>
      <w:r w:rsidR="005B1F7D" w:rsidRPr="002F63AD">
        <w:rPr>
          <w:lang w:val="es-MX"/>
        </w:rPr>
        <w:t>protocolo</w:t>
      </w:r>
      <w:r w:rsidRPr="002F63AD">
        <w:rPr>
          <w:lang w:val="es-MX"/>
        </w:rPr>
        <w:t xml:space="preserve"> HTTP es un </w:t>
      </w:r>
      <w:r w:rsidR="005B1F7D" w:rsidRPr="002F63AD">
        <w:rPr>
          <w:lang w:val="es-MX"/>
        </w:rPr>
        <w:t>protocolo</w:t>
      </w:r>
      <w:r w:rsidRPr="002F63AD">
        <w:rPr>
          <w:lang w:val="es-MX"/>
        </w:rPr>
        <w:t xml:space="preserve"> a nivel de aplicación para colaborar, distribuir sistemas de información de tipo hipermedia (texto, imagen, audio, video, mapas). </w:t>
      </w:r>
      <w:r w:rsidR="00CD7200" w:rsidRPr="002F63AD">
        <w:rPr>
          <w:lang w:val="es-MX"/>
        </w:rPr>
        <w:t>La comunicación entre sistemas, según e</w:t>
      </w:r>
      <w:r w:rsidRPr="002F63AD">
        <w:rPr>
          <w:lang w:val="es-MX"/>
        </w:rPr>
        <w:t>l protocol</w:t>
      </w:r>
      <w:r w:rsidR="00CD7200" w:rsidRPr="002F63AD">
        <w:rPr>
          <w:lang w:val="es-MX"/>
        </w:rPr>
        <w:t>o,</w:t>
      </w:r>
      <w:r w:rsidRPr="002F63AD">
        <w:rPr>
          <w:lang w:val="es-MX"/>
        </w:rPr>
        <w:t xml:space="preserve"> está basado en respuestas y </w:t>
      </w:r>
      <w:r w:rsidR="005B1F7D" w:rsidRPr="002F63AD">
        <w:rPr>
          <w:lang w:val="es-MX"/>
        </w:rPr>
        <w:t>peticiones</w:t>
      </w:r>
      <w:sdt>
        <w:sdtPr>
          <w:rPr>
            <w:lang w:val="es-MX"/>
          </w:rPr>
          <w:id w:val="546113633"/>
          <w:citation/>
        </w:sdtPr>
        <w:sdtContent>
          <w:r w:rsidR="00CE1B4A" w:rsidRPr="002F63AD">
            <w:rPr>
              <w:lang w:val="es-MX"/>
            </w:rPr>
            <w:fldChar w:fldCharType="begin"/>
          </w:r>
          <w:r w:rsidR="00CE1B4A" w:rsidRPr="002F63AD">
            <w:rPr>
              <w:lang w:val="es-MX"/>
            </w:rPr>
            <w:instrText xml:space="preserve"> CITATION Ber99 \l 2058 </w:instrText>
          </w:r>
          <w:r w:rsidR="00CE1B4A" w:rsidRPr="002F63AD">
            <w:rPr>
              <w:lang w:val="es-MX"/>
            </w:rPr>
            <w:fldChar w:fldCharType="separate"/>
          </w:r>
          <w:r w:rsidR="00595C94" w:rsidRPr="002F63AD">
            <w:rPr>
              <w:noProof/>
              <w:lang w:val="es-MX"/>
            </w:rPr>
            <w:t xml:space="preserve"> [44]</w:t>
          </w:r>
          <w:r w:rsidR="00CE1B4A" w:rsidRPr="002F63AD">
            <w:rPr>
              <w:lang w:val="es-MX"/>
            </w:rPr>
            <w:fldChar w:fldCharType="end"/>
          </w:r>
        </w:sdtContent>
      </w:sdt>
      <w:r w:rsidRPr="002F63AD">
        <w:rPr>
          <w:lang w:val="es-MX"/>
        </w:rPr>
        <w:t>.</w:t>
      </w:r>
    </w:p>
    <w:p w14:paraId="7EA46B9C" w14:textId="2A1571D2" w:rsidR="00CD7200" w:rsidRPr="002F63AD" w:rsidRDefault="00CD7200" w:rsidP="003510A9">
      <w:pPr>
        <w:pStyle w:val="Prrafodelista"/>
        <w:numPr>
          <w:ilvl w:val="0"/>
          <w:numId w:val="5"/>
        </w:numPr>
        <w:rPr>
          <w:rFonts w:asciiTheme="minorHAnsi" w:hAnsiTheme="minorHAnsi"/>
        </w:rPr>
      </w:pPr>
      <w:r w:rsidRPr="002F63AD">
        <w:rPr>
          <w:rFonts w:asciiTheme="minorHAnsi" w:hAnsiTheme="minorHAnsi"/>
        </w:rPr>
        <w:t>El cliente hace una petición HTTP</w:t>
      </w:r>
    </w:p>
    <w:p w14:paraId="15959E42" w14:textId="5CFA7721" w:rsidR="00CD7200" w:rsidRPr="002F63AD" w:rsidRDefault="00CD7200" w:rsidP="003510A9">
      <w:pPr>
        <w:pStyle w:val="Prrafodelista"/>
        <w:numPr>
          <w:ilvl w:val="0"/>
          <w:numId w:val="5"/>
        </w:numPr>
        <w:rPr>
          <w:rFonts w:asciiTheme="minorHAnsi" w:hAnsiTheme="minorHAnsi"/>
        </w:rPr>
      </w:pPr>
      <w:r w:rsidRPr="002F63AD">
        <w:rPr>
          <w:rFonts w:asciiTheme="minorHAnsi" w:hAnsiTheme="minorHAnsi"/>
        </w:rPr>
        <w:t>El servidor recibe la petición</w:t>
      </w:r>
    </w:p>
    <w:p w14:paraId="0FB9185D" w14:textId="59B5C820" w:rsidR="00CD7200" w:rsidRPr="002F63AD" w:rsidRDefault="00CD7200" w:rsidP="003510A9">
      <w:pPr>
        <w:pStyle w:val="Prrafodelista"/>
        <w:numPr>
          <w:ilvl w:val="0"/>
          <w:numId w:val="5"/>
        </w:numPr>
        <w:rPr>
          <w:rFonts w:asciiTheme="minorHAnsi" w:hAnsiTheme="minorHAnsi"/>
        </w:rPr>
      </w:pPr>
      <w:r w:rsidRPr="002F63AD">
        <w:rPr>
          <w:rFonts w:asciiTheme="minorHAnsi" w:hAnsiTheme="minorHAnsi"/>
        </w:rPr>
        <w:t>El servidor procesa la petición</w:t>
      </w:r>
    </w:p>
    <w:p w14:paraId="2DCB56D5" w14:textId="35AAD68C" w:rsidR="00CD7200" w:rsidRPr="002F63AD" w:rsidRDefault="00CD7200" w:rsidP="003510A9">
      <w:pPr>
        <w:pStyle w:val="Prrafodelista"/>
        <w:numPr>
          <w:ilvl w:val="0"/>
          <w:numId w:val="5"/>
        </w:numPr>
        <w:rPr>
          <w:rFonts w:asciiTheme="minorHAnsi" w:hAnsiTheme="minorHAnsi"/>
        </w:rPr>
      </w:pPr>
      <w:r w:rsidRPr="002F63AD">
        <w:rPr>
          <w:rFonts w:asciiTheme="minorHAnsi" w:hAnsiTheme="minorHAnsi"/>
        </w:rPr>
        <w:t>El servidor lleva a cabo una respuesta HTTP con la información solicitada o con un mensaje de error.</w:t>
      </w:r>
    </w:p>
    <w:p w14:paraId="75F593D2" w14:textId="065074A6" w:rsidR="00CD7200" w:rsidRPr="002F63AD" w:rsidRDefault="00CD7200" w:rsidP="003510A9">
      <w:pPr>
        <w:pStyle w:val="Prrafodelista"/>
        <w:numPr>
          <w:ilvl w:val="0"/>
          <w:numId w:val="5"/>
        </w:numPr>
        <w:rPr>
          <w:rFonts w:asciiTheme="minorHAnsi" w:hAnsiTheme="minorHAnsi"/>
        </w:rPr>
      </w:pPr>
      <w:r w:rsidRPr="002F63AD">
        <w:rPr>
          <w:rFonts w:asciiTheme="minorHAnsi" w:hAnsiTheme="minorHAnsi"/>
        </w:rPr>
        <w:t>El cliente recibe la respuesta.</w:t>
      </w:r>
    </w:p>
    <w:p w14:paraId="5797C484" w14:textId="77D99E51" w:rsidR="009E301A" w:rsidRPr="002F63AD" w:rsidRDefault="009E301A" w:rsidP="003510A9">
      <w:pPr>
        <w:jc w:val="both"/>
        <w:rPr>
          <w:lang w:val="es-MX"/>
        </w:rPr>
      </w:pPr>
      <w:r w:rsidRPr="002F63AD">
        <w:rPr>
          <w:lang w:val="es-MX"/>
        </w:rPr>
        <w:t xml:space="preserve">Así mismo, el protocolo HTTP establece un grupo de métodos de petición los cuales </w:t>
      </w:r>
      <w:r w:rsidR="004B412B" w:rsidRPr="002F63AD">
        <w:rPr>
          <w:lang w:val="es-MX"/>
        </w:rPr>
        <w:t>indican</w:t>
      </w:r>
      <w:r w:rsidRPr="002F63AD">
        <w:rPr>
          <w:lang w:val="es-MX"/>
        </w:rPr>
        <w:t xml:space="preserve"> que acción de quiere llevar a cabo sobre un específico recurso. Los métodos son los siguientes</w:t>
      </w:r>
      <w:r w:rsidR="002950A2" w:rsidRPr="002F63AD">
        <w:rPr>
          <w:lang w:val="es-MX"/>
        </w:rPr>
        <w:t xml:space="preserve"> </w:t>
      </w:r>
      <w:sdt>
        <w:sdtPr>
          <w:rPr>
            <w:lang w:val="es-MX"/>
          </w:rPr>
          <w:id w:val="516044547"/>
          <w:citation/>
        </w:sdtPr>
        <w:sdtContent>
          <w:r w:rsidR="002950A2" w:rsidRPr="002F63AD">
            <w:rPr>
              <w:lang w:val="es-MX"/>
            </w:rPr>
            <w:fldChar w:fldCharType="begin"/>
          </w:r>
          <w:r w:rsidR="002950A2" w:rsidRPr="002F63AD">
            <w:rPr>
              <w:lang w:val="es-MX"/>
            </w:rPr>
            <w:instrText xml:space="preserve"> CITATION Moz19 \l 2058 </w:instrText>
          </w:r>
          <w:r w:rsidR="002950A2" w:rsidRPr="002F63AD">
            <w:rPr>
              <w:lang w:val="es-MX"/>
            </w:rPr>
            <w:fldChar w:fldCharType="separate"/>
          </w:r>
          <w:r w:rsidR="00595C94" w:rsidRPr="002F63AD">
            <w:rPr>
              <w:noProof/>
              <w:lang w:val="es-MX"/>
            </w:rPr>
            <w:t>[45]</w:t>
          </w:r>
          <w:r w:rsidR="002950A2" w:rsidRPr="002F63AD">
            <w:rPr>
              <w:lang w:val="es-MX"/>
            </w:rPr>
            <w:fldChar w:fldCharType="end"/>
          </w:r>
        </w:sdtContent>
      </w:sdt>
    </w:p>
    <w:p w14:paraId="2F968985" w14:textId="51A7E092" w:rsidR="009E301A" w:rsidRPr="00C73EB3" w:rsidRDefault="009E301A" w:rsidP="003510A9">
      <w:pPr>
        <w:pStyle w:val="Prrafodelista"/>
        <w:numPr>
          <w:ilvl w:val="0"/>
          <w:numId w:val="5"/>
        </w:numPr>
        <w:rPr>
          <w:rFonts w:asciiTheme="minorHAnsi" w:hAnsiTheme="minorHAnsi"/>
          <w:sz w:val="22"/>
        </w:rPr>
      </w:pPr>
      <w:r w:rsidRPr="00C73EB3">
        <w:rPr>
          <w:rFonts w:asciiTheme="minorHAnsi" w:hAnsiTheme="minorHAnsi"/>
          <w:sz w:val="22"/>
        </w:rPr>
        <w:t>GET: Pide un</w:t>
      </w:r>
      <w:r w:rsidR="00014DEA" w:rsidRPr="00C73EB3">
        <w:rPr>
          <w:rFonts w:asciiTheme="minorHAnsi" w:hAnsiTheme="minorHAnsi"/>
          <w:sz w:val="22"/>
        </w:rPr>
        <w:t>a</w:t>
      </w:r>
      <w:r w:rsidRPr="00C73EB3">
        <w:rPr>
          <w:rFonts w:asciiTheme="minorHAnsi" w:hAnsiTheme="minorHAnsi"/>
          <w:sz w:val="22"/>
        </w:rPr>
        <w:t xml:space="preserve"> representación de un específico recurso. </w:t>
      </w:r>
      <w:r w:rsidR="004B412B" w:rsidRPr="00C73EB3">
        <w:rPr>
          <w:rFonts w:asciiTheme="minorHAnsi" w:hAnsiTheme="minorHAnsi"/>
          <w:sz w:val="22"/>
        </w:rPr>
        <w:t>Este</w:t>
      </w:r>
      <w:r w:rsidRPr="00C73EB3">
        <w:rPr>
          <w:rFonts w:asciiTheme="minorHAnsi" w:hAnsiTheme="minorHAnsi"/>
          <w:sz w:val="22"/>
        </w:rPr>
        <w:t xml:space="preserve"> método solo debe ser capaz de recuperar datos.</w:t>
      </w:r>
    </w:p>
    <w:p w14:paraId="51782F7D" w14:textId="03B01C93" w:rsidR="009E301A" w:rsidRPr="00C73EB3" w:rsidRDefault="009E301A" w:rsidP="003510A9">
      <w:pPr>
        <w:pStyle w:val="Prrafodelista"/>
        <w:numPr>
          <w:ilvl w:val="0"/>
          <w:numId w:val="5"/>
        </w:numPr>
        <w:rPr>
          <w:rFonts w:asciiTheme="minorHAnsi" w:hAnsiTheme="minorHAnsi"/>
          <w:sz w:val="22"/>
        </w:rPr>
      </w:pPr>
      <w:r w:rsidRPr="00C73EB3">
        <w:rPr>
          <w:rFonts w:asciiTheme="minorHAnsi" w:hAnsiTheme="minorHAnsi"/>
          <w:sz w:val="22"/>
        </w:rPr>
        <w:t xml:space="preserve">POST: </w:t>
      </w:r>
      <w:r w:rsidR="00F47028" w:rsidRPr="00C73EB3">
        <w:rPr>
          <w:rFonts w:asciiTheme="minorHAnsi" w:hAnsiTheme="minorHAnsi"/>
          <w:sz w:val="22"/>
        </w:rPr>
        <w:t>Crea un nuevo recurso en el servidor.</w:t>
      </w:r>
      <w:r w:rsidRPr="00C73EB3">
        <w:rPr>
          <w:rFonts w:asciiTheme="minorHAnsi" w:hAnsiTheme="minorHAnsi"/>
          <w:sz w:val="22"/>
        </w:rPr>
        <w:t xml:space="preserve"> </w:t>
      </w:r>
    </w:p>
    <w:p w14:paraId="6A12B994" w14:textId="2630C866" w:rsidR="009E301A" w:rsidRPr="00C73EB3" w:rsidRDefault="009E301A" w:rsidP="003510A9">
      <w:pPr>
        <w:pStyle w:val="Prrafodelista"/>
        <w:numPr>
          <w:ilvl w:val="0"/>
          <w:numId w:val="5"/>
        </w:numPr>
        <w:rPr>
          <w:rFonts w:asciiTheme="minorHAnsi" w:hAnsiTheme="minorHAnsi"/>
          <w:sz w:val="22"/>
        </w:rPr>
      </w:pPr>
      <w:r w:rsidRPr="00C73EB3">
        <w:rPr>
          <w:rFonts w:asciiTheme="minorHAnsi" w:hAnsiTheme="minorHAnsi"/>
          <w:sz w:val="22"/>
        </w:rPr>
        <w:t xml:space="preserve">PUT: Las representaciones actuales de un recurso son sustituidas </w:t>
      </w:r>
      <w:r w:rsidR="006A21F0" w:rsidRPr="00C73EB3">
        <w:rPr>
          <w:rFonts w:asciiTheme="minorHAnsi" w:hAnsiTheme="minorHAnsi"/>
          <w:sz w:val="22"/>
        </w:rPr>
        <w:t>por la información que lleva el mensaje</w:t>
      </w:r>
      <w:r w:rsidR="00F47028" w:rsidRPr="00C73EB3">
        <w:rPr>
          <w:rFonts w:asciiTheme="minorHAnsi" w:hAnsiTheme="minorHAnsi"/>
          <w:sz w:val="22"/>
        </w:rPr>
        <w:t>, y en caso de no existir, lo crea.</w:t>
      </w:r>
    </w:p>
    <w:p w14:paraId="2368C9A8" w14:textId="1E199E9C" w:rsidR="006A21F0" w:rsidRPr="00C73EB3" w:rsidRDefault="006A21F0" w:rsidP="003510A9">
      <w:pPr>
        <w:pStyle w:val="Prrafodelista"/>
        <w:numPr>
          <w:ilvl w:val="0"/>
          <w:numId w:val="5"/>
        </w:numPr>
        <w:rPr>
          <w:rFonts w:asciiTheme="minorHAnsi" w:hAnsiTheme="minorHAnsi"/>
          <w:sz w:val="22"/>
        </w:rPr>
      </w:pPr>
      <w:r w:rsidRPr="00C73EB3">
        <w:rPr>
          <w:rFonts w:asciiTheme="minorHAnsi" w:hAnsiTheme="minorHAnsi"/>
          <w:sz w:val="22"/>
        </w:rPr>
        <w:t>DELETE: Elimina un recurso determinado.</w:t>
      </w:r>
    </w:p>
    <w:p w14:paraId="57E68ED4" w14:textId="53724701" w:rsidR="006A21F0" w:rsidRPr="00C73EB3" w:rsidRDefault="006A21F0" w:rsidP="003510A9">
      <w:pPr>
        <w:pStyle w:val="Prrafodelista"/>
        <w:numPr>
          <w:ilvl w:val="0"/>
          <w:numId w:val="5"/>
        </w:numPr>
        <w:rPr>
          <w:rFonts w:asciiTheme="minorHAnsi" w:hAnsiTheme="minorHAnsi"/>
          <w:sz w:val="22"/>
        </w:rPr>
      </w:pPr>
      <w:r w:rsidRPr="00C73EB3">
        <w:rPr>
          <w:rFonts w:asciiTheme="minorHAnsi" w:hAnsiTheme="minorHAnsi"/>
          <w:sz w:val="22"/>
        </w:rPr>
        <w:t xml:space="preserve">HEAD: Petición similar a la de </w:t>
      </w:r>
      <w:r w:rsidR="004B412B" w:rsidRPr="00C73EB3">
        <w:rPr>
          <w:rFonts w:asciiTheme="minorHAnsi" w:hAnsiTheme="minorHAnsi"/>
          <w:sz w:val="22"/>
        </w:rPr>
        <w:t>GET,</w:t>
      </w:r>
      <w:r w:rsidRPr="00C73EB3">
        <w:rPr>
          <w:rFonts w:asciiTheme="minorHAnsi" w:hAnsiTheme="minorHAnsi"/>
          <w:sz w:val="22"/>
        </w:rPr>
        <w:t xml:space="preserve"> pero sin cuerpo de la respuesta.</w:t>
      </w:r>
    </w:p>
    <w:p w14:paraId="27186658" w14:textId="77777777" w:rsidR="00701DBB" w:rsidRPr="00C73EB3" w:rsidRDefault="006A21F0" w:rsidP="003510A9">
      <w:pPr>
        <w:pStyle w:val="Prrafodelista"/>
        <w:numPr>
          <w:ilvl w:val="0"/>
          <w:numId w:val="5"/>
        </w:numPr>
        <w:rPr>
          <w:rFonts w:asciiTheme="minorHAnsi" w:hAnsiTheme="minorHAnsi"/>
          <w:sz w:val="22"/>
        </w:rPr>
      </w:pPr>
      <w:r w:rsidRPr="00C73EB3">
        <w:rPr>
          <w:rFonts w:asciiTheme="minorHAnsi" w:hAnsiTheme="minorHAnsi"/>
          <w:sz w:val="22"/>
        </w:rPr>
        <w:t>CONNECT: Establece comunicación en 2 vías con el servidor del recurso solicitado. Comúnmente es usado para llevar a cabo una comunicación túnel.</w:t>
      </w:r>
    </w:p>
    <w:p w14:paraId="1A3DB66E" w14:textId="10B74872" w:rsidR="006A21F0" w:rsidRPr="00C73EB3" w:rsidRDefault="006A21F0" w:rsidP="003510A9">
      <w:pPr>
        <w:pStyle w:val="Prrafodelista"/>
        <w:numPr>
          <w:ilvl w:val="0"/>
          <w:numId w:val="5"/>
        </w:numPr>
        <w:rPr>
          <w:rFonts w:asciiTheme="minorHAnsi" w:hAnsiTheme="minorHAnsi"/>
          <w:sz w:val="22"/>
        </w:rPr>
      </w:pPr>
      <w:r w:rsidRPr="00C73EB3">
        <w:rPr>
          <w:rFonts w:asciiTheme="minorHAnsi" w:hAnsiTheme="minorHAnsi"/>
          <w:sz w:val="22"/>
        </w:rPr>
        <w:t xml:space="preserve"> </w:t>
      </w:r>
      <w:r w:rsidR="00136816" w:rsidRPr="00C73EB3">
        <w:rPr>
          <w:rFonts w:asciiTheme="minorHAnsi" w:hAnsiTheme="minorHAnsi"/>
          <w:sz w:val="22"/>
        </w:rPr>
        <w:t xml:space="preserve">TRACE: Lleva a cabo un mensaje </w:t>
      </w:r>
      <w:r w:rsidR="0002223D" w:rsidRPr="00C73EB3">
        <w:rPr>
          <w:rFonts w:asciiTheme="minorHAnsi" w:hAnsiTheme="minorHAnsi"/>
          <w:sz w:val="22"/>
        </w:rPr>
        <w:t xml:space="preserve">de prueba </w:t>
      </w:r>
      <w:r w:rsidR="00136816" w:rsidRPr="00C73EB3">
        <w:rPr>
          <w:rFonts w:asciiTheme="minorHAnsi" w:hAnsiTheme="minorHAnsi"/>
          <w:sz w:val="22"/>
        </w:rPr>
        <w:t xml:space="preserve">de ida y vuelta en toda la ruta hasta el recurso objetivo con el fin de ser un mecanismo de depuración. </w:t>
      </w:r>
    </w:p>
    <w:p w14:paraId="6262EF77" w14:textId="329FACC6" w:rsidR="0002223D" w:rsidRPr="00C73EB3" w:rsidRDefault="0002223D" w:rsidP="003510A9">
      <w:pPr>
        <w:pStyle w:val="Prrafodelista"/>
        <w:numPr>
          <w:ilvl w:val="0"/>
          <w:numId w:val="5"/>
        </w:numPr>
        <w:rPr>
          <w:rFonts w:asciiTheme="minorHAnsi" w:hAnsiTheme="minorHAnsi"/>
          <w:sz w:val="22"/>
        </w:rPr>
      </w:pPr>
      <w:r w:rsidRPr="00C73EB3">
        <w:rPr>
          <w:rFonts w:asciiTheme="minorHAnsi" w:hAnsiTheme="minorHAnsi"/>
          <w:sz w:val="22"/>
        </w:rPr>
        <w:t>OPTIONS: Método que permite describir las opciones de comunicación para un recurso en específico.</w:t>
      </w:r>
    </w:p>
    <w:p w14:paraId="1A6F8CCA" w14:textId="57874055" w:rsidR="00674075" w:rsidRPr="00C73EB3" w:rsidRDefault="0002223D" w:rsidP="003510A9">
      <w:pPr>
        <w:pStyle w:val="Prrafodelista"/>
        <w:numPr>
          <w:ilvl w:val="0"/>
          <w:numId w:val="5"/>
        </w:numPr>
        <w:rPr>
          <w:rFonts w:asciiTheme="minorHAnsi" w:hAnsiTheme="minorHAnsi"/>
          <w:sz w:val="22"/>
        </w:rPr>
      </w:pPr>
      <w:r w:rsidRPr="00C73EB3">
        <w:rPr>
          <w:rFonts w:asciiTheme="minorHAnsi" w:hAnsiTheme="minorHAnsi"/>
          <w:sz w:val="22"/>
        </w:rPr>
        <w:lastRenderedPageBreak/>
        <w:t>PATCH: Permite modificar un recurso de manera parcial, a diferencia de que el método PUT lo hace sobre todo el recurso.</w:t>
      </w:r>
    </w:p>
    <w:p w14:paraId="3054F0E6" w14:textId="1ED5FFEA" w:rsidR="00571435" w:rsidRPr="002F63AD" w:rsidRDefault="00571435" w:rsidP="00DD0F03">
      <w:pPr>
        <w:pStyle w:val="Ttulo2"/>
        <w:numPr>
          <w:ilvl w:val="1"/>
          <w:numId w:val="7"/>
        </w:numPr>
        <w:rPr>
          <w:lang w:val="es-MX"/>
        </w:rPr>
      </w:pPr>
      <w:bookmarkStart w:id="52" w:name="_Toc23801666"/>
      <w:r w:rsidRPr="002F63AD">
        <w:rPr>
          <w:i/>
          <w:iCs/>
          <w:lang w:val="es-MX"/>
        </w:rPr>
        <w:t>REST</w:t>
      </w:r>
      <w:bookmarkEnd w:id="52"/>
    </w:p>
    <w:p w14:paraId="4435AA33" w14:textId="16D3F5FB" w:rsidR="008A36B0" w:rsidRPr="002F63AD" w:rsidRDefault="008A36B0" w:rsidP="003510A9">
      <w:pPr>
        <w:jc w:val="both"/>
        <w:rPr>
          <w:lang w:val="es-MX"/>
        </w:rPr>
      </w:pPr>
      <w:r w:rsidRPr="002F63AD">
        <w:rPr>
          <w:lang w:val="es-MX"/>
        </w:rPr>
        <w:t>La transferencia de estado representacional, REST por sus siglas en inglés, es un tipo de arquitectura define reglas de comunicación entre sistemas computacionales en la Web</w:t>
      </w:r>
      <w:sdt>
        <w:sdtPr>
          <w:rPr>
            <w:lang w:val="es-MX"/>
          </w:rPr>
          <w:id w:val="100384999"/>
          <w:citation/>
        </w:sdtPr>
        <w:sdtContent>
          <w:r w:rsidR="002950A2" w:rsidRPr="002F63AD">
            <w:rPr>
              <w:lang w:val="es-MX"/>
            </w:rPr>
            <w:fldChar w:fldCharType="begin"/>
          </w:r>
          <w:r w:rsidR="002950A2" w:rsidRPr="002F63AD">
            <w:rPr>
              <w:lang w:val="es-MX"/>
            </w:rPr>
            <w:instrText xml:space="preserve"> CITATION Cod19 \l 2058 </w:instrText>
          </w:r>
          <w:r w:rsidR="002950A2" w:rsidRPr="002F63AD">
            <w:rPr>
              <w:lang w:val="es-MX"/>
            </w:rPr>
            <w:fldChar w:fldCharType="separate"/>
          </w:r>
          <w:r w:rsidR="00595C94" w:rsidRPr="002F63AD">
            <w:rPr>
              <w:noProof/>
              <w:lang w:val="es-MX"/>
            </w:rPr>
            <w:t xml:space="preserve"> [46]</w:t>
          </w:r>
          <w:r w:rsidR="002950A2" w:rsidRPr="002F63AD">
            <w:rPr>
              <w:lang w:val="es-MX"/>
            </w:rPr>
            <w:fldChar w:fldCharType="end"/>
          </w:r>
        </w:sdtContent>
      </w:sdt>
      <w:r w:rsidRPr="002F63AD">
        <w:rPr>
          <w:lang w:val="es-MX"/>
        </w:rPr>
        <w:t xml:space="preserve">. </w:t>
      </w:r>
    </w:p>
    <w:p w14:paraId="543A86D0" w14:textId="056E0BAB" w:rsidR="008A36B0" w:rsidRPr="002F63AD" w:rsidRDefault="008A36B0" w:rsidP="003510A9">
      <w:pPr>
        <w:jc w:val="both"/>
        <w:rPr>
          <w:lang w:val="es-MX"/>
        </w:rPr>
      </w:pPr>
      <w:r w:rsidRPr="002F63AD">
        <w:rPr>
          <w:lang w:val="es-MX"/>
        </w:rPr>
        <w:t xml:space="preserve">A pesar de que </w:t>
      </w:r>
      <w:r w:rsidRPr="002F63AD">
        <w:rPr>
          <w:i/>
          <w:iCs/>
          <w:lang w:val="es-MX"/>
        </w:rPr>
        <w:t>REST</w:t>
      </w:r>
      <w:r w:rsidRPr="002F63AD">
        <w:rPr>
          <w:lang w:val="es-MX"/>
        </w:rPr>
        <w:t xml:space="preserve"> no es un estándar, si hace uso de ellos</w:t>
      </w:r>
    </w:p>
    <w:p w14:paraId="69C25EBC" w14:textId="7A090D85" w:rsidR="008A36B0" w:rsidRPr="00C73EB3" w:rsidRDefault="008A36B0" w:rsidP="003510A9">
      <w:pPr>
        <w:pStyle w:val="Prrafodelista"/>
        <w:numPr>
          <w:ilvl w:val="0"/>
          <w:numId w:val="5"/>
        </w:numPr>
        <w:rPr>
          <w:rFonts w:asciiTheme="minorHAnsi" w:hAnsiTheme="minorHAnsi"/>
          <w:sz w:val="22"/>
        </w:rPr>
      </w:pPr>
      <w:r w:rsidRPr="00C73EB3">
        <w:rPr>
          <w:rFonts w:asciiTheme="minorHAnsi" w:hAnsiTheme="minorHAnsi"/>
          <w:sz w:val="22"/>
        </w:rPr>
        <w:t>URL</w:t>
      </w:r>
    </w:p>
    <w:p w14:paraId="4858B36F" w14:textId="5A972050" w:rsidR="008A36B0" w:rsidRPr="00C73EB3" w:rsidRDefault="008A36B0" w:rsidP="003510A9">
      <w:pPr>
        <w:pStyle w:val="Prrafodelista"/>
        <w:numPr>
          <w:ilvl w:val="0"/>
          <w:numId w:val="5"/>
        </w:numPr>
        <w:rPr>
          <w:rFonts w:asciiTheme="minorHAnsi" w:hAnsiTheme="minorHAnsi"/>
          <w:sz w:val="22"/>
        </w:rPr>
      </w:pPr>
      <w:r w:rsidRPr="00C73EB3">
        <w:rPr>
          <w:rFonts w:asciiTheme="minorHAnsi" w:hAnsiTheme="minorHAnsi"/>
          <w:sz w:val="22"/>
        </w:rPr>
        <w:t>HTTP</w:t>
      </w:r>
    </w:p>
    <w:p w14:paraId="4B60529B" w14:textId="69BE2AB0" w:rsidR="008A36B0" w:rsidRPr="00C73EB3" w:rsidRDefault="004B412B" w:rsidP="003510A9">
      <w:pPr>
        <w:pStyle w:val="Prrafodelista"/>
        <w:numPr>
          <w:ilvl w:val="0"/>
          <w:numId w:val="5"/>
        </w:numPr>
        <w:rPr>
          <w:rFonts w:asciiTheme="minorHAnsi" w:hAnsiTheme="minorHAnsi"/>
          <w:sz w:val="22"/>
        </w:rPr>
      </w:pPr>
      <w:r w:rsidRPr="00C73EB3">
        <w:rPr>
          <w:rFonts w:asciiTheme="minorHAnsi" w:hAnsiTheme="minorHAnsi"/>
          <w:sz w:val="22"/>
        </w:rPr>
        <w:t>XML, GIF</w:t>
      </w:r>
      <w:r w:rsidR="008A36B0" w:rsidRPr="00C73EB3">
        <w:rPr>
          <w:rFonts w:asciiTheme="minorHAnsi" w:hAnsiTheme="minorHAnsi"/>
          <w:sz w:val="22"/>
        </w:rPr>
        <w:t>,</w:t>
      </w:r>
      <w:r w:rsidRPr="00C73EB3">
        <w:rPr>
          <w:rFonts w:asciiTheme="minorHAnsi" w:hAnsiTheme="minorHAnsi"/>
          <w:sz w:val="22"/>
        </w:rPr>
        <w:t xml:space="preserve"> </w:t>
      </w:r>
      <w:r w:rsidR="003510A9" w:rsidRPr="00C73EB3">
        <w:rPr>
          <w:rFonts w:asciiTheme="minorHAnsi" w:hAnsiTheme="minorHAnsi"/>
          <w:sz w:val="22"/>
        </w:rPr>
        <w:t>JPG,</w:t>
      </w:r>
      <w:r w:rsidR="00B57877" w:rsidRPr="00C73EB3">
        <w:rPr>
          <w:rFonts w:asciiTheme="minorHAnsi" w:hAnsiTheme="minorHAnsi"/>
          <w:sz w:val="22"/>
        </w:rPr>
        <w:t xml:space="preserve"> </w:t>
      </w:r>
      <w:r w:rsidR="003510A9" w:rsidRPr="00C73EB3">
        <w:rPr>
          <w:rFonts w:asciiTheme="minorHAnsi" w:hAnsiTheme="minorHAnsi"/>
          <w:sz w:val="22"/>
        </w:rPr>
        <w:t>etc.</w:t>
      </w:r>
      <w:r w:rsidR="008A36B0" w:rsidRPr="00C73EB3">
        <w:rPr>
          <w:rFonts w:asciiTheme="minorHAnsi" w:hAnsiTheme="minorHAnsi"/>
          <w:sz w:val="22"/>
        </w:rPr>
        <w:t xml:space="preserve"> (representación de recursos)</w:t>
      </w:r>
    </w:p>
    <w:p w14:paraId="5A2F0E87" w14:textId="77777777" w:rsidR="00B24AA5" w:rsidRPr="00C73EB3" w:rsidRDefault="008A36B0" w:rsidP="003510A9">
      <w:pPr>
        <w:pStyle w:val="Prrafodelista"/>
        <w:numPr>
          <w:ilvl w:val="0"/>
          <w:numId w:val="5"/>
        </w:numPr>
        <w:rPr>
          <w:rFonts w:asciiTheme="minorHAnsi" w:hAnsiTheme="minorHAnsi"/>
          <w:sz w:val="22"/>
        </w:rPr>
      </w:pPr>
      <w:r w:rsidRPr="00C73EB3">
        <w:rPr>
          <w:rFonts w:asciiTheme="minorHAnsi" w:hAnsiTheme="minorHAnsi"/>
          <w:sz w:val="22"/>
        </w:rPr>
        <w:t>Extensiones multipropósito de correo de Internet (MIME)</w:t>
      </w:r>
    </w:p>
    <w:p w14:paraId="5DD2EAF7" w14:textId="1419544F" w:rsidR="008A36B0" w:rsidRPr="002F63AD" w:rsidRDefault="00B24AA5" w:rsidP="003510A9">
      <w:pPr>
        <w:jc w:val="both"/>
        <w:rPr>
          <w:lang w:val="es-MX"/>
        </w:rPr>
      </w:pPr>
      <w:r w:rsidRPr="002F63AD">
        <w:rPr>
          <w:lang w:val="es-MX"/>
        </w:rPr>
        <w:t>Las características de</w:t>
      </w:r>
      <w:r w:rsidR="008A36B0" w:rsidRPr="002F63AD">
        <w:rPr>
          <w:lang w:val="es-MX"/>
        </w:rPr>
        <w:t xml:space="preserve"> </w:t>
      </w:r>
      <w:r w:rsidRPr="002F63AD">
        <w:rPr>
          <w:i/>
          <w:iCs/>
          <w:lang w:val="es-MX"/>
        </w:rPr>
        <w:t>REST</w:t>
      </w:r>
      <w:r w:rsidRPr="002F63AD">
        <w:rPr>
          <w:lang w:val="es-MX"/>
        </w:rPr>
        <w:t xml:space="preserve"> son</w:t>
      </w:r>
    </w:p>
    <w:p w14:paraId="31085167" w14:textId="2B5C94DC" w:rsidR="00B24AA5" w:rsidRPr="00C73EB3" w:rsidRDefault="00B24AA5" w:rsidP="003510A9">
      <w:pPr>
        <w:pStyle w:val="Prrafodelista"/>
        <w:numPr>
          <w:ilvl w:val="0"/>
          <w:numId w:val="5"/>
        </w:numPr>
        <w:rPr>
          <w:rFonts w:asciiTheme="minorHAnsi" w:hAnsiTheme="minorHAnsi"/>
          <w:sz w:val="22"/>
        </w:rPr>
      </w:pPr>
      <w:r w:rsidRPr="00C73EB3">
        <w:rPr>
          <w:rFonts w:asciiTheme="minorHAnsi" w:hAnsiTheme="minorHAnsi"/>
          <w:sz w:val="22"/>
        </w:rPr>
        <w:t>Basado en cliente servidor: Consumo de componentes mediante peticiones</w:t>
      </w:r>
    </w:p>
    <w:p w14:paraId="19C7807C" w14:textId="66391398" w:rsidR="00B24AA5" w:rsidRPr="00C73EB3" w:rsidRDefault="00B24AA5" w:rsidP="003510A9">
      <w:pPr>
        <w:pStyle w:val="Prrafodelista"/>
        <w:numPr>
          <w:ilvl w:val="0"/>
          <w:numId w:val="5"/>
        </w:numPr>
        <w:rPr>
          <w:rFonts w:asciiTheme="minorHAnsi" w:hAnsiTheme="minorHAnsi"/>
          <w:sz w:val="22"/>
        </w:rPr>
      </w:pPr>
      <w:r w:rsidRPr="00C73EB3">
        <w:rPr>
          <w:rFonts w:asciiTheme="minorHAnsi" w:hAnsiTheme="minorHAnsi"/>
          <w:sz w:val="22"/>
        </w:rPr>
        <w:t xml:space="preserve">Sistemas independientes: Los sistemas computacionales no deben de estar desarrollados en el mismo lenguaje o paradigma de programación mientras estos cumplan el estilo de arquitectura </w:t>
      </w:r>
      <w:r w:rsidRPr="00C73EB3">
        <w:rPr>
          <w:rFonts w:asciiTheme="minorHAnsi" w:hAnsiTheme="minorHAnsi"/>
          <w:i/>
          <w:iCs/>
          <w:sz w:val="22"/>
        </w:rPr>
        <w:t>REST</w:t>
      </w:r>
      <w:r w:rsidRPr="00C73EB3">
        <w:rPr>
          <w:rFonts w:asciiTheme="minorHAnsi" w:hAnsiTheme="minorHAnsi"/>
          <w:sz w:val="22"/>
        </w:rPr>
        <w:t xml:space="preserve"> se puede estableces comunicación entre los sistemas.</w:t>
      </w:r>
    </w:p>
    <w:p w14:paraId="36B189C8" w14:textId="32AE4EA5" w:rsidR="00B24AA5" w:rsidRPr="00C73EB3" w:rsidRDefault="00B24AA5" w:rsidP="003510A9">
      <w:pPr>
        <w:pStyle w:val="Prrafodelista"/>
        <w:numPr>
          <w:ilvl w:val="0"/>
          <w:numId w:val="5"/>
        </w:numPr>
        <w:rPr>
          <w:rFonts w:asciiTheme="minorHAnsi" w:hAnsiTheme="minorHAnsi"/>
          <w:sz w:val="22"/>
        </w:rPr>
      </w:pPr>
      <w:r w:rsidRPr="00C73EB3">
        <w:rPr>
          <w:rFonts w:asciiTheme="minorHAnsi" w:hAnsiTheme="minorHAnsi"/>
          <w:sz w:val="22"/>
        </w:rPr>
        <w:t>Uso de memoria caché: Con el fin de mejorar la eficiencia de respuestas, los sistemas deben de ser capaces de decidir si las respuestas son o no parte de la memoria caché.</w:t>
      </w:r>
    </w:p>
    <w:p w14:paraId="41B47183" w14:textId="05678A3F" w:rsidR="00B24AA5" w:rsidRPr="00C73EB3" w:rsidRDefault="00B24AA5" w:rsidP="003510A9">
      <w:pPr>
        <w:pStyle w:val="Prrafodelista"/>
        <w:numPr>
          <w:ilvl w:val="0"/>
          <w:numId w:val="5"/>
        </w:numPr>
        <w:rPr>
          <w:rFonts w:asciiTheme="minorHAnsi" w:hAnsiTheme="minorHAnsi"/>
          <w:sz w:val="22"/>
        </w:rPr>
      </w:pPr>
      <w:r w:rsidRPr="00C73EB3">
        <w:rPr>
          <w:rFonts w:asciiTheme="minorHAnsi" w:hAnsiTheme="minorHAnsi"/>
          <w:sz w:val="22"/>
        </w:rPr>
        <w:t>Recursos etiquetados: Los sistemas deben de identificar a sus recursos con una URL.</w:t>
      </w:r>
    </w:p>
    <w:p w14:paraId="702F3B0C" w14:textId="070A9956" w:rsidR="00B24AA5" w:rsidRPr="00C73EB3" w:rsidRDefault="00B24AA5" w:rsidP="003510A9">
      <w:pPr>
        <w:pStyle w:val="Prrafodelista"/>
        <w:numPr>
          <w:ilvl w:val="0"/>
          <w:numId w:val="5"/>
        </w:numPr>
        <w:rPr>
          <w:rFonts w:asciiTheme="minorHAnsi" w:hAnsiTheme="minorHAnsi"/>
          <w:sz w:val="22"/>
        </w:rPr>
      </w:pPr>
      <w:r w:rsidRPr="00C73EB3">
        <w:rPr>
          <w:rFonts w:asciiTheme="minorHAnsi" w:hAnsiTheme="minorHAnsi"/>
          <w:sz w:val="22"/>
        </w:rPr>
        <w:t>Interfaz uniforme: Cualquier recurso del sistema puede accederse mediante una interfaz genérica. Ejemplo: métodos HTTP</w:t>
      </w:r>
      <w:r w:rsidR="00DF567D" w:rsidRPr="00C73EB3">
        <w:rPr>
          <w:rFonts w:asciiTheme="minorHAnsi" w:hAnsiTheme="minorHAnsi"/>
          <w:sz w:val="22"/>
        </w:rPr>
        <w:t xml:space="preserve"> </w:t>
      </w:r>
    </w:p>
    <w:p w14:paraId="460E4B76" w14:textId="4C76FD51" w:rsidR="00B24AA5" w:rsidRPr="00C73EB3" w:rsidRDefault="00B24AA5" w:rsidP="003510A9">
      <w:pPr>
        <w:pStyle w:val="Prrafodelista"/>
        <w:numPr>
          <w:ilvl w:val="0"/>
          <w:numId w:val="5"/>
        </w:numPr>
        <w:rPr>
          <w:rFonts w:asciiTheme="minorHAnsi" w:hAnsiTheme="minorHAnsi"/>
          <w:sz w:val="22"/>
        </w:rPr>
      </w:pPr>
      <w:r w:rsidRPr="00C73EB3">
        <w:rPr>
          <w:rFonts w:asciiTheme="minorHAnsi" w:hAnsiTheme="minorHAnsi"/>
          <w:sz w:val="22"/>
        </w:rPr>
        <w:t xml:space="preserve">Representación de recursos enlazados: Las representaciones de los recursos deben de estar conectados entre sí para que el usuario sea capaz de ir de una representación a otra. </w:t>
      </w:r>
    </w:p>
    <w:p w14:paraId="3ABB7353" w14:textId="0100DF32" w:rsidR="00F07C2A" w:rsidRPr="00C73EB3" w:rsidRDefault="007D0248" w:rsidP="00F07C2A">
      <w:pPr>
        <w:pStyle w:val="Prrafodelista"/>
        <w:numPr>
          <w:ilvl w:val="0"/>
          <w:numId w:val="5"/>
        </w:numPr>
        <w:rPr>
          <w:rFonts w:asciiTheme="minorHAnsi" w:hAnsiTheme="minorHAnsi"/>
          <w:sz w:val="22"/>
        </w:rPr>
      </w:pPr>
      <w:r w:rsidRPr="00C73EB3">
        <w:rPr>
          <w:rFonts w:asciiTheme="minorHAnsi" w:hAnsiTheme="minorHAnsi"/>
          <w:sz w:val="22"/>
        </w:rPr>
        <w:t xml:space="preserve">Capas entre los componentes: Con el fin de otorgar servicios al usuario como seguridad, privacidad, eficiencia de servicio, entre otros, pueden usarse sistemas intermediarios como </w:t>
      </w:r>
      <w:proofErr w:type="spellStart"/>
      <w:r w:rsidRPr="00C73EB3">
        <w:rPr>
          <w:rFonts w:asciiTheme="minorHAnsi" w:hAnsiTheme="minorHAnsi"/>
          <w:i/>
          <w:iCs/>
          <w:sz w:val="22"/>
        </w:rPr>
        <w:t>gateways</w:t>
      </w:r>
      <w:proofErr w:type="spellEnd"/>
      <w:r w:rsidRPr="00C73EB3">
        <w:rPr>
          <w:rFonts w:asciiTheme="minorHAnsi" w:hAnsiTheme="minorHAnsi"/>
          <w:i/>
          <w:iCs/>
          <w:sz w:val="22"/>
        </w:rPr>
        <w:t xml:space="preserve">, </w:t>
      </w:r>
      <w:r w:rsidRPr="00C73EB3">
        <w:rPr>
          <w:rFonts w:asciiTheme="minorHAnsi" w:hAnsiTheme="minorHAnsi"/>
          <w:sz w:val="22"/>
        </w:rPr>
        <w:t xml:space="preserve">servidores </w:t>
      </w:r>
      <w:r w:rsidRPr="00C73EB3">
        <w:rPr>
          <w:rFonts w:asciiTheme="minorHAnsi" w:hAnsiTheme="minorHAnsi"/>
          <w:i/>
          <w:iCs/>
          <w:sz w:val="22"/>
        </w:rPr>
        <w:t xml:space="preserve">proxy </w:t>
      </w:r>
      <w:r w:rsidRPr="00C73EB3">
        <w:rPr>
          <w:rFonts w:asciiTheme="minorHAnsi" w:hAnsiTheme="minorHAnsi"/>
          <w:sz w:val="22"/>
        </w:rPr>
        <w:t>o servidores</w:t>
      </w:r>
      <w:r w:rsidRPr="00C73EB3">
        <w:rPr>
          <w:rFonts w:asciiTheme="minorHAnsi" w:hAnsiTheme="minorHAnsi"/>
          <w:i/>
          <w:iCs/>
          <w:sz w:val="22"/>
        </w:rPr>
        <w:t xml:space="preserve"> caché </w:t>
      </w:r>
      <w:r w:rsidRPr="00C73EB3">
        <w:rPr>
          <w:rFonts w:asciiTheme="minorHAnsi" w:hAnsiTheme="minorHAnsi"/>
          <w:sz w:val="22"/>
        </w:rPr>
        <w:t>por mencionar algunos.</w:t>
      </w:r>
    </w:p>
    <w:p w14:paraId="3CF9ECF2" w14:textId="50B65712" w:rsidR="00571435" w:rsidRPr="002F63AD" w:rsidRDefault="00571435" w:rsidP="00DD0F03">
      <w:pPr>
        <w:pStyle w:val="Ttulo2"/>
        <w:numPr>
          <w:ilvl w:val="1"/>
          <w:numId w:val="7"/>
        </w:numPr>
        <w:rPr>
          <w:lang w:val="es-MX"/>
        </w:rPr>
      </w:pPr>
      <w:bookmarkStart w:id="53" w:name="_Toc23801667"/>
      <w:r w:rsidRPr="002F63AD">
        <w:rPr>
          <w:i/>
          <w:iCs/>
          <w:lang w:val="es-MX"/>
        </w:rPr>
        <w:t>JSON</w:t>
      </w:r>
      <w:bookmarkEnd w:id="53"/>
    </w:p>
    <w:p w14:paraId="64BBD1F4" w14:textId="4CB91D2B" w:rsidR="00F07C2A" w:rsidRPr="00C73EB3" w:rsidRDefault="00F07C2A" w:rsidP="00F07C2A">
      <w:pPr>
        <w:rPr>
          <w:lang w:val="es-MX"/>
        </w:rPr>
      </w:pPr>
      <w:r w:rsidRPr="00C73EB3">
        <w:rPr>
          <w:lang w:val="es-MX"/>
        </w:rPr>
        <w:t xml:space="preserve">La notación de Objetos de JavaScript, </w:t>
      </w:r>
      <w:r w:rsidRPr="00C73EB3">
        <w:rPr>
          <w:i/>
          <w:iCs/>
          <w:lang w:val="es-MX"/>
        </w:rPr>
        <w:t>JSON</w:t>
      </w:r>
      <w:r w:rsidRPr="00C73EB3">
        <w:rPr>
          <w:lang w:val="es-MX"/>
        </w:rPr>
        <w:t xml:space="preserve"> por sus siglas en inglés, es un formato de intercambio de información basado en texto e independiente de lenguaje. El formato fue un derivado del estándar del lenguaje de programación </w:t>
      </w:r>
      <w:r w:rsidRPr="00C73EB3">
        <w:rPr>
          <w:i/>
          <w:iCs/>
          <w:lang w:val="es-MX"/>
        </w:rPr>
        <w:t>ECMAScript</w:t>
      </w:r>
      <w:r w:rsidR="002950A2" w:rsidRPr="00C73EB3">
        <w:rPr>
          <w:lang w:val="es-MX"/>
        </w:rPr>
        <w:t xml:space="preserve"> </w:t>
      </w:r>
      <w:sdt>
        <w:sdtPr>
          <w:rPr>
            <w:lang w:val="es-MX"/>
          </w:rPr>
          <w:id w:val="1598288763"/>
          <w:citation/>
        </w:sdtPr>
        <w:sdtContent>
          <w:r w:rsidR="002950A2" w:rsidRPr="00C73EB3">
            <w:rPr>
              <w:lang w:val="es-MX"/>
            </w:rPr>
            <w:fldChar w:fldCharType="begin"/>
          </w:r>
          <w:r w:rsidR="002950A2" w:rsidRPr="00C73EB3">
            <w:rPr>
              <w:lang w:val="es-MX"/>
            </w:rPr>
            <w:instrText xml:space="preserve"> CITATION Int17 \l 2058 </w:instrText>
          </w:r>
          <w:r w:rsidR="002950A2" w:rsidRPr="00C73EB3">
            <w:rPr>
              <w:lang w:val="es-MX"/>
            </w:rPr>
            <w:fldChar w:fldCharType="separate"/>
          </w:r>
          <w:r w:rsidR="00595C94" w:rsidRPr="00C73EB3">
            <w:rPr>
              <w:noProof/>
              <w:lang w:val="es-MX"/>
            </w:rPr>
            <w:t>[47]</w:t>
          </w:r>
          <w:r w:rsidR="002950A2" w:rsidRPr="00C73EB3">
            <w:rPr>
              <w:lang w:val="es-MX"/>
            </w:rPr>
            <w:fldChar w:fldCharType="end"/>
          </w:r>
        </w:sdtContent>
      </w:sdt>
      <w:r w:rsidRPr="00C73EB3">
        <w:rPr>
          <w:lang w:val="es-MX"/>
        </w:rPr>
        <w:t xml:space="preserve">. </w:t>
      </w:r>
    </w:p>
    <w:p w14:paraId="01227D42" w14:textId="27281EA8" w:rsidR="00F07C2A" w:rsidRPr="00C73EB3" w:rsidRDefault="00F07C2A" w:rsidP="00F07C2A">
      <w:pPr>
        <w:rPr>
          <w:lang w:val="es-MX"/>
        </w:rPr>
      </w:pPr>
      <w:r w:rsidRPr="00C73EB3">
        <w:rPr>
          <w:i/>
          <w:iCs/>
          <w:lang w:val="es-MX"/>
        </w:rPr>
        <w:t xml:space="preserve">JSON </w:t>
      </w:r>
      <w:r w:rsidRPr="00C73EB3">
        <w:rPr>
          <w:lang w:val="es-MX"/>
        </w:rPr>
        <w:t>está conformado por</w:t>
      </w:r>
      <w:r w:rsidR="00A44694" w:rsidRPr="00C73EB3">
        <w:rPr>
          <w:lang w:val="es-MX"/>
        </w:rPr>
        <w:t xml:space="preserve"> </w:t>
      </w:r>
      <w:r w:rsidR="00A6352D" w:rsidRPr="00C73EB3">
        <w:rPr>
          <w:lang w:val="es-MX"/>
        </w:rPr>
        <w:t xml:space="preserve">las siguientes </w:t>
      </w:r>
      <w:r w:rsidRPr="00C73EB3">
        <w:rPr>
          <w:lang w:val="es-MX"/>
        </w:rPr>
        <w:t>2 estructuras</w:t>
      </w:r>
    </w:p>
    <w:p w14:paraId="55E6E996" w14:textId="3C3BDE0B" w:rsidR="00F07C2A" w:rsidRPr="00C73EB3" w:rsidRDefault="00F07C2A" w:rsidP="00F07C2A">
      <w:pPr>
        <w:pStyle w:val="Prrafodelista"/>
        <w:numPr>
          <w:ilvl w:val="0"/>
          <w:numId w:val="5"/>
        </w:numPr>
        <w:rPr>
          <w:sz w:val="22"/>
        </w:rPr>
      </w:pPr>
      <w:r w:rsidRPr="00C73EB3">
        <w:rPr>
          <w:sz w:val="22"/>
        </w:rPr>
        <w:t xml:space="preserve">Colección de pares nombre/valor: En diversos lenguajes de programación implementan esta estructura como un objeto, diccionario, registro, tabla </w:t>
      </w:r>
      <w:r w:rsidRPr="00C73EB3">
        <w:rPr>
          <w:i/>
          <w:iCs/>
          <w:sz w:val="22"/>
        </w:rPr>
        <w:t>hash</w:t>
      </w:r>
      <w:r w:rsidRPr="00C73EB3">
        <w:rPr>
          <w:sz w:val="22"/>
        </w:rPr>
        <w:t>, arreglos asociativos o lista de claves.</w:t>
      </w:r>
    </w:p>
    <w:p w14:paraId="7ED267C4" w14:textId="77777777" w:rsidR="00C73EB3" w:rsidRDefault="00F07C2A" w:rsidP="00F07C2A">
      <w:pPr>
        <w:pStyle w:val="Prrafodelista"/>
        <w:numPr>
          <w:ilvl w:val="0"/>
          <w:numId w:val="5"/>
        </w:numPr>
        <w:rPr>
          <w:sz w:val="22"/>
        </w:rPr>
      </w:pPr>
      <w:r w:rsidRPr="00C73EB3">
        <w:rPr>
          <w:sz w:val="22"/>
        </w:rPr>
        <w:t>Lista ordenada de valores: Se implementa en los lenguajes de programación como vectores, arreglos, secuencias o listas.</w:t>
      </w:r>
    </w:p>
    <w:p w14:paraId="0956755D" w14:textId="77777777" w:rsidR="00C73EB3" w:rsidRDefault="00C73EB3" w:rsidP="00C73EB3"/>
    <w:p w14:paraId="2098C174" w14:textId="3F17A660" w:rsidR="00F07C2A" w:rsidRPr="00C73EB3" w:rsidRDefault="00F07C2A" w:rsidP="00C73EB3">
      <w:r w:rsidRPr="00C73EB3">
        <w:t xml:space="preserve"> </w:t>
      </w:r>
    </w:p>
    <w:p w14:paraId="242C48B7" w14:textId="4443FC50" w:rsidR="00F07C2A" w:rsidRPr="00C73EB3" w:rsidRDefault="00F07C2A" w:rsidP="00F07C2A">
      <w:pPr>
        <w:rPr>
          <w:lang w:val="es-MX"/>
        </w:rPr>
      </w:pPr>
      <w:r w:rsidRPr="00C73EB3">
        <w:rPr>
          <w:lang w:val="es-MX"/>
        </w:rPr>
        <w:lastRenderedPageBreak/>
        <w:t xml:space="preserve">Ejemplo de un objeto </w:t>
      </w:r>
      <w:r w:rsidRPr="00C73EB3">
        <w:rPr>
          <w:i/>
          <w:iCs/>
          <w:lang w:val="es-MX"/>
        </w:rPr>
        <w:t>JSON</w:t>
      </w:r>
      <w:r w:rsidRPr="00C73EB3">
        <w:rPr>
          <w:lang w:val="es-MX"/>
        </w:rPr>
        <w:t xml:space="preserve"> es</w:t>
      </w:r>
    </w:p>
    <w:p w14:paraId="51FB77DB" w14:textId="7F3355A3" w:rsidR="00F07C2A" w:rsidRPr="002F63A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2F63AD">
        <w:rPr>
          <w:rFonts w:ascii="Courier New" w:eastAsia="Times New Roman" w:hAnsi="Courier New" w:cs="Courier New"/>
          <w:color w:val="000000"/>
          <w:sz w:val="20"/>
          <w:szCs w:val="20"/>
          <w:lang w:val="es-MX" w:eastAsia="es-MX"/>
        </w:rPr>
        <w:tab/>
        <w:t>{</w:t>
      </w:r>
    </w:p>
    <w:p w14:paraId="3731FBAE" w14:textId="7FFC2598" w:rsidR="00F07C2A" w:rsidRPr="002F63A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2F63AD">
        <w:rPr>
          <w:rFonts w:ascii="Courier New" w:eastAsia="Times New Roman" w:hAnsi="Courier New" w:cs="Courier New"/>
          <w:color w:val="000000"/>
          <w:sz w:val="20"/>
          <w:szCs w:val="20"/>
          <w:lang w:val="es-MX" w:eastAsia="es-MX"/>
        </w:rPr>
        <w:t xml:space="preserve">        "</w:t>
      </w:r>
      <w:proofErr w:type="spellStart"/>
      <w:r w:rsidRPr="002F63AD">
        <w:rPr>
          <w:rFonts w:ascii="Courier New" w:eastAsia="Times New Roman" w:hAnsi="Courier New" w:cs="Courier New"/>
          <w:color w:val="000000"/>
          <w:sz w:val="20"/>
          <w:szCs w:val="20"/>
          <w:lang w:val="es-MX" w:eastAsia="es-MX"/>
        </w:rPr>
        <w:t>Image</w:t>
      </w:r>
      <w:proofErr w:type="spellEnd"/>
      <w:r w:rsidRPr="002F63AD">
        <w:rPr>
          <w:rFonts w:ascii="Courier New" w:eastAsia="Times New Roman" w:hAnsi="Courier New" w:cs="Courier New"/>
          <w:color w:val="000000"/>
          <w:sz w:val="20"/>
          <w:szCs w:val="20"/>
          <w:lang w:val="es-MX" w:eastAsia="es-MX"/>
        </w:rPr>
        <w:t>": {</w:t>
      </w:r>
    </w:p>
    <w:p w14:paraId="13910400" w14:textId="77777777" w:rsidR="00F07C2A" w:rsidRPr="002F63A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2F63AD">
        <w:rPr>
          <w:rFonts w:ascii="Courier New" w:eastAsia="Times New Roman" w:hAnsi="Courier New" w:cs="Courier New"/>
          <w:color w:val="000000"/>
          <w:sz w:val="20"/>
          <w:szCs w:val="20"/>
          <w:lang w:val="es-MX" w:eastAsia="es-MX"/>
        </w:rPr>
        <w:t xml:space="preserve">            "</w:t>
      </w:r>
      <w:proofErr w:type="spellStart"/>
      <w:r w:rsidRPr="002F63AD">
        <w:rPr>
          <w:rFonts w:ascii="Courier New" w:eastAsia="Times New Roman" w:hAnsi="Courier New" w:cs="Courier New"/>
          <w:color w:val="000000"/>
          <w:sz w:val="20"/>
          <w:szCs w:val="20"/>
          <w:lang w:val="es-MX" w:eastAsia="es-MX"/>
        </w:rPr>
        <w:t>Width</w:t>
      </w:r>
      <w:proofErr w:type="spellEnd"/>
      <w:r w:rsidRPr="002F63AD">
        <w:rPr>
          <w:rFonts w:ascii="Courier New" w:eastAsia="Times New Roman" w:hAnsi="Courier New" w:cs="Courier New"/>
          <w:color w:val="000000"/>
          <w:sz w:val="20"/>
          <w:szCs w:val="20"/>
          <w:lang w:val="es-MX" w:eastAsia="es-MX"/>
        </w:rPr>
        <w:t>":  800,</w:t>
      </w:r>
    </w:p>
    <w:p w14:paraId="3D5339E9" w14:textId="77777777" w:rsidR="00F07C2A" w:rsidRPr="002F63A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2F63AD">
        <w:rPr>
          <w:rFonts w:ascii="Courier New" w:eastAsia="Times New Roman" w:hAnsi="Courier New" w:cs="Courier New"/>
          <w:color w:val="000000"/>
          <w:sz w:val="20"/>
          <w:szCs w:val="20"/>
          <w:lang w:val="es-MX" w:eastAsia="es-MX"/>
        </w:rPr>
        <w:t xml:space="preserve">            "</w:t>
      </w:r>
      <w:proofErr w:type="spellStart"/>
      <w:r w:rsidRPr="002F63AD">
        <w:rPr>
          <w:rFonts w:ascii="Courier New" w:eastAsia="Times New Roman" w:hAnsi="Courier New" w:cs="Courier New"/>
          <w:color w:val="000000"/>
          <w:sz w:val="20"/>
          <w:szCs w:val="20"/>
          <w:lang w:val="es-MX" w:eastAsia="es-MX"/>
        </w:rPr>
        <w:t>Height</w:t>
      </w:r>
      <w:proofErr w:type="spellEnd"/>
      <w:r w:rsidRPr="002F63AD">
        <w:rPr>
          <w:rFonts w:ascii="Courier New" w:eastAsia="Times New Roman" w:hAnsi="Courier New" w:cs="Courier New"/>
          <w:color w:val="000000"/>
          <w:sz w:val="20"/>
          <w:szCs w:val="20"/>
          <w:lang w:val="es-MX" w:eastAsia="es-MX"/>
        </w:rPr>
        <w:t>": 600,</w:t>
      </w:r>
    </w:p>
    <w:p w14:paraId="3CE1652E" w14:textId="77777777" w:rsidR="00F07C2A" w:rsidRPr="002F63A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2F63AD">
        <w:rPr>
          <w:rFonts w:ascii="Courier New" w:eastAsia="Times New Roman" w:hAnsi="Courier New" w:cs="Courier New"/>
          <w:color w:val="000000"/>
          <w:sz w:val="20"/>
          <w:szCs w:val="20"/>
          <w:lang w:val="es-MX" w:eastAsia="es-MX"/>
        </w:rPr>
        <w:t xml:space="preserve">            "</w:t>
      </w:r>
      <w:proofErr w:type="spellStart"/>
      <w:r w:rsidRPr="002F63AD">
        <w:rPr>
          <w:rFonts w:ascii="Courier New" w:eastAsia="Times New Roman" w:hAnsi="Courier New" w:cs="Courier New"/>
          <w:color w:val="000000"/>
          <w:sz w:val="20"/>
          <w:szCs w:val="20"/>
          <w:lang w:val="es-MX" w:eastAsia="es-MX"/>
        </w:rPr>
        <w:t>Title</w:t>
      </w:r>
      <w:proofErr w:type="spellEnd"/>
      <w:r w:rsidRPr="002F63AD">
        <w:rPr>
          <w:rFonts w:ascii="Courier New" w:eastAsia="Times New Roman" w:hAnsi="Courier New" w:cs="Courier New"/>
          <w:color w:val="000000"/>
          <w:sz w:val="20"/>
          <w:szCs w:val="20"/>
          <w:lang w:val="es-MX" w:eastAsia="es-MX"/>
        </w:rPr>
        <w:t xml:space="preserve">":  "View </w:t>
      </w:r>
      <w:proofErr w:type="spellStart"/>
      <w:r w:rsidRPr="002F63AD">
        <w:rPr>
          <w:rFonts w:ascii="Courier New" w:eastAsia="Times New Roman" w:hAnsi="Courier New" w:cs="Courier New"/>
          <w:color w:val="000000"/>
          <w:sz w:val="20"/>
          <w:szCs w:val="20"/>
          <w:lang w:val="es-MX" w:eastAsia="es-MX"/>
        </w:rPr>
        <w:t>from</w:t>
      </w:r>
      <w:proofErr w:type="spellEnd"/>
      <w:r w:rsidRPr="002F63AD">
        <w:rPr>
          <w:rFonts w:ascii="Courier New" w:eastAsia="Times New Roman" w:hAnsi="Courier New" w:cs="Courier New"/>
          <w:color w:val="000000"/>
          <w:sz w:val="20"/>
          <w:szCs w:val="20"/>
          <w:lang w:val="es-MX" w:eastAsia="es-MX"/>
        </w:rPr>
        <w:t xml:space="preserve"> 15th </w:t>
      </w:r>
      <w:proofErr w:type="spellStart"/>
      <w:r w:rsidRPr="002F63AD">
        <w:rPr>
          <w:rFonts w:ascii="Courier New" w:eastAsia="Times New Roman" w:hAnsi="Courier New" w:cs="Courier New"/>
          <w:color w:val="000000"/>
          <w:sz w:val="20"/>
          <w:szCs w:val="20"/>
          <w:lang w:val="es-MX" w:eastAsia="es-MX"/>
        </w:rPr>
        <w:t>Floor</w:t>
      </w:r>
      <w:proofErr w:type="spellEnd"/>
      <w:r w:rsidRPr="002F63AD">
        <w:rPr>
          <w:rFonts w:ascii="Courier New" w:eastAsia="Times New Roman" w:hAnsi="Courier New" w:cs="Courier New"/>
          <w:color w:val="000000"/>
          <w:sz w:val="20"/>
          <w:szCs w:val="20"/>
          <w:lang w:val="es-MX" w:eastAsia="es-MX"/>
        </w:rPr>
        <w:t>",</w:t>
      </w:r>
    </w:p>
    <w:p w14:paraId="2DF35EC4" w14:textId="77777777" w:rsidR="00F07C2A" w:rsidRPr="002F63A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2F63AD">
        <w:rPr>
          <w:rFonts w:ascii="Courier New" w:eastAsia="Times New Roman" w:hAnsi="Courier New" w:cs="Courier New"/>
          <w:color w:val="000000"/>
          <w:sz w:val="20"/>
          <w:szCs w:val="20"/>
          <w:lang w:val="es-MX" w:eastAsia="es-MX"/>
        </w:rPr>
        <w:t xml:space="preserve">            "</w:t>
      </w:r>
      <w:proofErr w:type="spellStart"/>
      <w:r w:rsidRPr="002F63AD">
        <w:rPr>
          <w:rFonts w:ascii="Courier New" w:eastAsia="Times New Roman" w:hAnsi="Courier New" w:cs="Courier New"/>
          <w:color w:val="000000"/>
          <w:sz w:val="20"/>
          <w:szCs w:val="20"/>
          <w:lang w:val="es-MX" w:eastAsia="es-MX"/>
        </w:rPr>
        <w:t>Thumbnail</w:t>
      </w:r>
      <w:proofErr w:type="spellEnd"/>
      <w:r w:rsidRPr="002F63AD">
        <w:rPr>
          <w:rFonts w:ascii="Courier New" w:eastAsia="Times New Roman" w:hAnsi="Courier New" w:cs="Courier New"/>
          <w:color w:val="000000"/>
          <w:sz w:val="20"/>
          <w:szCs w:val="20"/>
          <w:lang w:val="es-MX" w:eastAsia="es-MX"/>
        </w:rPr>
        <w:t>": {</w:t>
      </w:r>
    </w:p>
    <w:p w14:paraId="6C8762DC" w14:textId="77777777" w:rsidR="00F07C2A" w:rsidRPr="002F63A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2F63AD">
        <w:rPr>
          <w:rFonts w:ascii="Courier New" w:eastAsia="Times New Roman" w:hAnsi="Courier New" w:cs="Courier New"/>
          <w:color w:val="000000"/>
          <w:sz w:val="20"/>
          <w:szCs w:val="20"/>
          <w:lang w:val="es-MX" w:eastAsia="es-MX"/>
        </w:rPr>
        <w:t xml:space="preserve">                "</w:t>
      </w:r>
      <w:proofErr w:type="spellStart"/>
      <w:r w:rsidRPr="002F63AD">
        <w:rPr>
          <w:rFonts w:ascii="Courier New" w:eastAsia="Times New Roman" w:hAnsi="Courier New" w:cs="Courier New"/>
          <w:color w:val="000000"/>
          <w:sz w:val="20"/>
          <w:szCs w:val="20"/>
          <w:lang w:val="es-MX" w:eastAsia="es-MX"/>
        </w:rPr>
        <w:t>Url</w:t>
      </w:r>
      <w:proofErr w:type="spellEnd"/>
      <w:r w:rsidRPr="002F63AD">
        <w:rPr>
          <w:rFonts w:ascii="Courier New" w:eastAsia="Times New Roman" w:hAnsi="Courier New" w:cs="Courier New"/>
          <w:color w:val="000000"/>
          <w:sz w:val="20"/>
          <w:szCs w:val="20"/>
          <w:lang w:val="es-MX" w:eastAsia="es-MX"/>
        </w:rPr>
        <w:t>":    "http://www.example.com/image/481989943",</w:t>
      </w:r>
    </w:p>
    <w:p w14:paraId="20E89413" w14:textId="77777777" w:rsidR="00F07C2A" w:rsidRPr="002F63A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2F63AD">
        <w:rPr>
          <w:rFonts w:ascii="Courier New" w:eastAsia="Times New Roman" w:hAnsi="Courier New" w:cs="Courier New"/>
          <w:color w:val="000000"/>
          <w:sz w:val="20"/>
          <w:szCs w:val="20"/>
          <w:lang w:val="es-MX" w:eastAsia="es-MX"/>
        </w:rPr>
        <w:t xml:space="preserve">                "</w:t>
      </w:r>
      <w:proofErr w:type="spellStart"/>
      <w:r w:rsidRPr="002F63AD">
        <w:rPr>
          <w:rFonts w:ascii="Courier New" w:eastAsia="Times New Roman" w:hAnsi="Courier New" w:cs="Courier New"/>
          <w:color w:val="000000"/>
          <w:sz w:val="20"/>
          <w:szCs w:val="20"/>
          <w:lang w:val="es-MX" w:eastAsia="es-MX"/>
        </w:rPr>
        <w:t>Height</w:t>
      </w:r>
      <w:proofErr w:type="spellEnd"/>
      <w:r w:rsidRPr="002F63AD">
        <w:rPr>
          <w:rFonts w:ascii="Courier New" w:eastAsia="Times New Roman" w:hAnsi="Courier New" w:cs="Courier New"/>
          <w:color w:val="000000"/>
          <w:sz w:val="20"/>
          <w:szCs w:val="20"/>
          <w:lang w:val="es-MX" w:eastAsia="es-MX"/>
        </w:rPr>
        <w:t>": 125,</w:t>
      </w:r>
    </w:p>
    <w:p w14:paraId="15856403" w14:textId="77777777" w:rsidR="00F07C2A" w:rsidRPr="002F63A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2F63AD">
        <w:rPr>
          <w:rFonts w:ascii="Courier New" w:eastAsia="Times New Roman" w:hAnsi="Courier New" w:cs="Courier New"/>
          <w:color w:val="000000"/>
          <w:sz w:val="20"/>
          <w:szCs w:val="20"/>
          <w:lang w:val="es-MX" w:eastAsia="es-MX"/>
        </w:rPr>
        <w:t xml:space="preserve">                "</w:t>
      </w:r>
      <w:proofErr w:type="spellStart"/>
      <w:r w:rsidRPr="002F63AD">
        <w:rPr>
          <w:rFonts w:ascii="Courier New" w:eastAsia="Times New Roman" w:hAnsi="Courier New" w:cs="Courier New"/>
          <w:color w:val="000000"/>
          <w:sz w:val="20"/>
          <w:szCs w:val="20"/>
          <w:lang w:val="es-MX" w:eastAsia="es-MX"/>
        </w:rPr>
        <w:t>Width</w:t>
      </w:r>
      <w:proofErr w:type="spellEnd"/>
      <w:r w:rsidRPr="002F63AD">
        <w:rPr>
          <w:rFonts w:ascii="Courier New" w:eastAsia="Times New Roman" w:hAnsi="Courier New" w:cs="Courier New"/>
          <w:color w:val="000000"/>
          <w:sz w:val="20"/>
          <w:szCs w:val="20"/>
          <w:lang w:val="es-MX" w:eastAsia="es-MX"/>
        </w:rPr>
        <w:t>":  100</w:t>
      </w:r>
    </w:p>
    <w:p w14:paraId="395A8907" w14:textId="77777777" w:rsidR="00F07C2A" w:rsidRPr="002F63A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2F63AD">
        <w:rPr>
          <w:rFonts w:ascii="Courier New" w:eastAsia="Times New Roman" w:hAnsi="Courier New" w:cs="Courier New"/>
          <w:color w:val="000000"/>
          <w:sz w:val="20"/>
          <w:szCs w:val="20"/>
          <w:lang w:val="es-MX" w:eastAsia="es-MX"/>
        </w:rPr>
        <w:t xml:space="preserve">            },</w:t>
      </w:r>
    </w:p>
    <w:p w14:paraId="6147A563" w14:textId="77777777" w:rsidR="00F07C2A" w:rsidRPr="002F63A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2F63AD">
        <w:rPr>
          <w:rFonts w:ascii="Courier New" w:eastAsia="Times New Roman" w:hAnsi="Courier New" w:cs="Courier New"/>
          <w:color w:val="000000"/>
          <w:sz w:val="20"/>
          <w:szCs w:val="20"/>
          <w:lang w:val="es-MX" w:eastAsia="es-MX"/>
        </w:rPr>
        <w:t xml:space="preserve">            "</w:t>
      </w:r>
      <w:proofErr w:type="spellStart"/>
      <w:r w:rsidRPr="002F63AD">
        <w:rPr>
          <w:rFonts w:ascii="Courier New" w:eastAsia="Times New Roman" w:hAnsi="Courier New" w:cs="Courier New"/>
          <w:color w:val="000000"/>
          <w:sz w:val="20"/>
          <w:szCs w:val="20"/>
          <w:lang w:val="es-MX" w:eastAsia="es-MX"/>
        </w:rPr>
        <w:t>Animated</w:t>
      </w:r>
      <w:proofErr w:type="spellEnd"/>
      <w:proofErr w:type="gramStart"/>
      <w:r w:rsidRPr="002F63AD">
        <w:rPr>
          <w:rFonts w:ascii="Courier New" w:eastAsia="Times New Roman" w:hAnsi="Courier New" w:cs="Courier New"/>
          <w:color w:val="000000"/>
          <w:sz w:val="20"/>
          <w:szCs w:val="20"/>
          <w:lang w:val="es-MX" w:eastAsia="es-MX"/>
        </w:rPr>
        <w:t>" :</w:t>
      </w:r>
      <w:proofErr w:type="gramEnd"/>
      <w:r w:rsidRPr="002F63AD">
        <w:rPr>
          <w:rFonts w:ascii="Courier New" w:eastAsia="Times New Roman" w:hAnsi="Courier New" w:cs="Courier New"/>
          <w:color w:val="000000"/>
          <w:sz w:val="20"/>
          <w:szCs w:val="20"/>
          <w:lang w:val="es-MX" w:eastAsia="es-MX"/>
        </w:rPr>
        <w:t xml:space="preserve"> false,</w:t>
      </w:r>
    </w:p>
    <w:p w14:paraId="14A0AA9F" w14:textId="77777777" w:rsidR="00F07C2A" w:rsidRPr="002F63A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2F63AD">
        <w:rPr>
          <w:rFonts w:ascii="Courier New" w:eastAsia="Times New Roman" w:hAnsi="Courier New" w:cs="Courier New"/>
          <w:color w:val="000000"/>
          <w:sz w:val="20"/>
          <w:szCs w:val="20"/>
          <w:lang w:val="es-MX" w:eastAsia="es-MX"/>
        </w:rPr>
        <w:t xml:space="preserve">            "</w:t>
      </w:r>
      <w:proofErr w:type="spellStart"/>
      <w:r w:rsidRPr="002F63AD">
        <w:rPr>
          <w:rFonts w:ascii="Courier New" w:eastAsia="Times New Roman" w:hAnsi="Courier New" w:cs="Courier New"/>
          <w:color w:val="000000"/>
          <w:sz w:val="20"/>
          <w:szCs w:val="20"/>
          <w:lang w:val="es-MX" w:eastAsia="es-MX"/>
        </w:rPr>
        <w:t>IDs</w:t>
      </w:r>
      <w:proofErr w:type="spellEnd"/>
      <w:r w:rsidRPr="002F63AD">
        <w:rPr>
          <w:rFonts w:ascii="Courier New" w:eastAsia="Times New Roman" w:hAnsi="Courier New" w:cs="Courier New"/>
          <w:color w:val="000000"/>
          <w:sz w:val="20"/>
          <w:szCs w:val="20"/>
          <w:lang w:val="es-MX" w:eastAsia="es-MX"/>
        </w:rPr>
        <w:t>": [116, 943, 234, 38793]</w:t>
      </w:r>
    </w:p>
    <w:p w14:paraId="2794249B" w14:textId="77777777" w:rsidR="00F07C2A" w:rsidRPr="002F63A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2F63AD">
        <w:rPr>
          <w:rFonts w:ascii="Courier New" w:eastAsia="Times New Roman" w:hAnsi="Courier New" w:cs="Courier New"/>
          <w:color w:val="000000"/>
          <w:sz w:val="20"/>
          <w:szCs w:val="20"/>
          <w:lang w:val="es-MX" w:eastAsia="es-MX"/>
        </w:rPr>
        <w:t xml:space="preserve">          }</w:t>
      </w:r>
    </w:p>
    <w:p w14:paraId="0C65144C" w14:textId="794D0EF8" w:rsidR="00F07C2A" w:rsidRPr="002F63A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2F63AD">
        <w:rPr>
          <w:rFonts w:ascii="Courier New" w:eastAsia="Times New Roman" w:hAnsi="Courier New" w:cs="Courier New"/>
          <w:color w:val="000000"/>
          <w:sz w:val="20"/>
          <w:szCs w:val="20"/>
          <w:lang w:val="es-MX" w:eastAsia="es-MX"/>
        </w:rPr>
        <w:tab/>
        <w:t>}</w:t>
      </w:r>
    </w:p>
    <w:p w14:paraId="49401218" w14:textId="6DE562DE" w:rsidR="00F07C2A" w:rsidRPr="002F63AD" w:rsidRDefault="00F07C2A" w:rsidP="00F07C2A">
      <w:pPr>
        <w:rPr>
          <w:lang w:val="es-MX"/>
        </w:rPr>
      </w:pPr>
    </w:p>
    <w:p w14:paraId="140EC202" w14:textId="25081B94" w:rsidR="00784EF5" w:rsidRPr="002F63AD" w:rsidRDefault="00784EF5" w:rsidP="00F07C2A">
      <w:pPr>
        <w:rPr>
          <w:lang w:val="es-MX"/>
        </w:rPr>
      </w:pPr>
    </w:p>
    <w:p w14:paraId="4316B004" w14:textId="586B6C95" w:rsidR="00784EF5" w:rsidRPr="002F63AD" w:rsidRDefault="00784EF5" w:rsidP="00F07C2A">
      <w:pPr>
        <w:rPr>
          <w:lang w:val="es-MX"/>
        </w:rPr>
      </w:pPr>
    </w:p>
    <w:p w14:paraId="2C3175E2" w14:textId="02615202" w:rsidR="00784EF5" w:rsidRPr="002F63AD" w:rsidRDefault="00784EF5" w:rsidP="00F07C2A">
      <w:pPr>
        <w:rPr>
          <w:lang w:val="es-MX"/>
        </w:rPr>
      </w:pPr>
    </w:p>
    <w:p w14:paraId="6A93CDCC" w14:textId="434AF85B" w:rsidR="00A97B88" w:rsidRPr="002F63AD" w:rsidRDefault="00A97B88" w:rsidP="00F07C2A">
      <w:pPr>
        <w:rPr>
          <w:lang w:val="es-MX"/>
        </w:rPr>
      </w:pPr>
    </w:p>
    <w:p w14:paraId="2E26A575" w14:textId="1BA650A6" w:rsidR="00A97B88" w:rsidRPr="002F63AD" w:rsidRDefault="00A97B88" w:rsidP="00F07C2A">
      <w:pPr>
        <w:rPr>
          <w:lang w:val="es-MX"/>
        </w:rPr>
      </w:pPr>
    </w:p>
    <w:p w14:paraId="5670AD4C" w14:textId="3BB510E7" w:rsidR="00A97B88" w:rsidRPr="002F63AD" w:rsidRDefault="00A97B88" w:rsidP="00F07C2A">
      <w:pPr>
        <w:rPr>
          <w:lang w:val="es-MX"/>
        </w:rPr>
      </w:pPr>
    </w:p>
    <w:p w14:paraId="6C274F04" w14:textId="7E371EE8" w:rsidR="00A97B88" w:rsidRPr="002F63AD" w:rsidRDefault="00A97B88" w:rsidP="00F07C2A">
      <w:pPr>
        <w:rPr>
          <w:lang w:val="es-MX"/>
        </w:rPr>
      </w:pPr>
    </w:p>
    <w:p w14:paraId="23A9B487" w14:textId="121AD516" w:rsidR="00DD0F03" w:rsidRPr="002F63AD" w:rsidRDefault="00DD0F03" w:rsidP="00F07C2A">
      <w:pPr>
        <w:rPr>
          <w:lang w:val="es-MX"/>
        </w:rPr>
      </w:pPr>
    </w:p>
    <w:p w14:paraId="2A6D6DA8" w14:textId="050D01A2" w:rsidR="00DD0F03" w:rsidRPr="002F63AD" w:rsidRDefault="00DD0F03" w:rsidP="00F07C2A">
      <w:pPr>
        <w:rPr>
          <w:lang w:val="es-MX"/>
        </w:rPr>
      </w:pPr>
    </w:p>
    <w:p w14:paraId="5F04699C" w14:textId="247501B8" w:rsidR="00DD0F03" w:rsidRPr="002F63AD" w:rsidRDefault="00DD0F03" w:rsidP="00F07C2A">
      <w:pPr>
        <w:rPr>
          <w:lang w:val="es-MX"/>
        </w:rPr>
      </w:pPr>
    </w:p>
    <w:p w14:paraId="37CFAC50" w14:textId="23BC977C" w:rsidR="00DD0F03" w:rsidRPr="002F63AD" w:rsidRDefault="00DD0F03" w:rsidP="00F07C2A">
      <w:pPr>
        <w:rPr>
          <w:lang w:val="es-MX"/>
        </w:rPr>
      </w:pPr>
    </w:p>
    <w:p w14:paraId="150C3B21" w14:textId="1145149E" w:rsidR="00C65B79" w:rsidRPr="002F63AD" w:rsidRDefault="00C65B79" w:rsidP="00F07C2A">
      <w:pPr>
        <w:rPr>
          <w:lang w:val="es-MX"/>
        </w:rPr>
      </w:pPr>
    </w:p>
    <w:p w14:paraId="2234AAA5" w14:textId="04979398" w:rsidR="00C65B79" w:rsidRPr="002F63AD" w:rsidRDefault="00C65B79" w:rsidP="00F07C2A">
      <w:pPr>
        <w:rPr>
          <w:lang w:val="es-MX"/>
        </w:rPr>
      </w:pPr>
    </w:p>
    <w:p w14:paraId="4605D0FC" w14:textId="77777777" w:rsidR="00C65B79" w:rsidRPr="002F63AD" w:rsidRDefault="00C65B79" w:rsidP="00F07C2A">
      <w:pPr>
        <w:rPr>
          <w:lang w:val="es-MX"/>
        </w:rPr>
      </w:pPr>
    </w:p>
    <w:p w14:paraId="5A637AC6" w14:textId="3213FDE5" w:rsidR="00A97B88" w:rsidRPr="002F63AD" w:rsidRDefault="00A97B88" w:rsidP="00D67792">
      <w:pPr>
        <w:pStyle w:val="Ttulo1"/>
        <w:numPr>
          <w:ilvl w:val="0"/>
          <w:numId w:val="7"/>
        </w:numPr>
        <w:rPr>
          <w:lang w:val="es-MX"/>
        </w:rPr>
      </w:pPr>
      <w:bookmarkStart w:id="54" w:name="_Toc23801668"/>
      <w:r w:rsidRPr="002F63AD">
        <w:rPr>
          <w:lang w:val="es-MX"/>
        </w:rPr>
        <w:t>Análisis del sistema</w:t>
      </w:r>
      <w:bookmarkEnd w:id="54"/>
    </w:p>
    <w:p w14:paraId="221493CF" w14:textId="1F961DA9" w:rsidR="00C65B79" w:rsidRPr="002F63AD" w:rsidRDefault="0099115D" w:rsidP="00C65B79">
      <w:pPr>
        <w:pStyle w:val="Ttulo2"/>
        <w:numPr>
          <w:ilvl w:val="1"/>
          <w:numId w:val="7"/>
        </w:numPr>
        <w:rPr>
          <w:lang w:val="es-MX"/>
        </w:rPr>
      </w:pPr>
      <w:bookmarkStart w:id="55" w:name="_Toc33238239"/>
      <w:bookmarkStart w:id="56" w:name="_Toc23373160"/>
      <w:bookmarkStart w:id="57" w:name="_Toc23801669"/>
      <w:r w:rsidRPr="002F63AD">
        <w:rPr>
          <w:lang w:val="es-MX"/>
        </w:rPr>
        <w:t>Descripción general</w:t>
      </w:r>
      <w:bookmarkEnd w:id="55"/>
      <w:bookmarkEnd w:id="56"/>
      <w:bookmarkEnd w:id="57"/>
    </w:p>
    <w:p w14:paraId="35C2ACDB" w14:textId="4E76E56C" w:rsidR="0099115D" w:rsidRPr="002F63AD" w:rsidRDefault="0099115D" w:rsidP="0039303B">
      <w:pPr>
        <w:pStyle w:val="Ttulo3"/>
        <w:numPr>
          <w:ilvl w:val="2"/>
          <w:numId w:val="7"/>
        </w:numPr>
        <w:rPr>
          <w:lang w:val="es-MX"/>
        </w:rPr>
      </w:pPr>
      <w:bookmarkStart w:id="58" w:name="_Toc33238240"/>
      <w:bookmarkStart w:id="59" w:name="_Toc23373161"/>
      <w:bookmarkStart w:id="60" w:name="_Toc23801670"/>
      <w:r w:rsidRPr="002F63AD">
        <w:rPr>
          <w:lang w:val="es-MX"/>
        </w:rPr>
        <w:t>Perspectiva del product</w:t>
      </w:r>
      <w:bookmarkEnd w:id="58"/>
      <w:r w:rsidRPr="002F63AD">
        <w:rPr>
          <w:lang w:val="es-MX"/>
        </w:rPr>
        <w:t>o</w:t>
      </w:r>
      <w:bookmarkEnd w:id="59"/>
      <w:bookmarkEnd w:id="60"/>
    </w:p>
    <w:p w14:paraId="06397459" w14:textId="58EC8452" w:rsidR="0099115D" w:rsidRPr="002F63AD" w:rsidRDefault="0099115D" w:rsidP="0099115D">
      <w:pPr>
        <w:pStyle w:val="Normalindentado2"/>
        <w:jc w:val="both"/>
        <w:rPr>
          <w:lang w:val="es-MX"/>
        </w:rPr>
      </w:pPr>
      <w:r w:rsidRPr="002F63AD">
        <w:rPr>
          <w:lang w:val="es-MX"/>
        </w:rPr>
        <w:t>La aplicación Web permite llevar a cabo las consultas federadas geoespaciales y usará la herramienta Map4RDF para visualizar e interactuar con los resultados en un mapa.</w:t>
      </w:r>
      <w:bookmarkStart w:id="61" w:name="_Toc532878320"/>
      <w:bookmarkStart w:id="62" w:name="_Toc33238242"/>
    </w:p>
    <w:p w14:paraId="65313DFE" w14:textId="07C921E5" w:rsidR="0099115D" w:rsidRPr="002F63AD" w:rsidRDefault="0099115D" w:rsidP="0039303B">
      <w:pPr>
        <w:pStyle w:val="Ttulo3"/>
        <w:numPr>
          <w:ilvl w:val="2"/>
          <w:numId w:val="7"/>
        </w:numPr>
        <w:rPr>
          <w:lang w:val="es-MX"/>
        </w:rPr>
      </w:pPr>
      <w:bookmarkStart w:id="63" w:name="_Toc23373164"/>
      <w:bookmarkStart w:id="64" w:name="_Toc23801671"/>
      <w:r w:rsidRPr="002F63AD">
        <w:rPr>
          <w:lang w:val="es-MX"/>
        </w:rPr>
        <w:t>Características de los usuarios</w:t>
      </w:r>
      <w:bookmarkEnd w:id="61"/>
      <w:bookmarkEnd w:id="62"/>
      <w:bookmarkEnd w:id="63"/>
      <w:bookmarkEnd w:id="64"/>
    </w:p>
    <w:p w14:paraId="1DA39535" w14:textId="77777777" w:rsidR="0099115D" w:rsidRPr="002F63AD" w:rsidRDefault="0099115D" w:rsidP="0099115D">
      <w:pPr>
        <w:rPr>
          <w:lang w:val="es-MX"/>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2F63AD" w14:paraId="79ED8470"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D2413F0" w14:textId="77777777" w:rsidR="0099115D" w:rsidRPr="002F63AD" w:rsidRDefault="0099115D" w:rsidP="00230FC2">
            <w:pPr>
              <w:pStyle w:val="Normalindentado2"/>
              <w:ind w:left="0"/>
              <w:jc w:val="both"/>
              <w:rPr>
                <w:lang w:val="es-MX"/>
              </w:rPr>
            </w:pPr>
            <w:r w:rsidRPr="002F63AD">
              <w:rPr>
                <w:lang w:val="es-MX"/>
              </w:rPr>
              <w:lastRenderedPageBreak/>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C1DAFC8" w14:textId="77777777" w:rsidR="0099115D" w:rsidRPr="002F63AD" w:rsidRDefault="0099115D" w:rsidP="00230FC2">
            <w:pPr>
              <w:pStyle w:val="Normalindentado2"/>
              <w:ind w:left="0"/>
              <w:jc w:val="both"/>
              <w:rPr>
                <w:lang w:val="es-MX"/>
              </w:rPr>
            </w:pPr>
            <w:r w:rsidRPr="002F63AD">
              <w:rPr>
                <w:lang w:val="es-MX"/>
              </w:rPr>
              <w:t>Anónimo</w:t>
            </w:r>
          </w:p>
        </w:tc>
      </w:tr>
      <w:tr w:rsidR="0099115D" w:rsidRPr="002F63AD" w14:paraId="1CE8B2B2"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7FEB566" w14:textId="77777777" w:rsidR="0099115D" w:rsidRPr="002F63AD" w:rsidRDefault="0099115D" w:rsidP="00230FC2">
            <w:pPr>
              <w:pStyle w:val="Normalindentado2"/>
              <w:ind w:left="0"/>
              <w:jc w:val="both"/>
              <w:rPr>
                <w:lang w:val="es-MX"/>
              </w:rPr>
            </w:pPr>
            <w:r w:rsidRPr="002F63AD">
              <w:rPr>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81D581" w14:textId="77777777" w:rsidR="0099115D" w:rsidRPr="002F63AD" w:rsidRDefault="0099115D" w:rsidP="00230FC2">
            <w:pPr>
              <w:pStyle w:val="Normalindentado2"/>
              <w:ind w:left="0"/>
              <w:jc w:val="both"/>
              <w:rPr>
                <w:lang w:val="es-MX"/>
              </w:rPr>
            </w:pPr>
            <w:r w:rsidRPr="002F63AD">
              <w:rPr>
                <w:lang w:val="es-MX"/>
              </w:rPr>
              <w:t>Estudiante, profesor y/o investigador</w:t>
            </w:r>
          </w:p>
        </w:tc>
      </w:tr>
      <w:tr w:rsidR="0099115D" w:rsidRPr="002F63AD" w14:paraId="591BCC96"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1C21D2" w14:textId="77777777" w:rsidR="0099115D" w:rsidRPr="002F63AD" w:rsidRDefault="0099115D" w:rsidP="00230FC2">
            <w:pPr>
              <w:pStyle w:val="Normalindentado2"/>
              <w:ind w:left="0"/>
              <w:jc w:val="both"/>
              <w:rPr>
                <w:lang w:val="es-MX"/>
              </w:rPr>
            </w:pPr>
            <w:r w:rsidRPr="002F63AD">
              <w:rPr>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04A2FE3" w14:textId="77777777" w:rsidR="0099115D" w:rsidRPr="002F63AD" w:rsidRDefault="0099115D" w:rsidP="00230FC2">
            <w:pPr>
              <w:pStyle w:val="Normalindentado2"/>
              <w:ind w:left="0"/>
              <w:jc w:val="both"/>
              <w:rPr>
                <w:lang w:val="es-MX"/>
              </w:rPr>
            </w:pPr>
            <w:r w:rsidRPr="002F63AD">
              <w:rPr>
                <w:lang w:val="es-MX"/>
              </w:rPr>
              <w:t xml:space="preserve">Conocimiento </w:t>
            </w:r>
            <w:r w:rsidRPr="002F63AD">
              <w:rPr>
                <w:i/>
                <w:iCs/>
                <w:lang w:val="es-MX"/>
              </w:rPr>
              <w:t>SPARQL</w:t>
            </w:r>
            <w:r w:rsidRPr="002F63AD">
              <w:rPr>
                <w:lang w:val="es-MX"/>
              </w:rPr>
              <w:t xml:space="preserve"> y </w:t>
            </w:r>
            <w:proofErr w:type="spellStart"/>
            <w:r w:rsidRPr="002F63AD">
              <w:rPr>
                <w:i/>
                <w:iCs/>
                <w:lang w:val="es-MX"/>
              </w:rPr>
              <w:t>GeoSPARQL</w:t>
            </w:r>
            <w:proofErr w:type="spellEnd"/>
          </w:p>
        </w:tc>
      </w:tr>
      <w:tr w:rsidR="0099115D" w:rsidRPr="002F63AD" w14:paraId="23765EC5"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A848E61" w14:textId="77777777" w:rsidR="0099115D" w:rsidRPr="002F63AD" w:rsidRDefault="0099115D" w:rsidP="00230FC2">
            <w:pPr>
              <w:pStyle w:val="Normalindentado2"/>
              <w:ind w:left="0"/>
              <w:jc w:val="both"/>
              <w:rPr>
                <w:lang w:val="es-MX"/>
              </w:rPr>
            </w:pPr>
            <w:r w:rsidRPr="002F63AD">
              <w:rPr>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56EAB0" w14:textId="77777777" w:rsidR="0099115D" w:rsidRPr="002F63AD" w:rsidRDefault="0099115D" w:rsidP="00230FC2">
            <w:pPr>
              <w:pStyle w:val="Normalindentado2"/>
              <w:ind w:left="0"/>
              <w:jc w:val="both"/>
              <w:rPr>
                <w:lang w:val="es-MX"/>
              </w:rPr>
            </w:pPr>
            <w:r w:rsidRPr="002F63AD">
              <w:rPr>
                <w:lang w:val="es-MX"/>
              </w:rPr>
              <w:t>Consultar, visualizar datos, filtrar datos, descargar resultados</w:t>
            </w:r>
          </w:p>
        </w:tc>
      </w:tr>
    </w:tbl>
    <w:p w14:paraId="0F1E7693" w14:textId="77777777" w:rsidR="0099115D" w:rsidRPr="002F63AD" w:rsidRDefault="0099115D" w:rsidP="0099115D">
      <w:pPr>
        <w:pStyle w:val="guiazul"/>
        <w:ind w:left="708"/>
        <w:jc w:val="both"/>
        <w:rPr>
          <w:lang w:val="es-MX"/>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2F63AD" w14:paraId="41B10E7C"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EB79210" w14:textId="77777777" w:rsidR="0099115D" w:rsidRPr="002F63AD" w:rsidRDefault="0099115D" w:rsidP="00230FC2">
            <w:pPr>
              <w:pStyle w:val="Normalindentado2"/>
              <w:ind w:left="0"/>
              <w:jc w:val="both"/>
              <w:rPr>
                <w:lang w:val="es-MX"/>
              </w:rPr>
            </w:pPr>
            <w:r w:rsidRPr="002F63AD">
              <w:rPr>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36B2D2F" w14:textId="77777777" w:rsidR="0099115D" w:rsidRPr="002F63AD" w:rsidRDefault="0099115D" w:rsidP="00230FC2">
            <w:pPr>
              <w:pStyle w:val="Normalindentado2"/>
              <w:ind w:left="0"/>
              <w:jc w:val="both"/>
              <w:rPr>
                <w:lang w:val="es-MX"/>
              </w:rPr>
            </w:pPr>
            <w:r w:rsidRPr="002F63AD">
              <w:rPr>
                <w:lang w:val="es-MX"/>
              </w:rPr>
              <w:t>Administrador</w:t>
            </w:r>
          </w:p>
        </w:tc>
      </w:tr>
      <w:tr w:rsidR="0099115D" w:rsidRPr="002F63AD" w14:paraId="6F2DF0D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0857D8B" w14:textId="77777777" w:rsidR="0099115D" w:rsidRPr="002F63AD" w:rsidRDefault="0099115D" w:rsidP="00230FC2">
            <w:pPr>
              <w:pStyle w:val="Normalindentado2"/>
              <w:ind w:left="0"/>
              <w:jc w:val="both"/>
              <w:rPr>
                <w:lang w:val="es-MX"/>
              </w:rPr>
            </w:pPr>
            <w:r w:rsidRPr="002F63AD">
              <w:rPr>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C2E16CF" w14:textId="77777777" w:rsidR="0099115D" w:rsidRPr="002F63AD" w:rsidRDefault="0099115D" w:rsidP="00230FC2">
            <w:pPr>
              <w:pStyle w:val="Normalindentado2"/>
              <w:ind w:left="0"/>
              <w:jc w:val="both"/>
              <w:rPr>
                <w:lang w:val="es-MX"/>
              </w:rPr>
            </w:pPr>
            <w:r w:rsidRPr="002F63AD">
              <w:rPr>
                <w:lang w:val="es-MX"/>
              </w:rPr>
              <w:t>Estudiante, profesor y/o investigador</w:t>
            </w:r>
          </w:p>
        </w:tc>
      </w:tr>
      <w:tr w:rsidR="0099115D" w:rsidRPr="002F63AD" w14:paraId="64B8D21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07C7829" w14:textId="77777777" w:rsidR="0099115D" w:rsidRPr="002F63AD" w:rsidRDefault="0099115D" w:rsidP="00230FC2">
            <w:pPr>
              <w:pStyle w:val="Normalindentado2"/>
              <w:ind w:left="0"/>
              <w:jc w:val="both"/>
              <w:rPr>
                <w:lang w:val="es-MX"/>
              </w:rPr>
            </w:pPr>
            <w:r w:rsidRPr="002F63AD">
              <w:rPr>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21AAF02" w14:textId="77777777" w:rsidR="0099115D" w:rsidRPr="002F63AD" w:rsidRDefault="0099115D" w:rsidP="00230FC2">
            <w:pPr>
              <w:pStyle w:val="Normalindentado2"/>
              <w:ind w:left="0"/>
              <w:jc w:val="both"/>
              <w:rPr>
                <w:lang w:val="es-MX"/>
              </w:rPr>
            </w:pPr>
            <w:r w:rsidRPr="002F63AD">
              <w:rPr>
                <w:lang w:val="es-MX"/>
              </w:rPr>
              <w:t xml:space="preserve">Conocimiento </w:t>
            </w:r>
            <w:r w:rsidRPr="002F63AD">
              <w:rPr>
                <w:i/>
                <w:iCs/>
                <w:lang w:val="es-MX"/>
              </w:rPr>
              <w:t>SPARQL</w:t>
            </w:r>
            <w:r w:rsidRPr="002F63AD">
              <w:rPr>
                <w:lang w:val="es-MX"/>
              </w:rPr>
              <w:t xml:space="preserve"> y </w:t>
            </w:r>
            <w:proofErr w:type="spellStart"/>
            <w:r w:rsidRPr="002F63AD">
              <w:rPr>
                <w:i/>
                <w:iCs/>
                <w:lang w:val="es-MX"/>
              </w:rPr>
              <w:t>GeoSPARQL</w:t>
            </w:r>
            <w:proofErr w:type="spellEnd"/>
          </w:p>
        </w:tc>
      </w:tr>
      <w:tr w:rsidR="0099115D" w:rsidRPr="002F63AD" w14:paraId="13BF95BD"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15FB70F" w14:textId="77777777" w:rsidR="0099115D" w:rsidRPr="002F63AD" w:rsidRDefault="0099115D" w:rsidP="00230FC2">
            <w:pPr>
              <w:pStyle w:val="Normalindentado2"/>
              <w:ind w:left="0"/>
              <w:jc w:val="both"/>
              <w:rPr>
                <w:lang w:val="es-MX"/>
              </w:rPr>
            </w:pPr>
            <w:r w:rsidRPr="002F63AD">
              <w:rPr>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FE8EF7" w14:textId="77777777" w:rsidR="0099115D" w:rsidRPr="002F63AD" w:rsidRDefault="0099115D" w:rsidP="00230FC2">
            <w:pPr>
              <w:pStyle w:val="Normalindentado2"/>
              <w:ind w:left="0"/>
              <w:jc w:val="both"/>
              <w:rPr>
                <w:lang w:val="es-MX"/>
              </w:rPr>
            </w:pPr>
            <w:r w:rsidRPr="002F63AD">
              <w:rPr>
                <w:lang w:val="es-MX"/>
              </w:rPr>
              <w:t xml:space="preserve">Configurar Apache </w:t>
            </w:r>
            <w:proofErr w:type="spellStart"/>
            <w:r w:rsidRPr="002F63AD">
              <w:rPr>
                <w:lang w:val="es-MX"/>
              </w:rPr>
              <w:t>Marmotta</w:t>
            </w:r>
            <w:proofErr w:type="spellEnd"/>
            <w:r w:rsidRPr="002F63AD">
              <w:rPr>
                <w:lang w:val="es-MX"/>
              </w:rPr>
              <w:t xml:space="preserve"> para que funcione bajo uno de los 3 perfiles: </w:t>
            </w:r>
            <w:r w:rsidRPr="002F63AD">
              <w:rPr>
                <w:i/>
                <w:iCs/>
                <w:lang w:val="es-MX"/>
              </w:rPr>
              <w:t xml:space="preserve">simple, estándar </w:t>
            </w:r>
            <w:r w:rsidRPr="002F63AD">
              <w:rPr>
                <w:lang w:val="es-MX"/>
              </w:rPr>
              <w:t>y</w:t>
            </w:r>
            <w:r w:rsidRPr="002F63AD">
              <w:rPr>
                <w:i/>
                <w:iCs/>
                <w:lang w:val="es-MX"/>
              </w:rPr>
              <w:t xml:space="preserve"> </w:t>
            </w:r>
            <w:proofErr w:type="spellStart"/>
            <w:r w:rsidRPr="002F63AD">
              <w:rPr>
                <w:i/>
                <w:iCs/>
                <w:lang w:val="es-MX"/>
              </w:rPr>
              <w:t>restricted</w:t>
            </w:r>
            <w:proofErr w:type="spellEnd"/>
            <w:r w:rsidRPr="002F63AD">
              <w:rPr>
                <w:i/>
                <w:iCs/>
                <w:lang w:val="es-MX"/>
              </w:rPr>
              <w:t>.</w:t>
            </w:r>
          </w:p>
        </w:tc>
      </w:tr>
    </w:tbl>
    <w:p w14:paraId="37E03ED0" w14:textId="77777777" w:rsidR="0099115D" w:rsidRPr="002F63AD" w:rsidRDefault="0099115D" w:rsidP="0099115D">
      <w:pPr>
        <w:pStyle w:val="guiazul"/>
        <w:jc w:val="both"/>
        <w:rPr>
          <w:lang w:val="es-MX"/>
        </w:rPr>
      </w:pPr>
    </w:p>
    <w:p w14:paraId="30D69285" w14:textId="098C18CE" w:rsidR="0099115D" w:rsidRPr="002F63AD" w:rsidRDefault="0099115D" w:rsidP="0039303B">
      <w:pPr>
        <w:pStyle w:val="Ttulo3"/>
        <w:numPr>
          <w:ilvl w:val="2"/>
          <w:numId w:val="7"/>
        </w:numPr>
        <w:rPr>
          <w:lang w:val="es-MX"/>
        </w:rPr>
      </w:pPr>
      <w:bookmarkStart w:id="65" w:name="_Toc532878321"/>
      <w:bookmarkStart w:id="66" w:name="_Toc33238243"/>
      <w:bookmarkStart w:id="67" w:name="_Toc23373165"/>
      <w:bookmarkStart w:id="68" w:name="_Toc23801672"/>
      <w:r w:rsidRPr="002F63AD">
        <w:rPr>
          <w:lang w:val="es-MX"/>
        </w:rPr>
        <w:t>Restricciones</w:t>
      </w:r>
      <w:bookmarkEnd w:id="65"/>
      <w:bookmarkEnd w:id="66"/>
      <w:bookmarkEnd w:id="67"/>
      <w:bookmarkEnd w:id="68"/>
    </w:p>
    <w:p w14:paraId="32BFD3CE" w14:textId="77777777" w:rsidR="0099115D" w:rsidRPr="002F63AD" w:rsidRDefault="0099115D" w:rsidP="0099115D">
      <w:pPr>
        <w:pStyle w:val="Normalindentado2"/>
        <w:numPr>
          <w:ilvl w:val="1"/>
          <w:numId w:val="6"/>
        </w:numPr>
        <w:ind w:left="1440"/>
        <w:jc w:val="both"/>
        <w:rPr>
          <w:lang w:val="es-MX"/>
        </w:rPr>
      </w:pPr>
      <w:r w:rsidRPr="002F63AD">
        <w:rPr>
          <w:lang w:val="es-MX"/>
        </w:rPr>
        <w:t>Conexión a Internet</w:t>
      </w:r>
    </w:p>
    <w:p w14:paraId="042D575D" w14:textId="77777777" w:rsidR="0099115D" w:rsidRPr="002F63AD" w:rsidRDefault="0099115D" w:rsidP="0099115D">
      <w:pPr>
        <w:pStyle w:val="Normalindentado2"/>
        <w:numPr>
          <w:ilvl w:val="1"/>
          <w:numId w:val="6"/>
        </w:numPr>
        <w:ind w:left="1440"/>
        <w:jc w:val="both"/>
        <w:rPr>
          <w:lang w:val="es-MX"/>
        </w:rPr>
      </w:pPr>
      <w:r w:rsidRPr="002F63AD">
        <w:rPr>
          <w:lang w:val="es-MX"/>
        </w:rPr>
        <w:t xml:space="preserve">Consultas basadas en los protocolos </w:t>
      </w:r>
      <w:r w:rsidRPr="002F63AD">
        <w:rPr>
          <w:i/>
          <w:iCs/>
          <w:lang w:val="es-MX"/>
        </w:rPr>
        <w:t>SPARQL 1.1</w:t>
      </w:r>
      <w:r w:rsidRPr="002F63AD">
        <w:rPr>
          <w:lang w:val="es-MX"/>
        </w:rPr>
        <w:t xml:space="preserve"> y </w:t>
      </w:r>
      <w:proofErr w:type="spellStart"/>
      <w:r w:rsidRPr="002F63AD">
        <w:rPr>
          <w:i/>
          <w:iCs/>
          <w:lang w:val="es-MX"/>
        </w:rPr>
        <w:t>GeoSPARQL</w:t>
      </w:r>
      <w:proofErr w:type="spellEnd"/>
    </w:p>
    <w:p w14:paraId="5A7D2FE0" w14:textId="77777777" w:rsidR="0099115D" w:rsidRPr="002F63AD" w:rsidRDefault="0099115D" w:rsidP="0099115D">
      <w:pPr>
        <w:pStyle w:val="Normalindentado2"/>
        <w:numPr>
          <w:ilvl w:val="1"/>
          <w:numId w:val="6"/>
        </w:numPr>
        <w:ind w:left="1440"/>
        <w:jc w:val="both"/>
        <w:rPr>
          <w:lang w:val="es-MX"/>
        </w:rPr>
      </w:pPr>
      <w:r w:rsidRPr="002F63AD">
        <w:rPr>
          <w:lang w:val="es-MX"/>
        </w:rPr>
        <w:t>Las consultas pueden ser federadas</w:t>
      </w:r>
    </w:p>
    <w:p w14:paraId="0FA27AD8" w14:textId="77777777" w:rsidR="0099115D" w:rsidRPr="002F63AD" w:rsidRDefault="0099115D" w:rsidP="0099115D">
      <w:pPr>
        <w:pStyle w:val="Normalindentado2"/>
        <w:numPr>
          <w:ilvl w:val="1"/>
          <w:numId w:val="6"/>
        </w:numPr>
        <w:ind w:left="1440"/>
        <w:jc w:val="both"/>
        <w:rPr>
          <w:lang w:val="es-MX"/>
        </w:rPr>
      </w:pPr>
      <w:r w:rsidRPr="002F63AD">
        <w:rPr>
          <w:lang w:val="es-MX"/>
        </w:rPr>
        <w:t xml:space="preserve">Consultas a la nube </w:t>
      </w:r>
      <w:proofErr w:type="spellStart"/>
      <w:r w:rsidRPr="002F63AD">
        <w:rPr>
          <w:i/>
          <w:iCs/>
          <w:lang w:val="es-MX"/>
        </w:rPr>
        <w:t>Linked</w:t>
      </w:r>
      <w:proofErr w:type="spellEnd"/>
      <w:r w:rsidRPr="002F63AD">
        <w:rPr>
          <w:i/>
          <w:iCs/>
          <w:lang w:val="es-MX"/>
        </w:rPr>
        <w:t xml:space="preserve"> Data</w:t>
      </w:r>
    </w:p>
    <w:p w14:paraId="674F7B78" w14:textId="77777777" w:rsidR="0099115D" w:rsidRPr="002F63AD" w:rsidRDefault="0099115D" w:rsidP="0099115D">
      <w:pPr>
        <w:pStyle w:val="Normalindentado2"/>
        <w:numPr>
          <w:ilvl w:val="1"/>
          <w:numId w:val="6"/>
        </w:numPr>
        <w:ind w:left="1440"/>
        <w:jc w:val="both"/>
        <w:rPr>
          <w:lang w:val="es-MX"/>
        </w:rPr>
      </w:pPr>
      <w:r w:rsidRPr="002F63AD">
        <w:rPr>
          <w:lang w:val="es-MX"/>
        </w:rPr>
        <w:t>Los lenguajes de programación y de marcado para la plataforma serán</w:t>
      </w:r>
    </w:p>
    <w:p w14:paraId="6F40A3FA" w14:textId="77777777" w:rsidR="0099115D" w:rsidRPr="002F63AD" w:rsidRDefault="0099115D" w:rsidP="0099115D">
      <w:pPr>
        <w:pStyle w:val="Normalindentado2"/>
        <w:numPr>
          <w:ilvl w:val="2"/>
          <w:numId w:val="6"/>
        </w:numPr>
        <w:ind w:left="2160"/>
        <w:jc w:val="both"/>
        <w:rPr>
          <w:lang w:val="es-MX"/>
        </w:rPr>
      </w:pPr>
      <w:r w:rsidRPr="002F63AD">
        <w:rPr>
          <w:lang w:val="es-MX"/>
        </w:rPr>
        <w:t>HTML</w:t>
      </w:r>
    </w:p>
    <w:p w14:paraId="1DDF918D" w14:textId="77777777" w:rsidR="0099115D" w:rsidRPr="002F63AD" w:rsidRDefault="0099115D" w:rsidP="0099115D">
      <w:pPr>
        <w:pStyle w:val="Normalindentado2"/>
        <w:numPr>
          <w:ilvl w:val="2"/>
          <w:numId w:val="6"/>
        </w:numPr>
        <w:ind w:left="2160"/>
        <w:jc w:val="both"/>
        <w:rPr>
          <w:lang w:val="es-MX"/>
        </w:rPr>
      </w:pPr>
      <w:r w:rsidRPr="002F63AD">
        <w:rPr>
          <w:lang w:val="es-MX"/>
        </w:rPr>
        <w:t>CSS</w:t>
      </w:r>
    </w:p>
    <w:p w14:paraId="24DF9F13" w14:textId="77777777" w:rsidR="0099115D" w:rsidRPr="002F63AD" w:rsidRDefault="0099115D" w:rsidP="0099115D">
      <w:pPr>
        <w:pStyle w:val="Normalindentado2"/>
        <w:numPr>
          <w:ilvl w:val="2"/>
          <w:numId w:val="6"/>
        </w:numPr>
        <w:ind w:left="2160"/>
        <w:jc w:val="both"/>
        <w:rPr>
          <w:lang w:val="es-MX"/>
        </w:rPr>
      </w:pPr>
      <w:r w:rsidRPr="002F63AD">
        <w:rPr>
          <w:lang w:val="es-MX"/>
        </w:rPr>
        <w:t>JavaScript</w:t>
      </w:r>
    </w:p>
    <w:p w14:paraId="31E64F01" w14:textId="77777777" w:rsidR="0099115D" w:rsidRPr="002F63AD" w:rsidRDefault="0099115D" w:rsidP="0099115D">
      <w:pPr>
        <w:pStyle w:val="Normalindentado2"/>
        <w:numPr>
          <w:ilvl w:val="2"/>
          <w:numId w:val="6"/>
        </w:numPr>
        <w:ind w:left="2160"/>
        <w:jc w:val="both"/>
        <w:rPr>
          <w:lang w:val="es-MX"/>
        </w:rPr>
      </w:pPr>
      <w:r w:rsidRPr="002F63AD">
        <w:rPr>
          <w:lang w:val="es-MX"/>
        </w:rPr>
        <w:t>Java</w:t>
      </w:r>
    </w:p>
    <w:p w14:paraId="6B71AE8E" w14:textId="77777777" w:rsidR="0099115D" w:rsidRPr="002F63AD" w:rsidRDefault="0099115D" w:rsidP="0099115D">
      <w:pPr>
        <w:pStyle w:val="Normalindentado2"/>
        <w:numPr>
          <w:ilvl w:val="1"/>
          <w:numId w:val="6"/>
        </w:numPr>
        <w:ind w:left="1440"/>
        <w:jc w:val="both"/>
        <w:rPr>
          <w:lang w:val="es-MX"/>
        </w:rPr>
      </w:pPr>
      <w:r w:rsidRPr="002F63AD">
        <w:rPr>
          <w:lang w:val="es-MX"/>
        </w:rPr>
        <w:t>La aplicación estará basada en métodos HTTP, en REST y JSON</w:t>
      </w:r>
    </w:p>
    <w:p w14:paraId="03426B96" w14:textId="1F5440AD" w:rsidR="0099115D" w:rsidRPr="002F63AD" w:rsidRDefault="0099115D" w:rsidP="0039303B">
      <w:pPr>
        <w:pStyle w:val="Ttulo3"/>
        <w:numPr>
          <w:ilvl w:val="2"/>
          <w:numId w:val="7"/>
        </w:numPr>
        <w:rPr>
          <w:lang w:val="es-MX"/>
        </w:rPr>
      </w:pPr>
      <w:bookmarkStart w:id="69" w:name="_Toc532878322"/>
      <w:bookmarkStart w:id="70" w:name="_Toc33238244"/>
      <w:bookmarkStart w:id="71" w:name="_Toc23373166"/>
      <w:bookmarkStart w:id="72" w:name="_Toc23801673"/>
      <w:r w:rsidRPr="002F63AD">
        <w:rPr>
          <w:lang w:val="es-MX"/>
        </w:rPr>
        <w:t>Suposiciones y dependencias</w:t>
      </w:r>
      <w:bookmarkEnd w:id="69"/>
      <w:bookmarkEnd w:id="70"/>
      <w:bookmarkEnd w:id="71"/>
      <w:bookmarkEnd w:id="72"/>
    </w:p>
    <w:p w14:paraId="2625FF7C" w14:textId="77777777" w:rsidR="0099115D" w:rsidRPr="002F63AD" w:rsidRDefault="0099115D" w:rsidP="0099115D">
      <w:pPr>
        <w:pStyle w:val="Normalindentado2"/>
        <w:numPr>
          <w:ilvl w:val="1"/>
          <w:numId w:val="6"/>
        </w:numPr>
        <w:ind w:left="1440"/>
        <w:jc w:val="both"/>
        <w:rPr>
          <w:lang w:val="es-MX"/>
        </w:rPr>
      </w:pPr>
      <w:r w:rsidRPr="002F63AD">
        <w:rPr>
          <w:lang w:val="es-MX"/>
        </w:rPr>
        <w:t>La herramienta Map4RDF en próximas versiones seguirá usando las tecnologías mencionadas para la aplicación Web.</w:t>
      </w:r>
    </w:p>
    <w:p w14:paraId="1AC6EF0D" w14:textId="0A806566" w:rsidR="0099115D" w:rsidRPr="002F63AD" w:rsidRDefault="0099115D" w:rsidP="009753F9">
      <w:pPr>
        <w:pStyle w:val="Normalindentado2"/>
        <w:numPr>
          <w:ilvl w:val="1"/>
          <w:numId w:val="6"/>
        </w:numPr>
        <w:jc w:val="both"/>
        <w:rPr>
          <w:lang w:val="es-MX"/>
        </w:rPr>
      </w:pPr>
      <w:r w:rsidRPr="002F63AD">
        <w:rPr>
          <w:lang w:val="es-MX"/>
        </w:rPr>
        <w:t>Se asume que el módulo de consultas federadas estará disponible cuando la</w:t>
      </w:r>
      <w:r w:rsidR="0039303B" w:rsidRPr="002F63AD">
        <w:rPr>
          <w:lang w:val="es-MX"/>
        </w:rPr>
        <w:t xml:space="preserve"> </w:t>
      </w:r>
      <w:r w:rsidRPr="002F63AD">
        <w:rPr>
          <w:lang w:val="es-MX"/>
        </w:rPr>
        <w:t>aplicación Web esté lista.</w:t>
      </w:r>
    </w:p>
    <w:p w14:paraId="7E7FB168" w14:textId="704A9967" w:rsidR="0039303B" w:rsidRPr="002F63AD" w:rsidRDefault="0039303B" w:rsidP="0039303B">
      <w:pPr>
        <w:pStyle w:val="Normalindentado2"/>
        <w:jc w:val="both"/>
        <w:rPr>
          <w:lang w:val="es-MX"/>
        </w:rPr>
      </w:pPr>
    </w:p>
    <w:p w14:paraId="78EBF794" w14:textId="77777777" w:rsidR="0039303B" w:rsidRPr="002F63AD" w:rsidRDefault="0039303B" w:rsidP="0039303B">
      <w:pPr>
        <w:pStyle w:val="Normalindentado2"/>
        <w:jc w:val="both"/>
        <w:rPr>
          <w:lang w:val="es-MX"/>
        </w:rPr>
      </w:pPr>
    </w:p>
    <w:p w14:paraId="2B14909A" w14:textId="631970C8" w:rsidR="00B06CC3" w:rsidRPr="002F63AD" w:rsidRDefault="00B06CC3" w:rsidP="0039303B">
      <w:pPr>
        <w:pStyle w:val="Ttulo2"/>
        <w:numPr>
          <w:ilvl w:val="1"/>
          <w:numId w:val="7"/>
        </w:numPr>
        <w:rPr>
          <w:lang w:val="es-MX"/>
        </w:rPr>
      </w:pPr>
      <w:bookmarkStart w:id="73" w:name="_Toc23801674"/>
      <w:r w:rsidRPr="002F63AD">
        <w:rPr>
          <w:lang w:val="es-MX"/>
        </w:rPr>
        <w:t>Requisitos específicos</w:t>
      </w:r>
      <w:bookmarkEnd w:id="73"/>
    </w:p>
    <w:p w14:paraId="23C1B6B6" w14:textId="09A5E351" w:rsidR="00B06CC3" w:rsidRPr="002F63AD" w:rsidRDefault="00B06CC3" w:rsidP="0039303B">
      <w:pPr>
        <w:pStyle w:val="Ttulo3"/>
        <w:numPr>
          <w:ilvl w:val="2"/>
          <w:numId w:val="7"/>
        </w:numPr>
        <w:rPr>
          <w:lang w:val="es-MX"/>
        </w:rPr>
      </w:pPr>
      <w:bookmarkStart w:id="74" w:name="_Toc23801675"/>
      <w:bookmarkStart w:id="75" w:name="_Hlk23344296"/>
      <w:r w:rsidRPr="002F63AD">
        <w:rPr>
          <w:lang w:val="es-MX"/>
        </w:rPr>
        <w:t>Requerimientos funcionales</w:t>
      </w:r>
      <w:bookmarkEnd w:id="74"/>
    </w:p>
    <w:p w14:paraId="7CE58332" w14:textId="77777777" w:rsidR="00A97B88" w:rsidRPr="002F63AD" w:rsidRDefault="00A97B88" w:rsidP="00A97B88">
      <w:pPr>
        <w:pStyle w:val="Normalindentado1"/>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2F63AD" w14:paraId="7CAE3C7B" w14:textId="77777777" w:rsidTr="009E35A7">
        <w:tc>
          <w:tcPr>
            <w:tcW w:w="2490" w:type="dxa"/>
            <w:tcBorders>
              <w:right w:val="double" w:sz="4" w:space="0" w:color="auto"/>
            </w:tcBorders>
            <w:shd w:val="clear" w:color="auto" w:fill="EAEAEA"/>
            <w:tcMar>
              <w:left w:w="40" w:type="dxa"/>
              <w:bottom w:w="17" w:type="dxa"/>
              <w:right w:w="40" w:type="dxa"/>
            </w:tcMar>
          </w:tcPr>
          <w:p w14:paraId="0BE70DE1" w14:textId="77777777" w:rsidR="00A97B88" w:rsidRPr="002F63AD" w:rsidRDefault="00A97B88" w:rsidP="009E35A7">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3A0C15D4" w14:textId="77777777" w:rsidR="00A97B88" w:rsidRPr="002F63AD" w:rsidRDefault="00A97B88" w:rsidP="009E35A7">
            <w:pPr>
              <w:pStyle w:val="Normalindentado1"/>
              <w:ind w:left="0"/>
              <w:jc w:val="both"/>
              <w:rPr>
                <w:lang w:val="es-MX"/>
              </w:rPr>
            </w:pPr>
            <w:r w:rsidRPr="002F63AD">
              <w:rPr>
                <w:lang w:val="es-MX"/>
              </w:rPr>
              <w:t>RF01</w:t>
            </w:r>
          </w:p>
        </w:tc>
      </w:tr>
      <w:tr w:rsidR="00A97B88" w:rsidRPr="002F63AD" w14:paraId="389159A0" w14:textId="77777777" w:rsidTr="009E35A7">
        <w:tc>
          <w:tcPr>
            <w:tcW w:w="2490" w:type="dxa"/>
            <w:tcBorders>
              <w:right w:val="double" w:sz="4" w:space="0" w:color="auto"/>
            </w:tcBorders>
            <w:shd w:val="clear" w:color="auto" w:fill="EAEAEA"/>
            <w:tcMar>
              <w:left w:w="40" w:type="dxa"/>
              <w:bottom w:w="17" w:type="dxa"/>
              <w:right w:w="40" w:type="dxa"/>
            </w:tcMar>
          </w:tcPr>
          <w:p w14:paraId="43532C0D" w14:textId="77777777" w:rsidR="00A97B88" w:rsidRPr="002F63AD" w:rsidRDefault="00A97B88" w:rsidP="009E35A7">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8CDC1D1" w14:textId="77777777" w:rsidR="00A97B88" w:rsidRPr="002F63AD" w:rsidRDefault="00A97B88" w:rsidP="009E35A7">
            <w:pPr>
              <w:pStyle w:val="Normalindentado1"/>
              <w:ind w:left="0"/>
              <w:jc w:val="both"/>
              <w:rPr>
                <w:lang w:val="es-MX"/>
              </w:rPr>
            </w:pPr>
            <w:r w:rsidRPr="002F63AD">
              <w:rPr>
                <w:lang w:val="es-MX"/>
              </w:rPr>
              <w:t>Establecer comunicación</w:t>
            </w:r>
          </w:p>
        </w:tc>
      </w:tr>
      <w:tr w:rsidR="00A97B88" w:rsidRPr="002F63AD" w14:paraId="017B450E" w14:textId="77777777" w:rsidTr="009E35A7">
        <w:tc>
          <w:tcPr>
            <w:tcW w:w="2490" w:type="dxa"/>
            <w:tcBorders>
              <w:right w:val="double" w:sz="4" w:space="0" w:color="auto"/>
            </w:tcBorders>
            <w:shd w:val="clear" w:color="auto" w:fill="EAEAEA"/>
            <w:tcMar>
              <w:left w:w="40" w:type="dxa"/>
              <w:bottom w:w="17" w:type="dxa"/>
              <w:right w:w="40" w:type="dxa"/>
            </w:tcMar>
          </w:tcPr>
          <w:p w14:paraId="3B281BC7" w14:textId="77777777" w:rsidR="00A97B88" w:rsidRPr="002F63AD" w:rsidRDefault="00A97B88" w:rsidP="009E35A7">
            <w:pPr>
              <w:pStyle w:val="guiazul"/>
              <w:jc w:val="both"/>
              <w:rPr>
                <w:i w:val="0"/>
                <w:iCs/>
                <w:color w:val="auto"/>
                <w:lang w:val="es-MX"/>
              </w:rPr>
            </w:pPr>
            <w:r w:rsidRPr="002F63AD">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0CBE742B" w14:textId="77777777" w:rsidR="00A97B88" w:rsidRPr="002F63AD" w:rsidRDefault="00A97B88" w:rsidP="009E35A7">
            <w:pPr>
              <w:pStyle w:val="Normalindentado1"/>
              <w:ind w:left="0"/>
              <w:jc w:val="both"/>
              <w:rPr>
                <w:lang w:val="es-MX"/>
              </w:rPr>
            </w:pPr>
            <w:r w:rsidRPr="002F63AD">
              <w:rPr>
                <w:lang w:val="es-MX"/>
              </w:rPr>
              <w:t>Requisito</w:t>
            </w:r>
          </w:p>
        </w:tc>
      </w:tr>
      <w:tr w:rsidR="00A97B88" w:rsidRPr="002F63AD" w14:paraId="683351C0" w14:textId="77777777" w:rsidTr="009E35A7">
        <w:tc>
          <w:tcPr>
            <w:tcW w:w="2490" w:type="dxa"/>
            <w:tcBorders>
              <w:right w:val="double" w:sz="4" w:space="0" w:color="auto"/>
            </w:tcBorders>
            <w:shd w:val="clear" w:color="auto" w:fill="EAEAEA"/>
            <w:tcMar>
              <w:left w:w="40" w:type="dxa"/>
              <w:bottom w:w="17" w:type="dxa"/>
              <w:right w:w="40" w:type="dxa"/>
            </w:tcMar>
          </w:tcPr>
          <w:p w14:paraId="7114DCBC" w14:textId="77777777" w:rsidR="00A97B88" w:rsidRPr="002F63AD" w:rsidRDefault="00A97B88" w:rsidP="009E35A7">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8651068" w14:textId="77777777" w:rsidR="00A97B88" w:rsidRPr="002F63AD" w:rsidRDefault="00A97B88" w:rsidP="009E35A7">
            <w:pPr>
              <w:pStyle w:val="Normalindentado1"/>
              <w:ind w:left="0"/>
              <w:jc w:val="both"/>
              <w:rPr>
                <w:lang w:val="es-MX"/>
              </w:rPr>
            </w:pPr>
            <w:r w:rsidRPr="002F63AD">
              <w:rPr>
                <w:lang w:val="es-MX"/>
              </w:rPr>
              <w:t>El usuario debe de inicializar la aplicación Web para poder usarla.</w:t>
            </w:r>
          </w:p>
        </w:tc>
      </w:tr>
      <w:tr w:rsidR="00A97B88" w:rsidRPr="002F63AD" w14:paraId="6B1282C6" w14:textId="77777777" w:rsidTr="009E35A7">
        <w:tc>
          <w:tcPr>
            <w:tcW w:w="2490" w:type="dxa"/>
            <w:tcBorders>
              <w:right w:val="double" w:sz="4" w:space="0" w:color="auto"/>
            </w:tcBorders>
            <w:shd w:val="clear" w:color="auto" w:fill="EAEAEA"/>
            <w:tcMar>
              <w:left w:w="40" w:type="dxa"/>
              <w:bottom w:w="17" w:type="dxa"/>
              <w:right w:w="40" w:type="dxa"/>
            </w:tcMar>
          </w:tcPr>
          <w:p w14:paraId="13D42924" w14:textId="77777777" w:rsidR="00A97B88" w:rsidRPr="002F63AD" w:rsidRDefault="00A97B88" w:rsidP="009E35A7">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D3AFD41" w14:textId="77777777" w:rsidR="00A97B88" w:rsidRPr="002F63AD" w:rsidRDefault="00A97B88" w:rsidP="009E35A7">
            <w:pPr>
              <w:pStyle w:val="Normalindentado1"/>
              <w:ind w:left="0"/>
              <w:jc w:val="both"/>
              <w:rPr>
                <w:lang w:val="es-MX"/>
              </w:rPr>
            </w:pPr>
            <w:r w:rsidRPr="002F63AD">
              <w:rPr>
                <w:lang w:val="es-MX"/>
              </w:rPr>
              <w:t xml:space="preserve">Se debe de establecer comunicación entre el software Apache </w:t>
            </w:r>
            <w:proofErr w:type="spellStart"/>
            <w:r w:rsidRPr="002F63AD">
              <w:rPr>
                <w:lang w:val="es-MX"/>
              </w:rPr>
              <w:t>Marmotta</w:t>
            </w:r>
            <w:proofErr w:type="spellEnd"/>
            <w:r w:rsidRPr="002F63AD">
              <w:rPr>
                <w:lang w:val="es-MX"/>
              </w:rPr>
              <w:t xml:space="preserve"> ya que, sin ellos la aplicación Web no puede funcionar.</w:t>
            </w:r>
          </w:p>
        </w:tc>
      </w:tr>
      <w:tr w:rsidR="00A97B88" w:rsidRPr="002F63AD" w14:paraId="1E587AB3" w14:textId="77777777" w:rsidTr="009E35A7">
        <w:tc>
          <w:tcPr>
            <w:tcW w:w="2490" w:type="dxa"/>
            <w:tcBorders>
              <w:right w:val="double" w:sz="4" w:space="0" w:color="auto"/>
            </w:tcBorders>
            <w:shd w:val="clear" w:color="auto" w:fill="EAEAEA"/>
            <w:tcMar>
              <w:left w:w="40" w:type="dxa"/>
              <w:bottom w:w="17" w:type="dxa"/>
              <w:right w:w="40" w:type="dxa"/>
            </w:tcMar>
          </w:tcPr>
          <w:p w14:paraId="402FCFCE" w14:textId="77777777" w:rsidR="00A97B88" w:rsidRPr="002F63AD" w:rsidRDefault="00A97B88" w:rsidP="009E35A7">
            <w:pPr>
              <w:pStyle w:val="guiazul"/>
              <w:rPr>
                <w:i w:val="0"/>
                <w:iCs/>
                <w:color w:val="auto"/>
                <w:lang w:val="es-MX"/>
              </w:rPr>
            </w:pPr>
            <w:r w:rsidRPr="002F63AD">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543DEA4" w14:textId="77777777" w:rsidR="00A97B88" w:rsidRPr="002F63AD" w:rsidRDefault="00A97B88" w:rsidP="009E35A7">
            <w:pPr>
              <w:pStyle w:val="Normalindentado1"/>
              <w:ind w:left="0"/>
              <w:jc w:val="both"/>
              <w:rPr>
                <w:lang w:val="es-MX"/>
              </w:rPr>
            </w:pPr>
            <w:r w:rsidRPr="002F63AD">
              <w:rPr>
                <w:lang w:val="es-MX"/>
              </w:rPr>
              <w:t>RNF01</w:t>
            </w:r>
          </w:p>
          <w:p w14:paraId="17C0F406" w14:textId="77777777" w:rsidR="00A97B88" w:rsidRPr="002F63AD" w:rsidRDefault="00A97B88" w:rsidP="009E35A7">
            <w:pPr>
              <w:pStyle w:val="Normalindentado1"/>
              <w:ind w:left="0"/>
              <w:jc w:val="both"/>
              <w:rPr>
                <w:lang w:val="es-MX"/>
              </w:rPr>
            </w:pPr>
            <w:r w:rsidRPr="002F63AD">
              <w:rPr>
                <w:lang w:val="es-MX"/>
              </w:rPr>
              <w:t>RNF02</w:t>
            </w:r>
          </w:p>
          <w:p w14:paraId="605E57BB" w14:textId="77777777" w:rsidR="00A97B88" w:rsidRPr="002F63AD" w:rsidRDefault="00A97B88" w:rsidP="009E35A7">
            <w:pPr>
              <w:pStyle w:val="Normalindentado1"/>
              <w:ind w:left="0"/>
              <w:jc w:val="both"/>
              <w:rPr>
                <w:lang w:val="es-MX"/>
              </w:rPr>
            </w:pPr>
            <w:r w:rsidRPr="002F63AD">
              <w:rPr>
                <w:lang w:val="es-MX"/>
              </w:rPr>
              <w:t>RNF03</w:t>
            </w:r>
          </w:p>
        </w:tc>
      </w:tr>
      <w:tr w:rsidR="00A97B88" w:rsidRPr="002F63AD" w14:paraId="03B80145" w14:textId="77777777" w:rsidTr="009E35A7">
        <w:tc>
          <w:tcPr>
            <w:tcW w:w="2490" w:type="dxa"/>
            <w:tcBorders>
              <w:right w:val="double" w:sz="4" w:space="0" w:color="auto"/>
            </w:tcBorders>
            <w:shd w:val="clear" w:color="auto" w:fill="EAEAEA"/>
            <w:tcMar>
              <w:left w:w="40" w:type="dxa"/>
              <w:bottom w:w="17" w:type="dxa"/>
              <w:right w:w="40" w:type="dxa"/>
            </w:tcMar>
          </w:tcPr>
          <w:p w14:paraId="4367EFBB" w14:textId="77777777" w:rsidR="00A97B88" w:rsidRPr="002F63AD" w:rsidRDefault="00A97B88" w:rsidP="009E35A7">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0564B673" w14:textId="77777777" w:rsidR="00A97B88" w:rsidRPr="002F63AD" w:rsidRDefault="00A97B88" w:rsidP="009E35A7">
            <w:pPr>
              <w:pStyle w:val="Normalindentado1"/>
              <w:ind w:left="0"/>
              <w:jc w:val="both"/>
              <w:rPr>
                <w:lang w:val="es-MX"/>
              </w:rPr>
            </w:pPr>
            <w:r w:rsidRPr="002F63AD">
              <w:rPr>
                <w:lang w:val="es-MX"/>
              </w:rPr>
              <w:t>Alta/Esencial</w:t>
            </w:r>
          </w:p>
        </w:tc>
      </w:tr>
    </w:tbl>
    <w:p w14:paraId="45155CFA" w14:textId="77777777" w:rsidR="00A97B88" w:rsidRPr="002F63AD" w:rsidRDefault="00A97B88" w:rsidP="00A97B88">
      <w:pPr>
        <w:pStyle w:val="guiazul"/>
        <w:ind w:left="360"/>
        <w:jc w:val="both"/>
        <w:rPr>
          <w:lang w:val="es-MX"/>
        </w:rPr>
      </w:pPr>
    </w:p>
    <w:p w14:paraId="5F9CC367" w14:textId="77777777" w:rsidR="00A97B88" w:rsidRPr="002F63AD"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2F63AD" w14:paraId="3BC02527" w14:textId="77777777" w:rsidTr="009E35A7">
        <w:tc>
          <w:tcPr>
            <w:tcW w:w="2490" w:type="dxa"/>
            <w:tcBorders>
              <w:right w:val="double" w:sz="4" w:space="0" w:color="auto"/>
            </w:tcBorders>
            <w:shd w:val="clear" w:color="auto" w:fill="EAEAEA"/>
            <w:tcMar>
              <w:left w:w="40" w:type="dxa"/>
              <w:bottom w:w="17" w:type="dxa"/>
              <w:right w:w="40" w:type="dxa"/>
            </w:tcMar>
          </w:tcPr>
          <w:p w14:paraId="1C01256E" w14:textId="77777777" w:rsidR="00A97B88" w:rsidRPr="002F63AD" w:rsidRDefault="00A97B88" w:rsidP="009E35A7">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305ACB9" w14:textId="77777777" w:rsidR="00A97B88" w:rsidRPr="002F63AD" w:rsidRDefault="00A97B88" w:rsidP="009E35A7">
            <w:pPr>
              <w:pStyle w:val="Normalindentado1"/>
              <w:ind w:left="0"/>
              <w:jc w:val="both"/>
              <w:rPr>
                <w:lang w:val="es-MX"/>
              </w:rPr>
            </w:pPr>
            <w:r w:rsidRPr="002F63AD">
              <w:rPr>
                <w:lang w:val="es-MX"/>
              </w:rPr>
              <w:t>RF02</w:t>
            </w:r>
          </w:p>
        </w:tc>
      </w:tr>
      <w:tr w:rsidR="00A97B88" w:rsidRPr="002F63AD" w14:paraId="2D10266F" w14:textId="77777777" w:rsidTr="009E35A7">
        <w:tc>
          <w:tcPr>
            <w:tcW w:w="2490" w:type="dxa"/>
            <w:tcBorders>
              <w:right w:val="double" w:sz="4" w:space="0" w:color="auto"/>
            </w:tcBorders>
            <w:shd w:val="clear" w:color="auto" w:fill="EAEAEA"/>
            <w:tcMar>
              <w:left w:w="40" w:type="dxa"/>
              <w:bottom w:w="17" w:type="dxa"/>
              <w:right w:w="40" w:type="dxa"/>
            </w:tcMar>
          </w:tcPr>
          <w:p w14:paraId="555E0B07" w14:textId="77777777" w:rsidR="00A97B88" w:rsidRPr="002F63AD" w:rsidRDefault="00A97B88" w:rsidP="009E35A7">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3D9FEC9" w14:textId="77777777" w:rsidR="00A97B88" w:rsidRPr="002F63AD" w:rsidRDefault="00A97B88" w:rsidP="009E35A7">
            <w:pPr>
              <w:pStyle w:val="Normalindentado1"/>
              <w:ind w:left="0"/>
              <w:jc w:val="both"/>
              <w:rPr>
                <w:lang w:val="es-MX"/>
              </w:rPr>
            </w:pPr>
            <w:r w:rsidRPr="002F63AD">
              <w:rPr>
                <w:lang w:val="es-MX"/>
              </w:rPr>
              <w:t>Valida conexión</w:t>
            </w:r>
          </w:p>
        </w:tc>
      </w:tr>
      <w:tr w:rsidR="00A97B88" w:rsidRPr="002F63AD" w14:paraId="54C033CB" w14:textId="77777777" w:rsidTr="009E35A7">
        <w:tc>
          <w:tcPr>
            <w:tcW w:w="2490" w:type="dxa"/>
            <w:tcBorders>
              <w:right w:val="double" w:sz="4" w:space="0" w:color="auto"/>
            </w:tcBorders>
            <w:shd w:val="clear" w:color="auto" w:fill="EAEAEA"/>
            <w:tcMar>
              <w:left w:w="40" w:type="dxa"/>
              <w:bottom w:w="17" w:type="dxa"/>
              <w:right w:w="40" w:type="dxa"/>
            </w:tcMar>
          </w:tcPr>
          <w:p w14:paraId="5F9F39C1" w14:textId="77777777" w:rsidR="00A97B88" w:rsidRPr="002F63AD" w:rsidRDefault="00A97B88" w:rsidP="009E35A7">
            <w:pPr>
              <w:pStyle w:val="guiazul"/>
              <w:jc w:val="both"/>
              <w:rPr>
                <w:i w:val="0"/>
                <w:iCs/>
                <w:color w:val="auto"/>
                <w:lang w:val="es-MX"/>
              </w:rPr>
            </w:pPr>
            <w:r w:rsidRPr="002F63AD">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7A777B40" w14:textId="77777777" w:rsidR="00A97B88" w:rsidRPr="002F63AD" w:rsidRDefault="00A97B88" w:rsidP="009E35A7">
            <w:pPr>
              <w:pStyle w:val="Normalindentado1"/>
              <w:ind w:left="0"/>
              <w:jc w:val="both"/>
              <w:rPr>
                <w:lang w:val="es-MX"/>
              </w:rPr>
            </w:pPr>
            <w:r w:rsidRPr="002F63AD">
              <w:rPr>
                <w:lang w:val="es-MX"/>
              </w:rPr>
              <w:t>Requisito</w:t>
            </w:r>
          </w:p>
        </w:tc>
      </w:tr>
      <w:tr w:rsidR="00A97B88" w:rsidRPr="002F63AD" w14:paraId="5DE80D4E" w14:textId="77777777" w:rsidTr="009E35A7">
        <w:tc>
          <w:tcPr>
            <w:tcW w:w="2490" w:type="dxa"/>
            <w:tcBorders>
              <w:right w:val="double" w:sz="4" w:space="0" w:color="auto"/>
            </w:tcBorders>
            <w:shd w:val="clear" w:color="auto" w:fill="EAEAEA"/>
            <w:tcMar>
              <w:left w:w="40" w:type="dxa"/>
              <w:bottom w:w="17" w:type="dxa"/>
              <w:right w:w="40" w:type="dxa"/>
            </w:tcMar>
          </w:tcPr>
          <w:p w14:paraId="6C8FE229" w14:textId="77777777" w:rsidR="00A97B88" w:rsidRPr="002F63AD" w:rsidRDefault="00A97B88" w:rsidP="009E35A7">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6E442EB" w14:textId="77777777" w:rsidR="00A97B88" w:rsidRPr="002F63AD" w:rsidRDefault="00A97B88" w:rsidP="009E35A7">
            <w:pPr>
              <w:pStyle w:val="Normalindentado1"/>
              <w:ind w:left="0"/>
              <w:jc w:val="both"/>
              <w:rPr>
                <w:lang w:val="es-MX"/>
              </w:rPr>
            </w:pPr>
            <w:r w:rsidRPr="002F63AD">
              <w:rPr>
                <w:lang w:val="es-MX"/>
              </w:rPr>
              <w:t>La aplicación Web debe validar la conexión.</w:t>
            </w:r>
          </w:p>
        </w:tc>
      </w:tr>
      <w:tr w:rsidR="00A97B88" w:rsidRPr="002F63AD" w14:paraId="16526956" w14:textId="77777777" w:rsidTr="009E35A7">
        <w:tc>
          <w:tcPr>
            <w:tcW w:w="2490" w:type="dxa"/>
            <w:tcBorders>
              <w:right w:val="double" w:sz="4" w:space="0" w:color="auto"/>
            </w:tcBorders>
            <w:shd w:val="clear" w:color="auto" w:fill="EAEAEA"/>
            <w:tcMar>
              <w:left w:w="40" w:type="dxa"/>
              <w:bottom w:w="17" w:type="dxa"/>
              <w:right w:w="40" w:type="dxa"/>
            </w:tcMar>
          </w:tcPr>
          <w:p w14:paraId="2A5364AB" w14:textId="77777777" w:rsidR="00A97B88" w:rsidRPr="002F63AD" w:rsidRDefault="00A97B88" w:rsidP="009E35A7">
            <w:pPr>
              <w:pStyle w:val="guiazul"/>
              <w:rPr>
                <w:i w:val="0"/>
                <w:iCs/>
                <w:color w:val="auto"/>
                <w:lang w:val="es-MX"/>
              </w:rPr>
            </w:pPr>
            <w:r w:rsidRPr="002F63AD">
              <w:rPr>
                <w:i w:val="0"/>
                <w:iCs/>
                <w:color w:val="auto"/>
                <w:lang w:val="es-MX"/>
              </w:rPr>
              <w:lastRenderedPageBreak/>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C49CD36" w14:textId="77777777" w:rsidR="00A97B88" w:rsidRPr="002F63AD" w:rsidRDefault="00A97B88" w:rsidP="009E35A7">
            <w:pPr>
              <w:pStyle w:val="Normalindentado1"/>
              <w:ind w:left="0"/>
              <w:jc w:val="both"/>
              <w:rPr>
                <w:lang w:val="es-MX"/>
              </w:rPr>
            </w:pPr>
            <w:r w:rsidRPr="002F63AD">
              <w:rPr>
                <w:lang w:val="es-MX"/>
              </w:rPr>
              <w:t xml:space="preserve">Para usar la aplicación Web, se debe de conectar la aplicación con Apache </w:t>
            </w:r>
            <w:proofErr w:type="spellStart"/>
            <w:r w:rsidRPr="002F63AD">
              <w:rPr>
                <w:lang w:val="es-MX"/>
              </w:rPr>
              <w:t>Marmotta</w:t>
            </w:r>
            <w:proofErr w:type="spellEnd"/>
            <w:r w:rsidRPr="002F63AD">
              <w:rPr>
                <w:lang w:val="es-MX"/>
              </w:rPr>
              <w:t xml:space="preserve"> e Internet con el fin de avanzar o mostrar un mensaje de error de conexión en la aplicación.</w:t>
            </w:r>
          </w:p>
        </w:tc>
      </w:tr>
      <w:tr w:rsidR="00A97B88" w:rsidRPr="002F63AD" w14:paraId="31EB04FF" w14:textId="77777777" w:rsidTr="009E35A7">
        <w:tc>
          <w:tcPr>
            <w:tcW w:w="2490" w:type="dxa"/>
            <w:tcBorders>
              <w:right w:val="double" w:sz="4" w:space="0" w:color="auto"/>
            </w:tcBorders>
            <w:shd w:val="clear" w:color="auto" w:fill="EAEAEA"/>
            <w:tcMar>
              <w:left w:w="40" w:type="dxa"/>
              <w:bottom w:w="17" w:type="dxa"/>
              <w:right w:w="40" w:type="dxa"/>
            </w:tcMar>
          </w:tcPr>
          <w:p w14:paraId="729FBE1D" w14:textId="77777777" w:rsidR="00A97B88" w:rsidRPr="002F63AD" w:rsidRDefault="00A97B88" w:rsidP="009E35A7">
            <w:pPr>
              <w:pStyle w:val="guiazul"/>
              <w:rPr>
                <w:i w:val="0"/>
                <w:iCs/>
                <w:color w:val="auto"/>
                <w:lang w:val="es-MX"/>
              </w:rPr>
            </w:pPr>
            <w:r w:rsidRPr="002F63AD">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54D4F60" w14:textId="77777777" w:rsidR="00A97B88" w:rsidRPr="002F63AD" w:rsidRDefault="00A97B88" w:rsidP="009E35A7">
            <w:pPr>
              <w:pStyle w:val="Normalindentado1"/>
              <w:ind w:left="0"/>
              <w:jc w:val="both"/>
              <w:rPr>
                <w:lang w:val="es-MX"/>
              </w:rPr>
            </w:pPr>
            <w:r w:rsidRPr="002F63AD">
              <w:rPr>
                <w:lang w:val="es-MX"/>
              </w:rPr>
              <w:t>RNF01</w:t>
            </w:r>
          </w:p>
        </w:tc>
      </w:tr>
      <w:tr w:rsidR="00A97B88" w:rsidRPr="002F63AD" w14:paraId="19CF45A7" w14:textId="77777777" w:rsidTr="009E35A7">
        <w:tc>
          <w:tcPr>
            <w:tcW w:w="2490" w:type="dxa"/>
            <w:tcBorders>
              <w:right w:val="double" w:sz="4" w:space="0" w:color="auto"/>
            </w:tcBorders>
            <w:shd w:val="clear" w:color="auto" w:fill="EAEAEA"/>
            <w:tcMar>
              <w:left w:w="40" w:type="dxa"/>
              <w:bottom w:w="17" w:type="dxa"/>
              <w:right w:w="40" w:type="dxa"/>
            </w:tcMar>
          </w:tcPr>
          <w:p w14:paraId="202B6C80" w14:textId="77777777" w:rsidR="00A97B88" w:rsidRPr="002F63AD" w:rsidRDefault="00A97B88" w:rsidP="009E35A7">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CEE3760" w14:textId="77777777" w:rsidR="00A97B88" w:rsidRPr="002F63AD" w:rsidRDefault="00A97B88" w:rsidP="009E35A7">
            <w:pPr>
              <w:pStyle w:val="Normalindentado1"/>
              <w:ind w:left="0"/>
              <w:jc w:val="both"/>
              <w:rPr>
                <w:lang w:val="es-MX"/>
              </w:rPr>
            </w:pPr>
            <w:r w:rsidRPr="002F63AD">
              <w:rPr>
                <w:lang w:val="es-MX"/>
              </w:rPr>
              <w:fldChar w:fldCharType="begin">
                <w:ffData>
                  <w:name w:val="Casilla3"/>
                  <w:enabled/>
                  <w:calcOnExit w:val="0"/>
                  <w:checkBox>
                    <w:sizeAuto/>
                    <w:default w:val="0"/>
                  </w:checkBox>
                </w:ffData>
              </w:fldChar>
            </w:r>
            <w:r w:rsidRPr="002F63AD">
              <w:rPr>
                <w:lang w:val="es-MX"/>
              </w:rPr>
              <w:instrText xml:space="preserve"> FORMCHECKBOX </w:instrText>
            </w:r>
            <w:r w:rsidR="00DA6330" w:rsidRPr="002F63AD">
              <w:rPr>
                <w:lang w:val="es-MX"/>
              </w:rPr>
            </w:r>
            <w:r w:rsidR="00DA6330" w:rsidRPr="002F63AD">
              <w:rPr>
                <w:lang w:val="es-MX"/>
              </w:rPr>
              <w:fldChar w:fldCharType="separate"/>
            </w:r>
            <w:r w:rsidRPr="002F63AD">
              <w:rPr>
                <w:lang w:val="es-MX"/>
              </w:rPr>
              <w:fldChar w:fldCharType="end"/>
            </w:r>
            <w:r w:rsidRPr="002F63AD">
              <w:rPr>
                <w:lang w:val="es-MX"/>
              </w:rPr>
              <w:t xml:space="preserve"> Alta/Esencial</w:t>
            </w:r>
          </w:p>
        </w:tc>
      </w:tr>
    </w:tbl>
    <w:p w14:paraId="3FAFE119" w14:textId="77777777" w:rsidR="00A97B88" w:rsidRPr="002F63AD" w:rsidRDefault="00A97B88" w:rsidP="00A97B88">
      <w:pPr>
        <w:pStyle w:val="guiazul"/>
        <w:ind w:left="360"/>
        <w:jc w:val="both"/>
        <w:rPr>
          <w:lang w:val="es-MX"/>
        </w:rPr>
      </w:pPr>
    </w:p>
    <w:p w14:paraId="595B5638" w14:textId="77777777" w:rsidR="00A97B88" w:rsidRPr="002F63AD"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2F63AD" w14:paraId="5ECB8A05" w14:textId="77777777" w:rsidTr="009E35A7">
        <w:tc>
          <w:tcPr>
            <w:tcW w:w="2490" w:type="dxa"/>
            <w:tcBorders>
              <w:right w:val="double" w:sz="4" w:space="0" w:color="auto"/>
            </w:tcBorders>
            <w:shd w:val="clear" w:color="auto" w:fill="EAEAEA"/>
            <w:tcMar>
              <w:left w:w="40" w:type="dxa"/>
              <w:bottom w:w="17" w:type="dxa"/>
              <w:right w:w="40" w:type="dxa"/>
            </w:tcMar>
          </w:tcPr>
          <w:p w14:paraId="20078FE4" w14:textId="77777777" w:rsidR="00A97B88" w:rsidRPr="002F63AD" w:rsidRDefault="00A97B88" w:rsidP="009E35A7">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D27E6BB" w14:textId="77777777" w:rsidR="00A97B88" w:rsidRPr="002F63AD" w:rsidRDefault="00A97B88" w:rsidP="009E35A7">
            <w:pPr>
              <w:pStyle w:val="Normalindentado1"/>
              <w:ind w:left="0"/>
              <w:jc w:val="both"/>
              <w:rPr>
                <w:lang w:val="es-MX"/>
              </w:rPr>
            </w:pPr>
            <w:r w:rsidRPr="002F63AD">
              <w:rPr>
                <w:lang w:val="es-MX"/>
              </w:rPr>
              <w:t>RF03</w:t>
            </w:r>
          </w:p>
        </w:tc>
      </w:tr>
      <w:tr w:rsidR="00A97B88" w:rsidRPr="002F63AD" w14:paraId="3B7D2CE9" w14:textId="77777777" w:rsidTr="009E35A7">
        <w:tc>
          <w:tcPr>
            <w:tcW w:w="2490" w:type="dxa"/>
            <w:tcBorders>
              <w:right w:val="double" w:sz="4" w:space="0" w:color="auto"/>
            </w:tcBorders>
            <w:shd w:val="clear" w:color="auto" w:fill="EAEAEA"/>
            <w:tcMar>
              <w:left w:w="40" w:type="dxa"/>
              <w:bottom w:w="17" w:type="dxa"/>
              <w:right w:w="40" w:type="dxa"/>
            </w:tcMar>
          </w:tcPr>
          <w:p w14:paraId="417AC5D9" w14:textId="77777777" w:rsidR="00A97B88" w:rsidRPr="002F63AD" w:rsidRDefault="00A97B88" w:rsidP="009E35A7">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E04DC1E" w14:textId="77777777" w:rsidR="00A97B88" w:rsidRPr="002F63AD" w:rsidRDefault="00A97B88" w:rsidP="009E35A7">
            <w:pPr>
              <w:pStyle w:val="Normalindentado1"/>
              <w:ind w:left="0"/>
              <w:jc w:val="both"/>
              <w:rPr>
                <w:lang w:val="es-MX"/>
              </w:rPr>
            </w:pPr>
            <w:r w:rsidRPr="002F63AD">
              <w:rPr>
                <w:lang w:val="es-MX"/>
              </w:rPr>
              <w:t>Selección de modo</w:t>
            </w:r>
          </w:p>
        </w:tc>
      </w:tr>
      <w:tr w:rsidR="00A97B88" w:rsidRPr="002F63AD" w14:paraId="484E9AD0" w14:textId="77777777" w:rsidTr="009E35A7">
        <w:tc>
          <w:tcPr>
            <w:tcW w:w="2490" w:type="dxa"/>
            <w:tcBorders>
              <w:right w:val="double" w:sz="4" w:space="0" w:color="auto"/>
            </w:tcBorders>
            <w:shd w:val="clear" w:color="auto" w:fill="EAEAEA"/>
            <w:tcMar>
              <w:left w:w="40" w:type="dxa"/>
              <w:bottom w:w="17" w:type="dxa"/>
              <w:right w:w="40" w:type="dxa"/>
            </w:tcMar>
          </w:tcPr>
          <w:p w14:paraId="4C30C175" w14:textId="77777777" w:rsidR="00A97B88" w:rsidRPr="002F63AD" w:rsidRDefault="00A97B88" w:rsidP="009E35A7">
            <w:pPr>
              <w:pStyle w:val="guiazul"/>
              <w:jc w:val="both"/>
              <w:rPr>
                <w:i w:val="0"/>
                <w:iCs/>
                <w:color w:val="auto"/>
                <w:lang w:val="es-MX"/>
              </w:rPr>
            </w:pPr>
            <w:r w:rsidRPr="002F63AD">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057A850B" w14:textId="77777777" w:rsidR="00A97B88" w:rsidRPr="002F63AD" w:rsidRDefault="00A97B88" w:rsidP="009E35A7">
            <w:pPr>
              <w:pStyle w:val="Normalindentado1"/>
              <w:ind w:left="0"/>
              <w:jc w:val="both"/>
              <w:rPr>
                <w:lang w:val="es-MX"/>
              </w:rPr>
            </w:pPr>
            <w:r w:rsidRPr="002F63AD">
              <w:rPr>
                <w:lang w:val="es-MX"/>
              </w:rPr>
              <w:t>Requisito</w:t>
            </w:r>
          </w:p>
        </w:tc>
      </w:tr>
      <w:tr w:rsidR="00A97B88" w:rsidRPr="002F63AD" w14:paraId="31529D96" w14:textId="77777777" w:rsidTr="009E35A7">
        <w:tc>
          <w:tcPr>
            <w:tcW w:w="2490" w:type="dxa"/>
            <w:tcBorders>
              <w:right w:val="double" w:sz="4" w:space="0" w:color="auto"/>
            </w:tcBorders>
            <w:shd w:val="clear" w:color="auto" w:fill="EAEAEA"/>
            <w:tcMar>
              <w:left w:w="40" w:type="dxa"/>
              <w:bottom w:w="17" w:type="dxa"/>
              <w:right w:w="40" w:type="dxa"/>
            </w:tcMar>
          </w:tcPr>
          <w:p w14:paraId="0A95F0A9" w14:textId="77777777" w:rsidR="00A97B88" w:rsidRPr="002F63AD" w:rsidRDefault="00A97B88" w:rsidP="009E35A7">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53E47BB" w14:textId="77777777" w:rsidR="00A97B88" w:rsidRPr="002F63AD" w:rsidRDefault="00A97B88" w:rsidP="009E35A7">
            <w:pPr>
              <w:pStyle w:val="Normalindentado1"/>
              <w:ind w:left="0"/>
              <w:jc w:val="both"/>
              <w:rPr>
                <w:lang w:val="es-MX"/>
              </w:rPr>
            </w:pPr>
            <w:r w:rsidRPr="002F63AD">
              <w:rPr>
                <w:lang w:val="es-MX"/>
              </w:rPr>
              <w:t xml:space="preserve">El usuario deberá escoger el modo de uso de la aplicación: Consultar </w:t>
            </w:r>
            <w:proofErr w:type="spellStart"/>
            <w:r w:rsidRPr="002F63AD">
              <w:rPr>
                <w:i/>
                <w:iCs/>
                <w:lang w:val="es-MX"/>
              </w:rPr>
              <w:t>dataset</w:t>
            </w:r>
            <w:proofErr w:type="spellEnd"/>
            <w:r w:rsidRPr="002F63AD">
              <w:rPr>
                <w:lang w:val="es-MX"/>
              </w:rPr>
              <w:t xml:space="preserve"> o Realizar consulta.</w:t>
            </w:r>
          </w:p>
        </w:tc>
      </w:tr>
      <w:tr w:rsidR="00A97B88" w:rsidRPr="002F63AD" w14:paraId="26F01DC8" w14:textId="77777777" w:rsidTr="009E35A7">
        <w:tc>
          <w:tcPr>
            <w:tcW w:w="2490" w:type="dxa"/>
            <w:tcBorders>
              <w:right w:val="double" w:sz="4" w:space="0" w:color="auto"/>
            </w:tcBorders>
            <w:shd w:val="clear" w:color="auto" w:fill="EAEAEA"/>
            <w:tcMar>
              <w:left w:w="40" w:type="dxa"/>
              <w:bottom w:w="17" w:type="dxa"/>
              <w:right w:w="40" w:type="dxa"/>
            </w:tcMar>
          </w:tcPr>
          <w:p w14:paraId="4974565D" w14:textId="77777777" w:rsidR="00A97B88" w:rsidRPr="002F63AD" w:rsidRDefault="00A97B88" w:rsidP="009E35A7">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F220395" w14:textId="77777777" w:rsidR="00A97B88" w:rsidRPr="002F63AD" w:rsidRDefault="00A97B88" w:rsidP="009E35A7">
            <w:pPr>
              <w:pStyle w:val="Normalindentado1"/>
              <w:ind w:left="0"/>
              <w:jc w:val="both"/>
              <w:rPr>
                <w:lang w:val="es-MX"/>
              </w:rPr>
            </w:pPr>
            <w:r w:rsidRPr="002F63AD">
              <w:rPr>
                <w:lang w:val="es-MX"/>
              </w:rPr>
              <w:t xml:space="preserve">La aplicación Web da la opción de escoger 2 opciones de operación. En la primera, existirán varios </w:t>
            </w:r>
            <w:proofErr w:type="spellStart"/>
            <w:r w:rsidRPr="002F63AD">
              <w:rPr>
                <w:i/>
                <w:iCs/>
                <w:lang w:val="es-MX"/>
              </w:rPr>
              <w:t>datasets</w:t>
            </w:r>
            <w:proofErr w:type="spellEnd"/>
            <w:r w:rsidRPr="002F63AD">
              <w:rPr>
                <w:lang w:val="es-MX"/>
              </w:rPr>
              <w:t xml:space="preserve"> precargados en Apache </w:t>
            </w:r>
            <w:proofErr w:type="spellStart"/>
            <w:r w:rsidRPr="002F63AD">
              <w:rPr>
                <w:lang w:val="es-MX"/>
              </w:rPr>
              <w:t>Marmotta</w:t>
            </w:r>
            <w:proofErr w:type="spellEnd"/>
            <w:r w:rsidRPr="002F63AD">
              <w:rPr>
                <w:lang w:val="es-MX"/>
              </w:rPr>
              <w:t xml:space="preserve"> mientras que, en la segunda opción, el usuario podrá ingresar una consulta que quiera ser ejecutada en tiempo real. Los resultados de ambas opciones se podrán visualizar en la aplicación Web con la ayuda de la herramienta Map4RDF.</w:t>
            </w:r>
          </w:p>
        </w:tc>
      </w:tr>
      <w:tr w:rsidR="00A97B88" w:rsidRPr="002F63AD" w14:paraId="66A4672E" w14:textId="77777777" w:rsidTr="009E35A7">
        <w:tc>
          <w:tcPr>
            <w:tcW w:w="2490" w:type="dxa"/>
            <w:tcBorders>
              <w:right w:val="double" w:sz="4" w:space="0" w:color="auto"/>
            </w:tcBorders>
            <w:shd w:val="clear" w:color="auto" w:fill="EAEAEA"/>
            <w:tcMar>
              <w:left w:w="40" w:type="dxa"/>
              <w:bottom w:w="17" w:type="dxa"/>
              <w:right w:w="40" w:type="dxa"/>
            </w:tcMar>
          </w:tcPr>
          <w:p w14:paraId="64B35367" w14:textId="77777777" w:rsidR="00A97B88" w:rsidRPr="002F63AD" w:rsidRDefault="00A97B88" w:rsidP="009E35A7">
            <w:pPr>
              <w:pStyle w:val="guiazul"/>
              <w:rPr>
                <w:i w:val="0"/>
                <w:iCs/>
                <w:color w:val="auto"/>
                <w:lang w:val="es-MX"/>
              </w:rPr>
            </w:pPr>
            <w:r w:rsidRPr="002F63AD">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E9376C6" w14:textId="77777777" w:rsidR="00A97B88" w:rsidRPr="002F63AD" w:rsidRDefault="00A97B88" w:rsidP="009E35A7">
            <w:pPr>
              <w:pStyle w:val="Normalindentado1"/>
              <w:ind w:left="0"/>
              <w:jc w:val="both"/>
              <w:rPr>
                <w:lang w:val="es-MX"/>
              </w:rPr>
            </w:pPr>
            <w:r w:rsidRPr="002F63AD">
              <w:rPr>
                <w:lang w:val="es-MX"/>
              </w:rPr>
              <w:t>RNF02</w:t>
            </w:r>
          </w:p>
          <w:p w14:paraId="0A407A67" w14:textId="77777777" w:rsidR="00A97B88" w:rsidRPr="002F63AD" w:rsidRDefault="00A97B88" w:rsidP="009E35A7">
            <w:pPr>
              <w:pStyle w:val="Normalindentado1"/>
              <w:ind w:left="0"/>
              <w:jc w:val="both"/>
              <w:rPr>
                <w:lang w:val="es-MX"/>
              </w:rPr>
            </w:pPr>
            <w:r w:rsidRPr="002F63AD">
              <w:rPr>
                <w:lang w:val="es-MX"/>
              </w:rPr>
              <w:t>RNF03</w:t>
            </w:r>
          </w:p>
        </w:tc>
      </w:tr>
      <w:tr w:rsidR="00A97B88" w:rsidRPr="002F63AD" w14:paraId="0BE816F8" w14:textId="77777777" w:rsidTr="009E35A7">
        <w:tc>
          <w:tcPr>
            <w:tcW w:w="2490" w:type="dxa"/>
            <w:tcBorders>
              <w:right w:val="double" w:sz="4" w:space="0" w:color="auto"/>
            </w:tcBorders>
            <w:shd w:val="clear" w:color="auto" w:fill="EAEAEA"/>
            <w:tcMar>
              <w:left w:w="40" w:type="dxa"/>
              <w:bottom w:w="17" w:type="dxa"/>
              <w:right w:w="40" w:type="dxa"/>
            </w:tcMar>
          </w:tcPr>
          <w:p w14:paraId="4C173E88" w14:textId="77777777" w:rsidR="00A97B88" w:rsidRPr="002F63AD" w:rsidRDefault="00A97B88" w:rsidP="009E35A7">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2C6B3AF" w14:textId="77777777" w:rsidR="00A97B88" w:rsidRPr="002F63AD" w:rsidRDefault="00A97B88" w:rsidP="009E35A7">
            <w:pPr>
              <w:pStyle w:val="Normalindentado1"/>
              <w:ind w:left="0"/>
              <w:jc w:val="both"/>
              <w:rPr>
                <w:lang w:val="es-MX"/>
              </w:rPr>
            </w:pPr>
            <w:r w:rsidRPr="002F63AD">
              <w:rPr>
                <w:lang w:val="es-MX"/>
              </w:rPr>
              <w:fldChar w:fldCharType="begin">
                <w:ffData>
                  <w:name w:val="Casilla3"/>
                  <w:enabled/>
                  <w:calcOnExit w:val="0"/>
                  <w:checkBox>
                    <w:sizeAuto/>
                    <w:default w:val="0"/>
                  </w:checkBox>
                </w:ffData>
              </w:fldChar>
            </w:r>
            <w:r w:rsidRPr="002F63AD">
              <w:rPr>
                <w:lang w:val="es-MX"/>
              </w:rPr>
              <w:instrText xml:space="preserve"> FORMCHECKBOX </w:instrText>
            </w:r>
            <w:r w:rsidR="00DA6330" w:rsidRPr="002F63AD">
              <w:rPr>
                <w:lang w:val="es-MX"/>
              </w:rPr>
            </w:r>
            <w:r w:rsidR="00DA6330" w:rsidRPr="002F63AD">
              <w:rPr>
                <w:lang w:val="es-MX"/>
              </w:rPr>
              <w:fldChar w:fldCharType="separate"/>
            </w:r>
            <w:r w:rsidRPr="002F63AD">
              <w:rPr>
                <w:lang w:val="es-MX"/>
              </w:rPr>
              <w:fldChar w:fldCharType="end"/>
            </w:r>
            <w:r w:rsidRPr="002F63AD">
              <w:rPr>
                <w:lang w:val="es-MX"/>
              </w:rPr>
              <w:t xml:space="preserve"> Alta/Esencial</w:t>
            </w:r>
          </w:p>
        </w:tc>
      </w:tr>
    </w:tbl>
    <w:p w14:paraId="61C5EC20" w14:textId="77777777" w:rsidR="00A97B88" w:rsidRPr="002F63AD" w:rsidRDefault="00A97B88" w:rsidP="00A97B88">
      <w:pPr>
        <w:pStyle w:val="guiazul"/>
        <w:ind w:left="360"/>
        <w:jc w:val="both"/>
        <w:rPr>
          <w:lang w:val="es-MX"/>
        </w:rPr>
      </w:pPr>
    </w:p>
    <w:p w14:paraId="01008522" w14:textId="77777777" w:rsidR="00A97B88" w:rsidRPr="002F63AD"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2F63AD" w14:paraId="324E46F2" w14:textId="77777777" w:rsidTr="009E35A7">
        <w:tc>
          <w:tcPr>
            <w:tcW w:w="2490" w:type="dxa"/>
            <w:tcBorders>
              <w:right w:val="double" w:sz="4" w:space="0" w:color="auto"/>
            </w:tcBorders>
            <w:shd w:val="clear" w:color="auto" w:fill="EAEAEA"/>
            <w:tcMar>
              <w:left w:w="40" w:type="dxa"/>
              <w:bottom w:w="17" w:type="dxa"/>
              <w:right w:w="40" w:type="dxa"/>
            </w:tcMar>
          </w:tcPr>
          <w:p w14:paraId="0C002659" w14:textId="77777777" w:rsidR="00A97B88" w:rsidRPr="002F63AD" w:rsidRDefault="00A97B88" w:rsidP="009E35A7">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CCBD243" w14:textId="77777777" w:rsidR="00A97B88" w:rsidRPr="002F63AD" w:rsidRDefault="00A97B88" w:rsidP="009E35A7">
            <w:pPr>
              <w:pStyle w:val="Normalindentado1"/>
              <w:ind w:left="0"/>
              <w:jc w:val="both"/>
              <w:rPr>
                <w:lang w:val="es-MX"/>
              </w:rPr>
            </w:pPr>
            <w:r w:rsidRPr="002F63AD">
              <w:rPr>
                <w:lang w:val="es-MX"/>
              </w:rPr>
              <w:t>RF04</w:t>
            </w:r>
          </w:p>
        </w:tc>
      </w:tr>
      <w:tr w:rsidR="00A97B88" w:rsidRPr="002F63AD" w14:paraId="56DAD275" w14:textId="77777777" w:rsidTr="009E35A7">
        <w:tc>
          <w:tcPr>
            <w:tcW w:w="2490" w:type="dxa"/>
            <w:tcBorders>
              <w:right w:val="double" w:sz="4" w:space="0" w:color="auto"/>
            </w:tcBorders>
            <w:shd w:val="clear" w:color="auto" w:fill="EAEAEA"/>
            <w:tcMar>
              <w:left w:w="40" w:type="dxa"/>
              <w:bottom w:w="17" w:type="dxa"/>
              <w:right w:w="40" w:type="dxa"/>
            </w:tcMar>
          </w:tcPr>
          <w:p w14:paraId="000471AF" w14:textId="77777777" w:rsidR="00A97B88" w:rsidRPr="002F63AD" w:rsidRDefault="00A97B88" w:rsidP="009E35A7">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4589E9CA" w14:textId="77777777" w:rsidR="00A97B88" w:rsidRPr="002F63AD" w:rsidRDefault="00A97B88" w:rsidP="009E35A7">
            <w:pPr>
              <w:pStyle w:val="Normalindentado1"/>
              <w:ind w:left="0"/>
              <w:jc w:val="both"/>
              <w:rPr>
                <w:lang w:val="es-MX"/>
              </w:rPr>
            </w:pPr>
            <w:r w:rsidRPr="002F63AD">
              <w:rPr>
                <w:lang w:val="es-MX"/>
              </w:rPr>
              <w:t xml:space="preserve">Modo </w:t>
            </w:r>
            <w:proofErr w:type="spellStart"/>
            <w:r w:rsidRPr="002F63AD">
              <w:rPr>
                <w:lang w:val="es-MX"/>
              </w:rPr>
              <w:t>dataset</w:t>
            </w:r>
            <w:proofErr w:type="spellEnd"/>
          </w:p>
        </w:tc>
      </w:tr>
      <w:tr w:rsidR="00A97B88" w:rsidRPr="002F63AD" w14:paraId="7C40A502" w14:textId="77777777" w:rsidTr="009E35A7">
        <w:tc>
          <w:tcPr>
            <w:tcW w:w="2490" w:type="dxa"/>
            <w:tcBorders>
              <w:right w:val="double" w:sz="4" w:space="0" w:color="auto"/>
            </w:tcBorders>
            <w:shd w:val="clear" w:color="auto" w:fill="EAEAEA"/>
            <w:tcMar>
              <w:left w:w="40" w:type="dxa"/>
              <w:bottom w:w="17" w:type="dxa"/>
              <w:right w:w="40" w:type="dxa"/>
            </w:tcMar>
          </w:tcPr>
          <w:p w14:paraId="23C8C5AC" w14:textId="77777777" w:rsidR="00A97B88" w:rsidRPr="002F63AD" w:rsidRDefault="00A97B88" w:rsidP="009E35A7">
            <w:pPr>
              <w:pStyle w:val="guiazul"/>
              <w:jc w:val="both"/>
              <w:rPr>
                <w:i w:val="0"/>
                <w:iCs/>
                <w:color w:val="auto"/>
                <w:lang w:val="es-MX"/>
              </w:rPr>
            </w:pPr>
            <w:r w:rsidRPr="002F63AD">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685411ED" w14:textId="77777777" w:rsidR="00A97B88" w:rsidRPr="002F63AD" w:rsidRDefault="00A97B88" w:rsidP="009E35A7">
            <w:pPr>
              <w:pStyle w:val="Normalindentado1"/>
              <w:ind w:left="0"/>
              <w:jc w:val="both"/>
              <w:rPr>
                <w:lang w:val="es-MX"/>
              </w:rPr>
            </w:pPr>
            <w:r w:rsidRPr="002F63AD">
              <w:rPr>
                <w:lang w:val="es-MX"/>
              </w:rPr>
              <w:t>Requisito</w:t>
            </w:r>
          </w:p>
        </w:tc>
      </w:tr>
      <w:tr w:rsidR="00A97B88" w:rsidRPr="002F63AD" w14:paraId="6F8E3897" w14:textId="77777777" w:rsidTr="009E35A7">
        <w:tc>
          <w:tcPr>
            <w:tcW w:w="2490" w:type="dxa"/>
            <w:tcBorders>
              <w:right w:val="double" w:sz="4" w:space="0" w:color="auto"/>
            </w:tcBorders>
            <w:shd w:val="clear" w:color="auto" w:fill="EAEAEA"/>
            <w:tcMar>
              <w:left w:w="40" w:type="dxa"/>
              <w:bottom w:w="17" w:type="dxa"/>
              <w:right w:w="40" w:type="dxa"/>
            </w:tcMar>
          </w:tcPr>
          <w:p w14:paraId="57073DDA" w14:textId="77777777" w:rsidR="00A97B88" w:rsidRPr="002F63AD" w:rsidRDefault="00A97B88" w:rsidP="009E35A7">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BDCC569" w14:textId="77777777" w:rsidR="00A97B88" w:rsidRPr="002F63AD" w:rsidRDefault="00A97B88" w:rsidP="009E35A7">
            <w:pPr>
              <w:pStyle w:val="Normalindentado1"/>
              <w:ind w:left="0"/>
              <w:jc w:val="both"/>
              <w:rPr>
                <w:iCs/>
                <w:lang w:val="es-MX"/>
              </w:rPr>
            </w:pPr>
            <w:r w:rsidRPr="002F63AD">
              <w:rPr>
                <w:lang w:val="es-MX"/>
              </w:rPr>
              <w:t xml:space="preserve">La aplicación Web debe mostrar los </w:t>
            </w:r>
            <w:proofErr w:type="spellStart"/>
            <w:r w:rsidRPr="002F63AD">
              <w:rPr>
                <w:i/>
                <w:iCs/>
                <w:lang w:val="es-MX"/>
              </w:rPr>
              <w:t>datasets</w:t>
            </w:r>
            <w:proofErr w:type="spellEnd"/>
            <w:r w:rsidRPr="002F63AD">
              <w:rPr>
                <w:lang w:val="es-MX"/>
              </w:rPr>
              <w:t xml:space="preserve"> </w:t>
            </w:r>
            <w:r w:rsidRPr="002F63AD">
              <w:rPr>
                <w:iCs/>
                <w:lang w:val="es-MX"/>
              </w:rPr>
              <w:t xml:space="preserve">disponibles en </w:t>
            </w:r>
            <w:proofErr w:type="spellStart"/>
            <w:r w:rsidRPr="002F63AD">
              <w:rPr>
                <w:iCs/>
                <w:lang w:val="es-MX"/>
              </w:rPr>
              <w:t>Marmotta</w:t>
            </w:r>
            <w:proofErr w:type="spellEnd"/>
            <w:r w:rsidRPr="002F63AD">
              <w:rPr>
                <w:iCs/>
                <w:lang w:val="es-MX"/>
              </w:rPr>
              <w:t>.</w:t>
            </w:r>
          </w:p>
        </w:tc>
      </w:tr>
      <w:tr w:rsidR="00A97B88" w:rsidRPr="002F63AD" w14:paraId="0B2D5E0C" w14:textId="77777777" w:rsidTr="009E35A7">
        <w:tc>
          <w:tcPr>
            <w:tcW w:w="2490" w:type="dxa"/>
            <w:tcBorders>
              <w:right w:val="double" w:sz="4" w:space="0" w:color="auto"/>
            </w:tcBorders>
            <w:shd w:val="clear" w:color="auto" w:fill="EAEAEA"/>
            <w:tcMar>
              <w:left w:w="40" w:type="dxa"/>
              <w:bottom w:w="17" w:type="dxa"/>
              <w:right w:w="40" w:type="dxa"/>
            </w:tcMar>
          </w:tcPr>
          <w:p w14:paraId="3E1DE4D4" w14:textId="77777777" w:rsidR="00A97B88" w:rsidRPr="002F63AD" w:rsidRDefault="00A97B88" w:rsidP="009E35A7">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BE0691E" w14:textId="77777777" w:rsidR="00A97B88" w:rsidRPr="002F63AD" w:rsidRDefault="00A97B88" w:rsidP="009E35A7">
            <w:pPr>
              <w:pStyle w:val="Normalindentado1"/>
              <w:ind w:left="0"/>
              <w:jc w:val="both"/>
              <w:rPr>
                <w:lang w:val="es-MX"/>
              </w:rPr>
            </w:pPr>
            <w:r w:rsidRPr="002F63AD">
              <w:rPr>
                <w:lang w:val="es-MX"/>
              </w:rPr>
              <w:t xml:space="preserve">Los </w:t>
            </w:r>
            <w:proofErr w:type="spellStart"/>
            <w:r w:rsidRPr="002F63AD">
              <w:rPr>
                <w:i/>
                <w:iCs/>
                <w:lang w:val="es-MX"/>
              </w:rPr>
              <w:t>datasets</w:t>
            </w:r>
            <w:proofErr w:type="spellEnd"/>
            <w:r w:rsidRPr="002F63AD">
              <w:rPr>
                <w:lang w:val="es-MX"/>
              </w:rPr>
              <w:t xml:space="preserve"> disponibles en Apache </w:t>
            </w:r>
            <w:proofErr w:type="spellStart"/>
            <w:r w:rsidRPr="002F63AD">
              <w:rPr>
                <w:lang w:val="es-MX"/>
              </w:rPr>
              <w:t>Marmotta</w:t>
            </w:r>
            <w:proofErr w:type="spellEnd"/>
            <w:r w:rsidRPr="002F63AD">
              <w:rPr>
                <w:lang w:val="es-MX"/>
              </w:rPr>
              <w:t xml:space="preserve"> serán desplegados en la aplicación Web para que usuario escoja cual quiere explorar.</w:t>
            </w:r>
          </w:p>
        </w:tc>
      </w:tr>
      <w:tr w:rsidR="00A97B88" w:rsidRPr="002F63AD" w14:paraId="686B23FC" w14:textId="77777777" w:rsidTr="009E35A7">
        <w:tc>
          <w:tcPr>
            <w:tcW w:w="2490" w:type="dxa"/>
            <w:tcBorders>
              <w:right w:val="double" w:sz="4" w:space="0" w:color="auto"/>
            </w:tcBorders>
            <w:shd w:val="clear" w:color="auto" w:fill="EAEAEA"/>
            <w:tcMar>
              <w:left w:w="40" w:type="dxa"/>
              <w:bottom w:w="17" w:type="dxa"/>
              <w:right w:w="40" w:type="dxa"/>
            </w:tcMar>
          </w:tcPr>
          <w:p w14:paraId="667DA409" w14:textId="77777777" w:rsidR="00A97B88" w:rsidRPr="002F63AD" w:rsidRDefault="00A97B88" w:rsidP="009E35A7">
            <w:pPr>
              <w:pStyle w:val="guiazul"/>
              <w:rPr>
                <w:i w:val="0"/>
                <w:iCs/>
                <w:color w:val="auto"/>
                <w:lang w:val="es-MX"/>
              </w:rPr>
            </w:pPr>
            <w:r w:rsidRPr="002F63AD">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D0AD784" w14:textId="77777777" w:rsidR="00A97B88" w:rsidRPr="002F63AD" w:rsidRDefault="00A97B88" w:rsidP="009E35A7">
            <w:pPr>
              <w:pStyle w:val="Normalindentado1"/>
              <w:ind w:left="0"/>
              <w:jc w:val="both"/>
              <w:rPr>
                <w:lang w:val="es-MX"/>
              </w:rPr>
            </w:pPr>
            <w:r w:rsidRPr="002F63AD">
              <w:rPr>
                <w:lang w:val="es-MX"/>
              </w:rPr>
              <w:t>RNF02</w:t>
            </w:r>
          </w:p>
          <w:p w14:paraId="23FAD286" w14:textId="77777777" w:rsidR="00A97B88" w:rsidRPr="002F63AD" w:rsidRDefault="00A97B88" w:rsidP="009E35A7">
            <w:pPr>
              <w:pStyle w:val="Normalindentado1"/>
              <w:ind w:left="0"/>
              <w:jc w:val="both"/>
              <w:rPr>
                <w:lang w:val="es-MX"/>
              </w:rPr>
            </w:pPr>
            <w:r w:rsidRPr="002F63AD">
              <w:rPr>
                <w:lang w:val="es-MX"/>
              </w:rPr>
              <w:t>RNF03</w:t>
            </w:r>
          </w:p>
        </w:tc>
      </w:tr>
      <w:tr w:rsidR="00A97B88" w:rsidRPr="002F63AD" w14:paraId="6E5E66B6" w14:textId="77777777" w:rsidTr="009E35A7">
        <w:tc>
          <w:tcPr>
            <w:tcW w:w="2490" w:type="dxa"/>
            <w:tcBorders>
              <w:right w:val="double" w:sz="4" w:space="0" w:color="auto"/>
            </w:tcBorders>
            <w:shd w:val="clear" w:color="auto" w:fill="EAEAEA"/>
            <w:tcMar>
              <w:left w:w="40" w:type="dxa"/>
              <w:bottom w:w="17" w:type="dxa"/>
              <w:right w:w="40" w:type="dxa"/>
            </w:tcMar>
          </w:tcPr>
          <w:p w14:paraId="71507B6C" w14:textId="77777777" w:rsidR="00A97B88" w:rsidRPr="002F63AD" w:rsidRDefault="00A97B88" w:rsidP="009E35A7">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79BC842" w14:textId="77777777" w:rsidR="00A97B88" w:rsidRPr="002F63AD" w:rsidRDefault="00A97B88" w:rsidP="009E35A7">
            <w:pPr>
              <w:pStyle w:val="Normalindentado1"/>
              <w:ind w:left="0"/>
              <w:jc w:val="both"/>
              <w:rPr>
                <w:lang w:val="es-MX"/>
              </w:rPr>
            </w:pPr>
            <w:r w:rsidRPr="002F63AD">
              <w:rPr>
                <w:lang w:val="es-MX"/>
              </w:rPr>
              <w:fldChar w:fldCharType="begin">
                <w:ffData>
                  <w:name w:val="Casilla3"/>
                  <w:enabled/>
                  <w:calcOnExit w:val="0"/>
                  <w:checkBox>
                    <w:sizeAuto/>
                    <w:default w:val="0"/>
                  </w:checkBox>
                </w:ffData>
              </w:fldChar>
            </w:r>
            <w:r w:rsidRPr="002F63AD">
              <w:rPr>
                <w:lang w:val="es-MX"/>
              </w:rPr>
              <w:instrText xml:space="preserve"> FORMCHECKBOX </w:instrText>
            </w:r>
            <w:r w:rsidR="00DA6330" w:rsidRPr="002F63AD">
              <w:rPr>
                <w:lang w:val="es-MX"/>
              </w:rPr>
            </w:r>
            <w:r w:rsidR="00DA6330" w:rsidRPr="002F63AD">
              <w:rPr>
                <w:lang w:val="es-MX"/>
              </w:rPr>
              <w:fldChar w:fldCharType="separate"/>
            </w:r>
            <w:r w:rsidRPr="002F63AD">
              <w:rPr>
                <w:lang w:val="es-MX"/>
              </w:rPr>
              <w:fldChar w:fldCharType="end"/>
            </w:r>
            <w:r w:rsidRPr="002F63AD">
              <w:rPr>
                <w:lang w:val="es-MX"/>
              </w:rPr>
              <w:t xml:space="preserve"> Alta/Esencial</w:t>
            </w:r>
          </w:p>
        </w:tc>
      </w:tr>
    </w:tbl>
    <w:p w14:paraId="3697530C" w14:textId="77777777" w:rsidR="00A97B88" w:rsidRPr="002F63AD" w:rsidRDefault="00A97B88" w:rsidP="00A97B88">
      <w:pPr>
        <w:pStyle w:val="guiazul"/>
        <w:jc w:val="both"/>
        <w:rPr>
          <w:lang w:val="es-MX"/>
        </w:rPr>
      </w:pPr>
    </w:p>
    <w:p w14:paraId="6659C1CF" w14:textId="77777777" w:rsidR="00A97B88" w:rsidRPr="002F63AD"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2F63AD" w14:paraId="0DF776C7" w14:textId="77777777" w:rsidTr="009E35A7">
        <w:tc>
          <w:tcPr>
            <w:tcW w:w="2490" w:type="dxa"/>
            <w:tcBorders>
              <w:right w:val="double" w:sz="4" w:space="0" w:color="auto"/>
            </w:tcBorders>
            <w:shd w:val="clear" w:color="auto" w:fill="EAEAEA"/>
            <w:tcMar>
              <w:left w:w="40" w:type="dxa"/>
              <w:bottom w:w="17" w:type="dxa"/>
              <w:right w:w="40" w:type="dxa"/>
            </w:tcMar>
          </w:tcPr>
          <w:p w14:paraId="1C6D02DC" w14:textId="77777777" w:rsidR="00A97B88" w:rsidRPr="002F63AD" w:rsidRDefault="00A97B88" w:rsidP="009E35A7">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D13718A" w14:textId="77777777" w:rsidR="00A97B88" w:rsidRPr="002F63AD" w:rsidRDefault="00A97B88" w:rsidP="009E35A7">
            <w:pPr>
              <w:pStyle w:val="Normalindentado1"/>
              <w:ind w:left="0"/>
              <w:jc w:val="both"/>
              <w:rPr>
                <w:lang w:val="es-MX"/>
              </w:rPr>
            </w:pPr>
            <w:r w:rsidRPr="002F63AD">
              <w:rPr>
                <w:lang w:val="es-MX"/>
              </w:rPr>
              <w:t>RF05</w:t>
            </w:r>
          </w:p>
        </w:tc>
      </w:tr>
      <w:tr w:rsidR="00A97B88" w:rsidRPr="002F63AD" w14:paraId="4C7E6AC0" w14:textId="77777777" w:rsidTr="009E35A7">
        <w:tc>
          <w:tcPr>
            <w:tcW w:w="2490" w:type="dxa"/>
            <w:tcBorders>
              <w:right w:val="double" w:sz="4" w:space="0" w:color="auto"/>
            </w:tcBorders>
            <w:shd w:val="clear" w:color="auto" w:fill="EAEAEA"/>
            <w:tcMar>
              <w:left w:w="40" w:type="dxa"/>
              <w:bottom w:w="17" w:type="dxa"/>
              <w:right w:w="40" w:type="dxa"/>
            </w:tcMar>
          </w:tcPr>
          <w:p w14:paraId="69947A3F" w14:textId="77777777" w:rsidR="00A97B88" w:rsidRPr="002F63AD" w:rsidRDefault="00A97B88" w:rsidP="009E35A7">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0022A772" w14:textId="77777777" w:rsidR="00A97B88" w:rsidRPr="002F63AD" w:rsidRDefault="00A97B88" w:rsidP="009E35A7">
            <w:pPr>
              <w:pStyle w:val="Normalindentado1"/>
              <w:ind w:left="0"/>
              <w:jc w:val="both"/>
              <w:rPr>
                <w:lang w:val="es-MX"/>
              </w:rPr>
            </w:pPr>
            <w:r w:rsidRPr="002F63AD">
              <w:rPr>
                <w:lang w:val="es-MX"/>
              </w:rPr>
              <w:t xml:space="preserve">Selección </w:t>
            </w:r>
            <w:proofErr w:type="spellStart"/>
            <w:r w:rsidRPr="002F63AD">
              <w:rPr>
                <w:i/>
                <w:iCs/>
                <w:lang w:val="es-MX"/>
              </w:rPr>
              <w:t>dataset</w:t>
            </w:r>
            <w:proofErr w:type="spellEnd"/>
          </w:p>
        </w:tc>
      </w:tr>
      <w:tr w:rsidR="00A97B88" w:rsidRPr="002F63AD" w14:paraId="43E54D7C" w14:textId="77777777" w:rsidTr="009E35A7">
        <w:tc>
          <w:tcPr>
            <w:tcW w:w="2490" w:type="dxa"/>
            <w:tcBorders>
              <w:right w:val="double" w:sz="4" w:space="0" w:color="auto"/>
            </w:tcBorders>
            <w:shd w:val="clear" w:color="auto" w:fill="EAEAEA"/>
            <w:tcMar>
              <w:left w:w="40" w:type="dxa"/>
              <w:bottom w:w="17" w:type="dxa"/>
              <w:right w:w="40" w:type="dxa"/>
            </w:tcMar>
          </w:tcPr>
          <w:p w14:paraId="28D21348" w14:textId="77777777" w:rsidR="00A97B88" w:rsidRPr="002F63AD" w:rsidRDefault="00A97B88" w:rsidP="009E35A7">
            <w:pPr>
              <w:pStyle w:val="guiazul"/>
              <w:jc w:val="both"/>
              <w:rPr>
                <w:i w:val="0"/>
                <w:iCs/>
                <w:color w:val="auto"/>
                <w:lang w:val="es-MX"/>
              </w:rPr>
            </w:pPr>
            <w:r w:rsidRPr="002F63AD">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1E3A769E" w14:textId="77777777" w:rsidR="00A97B88" w:rsidRPr="002F63AD" w:rsidRDefault="00A97B88" w:rsidP="009E35A7">
            <w:pPr>
              <w:pStyle w:val="Normalindentado1"/>
              <w:ind w:left="0"/>
              <w:jc w:val="both"/>
              <w:rPr>
                <w:lang w:val="es-MX"/>
              </w:rPr>
            </w:pPr>
            <w:r w:rsidRPr="002F63AD">
              <w:rPr>
                <w:lang w:val="es-MX"/>
              </w:rPr>
              <w:t>Requisito</w:t>
            </w:r>
          </w:p>
        </w:tc>
      </w:tr>
      <w:tr w:rsidR="00A97B88" w:rsidRPr="002F63AD" w14:paraId="18878D84" w14:textId="77777777" w:rsidTr="009E35A7">
        <w:tc>
          <w:tcPr>
            <w:tcW w:w="2490" w:type="dxa"/>
            <w:tcBorders>
              <w:right w:val="double" w:sz="4" w:space="0" w:color="auto"/>
            </w:tcBorders>
            <w:shd w:val="clear" w:color="auto" w:fill="EAEAEA"/>
            <w:tcMar>
              <w:left w:w="40" w:type="dxa"/>
              <w:bottom w:w="17" w:type="dxa"/>
              <w:right w:w="40" w:type="dxa"/>
            </w:tcMar>
          </w:tcPr>
          <w:p w14:paraId="4EDA6FD4" w14:textId="77777777" w:rsidR="00A97B88" w:rsidRPr="002F63AD" w:rsidRDefault="00A97B88" w:rsidP="009E35A7">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D00F36E" w14:textId="77777777" w:rsidR="00A97B88" w:rsidRPr="002F63AD" w:rsidRDefault="00A97B88" w:rsidP="009E35A7">
            <w:pPr>
              <w:pStyle w:val="Normalindentado1"/>
              <w:ind w:left="0"/>
              <w:jc w:val="both"/>
              <w:rPr>
                <w:lang w:val="es-MX"/>
              </w:rPr>
            </w:pPr>
            <w:r w:rsidRPr="002F63AD">
              <w:rPr>
                <w:lang w:val="es-MX"/>
              </w:rPr>
              <w:t xml:space="preserve">El usuario podrá escoger los </w:t>
            </w:r>
            <w:proofErr w:type="spellStart"/>
            <w:r w:rsidRPr="002F63AD">
              <w:rPr>
                <w:i/>
                <w:iCs/>
                <w:lang w:val="es-MX"/>
              </w:rPr>
              <w:t>dataset</w:t>
            </w:r>
            <w:proofErr w:type="spellEnd"/>
            <w:r w:rsidRPr="002F63AD">
              <w:rPr>
                <w:lang w:val="es-MX"/>
              </w:rPr>
              <w:t xml:space="preserve"> disponibles en el sistema para luego ser visualizados</w:t>
            </w:r>
          </w:p>
        </w:tc>
      </w:tr>
      <w:tr w:rsidR="00A97B88" w:rsidRPr="002F63AD" w14:paraId="7B7A8A3D" w14:textId="77777777" w:rsidTr="009E35A7">
        <w:tc>
          <w:tcPr>
            <w:tcW w:w="2490" w:type="dxa"/>
            <w:tcBorders>
              <w:right w:val="double" w:sz="4" w:space="0" w:color="auto"/>
            </w:tcBorders>
            <w:shd w:val="clear" w:color="auto" w:fill="EAEAEA"/>
            <w:tcMar>
              <w:left w:w="40" w:type="dxa"/>
              <w:bottom w:w="17" w:type="dxa"/>
              <w:right w:w="40" w:type="dxa"/>
            </w:tcMar>
          </w:tcPr>
          <w:p w14:paraId="234CD087" w14:textId="77777777" w:rsidR="00A97B88" w:rsidRPr="002F63AD" w:rsidRDefault="00A97B88" w:rsidP="009E35A7">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4E8A122" w14:textId="77777777" w:rsidR="00A97B88" w:rsidRPr="002F63AD" w:rsidRDefault="00A97B88" w:rsidP="009E35A7">
            <w:pPr>
              <w:pStyle w:val="Normalindentado1"/>
              <w:ind w:left="0"/>
              <w:jc w:val="both"/>
              <w:rPr>
                <w:lang w:val="es-MX"/>
              </w:rPr>
            </w:pPr>
            <w:r w:rsidRPr="002F63AD">
              <w:rPr>
                <w:lang w:val="es-MX"/>
              </w:rPr>
              <w:t xml:space="preserve">El sistema Web en conjunto con Apache </w:t>
            </w:r>
            <w:proofErr w:type="spellStart"/>
            <w:r w:rsidRPr="002F63AD">
              <w:rPr>
                <w:lang w:val="es-MX"/>
              </w:rPr>
              <w:t>Marmotta</w:t>
            </w:r>
            <w:proofErr w:type="spellEnd"/>
            <w:r w:rsidRPr="002F63AD">
              <w:rPr>
                <w:lang w:val="es-MX"/>
              </w:rPr>
              <w:t xml:space="preserve">, deberán mostrar </w:t>
            </w:r>
            <w:proofErr w:type="spellStart"/>
            <w:r w:rsidRPr="002F63AD">
              <w:rPr>
                <w:i/>
                <w:iCs/>
                <w:lang w:val="es-MX"/>
              </w:rPr>
              <w:t>datasets</w:t>
            </w:r>
            <w:proofErr w:type="spellEnd"/>
            <w:r w:rsidRPr="002F63AD">
              <w:rPr>
                <w:lang w:val="es-MX"/>
              </w:rPr>
              <w:t xml:space="preserve"> disponibles de consultas federadas previas y posteriormente, con la herramienta Map4RDF, visualizar e interactuar con los resultados de la consulta asociada a dicho </w:t>
            </w:r>
            <w:proofErr w:type="spellStart"/>
            <w:r w:rsidRPr="002F63AD">
              <w:rPr>
                <w:i/>
                <w:iCs/>
                <w:lang w:val="es-MX"/>
              </w:rPr>
              <w:t>dataset</w:t>
            </w:r>
            <w:proofErr w:type="spellEnd"/>
            <w:r w:rsidRPr="002F63AD">
              <w:rPr>
                <w:lang w:val="es-MX"/>
              </w:rPr>
              <w:t>.</w:t>
            </w:r>
          </w:p>
        </w:tc>
      </w:tr>
      <w:tr w:rsidR="00A97B88" w:rsidRPr="002F63AD" w14:paraId="372B8ADF" w14:textId="77777777" w:rsidTr="009E35A7">
        <w:tc>
          <w:tcPr>
            <w:tcW w:w="2490" w:type="dxa"/>
            <w:tcBorders>
              <w:right w:val="double" w:sz="4" w:space="0" w:color="auto"/>
            </w:tcBorders>
            <w:shd w:val="clear" w:color="auto" w:fill="EAEAEA"/>
            <w:tcMar>
              <w:left w:w="40" w:type="dxa"/>
              <w:bottom w:w="17" w:type="dxa"/>
              <w:right w:w="40" w:type="dxa"/>
            </w:tcMar>
          </w:tcPr>
          <w:p w14:paraId="27162DCA" w14:textId="77777777" w:rsidR="00A97B88" w:rsidRPr="002F63AD" w:rsidRDefault="00A97B88" w:rsidP="009E35A7">
            <w:pPr>
              <w:pStyle w:val="guiazul"/>
              <w:rPr>
                <w:i w:val="0"/>
                <w:iCs/>
                <w:color w:val="auto"/>
                <w:lang w:val="es-MX"/>
              </w:rPr>
            </w:pPr>
            <w:r w:rsidRPr="002F63AD">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8E759F4" w14:textId="77777777" w:rsidR="00A97B88" w:rsidRPr="002F63AD" w:rsidRDefault="00A97B88" w:rsidP="009E35A7">
            <w:pPr>
              <w:pStyle w:val="Normalindentado1"/>
              <w:ind w:left="0"/>
              <w:jc w:val="both"/>
              <w:rPr>
                <w:lang w:val="es-MX"/>
              </w:rPr>
            </w:pPr>
            <w:r w:rsidRPr="002F63AD">
              <w:rPr>
                <w:lang w:val="es-MX"/>
              </w:rPr>
              <w:t>RNF01</w:t>
            </w:r>
          </w:p>
          <w:p w14:paraId="7E72A89F" w14:textId="77777777" w:rsidR="00A97B88" w:rsidRPr="002F63AD" w:rsidRDefault="00A97B88" w:rsidP="009E35A7">
            <w:pPr>
              <w:pStyle w:val="Normalindentado1"/>
              <w:ind w:left="0"/>
              <w:jc w:val="both"/>
              <w:rPr>
                <w:lang w:val="es-MX"/>
              </w:rPr>
            </w:pPr>
            <w:r w:rsidRPr="002F63AD">
              <w:rPr>
                <w:lang w:val="es-MX"/>
              </w:rPr>
              <w:t>RNF02</w:t>
            </w:r>
          </w:p>
          <w:p w14:paraId="0FBBEACE" w14:textId="77777777" w:rsidR="00A97B88" w:rsidRPr="002F63AD" w:rsidRDefault="00A97B88" w:rsidP="009E35A7">
            <w:pPr>
              <w:pStyle w:val="Normalindentado1"/>
              <w:ind w:left="0"/>
              <w:jc w:val="both"/>
              <w:rPr>
                <w:lang w:val="es-MX"/>
              </w:rPr>
            </w:pPr>
            <w:r w:rsidRPr="002F63AD">
              <w:rPr>
                <w:lang w:val="es-MX"/>
              </w:rPr>
              <w:t>RNF03</w:t>
            </w:r>
          </w:p>
        </w:tc>
      </w:tr>
      <w:tr w:rsidR="00A97B88" w:rsidRPr="002F63AD" w14:paraId="5446279D" w14:textId="77777777" w:rsidTr="009E35A7">
        <w:tc>
          <w:tcPr>
            <w:tcW w:w="2490" w:type="dxa"/>
            <w:tcBorders>
              <w:right w:val="double" w:sz="4" w:space="0" w:color="auto"/>
            </w:tcBorders>
            <w:shd w:val="clear" w:color="auto" w:fill="EAEAEA"/>
            <w:tcMar>
              <w:left w:w="40" w:type="dxa"/>
              <w:bottom w:w="17" w:type="dxa"/>
              <w:right w:w="40" w:type="dxa"/>
            </w:tcMar>
          </w:tcPr>
          <w:p w14:paraId="1C7B6308" w14:textId="77777777" w:rsidR="00A97B88" w:rsidRPr="002F63AD" w:rsidRDefault="00A97B88" w:rsidP="009E35A7">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4492F176" w14:textId="77777777" w:rsidR="00A97B88" w:rsidRPr="002F63AD" w:rsidRDefault="00A97B88" w:rsidP="009E35A7">
            <w:pPr>
              <w:pStyle w:val="Normalindentado1"/>
              <w:ind w:left="0"/>
              <w:jc w:val="both"/>
              <w:rPr>
                <w:lang w:val="es-MX"/>
              </w:rPr>
            </w:pPr>
            <w:r w:rsidRPr="002F63AD">
              <w:rPr>
                <w:lang w:val="es-MX"/>
              </w:rPr>
              <w:fldChar w:fldCharType="begin">
                <w:ffData>
                  <w:name w:val="Casilla3"/>
                  <w:enabled/>
                  <w:calcOnExit w:val="0"/>
                  <w:checkBox>
                    <w:sizeAuto/>
                    <w:default w:val="0"/>
                  </w:checkBox>
                </w:ffData>
              </w:fldChar>
            </w:r>
            <w:r w:rsidRPr="002F63AD">
              <w:rPr>
                <w:lang w:val="es-MX"/>
              </w:rPr>
              <w:instrText xml:space="preserve"> FORMCHECKBOX </w:instrText>
            </w:r>
            <w:r w:rsidR="00DA6330" w:rsidRPr="002F63AD">
              <w:rPr>
                <w:lang w:val="es-MX"/>
              </w:rPr>
            </w:r>
            <w:r w:rsidR="00DA6330" w:rsidRPr="002F63AD">
              <w:rPr>
                <w:lang w:val="es-MX"/>
              </w:rPr>
              <w:fldChar w:fldCharType="separate"/>
            </w:r>
            <w:r w:rsidRPr="002F63AD">
              <w:rPr>
                <w:lang w:val="es-MX"/>
              </w:rPr>
              <w:fldChar w:fldCharType="end"/>
            </w:r>
            <w:r w:rsidRPr="002F63AD">
              <w:rPr>
                <w:lang w:val="es-MX"/>
              </w:rPr>
              <w:t xml:space="preserve"> Alta/Esencial</w:t>
            </w:r>
          </w:p>
        </w:tc>
      </w:tr>
    </w:tbl>
    <w:p w14:paraId="226A9385" w14:textId="77777777" w:rsidR="00A97B88" w:rsidRPr="002F63AD" w:rsidRDefault="00A97B88" w:rsidP="00A97B88">
      <w:pPr>
        <w:pStyle w:val="guiazul"/>
        <w:jc w:val="both"/>
        <w:rPr>
          <w:lang w:val="es-MX"/>
        </w:rPr>
      </w:pPr>
    </w:p>
    <w:p w14:paraId="6DAA14DA" w14:textId="77777777" w:rsidR="00A97B88" w:rsidRPr="002F63AD" w:rsidRDefault="00A97B88"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2F63AD" w14:paraId="27B05015" w14:textId="77777777" w:rsidTr="009E35A7">
        <w:tc>
          <w:tcPr>
            <w:tcW w:w="2490" w:type="dxa"/>
            <w:tcBorders>
              <w:right w:val="double" w:sz="4" w:space="0" w:color="auto"/>
            </w:tcBorders>
            <w:shd w:val="clear" w:color="auto" w:fill="EAEAEA"/>
            <w:tcMar>
              <w:left w:w="40" w:type="dxa"/>
              <w:bottom w:w="17" w:type="dxa"/>
              <w:right w:w="40" w:type="dxa"/>
            </w:tcMar>
          </w:tcPr>
          <w:p w14:paraId="30EEF099" w14:textId="77777777" w:rsidR="00A97B88" w:rsidRPr="002F63AD" w:rsidRDefault="00A97B88" w:rsidP="009E35A7">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990EBBB" w14:textId="77777777" w:rsidR="00A97B88" w:rsidRPr="002F63AD" w:rsidRDefault="00A97B88" w:rsidP="009E35A7">
            <w:pPr>
              <w:pStyle w:val="Normalindentado1"/>
              <w:ind w:left="0"/>
              <w:jc w:val="both"/>
              <w:rPr>
                <w:lang w:val="es-MX"/>
              </w:rPr>
            </w:pPr>
            <w:r w:rsidRPr="002F63AD">
              <w:rPr>
                <w:lang w:val="es-MX"/>
              </w:rPr>
              <w:t>RF06</w:t>
            </w:r>
          </w:p>
        </w:tc>
      </w:tr>
      <w:tr w:rsidR="00A97B88" w:rsidRPr="002F63AD" w14:paraId="4CB7844E" w14:textId="77777777" w:rsidTr="009E35A7">
        <w:tc>
          <w:tcPr>
            <w:tcW w:w="2490" w:type="dxa"/>
            <w:tcBorders>
              <w:right w:val="double" w:sz="4" w:space="0" w:color="auto"/>
            </w:tcBorders>
            <w:shd w:val="clear" w:color="auto" w:fill="EAEAEA"/>
            <w:tcMar>
              <w:left w:w="40" w:type="dxa"/>
              <w:bottom w:w="17" w:type="dxa"/>
              <w:right w:w="40" w:type="dxa"/>
            </w:tcMar>
          </w:tcPr>
          <w:p w14:paraId="31FD05BA" w14:textId="77777777" w:rsidR="00A97B88" w:rsidRPr="002F63AD" w:rsidRDefault="00A97B88" w:rsidP="009E35A7">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2D19114" w14:textId="77777777" w:rsidR="00A97B88" w:rsidRPr="002F63AD" w:rsidRDefault="00A97B88" w:rsidP="009E35A7">
            <w:pPr>
              <w:pStyle w:val="Normalindentado1"/>
              <w:ind w:left="0"/>
              <w:jc w:val="both"/>
              <w:rPr>
                <w:lang w:val="es-MX"/>
              </w:rPr>
            </w:pPr>
            <w:r w:rsidRPr="002F63AD">
              <w:rPr>
                <w:lang w:val="es-MX"/>
              </w:rPr>
              <w:t>Cargar datos</w:t>
            </w:r>
          </w:p>
        </w:tc>
      </w:tr>
      <w:tr w:rsidR="00A97B88" w:rsidRPr="002F63AD" w14:paraId="33A16D43" w14:textId="77777777" w:rsidTr="009E35A7">
        <w:tc>
          <w:tcPr>
            <w:tcW w:w="2490" w:type="dxa"/>
            <w:tcBorders>
              <w:right w:val="double" w:sz="4" w:space="0" w:color="auto"/>
            </w:tcBorders>
            <w:shd w:val="clear" w:color="auto" w:fill="EAEAEA"/>
            <w:tcMar>
              <w:left w:w="40" w:type="dxa"/>
              <w:bottom w:w="17" w:type="dxa"/>
              <w:right w:w="40" w:type="dxa"/>
            </w:tcMar>
          </w:tcPr>
          <w:p w14:paraId="375B8E96" w14:textId="77777777" w:rsidR="00A97B88" w:rsidRPr="002F63AD" w:rsidRDefault="00A97B88" w:rsidP="009E35A7">
            <w:pPr>
              <w:pStyle w:val="guiazul"/>
              <w:jc w:val="both"/>
              <w:rPr>
                <w:i w:val="0"/>
                <w:iCs/>
                <w:color w:val="auto"/>
                <w:lang w:val="es-MX"/>
              </w:rPr>
            </w:pPr>
            <w:r w:rsidRPr="002F63AD">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4E79D9B2" w14:textId="77777777" w:rsidR="00A97B88" w:rsidRPr="002F63AD" w:rsidRDefault="00A97B88" w:rsidP="009E35A7">
            <w:pPr>
              <w:pStyle w:val="Normalindentado1"/>
              <w:ind w:left="0"/>
              <w:jc w:val="both"/>
              <w:rPr>
                <w:lang w:val="es-MX"/>
              </w:rPr>
            </w:pPr>
            <w:r w:rsidRPr="002F63AD">
              <w:rPr>
                <w:lang w:val="es-MX"/>
              </w:rPr>
              <w:t>Requisito</w:t>
            </w:r>
          </w:p>
        </w:tc>
      </w:tr>
      <w:tr w:rsidR="00A97B88" w:rsidRPr="002F63AD" w14:paraId="6CCA0D2C" w14:textId="77777777" w:rsidTr="009E35A7">
        <w:tc>
          <w:tcPr>
            <w:tcW w:w="2490" w:type="dxa"/>
            <w:tcBorders>
              <w:right w:val="double" w:sz="4" w:space="0" w:color="auto"/>
            </w:tcBorders>
            <w:shd w:val="clear" w:color="auto" w:fill="EAEAEA"/>
            <w:tcMar>
              <w:left w:w="40" w:type="dxa"/>
              <w:bottom w:w="17" w:type="dxa"/>
              <w:right w:w="40" w:type="dxa"/>
            </w:tcMar>
          </w:tcPr>
          <w:p w14:paraId="52E976E2" w14:textId="77777777" w:rsidR="00A97B88" w:rsidRPr="002F63AD" w:rsidRDefault="00A97B88" w:rsidP="009E35A7">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182AA3F" w14:textId="77777777" w:rsidR="00A97B88" w:rsidRPr="002F63AD" w:rsidRDefault="00A97B88" w:rsidP="009E35A7">
            <w:pPr>
              <w:pStyle w:val="Normalindentado1"/>
              <w:ind w:left="0"/>
              <w:jc w:val="both"/>
              <w:rPr>
                <w:lang w:val="es-MX"/>
              </w:rPr>
            </w:pPr>
            <w:r w:rsidRPr="002F63AD">
              <w:rPr>
                <w:lang w:val="es-MX"/>
              </w:rPr>
              <w:t xml:space="preserve">Se carga el </w:t>
            </w:r>
            <w:proofErr w:type="spellStart"/>
            <w:r w:rsidRPr="002F63AD">
              <w:rPr>
                <w:i/>
                <w:iCs/>
                <w:lang w:val="es-MX"/>
              </w:rPr>
              <w:t>dataset</w:t>
            </w:r>
            <w:proofErr w:type="spellEnd"/>
            <w:r w:rsidRPr="002F63AD">
              <w:rPr>
                <w:lang w:val="es-MX"/>
              </w:rPr>
              <w:t xml:space="preserve"> en la aplicación Web.</w:t>
            </w:r>
          </w:p>
        </w:tc>
      </w:tr>
      <w:tr w:rsidR="00A97B88" w:rsidRPr="002F63AD" w14:paraId="1928AC74" w14:textId="77777777" w:rsidTr="009E35A7">
        <w:tc>
          <w:tcPr>
            <w:tcW w:w="2490" w:type="dxa"/>
            <w:tcBorders>
              <w:right w:val="double" w:sz="4" w:space="0" w:color="auto"/>
            </w:tcBorders>
            <w:shd w:val="clear" w:color="auto" w:fill="EAEAEA"/>
            <w:tcMar>
              <w:left w:w="40" w:type="dxa"/>
              <w:bottom w:w="17" w:type="dxa"/>
              <w:right w:w="40" w:type="dxa"/>
            </w:tcMar>
          </w:tcPr>
          <w:p w14:paraId="1E684C78" w14:textId="77777777" w:rsidR="00A97B88" w:rsidRPr="002F63AD" w:rsidRDefault="00A97B88" w:rsidP="009E35A7">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24A5842" w14:textId="77777777" w:rsidR="00A97B88" w:rsidRPr="002F63AD" w:rsidRDefault="00A97B88" w:rsidP="009E35A7">
            <w:pPr>
              <w:pStyle w:val="Normalindentado1"/>
              <w:ind w:left="0"/>
              <w:jc w:val="both"/>
              <w:rPr>
                <w:lang w:val="es-MX"/>
              </w:rPr>
            </w:pPr>
            <w:r w:rsidRPr="002F63AD">
              <w:rPr>
                <w:lang w:val="es-MX"/>
              </w:rPr>
              <w:t xml:space="preserve">Una vez que el usuario seleccionó que </w:t>
            </w:r>
            <w:proofErr w:type="spellStart"/>
            <w:r w:rsidRPr="002F63AD">
              <w:rPr>
                <w:i/>
                <w:iCs/>
                <w:lang w:val="es-MX"/>
              </w:rPr>
              <w:t>dataset</w:t>
            </w:r>
            <w:proofErr w:type="spellEnd"/>
            <w:r w:rsidRPr="002F63AD">
              <w:rPr>
                <w:lang w:val="es-MX"/>
              </w:rPr>
              <w:t xml:space="preserve"> quiere explorar, la aplicación pedirá los datos a Apache </w:t>
            </w:r>
            <w:proofErr w:type="spellStart"/>
            <w:r w:rsidRPr="002F63AD">
              <w:rPr>
                <w:lang w:val="es-MX"/>
              </w:rPr>
              <w:t>Marmotta</w:t>
            </w:r>
            <w:proofErr w:type="spellEnd"/>
            <w:r w:rsidRPr="002F63AD">
              <w:rPr>
                <w:lang w:val="es-MX"/>
              </w:rPr>
              <w:t xml:space="preserve"> para que sean cargados en la aplicación.</w:t>
            </w:r>
          </w:p>
        </w:tc>
      </w:tr>
      <w:tr w:rsidR="00A97B88" w:rsidRPr="002F63AD" w14:paraId="2D03E756" w14:textId="77777777" w:rsidTr="009E35A7">
        <w:tc>
          <w:tcPr>
            <w:tcW w:w="2490" w:type="dxa"/>
            <w:tcBorders>
              <w:right w:val="double" w:sz="4" w:space="0" w:color="auto"/>
            </w:tcBorders>
            <w:shd w:val="clear" w:color="auto" w:fill="EAEAEA"/>
            <w:tcMar>
              <w:left w:w="40" w:type="dxa"/>
              <w:bottom w:w="17" w:type="dxa"/>
              <w:right w:w="40" w:type="dxa"/>
            </w:tcMar>
          </w:tcPr>
          <w:p w14:paraId="486C94C3" w14:textId="77777777" w:rsidR="00A97B88" w:rsidRPr="002F63AD" w:rsidRDefault="00A97B88" w:rsidP="009E35A7">
            <w:pPr>
              <w:pStyle w:val="guiazul"/>
              <w:rPr>
                <w:i w:val="0"/>
                <w:iCs/>
                <w:color w:val="auto"/>
                <w:lang w:val="es-MX"/>
              </w:rPr>
            </w:pPr>
            <w:r w:rsidRPr="002F63AD">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893E6A4" w14:textId="77777777" w:rsidR="00A97B88" w:rsidRPr="002F63AD" w:rsidRDefault="00A97B88" w:rsidP="009E35A7">
            <w:pPr>
              <w:pStyle w:val="Normalindentado1"/>
              <w:ind w:left="0"/>
              <w:jc w:val="both"/>
              <w:rPr>
                <w:lang w:val="es-MX"/>
              </w:rPr>
            </w:pPr>
            <w:r w:rsidRPr="002F63AD">
              <w:rPr>
                <w:lang w:val="es-MX"/>
              </w:rPr>
              <w:t>RNF01</w:t>
            </w:r>
          </w:p>
        </w:tc>
      </w:tr>
      <w:tr w:rsidR="00A97B88" w:rsidRPr="002F63AD" w14:paraId="1CF9C65A" w14:textId="77777777" w:rsidTr="009E35A7">
        <w:tc>
          <w:tcPr>
            <w:tcW w:w="2490" w:type="dxa"/>
            <w:tcBorders>
              <w:right w:val="double" w:sz="4" w:space="0" w:color="auto"/>
            </w:tcBorders>
            <w:shd w:val="clear" w:color="auto" w:fill="EAEAEA"/>
            <w:tcMar>
              <w:left w:w="40" w:type="dxa"/>
              <w:bottom w:w="17" w:type="dxa"/>
              <w:right w:w="40" w:type="dxa"/>
            </w:tcMar>
          </w:tcPr>
          <w:p w14:paraId="09CEAC35" w14:textId="77777777" w:rsidR="00A97B88" w:rsidRPr="002F63AD" w:rsidRDefault="00A97B88" w:rsidP="009E35A7">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58B11830" w14:textId="77777777" w:rsidR="00A97B88" w:rsidRPr="002F63AD" w:rsidRDefault="00A97B88" w:rsidP="009E35A7">
            <w:pPr>
              <w:pStyle w:val="Normalindentado1"/>
              <w:ind w:left="0"/>
              <w:jc w:val="both"/>
              <w:rPr>
                <w:lang w:val="es-MX"/>
              </w:rPr>
            </w:pPr>
            <w:r w:rsidRPr="002F63AD">
              <w:rPr>
                <w:lang w:val="es-MX"/>
              </w:rPr>
              <w:fldChar w:fldCharType="begin">
                <w:ffData>
                  <w:name w:val="Casilla3"/>
                  <w:enabled/>
                  <w:calcOnExit w:val="0"/>
                  <w:checkBox>
                    <w:sizeAuto/>
                    <w:default w:val="0"/>
                  </w:checkBox>
                </w:ffData>
              </w:fldChar>
            </w:r>
            <w:r w:rsidRPr="002F63AD">
              <w:rPr>
                <w:lang w:val="es-MX"/>
              </w:rPr>
              <w:instrText xml:space="preserve"> FORMCHECKBOX </w:instrText>
            </w:r>
            <w:r w:rsidR="00DA6330" w:rsidRPr="002F63AD">
              <w:rPr>
                <w:lang w:val="es-MX"/>
              </w:rPr>
            </w:r>
            <w:r w:rsidR="00DA6330" w:rsidRPr="002F63AD">
              <w:rPr>
                <w:lang w:val="es-MX"/>
              </w:rPr>
              <w:fldChar w:fldCharType="separate"/>
            </w:r>
            <w:r w:rsidRPr="002F63AD">
              <w:rPr>
                <w:lang w:val="es-MX"/>
              </w:rPr>
              <w:fldChar w:fldCharType="end"/>
            </w:r>
            <w:r w:rsidRPr="002F63AD">
              <w:rPr>
                <w:lang w:val="es-MX"/>
              </w:rPr>
              <w:t xml:space="preserve"> Alta/Esencial</w:t>
            </w:r>
          </w:p>
        </w:tc>
      </w:tr>
    </w:tbl>
    <w:p w14:paraId="353B272A" w14:textId="77777777" w:rsidR="00A97B88" w:rsidRPr="002F63AD" w:rsidRDefault="00A97B88" w:rsidP="00A97B88">
      <w:pPr>
        <w:pStyle w:val="guiazul"/>
        <w:jc w:val="both"/>
        <w:rPr>
          <w:lang w:val="es-MX"/>
        </w:rPr>
      </w:pPr>
    </w:p>
    <w:p w14:paraId="395A4023" w14:textId="77777777" w:rsidR="00A97B88" w:rsidRPr="002F63AD" w:rsidRDefault="00A97B88"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2F63AD" w14:paraId="75A098E5" w14:textId="77777777" w:rsidTr="009E35A7">
        <w:tc>
          <w:tcPr>
            <w:tcW w:w="2490" w:type="dxa"/>
            <w:tcBorders>
              <w:right w:val="double" w:sz="4" w:space="0" w:color="auto"/>
            </w:tcBorders>
            <w:shd w:val="clear" w:color="auto" w:fill="EAEAEA"/>
            <w:tcMar>
              <w:left w:w="40" w:type="dxa"/>
              <w:bottom w:w="17" w:type="dxa"/>
              <w:right w:w="40" w:type="dxa"/>
            </w:tcMar>
          </w:tcPr>
          <w:p w14:paraId="565B5C4D" w14:textId="77777777" w:rsidR="00A97B88" w:rsidRPr="002F63AD" w:rsidRDefault="00A97B88" w:rsidP="009E35A7">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9F0CACC" w14:textId="77777777" w:rsidR="00A97B88" w:rsidRPr="002F63AD" w:rsidRDefault="00A97B88" w:rsidP="009E35A7">
            <w:pPr>
              <w:pStyle w:val="Normalindentado1"/>
              <w:ind w:left="0"/>
              <w:jc w:val="both"/>
              <w:rPr>
                <w:lang w:val="es-MX"/>
              </w:rPr>
            </w:pPr>
            <w:r w:rsidRPr="002F63AD">
              <w:rPr>
                <w:lang w:val="es-MX"/>
              </w:rPr>
              <w:t>RF07</w:t>
            </w:r>
          </w:p>
        </w:tc>
      </w:tr>
      <w:tr w:rsidR="00A97B88" w:rsidRPr="002F63AD" w14:paraId="47780987" w14:textId="77777777" w:rsidTr="009E35A7">
        <w:tc>
          <w:tcPr>
            <w:tcW w:w="2490" w:type="dxa"/>
            <w:tcBorders>
              <w:right w:val="double" w:sz="4" w:space="0" w:color="auto"/>
            </w:tcBorders>
            <w:shd w:val="clear" w:color="auto" w:fill="EAEAEA"/>
            <w:tcMar>
              <w:left w:w="40" w:type="dxa"/>
              <w:bottom w:w="17" w:type="dxa"/>
              <w:right w:w="40" w:type="dxa"/>
            </w:tcMar>
          </w:tcPr>
          <w:p w14:paraId="2D169083" w14:textId="77777777" w:rsidR="00A97B88" w:rsidRPr="002F63AD" w:rsidRDefault="00A97B88" w:rsidP="009E35A7">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5B2CD3A" w14:textId="77777777" w:rsidR="00A97B88" w:rsidRPr="002F63AD" w:rsidRDefault="00A97B88" w:rsidP="009E35A7">
            <w:pPr>
              <w:pStyle w:val="Normalindentado1"/>
              <w:ind w:left="0"/>
              <w:jc w:val="both"/>
              <w:rPr>
                <w:lang w:val="es-MX"/>
              </w:rPr>
            </w:pPr>
            <w:r w:rsidRPr="002F63AD">
              <w:rPr>
                <w:lang w:val="es-MX"/>
              </w:rPr>
              <w:t>Modo consulta</w:t>
            </w:r>
          </w:p>
        </w:tc>
      </w:tr>
      <w:tr w:rsidR="00A97B88" w:rsidRPr="002F63AD" w14:paraId="1AF9D65C" w14:textId="77777777" w:rsidTr="009E35A7">
        <w:tc>
          <w:tcPr>
            <w:tcW w:w="2490" w:type="dxa"/>
            <w:tcBorders>
              <w:right w:val="double" w:sz="4" w:space="0" w:color="auto"/>
            </w:tcBorders>
            <w:shd w:val="clear" w:color="auto" w:fill="EAEAEA"/>
            <w:tcMar>
              <w:left w:w="40" w:type="dxa"/>
              <w:bottom w:w="17" w:type="dxa"/>
              <w:right w:w="40" w:type="dxa"/>
            </w:tcMar>
          </w:tcPr>
          <w:p w14:paraId="6312699D" w14:textId="77777777" w:rsidR="00A97B88" w:rsidRPr="002F63AD" w:rsidRDefault="00A97B88" w:rsidP="009E35A7">
            <w:pPr>
              <w:pStyle w:val="guiazul"/>
              <w:jc w:val="both"/>
              <w:rPr>
                <w:i w:val="0"/>
                <w:iCs/>
                <w:color w:val="auto"/>
                <w:lang w:val="es-MX"/>
              </w:rPr>
            </w:pPr>
            <w:r w:rsidRPr="002F63AD">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546AA99D" w14:textId="77777777" w:rsidR="00A97B88" w:rsidRPr="002F63AD" w:rsidRDefault="00A97B88" w:rsidP="009E35A7">
            <w:pPr>
              <w:pStyle w:val="Normalindentado1"/>
              <w:ind w:left="0"/>
              <w:jc w:val="both"/>
              <w:rPr>
                <w:lang w:val="es-MX"/>
              </w:rPr>
            </w:pPr>
            <w:r w:rsidRPr="002F63AD">
              <w:rPr>
                <w:lang w:val="es-MX"/>
              </w:rPr>
              <w:t>Requisito</w:t>
            </w:r>
          </w:p>
        </w:tc>
      </w:tr>
      <w:tr w:rsidR="00A97B88" w:rsidRPr="002F63AD" w14:paraId="6CDA05A8" w14:textId="77777777" w:rsidTr="009E35A7">
        <w:tc>
          <w:tcPr>
            <w:tcW w:w="2490" w:type="dxa"/>
            <w:tcBorders>
              <w:right w:val="double" w:sz="4" w:space="0" w:color="auto"/>
            </w:tcBorders>
            <w:shd w:val="clear" w:color="auto" w:fill="EAEAEA"/>
            <w:tcMar>
              <w:left w:w="40" w:type="dxa"/>
              <w:bottom w:w="17" w:type="dxa"/>
              <w:right w:w="40" w:type="dxa"/>
            </w:tcMar>
          </w:tcPr>
          <w:p w14:paraId="7DA15797" w14:textId="77777777" w:rsidR="00A97B88" w:rsidRPr="002F63AD" w:rsidRDefault="00A97B88" w:rsidP="009E35A7">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1AA49B2" w14:textId="77777777" w:rsidR="00A97B88" w:rsidRPr="002F63AD" w:rsidRDefault="00A97B88" w:rsidP="009E35A7">
            <w:pPr>
              <w:pStyle w:val="Normalindentado1"/>
              <w:ind w:left="0"/>
              <w:jc w:val="both"/>
              <w:rPr>
                <w:lang w:val="es-MX"/>
              </w:rPr>
            </w:pPr>
            <w:r w:rsidRPr="002F63AD">
              <w:rPr>
                <w:lang w:val="es-MX"/>
              </w:rPr>
              <w:t>La aplicación Web debe mostrar una caja de texto donde el usuario ingresará una consulta.</w:t>
            </w:r>
          </w:p>
        </w:tc>
      </w:tr>
      <w:tr w:rsidR="00A97B88" w:rsidRPr="002F63AD" w14:paraId="557ECD4E" w14:textId="77777777" w:rsidTr="009E35A7">
        <w:tc>
          <w:tcPr>
            <w:tcW w:w="2490" w:type="dxa"/>
            <w:tcBorders>
              <w:right w:val="double" w:sz="4" w:space="0" w:color="auto"/>
            </w:tcBorders>
            <w:shd w:val="clear" w:color="auto" w:fill="EAEAEA"/>
            <w:tcMar>
              <w:left w:w="40" w:type="dxa"/>
              <w:bottom w:w="17" w:type="dxa"/>
              <w:right w:w="40" w:type="dxa"/>
            </w:tcMar>
          </w:tcPr>
          <w:p w14:paraId="0317EFA0" w14:textId="77777777" w:rsidR="00A97B88" w:rsidRPr="002F63AD" w:rsidRDefault="00A97B88" w:rsidP="009E35A7">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8508EB0" w14:textId="77777777" w:rsidR="00A97B88" w:rsidRPr="002F63AD" w:rsidRDefault="00A97B88" w:rsidP="009E35A7">
            <w:pPr>
              <w:pStyle w:val="Normalindentado1"/>
              <w:ind w:left="0"/>
              <w:jc w:val="both"/>
              <w:rPr>
                <w:lang w:val="es-MX"/>
              </w:rPr>
            </w:pPr>
            <w:r w:rsidRPr="002F63AD">
              <w:rPr>
                <w:lang w:val="es-MX"/>
              </w:rPr>
              <w:t>En este modo, el usuario deberá ingresar una consulta que en una caja de texto cargada en la aplicación Web.</w:t>
            </w:r>
          </w:p>
        </w:tc>
      </w:tr>
      <w:tr w:rsidR="00A97B88" w:rsidRPr="002F63AD" w14:paraId="10A04C1C" w14:textId="77777777" w:rsidTr="009E35A7">
        <w:tc>
          <w:tcPr>
            <w:tcW w:w="2490" w:type="dxa"/>
            <w:tcBorders>
              <w:right w:val="double" w:sz="4" w:space="0" w:color="auto"/>
            </w:tcBorders>
            <w:shd w:val="clear" w:color="auto" w:fill="EAEAEA"/>
            <w:tcMar>
              <w:left w:w="40" w:type="dxa"/>
              <w:bottom w:w="17" w:type="dxa"/>
              <w:right w:w="40" w:type="dxa"/>
            </w:tcMar>
          </w:tcPr>
          <w:p w14:paraId="7C97123B" w14:textId="77777777" w:rsidR="00A97B88" w:rsidRPr="002F63AD" w:rsidRDefault="00A97B88" w:rsidP="009E35A7">
            <w:pPr>
              <w:pStyle w:val="guiazul"/>
              <w:rPr>
                <w:i w:val="0"/>
                <w:iCs/>
                <w:color w:val="auto"/>
                <w:lang w:val="es-MX"/>
              </w:rPr>
            </w:pPr>
            <w:r w:rsidRPr="002F63AD">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A36D06" w14:textId="77777777" w:rsidR="00A97B88" w:rsidRPr="002F63AD" w:rsidRDefault="00A97B88" w:rsidP="009E35A7">
            <w:pPr>
              <w:pStyle w:val="Normalindentado1"/>
              <w:ind w:left="0"/>
              <w:jc w:val="both"/>
              <w:rPr>
                <w:lang w:val="es-MX"/>
              </w:rPr>
            </w:pPr>
            <w:r w:rsidRPr="002F63AD">
              <w:rPr>
                <w:lang w:val="es-MX"/>
              </w:rPr>
              <w:t>RNF02</w:t>
            </w:r>
          </w:p>
          <w:p w14:paraId="7A9A684D" w14:textId="77777777" w:rsidR="00A97B88" w:rsidRPr="002F63AD" w:rsidRDefault="00A97B88" w:rsidP="009E35A7">
            <w:pPr>
              <w:pStyle w:val="Normalindentado1"/>
              <w:ind w:left="0"/>
              <w:jc w:val="both"/>
              <w:rPr>
                <w:lang w:val="es-MX"/>
              </w:rPr>
            </w:pPr>
            <w:r w:rsidRPr="002F63AD">
              <w:rPr>
                <w:lang w:val="es-MX"/>
              </w:rPr>
              <w:t>RNF03</w:t>
            </w:r>
          </w:p>
        </w:tc>
      </w:tr>
      <w:tr w:rsidR="00A97B88" w:rsidRPr="002F63AD" w14:paraId="120071FD" w14:textId="77777777" w:rsidTr="009E35A7">
        <w:tc>
          <w:tcPr>
            <w:tcW w:w="2490" w:type="dxa"/>
            <w:tcBorders>
              <w:right w:val="double" w:sz="4" w:space="0" w:color="auto"/>
            </w:tcBorders>
            <w:shd w:val="clear" w:color="auto" w:fill="EAEAEA"/>
            <w:tcMar>
              <w:left w:w="40" w:type="dxa"/>
              <w:bottom w:w="17" w:type="dxa"/>
              <w:right w:w="40" w:type="dxa"/>
            </w:tcMar>
          </w:tcPr>
          <w:p w14:paraId="709484A4" w14:textId="77777777" w:rsidR="00A97B88" w:rsidRPr="002F63AD" w:rsidRDefault="00A97B88" w:rsidP="009E35A7">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0CB189CF" w14:textId="77777777" w:rsidR="00A97B88" w:rsidRPr="002F63AD" w:rsidRDefault="00A97B88" w:rsidP="009E35A7">
            <w:pPr>
              <w:pStyle w:val="Normalindentado1"/>
              <w:ind w:left="0"/>
              <w:jc w:val="both"/>
              <w:rPr>
                <w:lang w:val="es-MX"/>
              </w:rPr>
            </w:pPr>
            <w:r w:rsidRPr="002F63AD">
              <w:rPr>
                <w:lang w:val="es-MX"/>
              </w:rPr>
              <w:fldChar w:fldCharType="begin">
                <w:ffData>
                  <w:name w:val="Casilla3"/>
                  <w:enabled/>
                  <w:calcOnExit w:val="0"/>
                  <w:checkBox>
                    <w:sizeAuto/>
                    <w:default w:val="0"/>
                  </w:checkBox>
                </w:ffData>
              </w:fldChar>
            </w:r>
            <w:r w:rsidRPr="002F63AD">
              <w:rPr>
                <w:lang w:val="es-MX"/>
              </w:rPr>
              <w:instrText xml:space="preserve"> FORMCHECKBOX </w:instrText>
            </w:r>
            <w:r w:rsidR="00DA6330" w:rsidRPr="002F63AD">
              <w:rPr>
                <w:lang w:val="es-MX"/>
              </w:rPr>
            </w:r>
            <w:r w:rsidR="00DA6330" w:rsidRPr="002F63AD">
              <w:rPr>
                <w:lang w:val="es-MX"/>
              </w:rPr>
              <w:fldChar w:fldCharType="separate"/>
            </w:r>
            <w:r w:rsidRPr="002F63AD">
              <w:rPr>
                <w:lang w:val="es-MX"/>
              </w:rPr>
              <w:fldChar w:fldCharType="end"/>
            </w:r>
            <w:r w:rsidRPr="002F63AD">
              <w:rPr>
                <w:lang w:val="es-MX"/>
              </w:rPr>
              <w:t xml:space="preserve"> Alta/Esencial</w:t>
            </w:r>
          </w:p>
        </w:tc>
      </w:tr>
    </w:tbl>
    <w:p w14:paraId="3621BBB2" w14:textId="77777777" w:rsidR="00A97B88" w:rsidRPr="002F63AD" w:rsidRDefault="00A97B88" w:rsidP="00A97B88">
      <w:pPr>
        <w:pStyle w:val="guiazul"/>
        <w:ind w:left="360"/>
        <w:jc w:val="both"/>
        <w:rPr>
          <w:lang w:val="es-MX"/>
        </w:rPr>
      </w:pPr>
    </w:p>
    <w:p w14:paraId="472A6BC3" w14:textId="77777777" w:rsidR="00A97B88" w:rsidRPr="002F63AD"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2F63AD" w14:paraId="1E6094C3" w14:textId="77777777" w:rsidTr="009E35A7">
        <w:tc>
          <w:tcPr>
            <w:tcW w:w="2490" w:type="dxa"/>
            <w:tcBorders>
              <w:right w:val="double" w:sz="4" w:space="0" w:color="auto"/>
            </w:tcBorders>
            <w:shd w:val="clear" w:color="auto" w:fill="EAEAEA"/>
            <w:tcMar>
              <w:left w:w="40" w:type="dxa"/>
              <w:bottom w:w="17" w:type="dxa"/>
              <w:right w:w="40" w:type="dxa"/>
            </w:tcMar>
          </w:tcPr>
          <w:p w14:paraId="4174F859" w14:textId="77777777" w:rsidR="00A97B88" w:rsidRPr="002F63AD" w:rsidRDefault="00A97B88" w:rsidP="009E35A7">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3F684660" w14:textId="77777777" w:rsidR="00A97B88" w:rsidRPr="002F63AD" w:rsidRDefault="00A97B88" w:rsidP="009E35A7">
            <w:pPr>
              <w:pStyle w:val="Normalindentado1"/>
              <w:ind w:left="0"/>
              <w:jc w:val="both"/>
              <w:rPr>
                <w:lang w:val="es-MX"/>
              </w:rPr>
            </w:pPr>
            <w:r w:rsidRPr="002F63AD">
              <w:rPr>
                <w:lang w:val="es-MX"/>
              </w:rPr>
              <w:t>RF08</w:t>
            </w:r>
          </w:p>
        </w:tc>
      </w:tr>
      <w:tr w:rsidR="00A97B88" w:rsidRPr="002F63AD" w14:paraId="75ECBDC3" w14:textId="77777777" w:rsidTr="009E35A7">
        <w:tc>
          <w:tcPr>
            <w:tcW w:w="2490" w:type="dxa"/>
            <w:tcBorders>
              <w:right w:val="double" w:sz="4" w:space="0" w:color="auto"/>
            </w:tcBorders>
            <w:shd w:val="clear" w:color="auto" w:fill="EAEAEA"/>
            <w:tcMar>
              <w:left w:w="40" w:type="dxa"/>
              <w:bottom w:w="17" w:type="dxa"/>
              <w:right w:w="40" w:type="dxa"/>
            </w:tcMar>
          </w:tcPr>
          <w:p w14:paraId="7A37C60B" w14:textId="77777777" w:rsidR="00A97B88" w:rsidRPr="002F63AD" w:rsidRDefault="00A97B88" w:rsidP="009E35A7">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48B57F98" w14:textId="77777777" w:rsidR="00A97B88" w:rsidRPr="002F63AD" w:rsidRDefault="00A97B88" w:rsidP="009E35A7">
            <w:pPr>
              <w:pStyle w:val="Normalindentado1"/>
              <w:ind w:left="0"/>
              <w:jc w:val="both"/>
              <w:rPr>
                <w:lang w:val="es-MX"/>
              </w:rPr>
            </w:pPr>
            <w:r w:rsidRPr="002F63AD">
              <w:rPr>
                <w:lang w:val="es-MX"/>
              </w:rPr>
              <w:t>Enviar consulta</w:t>
            </w:r>
          </w:p>
        </w:tc>
      </w:tr>
      <w:tr w:rsidR="00A97B88" w:rsidRPr="002F63AD" w14:paraId="5451369A" w14:textId="77777777" w:rsidTr="009E35A7">
        <w:tc>
          <w:tcPr>
            <w:tcW w:w="2490" w:type="dxa"/>
            <w:tcBorders>
              <w:right w:val="double" w:sz="4" w:space="0" w:color="auto"/>
            </w:tcBorders>
            <w:shd w:val="clear" w:color="auto" w:fill="EAEAEA"/>
            <w:tcMar>
              <w:left w:w="40" w:type="dxa"/>
              <w:bottom w:w="17" w:type="dxa"/>
              <w:right w:w="40" w:type="dxa"/>
            </w:tcMar>
          </w:tcPr>
          <w:p w14:paraId="1638CFFD" w14:textId="77777777" w:rsidR="00A97B88" w:rsidRPr="002F63AD" w:rsidRDefault="00A97B88" w:rsidP="009E35A7">
            <w:pPr>
              <w:pStyle w:val="guiazul"/>
              <w:jc w:val="both"/>
              <w:rPr>
                <w:i w:val="0"/>
                <w:iCs/>
                <w:color w:val="auto"/>
                <w:lang w:val="es-MX"/>
              </w:rPr>
            </w:pPr>
            <w:r w:rsidRPr="002F63AD">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1C8FD0FD" w14:textId="77777777" w:rsidR="00A97B88" w:rsidRPr="002F63AD" w:rsidRDefault="00A97B88" w:rsidP="009E35A7">
            <w:pPr>
              <w:pStyle w:val="Normalindentado1"/>
              <w:ind w:left="0"/>
              <w:jc w:val="both"/>
              <w:rPr>
                <w:lang w:val="es-MX"/>
              </w:rPr>
            </w:pPr>
            <w:r w:rsidRPr="002F63AD">
              <w:rPr>
                <w:lang w:val="es-MX"/>
              </w:rPr>
              <w:t>Requisito</w:t>
            </w:r>
          </w:p>
        </w:tc>
      </w:tr>
      <w:tr w:rsidR="00A97B88" w:rsidRPr="002F63AD" w14:paraId="097BFF7A" w14:textId="77777777" w:rsidTr="009E35A7">
        <w:tc>
          <w:tcPr>
            <w:tcW w:w="2490" w:type="dxa"/>
            <w:tcBorders>
              <w:right w:val="double" w:sz="4" w:space="0" w:color="auto"/>
            </w:tcBorders>
            <w:shd w:val="clear" w:color="auto" w:fill="EAEAEA"/>
            <w:tcMar>
              <w:left w:w="40" w:type="dxa"/>
              <w:bottom w:w="17" w:type="dxa"/>
              <w:right w:w="40" w:type="dxa"/>
            </w:tcMar>
          </w:tcPr>
          <w:p w14:paraId="4AA890BB" w14:textId="77777777" w:rsidR="00A97B88" w:rsidRPr="002F63AD" w:rsidRDefault="00A97B88" w:rsidP="009E35A7">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FC52728" w14:textId="77777777" w:rsidR="00A97B88" w:rsidRPr="002F63AD" w:rsidRDefault="00A97B88" w:rsidP="009E35A7">
            <w:pPr>
              <w:pStyle w:val="Normalindentado1"/>
              <w:ind w:left="0"/>
              <w:jc w:val="both"/>
              <w:rPr>
                <w:lang w:val="es-MX"/>
              </w:rPr>
            </w:pPr>
            <w:r w:rsidRPr="002F63AD">
              <w:rPr>
                <w:lang w:val="es-MX"/>
              </w:rPr>
              <w:t>Botón que le permita al usuario enviar la consulta que quiera ser ejecutada.</w:t>
            </w:r>
          </w:p>
        </w:tc>
      </w:tr>
      <w:tr w:rsidR="00A97B88" w:rsidRPr="002F63AD" w14:paraId="780839FC" w14:textId="77777777" w:rsidTr="009E35A7">
        <w:tc>
          <w:tcPr>
            <w:tcW w:w="2490" w:type="dxa"/>
            <w:tcBorders>
              <w:right w:val="double" w:sz="4" w:space="0" w:color="auto"/>
            </w:tcBorders>
            <w:shd w:val="clear" w:color="auto" w:fill="EAEAEA"/>
            <w:tcMar>
              <w:left w:w="40" w:type="dxa"/>
              <w:bottom w:w="17" w:type="dxa"/>
              <w:right w:w="40" w:type="dxa"/>
            </w:tcMar>
          </w:tcPr>
          <w:p w14:paraId="7504ABE8" w14:textId="77777777" w:rsidR="00A97B88" w:rsidRPr="002F63AD" w:rsidRDefault="00A97B88" w:rsidP="009E35A7">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F43D326" w14:textId="77777777" w:rsidR="00A97B88" w:rsidRPr="002F63AD" w:rsidRDefault="00A97B88" w:rsidP="009E35A7">
            <w:pPr>
              <w:pStyle w:val="Normalindentado1"/>
              <w:ind w:left="0"/>
              <w:jc w:val="both"/>
              <w:rPr>
                <w:lang w:val="es-MX"/>
              </w:rPr>
            </w:pPr>
            <w:r w:rsidRPr="002F63AD">
              <w:rPr>
                <w:lang w:val="es-MX"/>
              </w:rPr>
              <w:t xml:space="preserve">Una vez terminada la tarea de escribir una consulta por parte del usuario, se deberá enviar la consulta escrita a Apache </w:t>
            </w:r>
            <w:proofErr w:type="spellStart"/>
            <w:r w:rsidRPr="002F63AD">
              <w:rPr>
                <w:lang w:val="es-MX"/>
              </w:rPr>
              <w:t>Marmotta</w:t>
            </w:r>
            <w:proofErr w:type="spellEnd"/>
            <w:r w:rsidRPr="002F63AD">
              <w:rPr>
                <w:lang w:val="es-MX"/>
              </w:rPr>
              <w:t>.</w:t>
            </w:r>
          </w:p>
        </w:tc>
      </w:tr>
      <w:tr w:rsidR="00A97B88" w:rsidRPr="002F63AD" w14:paraId="78B60A7A" w14:textId="77777777" w:rsidTr="009E35A7">
        <w:tc>
          <w:tcPr>
            <w:tcW w:w="2490" w:type="dxa"/>
            <w:tcBorders>
              <w:right w:val="double" w:sz="4" w:space="0" w:color="auto"/>
            </w:tcBorders>
            <w:shd w:val="clear" w:color="auto" w:fill="EAEAEA"/>
            <w:tcMar>
              <w:left w:w="40" w:type="dxa"/>
              <w:bottom w:w="17" w:type="dxa"/>
              <w:right w:w="40" w:type="dxa"/>
            </w:tcMar>
          </w:tcPr>
          <w:p w14:paraId="6EA568F0" w14:textId="77777777" w:rsidR="00A97B88" w:rsidRPr="002F63AD" w:rsidRDefault="00A97B88" w:rsidP="009E35A7">
            <w:pPr>
              <w:pStyle w:val="guiazul"/>
              <w:rPr>
                <w:i w:val="0"/>
                <w:iCs/>
                <w:color w:val="auto"/>
                <w:lang w:val="es-MX"/>
              </w:rPr>
            </w:pPr>
            <w:r w:rsidRPr="002F63AD">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AB7AAB5" w14:textId="77777777" w:rsidR="00A97B88" w:rsidRPr="002F63AD" w:rsidRDefault="00A97B88" w:rsidP="009E35A7">
            <w:pPr>
              <w:pStyle w:val="Normalindentado1"/>
              <w:ind w:left="0"/>
              <w:jc w:val="both"/>
              <w:rPr>
                <w:lang w:val="es-MX"/>
              </w:rPr>
            </w:pPr>
            <w:r w:rsidRPr="002F63AD">
              <w:rPr>
                <w:lang w:val="es-MX"/>
              </w:rPr>
              <w:t>RNF01</w:t>
            </w:r>
          </w:p>
          <w:p w14:paraId="531CD4C5" w14:textId="77777777" w:rsidR="00A97B88" w:rsidRPr="002F63AD" w:rsidRDefault="00A97B88" w:rsidP="009E35A7">
            <w:pPr>
              <w:pStyle w:val="Normalindentado1"/>
              <w:ind w:left="0"/>
              <w:jc w:val="both"/>
              <w:rPr>
                <w:lang w:val="es-MX"/>
              </w:rPr>
            </w:pPr>
            <w:r w:rsidRPr="002F63AD">
              <w:rPr>
                <w:lang w:val="es-MX"/>
              </w:rPr>
              <w:t>RNF02</w:t>
            </w:r>
          </w:p>
          <w:p w14:paraId="141B5C71" w14:textId="77777777" w:rsidR="00A97B88" w:rsidRPr="002F63AD" w:rsidRDefault="00A97B88" w:rsidP="009E35A7">
            <w:pPr>
              <w:pStyle w:val="Normalindentado1"/>
              <w:ind w:left="0"/>
              <w:jc w:val="both"/>
              <w:rPr>
                <w:lang w:val="es-MX"/>
              </w:rPr>
            </w:pPr>
            <w:r w:rsidRPr="002F63AD">
              <w:rPr>
                <w:lang w:val="es-MX"/>
              </w:rPr>
              <w:t>RNF03</w:t>
            </w:r>
          </w:p>
        </w:tc>
      </w:tr>
      <w:tr w:rsidR="00A97B88" w:rsidRPr="002F63AD" w14:paraId="0841115E" w14:textId="77777777" w:rsidTr="009E35A7">
        <w:tc>
          <w:tcPr>
            <w:tcW w:w="2490" w:type="dxa"/>
            <w:tcBorders>
              <w:right w:val="double" w:sz="4" w:space="0" w:color="auto"/>
            </w:tcBorders>
            <w:shd w:val="clear" w:color="auto" w:fill="EAEAEA"/>
            <w:tcMar>
              <w:left w:w="40" w:type="dxa"/>
              <w:bottom w:w="17" w:type="dxa"/>
              <w:right w:w="40" w:type="dxa"/>
            </w:tcMar>
          </w:tcPr>
          <w:p w14:paraId="7ABCE9B2" w14:textId="77777777" w:rsidR="00A97B88" w:rsidRPr="002F63AD" w:rsidRDefault="00A97B88" w:rsidP="009E35A7">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C5E49C6" w14:textId="77777777" w:rsidR="00A97B88" w:rsidRPr="002F63AD" w:rsidRDefault="00A97B88" w:rsidP="009E35A7">
            <w:pPr>
              <w:pStyle w:val="Normalindentado1"/>
              <w:ind w:left="0"/>
              <w:jc w:val="both"/>
              <w:rPr>
                <w:lang w:val="es-MX"/>
              </w:rPr>
            </w:pPr>
            <w:r w:rsidRPr="002F63AD">
              <w:rPr>
                <w:lang w:val="es-MX"/>
              </w:rPr>
              <w:fldChar w:fldCharType="begin">
                <w:ffData>
                  <w:name w:val="Casilla3"/>
                  <w:enabled/>
                  <w:calcOnExit w:val="0"/>
                  <w:checkBox>
                    <w:sizeAuto/>
                    <w:default w:val="0"/>
                  </w:checkBox>
                </w:ffData>
              </w:fldChar>
            </w:r>
            <w:r w:rsidRPr="002F63AD">
              <w:rPr>
                <w:lang w:val="es-MX"/>
              </w:rPr>
              <w:instrText xml:space="preserve"> FORMCHECKBOX </w:instrText>
            </w:r>
            <w:r w:rsidR="00DA6330" w:rsidRPr="002F63AD">
              <w:rPr>
                <w:lang w:val="es-MX"/>
              </w:rPr>
            </w:r>
            <w:r w:rsidR="00DA6330" w:rsidRPr="002F63AD">
              <w:rPr>
                <w:lang w:val="es-MX"/>
              </w:rPr>
              <w:fldChar w:fldCharType="separate"/>
            </w:r>
            <w:r w:rsidRPr="002F63AD">
              <w:rPr>
                <w:lang w:val="es-MX"/>
              </w:rPr>
              <w:fldChar w:fldCharType="end"/>
            </w:r>
            <w:r w:rsidRPr="002F63AD">
              <w:rPr>
                <w:lang w:val="es-MX"/>
              </w:rPr>
              <w:t xml:space="preserve"> Alta/Esencial</w:t>
            </w:r>
          </w:p>
        </w:tc>
      </w:tr>
    </w:tbl>
    <w:p w14:paraId="4343EDDC" w14:textId="77777777" w:rsidR="00A97B88" w:rsidRPr="002F63AD" w:rsidRDefault="00A97B88" w:rsidP="00A97B88">
      <w:pPr>
        <w:pStyle w:val="guiazul"/>
        <w:jc w:val="both"/>
        <w:rPr>
          <w:lang w:val="es-MX"/>
        </w:rPr>
      </w:pPr>
    </w:p>
    <w:p w14:paraId="2008D8EE" w14:textId="77777777" w:rsidR="00A97B88" w:rsidRPr="002F63AD"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2F63AD" w14:paraId="7F889926" w14:textId="77777777" w:rsidTr="009E35A7">
        <w:tc>
          <w:tcPr>
            <w:tcW w:w="2490" w:type="dxa"/>
            <w:tcBorders>
              <w:right w:val="double" w:sz="4" w:space="0" w:color="auto"/>
            </w:tcBorders>
            <w:shd w:val="clear" w:color="auto" w:fill="EAEAEA"/>
            <w:tcMar>
              <w:left w:w="40" w:type="dxa"/>
              <w:bottom w:w="17" w:type="dxa"/>
              <w:right w:w="40" w:type="dxa"/>
            </w:tcMar>
          </w:tcPr>
          <w:p w14:paraId="0E76EB4B" w14:textId="77777777" w:rsidR="00A97B88" w:rsidRPr="002F63AD" w:rsidRDefault="00A97B88" w:rsidP="009E35A7">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32D6501" w14:textId="77777777" w:rsidR="00A97B88" w:rsidRPr="002F63AD" w:rsidRDefault="00A97B88" w:rsidP="009E35A7">
            <w:pPr>
              <w:pStyle w:val="Normalindentado1"/>
              <w:ind w:left="0"/>
              <w:jc w:val="both"/>
              <w:rPr>
                <w:lang w:val="es-MX"/>
              </w:rPr>
            </w:pPr>
            <w:r w:rsidRPr="002F63AD">
              <w:rPr>
                <w:lang w:val="es-MX"/>
              </w:rPr>
              <w:t>RF09</w:t>
            </w:r>
          </w:p>
        </w:tc>
      </w:tr>
      <w:tr w:rsidR="00A97B88" w:rsidRPr="002F63AD" w14:paraId="7CE738D2" w14:textId="77777777" w:rsidTr="009E35A7">
        <w:tc>
          <w:tcPr>
            <w:tcW w:w="2490" w:type="dxa"/>
            <w:tcBorders>
              <w:right w:val="double" w:sz="4" w:space="0" w:color="auto"/>
            </w:tcBorders>
            <w:shd w:val="clear" w:color="auto" w:fill="EAEAEA"/>
            <w:tcMar>
              <w:left w:w="40" w:type="dxa"/>
              <w:bottom w:w="17" w:type="dxa"/>
              <w:right w:w="40" w:type="dxa"/>
            </w:tcMar>
          </w:tcPr>
          <w:p w14:paraId="36683314" w14:textId="77777777" w:rsidR="00A97B88" w:rsidRPr="002F63AD" w:rsidRDefault="00A97B88" w:rsidP="009E35A7">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67C62CD" w14:textId="77777777" w:rsidR="00A97B88" w:rsidRPr="002F63AD" w:rsidRDefault="00A97B88" w:rsidP="009E35A7">
            <w:pPr>
              <w:pStyle w:val="Normalindentado1"/>
              <w:ind w:left="0"/>
              <w:jc w:val="both"/>
              <w:rPr>
                <w:lang w:val="es-MX"/>
              </w:rPr>
            </w:pPr>
            <w:r w:rsidRPr="002F63AD">
              <w:rPr>
                <w:lang w:val="es-MX"/>
              </w:rPr>
              <w:t>Validar consulta</w:t>
            </w:r>
          </w:p>
        </w:tc>
      </w:tr>
      <w:tr w:rsidR="00A97B88" w:rsidRPr="002F63AD" w14:paraId="4E0ACAE5" w14:textId="77777777" w:rsidTr="009E35A7">
        <w:tc>
          <w:tcPr>
            <w:tcW w:w="2490" w:type="dxa"/>
            <w:tcBorders>
              <w:right w:val="double" w:sz="4" w:space="0" w:color="auto"/>
            </w:tcBorders>
            <w:shd w:val="clear" w:color="auto" w:fill="EAEAEA"/>
            <w:tcMar>
              <w:left w:w="40" w:type="dxa"/>
              <w:bottom w:w="17" w:type="dxa"/>
              <w:right w:w="40" w:type="dxa"/>
            </w:tcMar>
          </w:tcPr>
          <w:p w14:paraId="4D7BD523" w14:textId="77777777" w:rsidR="00A97B88" w:rsidRPr="002F63AD" w:rsidRDefault="00A97B88" w:rsidP="009E35A7">
            <w:pPr>
              <w:pStyle w:val="guiazul"/>
              <w:jc w:val="both"/>
              <w:rPr>
                <w:i w:val="0"/>
                <w:iCs/>
                <w:color w:val="auto"/>
                <w:lang w:val="es-MX"/>
              </w:rPr>
            </w:pPr>
            <w:r w:rsidRPr="002F63AD">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22AC7B81" w14:textId="77777777" w:rsidR="00A97B88" w:rsidRPr="002F63AD" w:rsidRDefault="00A97B88" w:rsidP="009E35A7">
            <w:pPr>
              <w:pStyle w:val="Normalindentado1"/>
              <w:ind w:left="0"/>
              <w:jc w:val="both"/>
              <w:rPr>
                <w:lang w:val="es-MX"/>
              </w:rPr>
            </w:pPr>
            <w:r w:rsidRPr="002F63AD">
              <w:rPr>
                <w:lang w:val="es-MX"/>
              </w:rPr>
              <w:t>Requisito</w:t>
            </w:r>
          </w:p>
        </w:tc>
      </w:tr>
      <w:tr w:rsidR="00A97B88" w:rsidRPr="002F63AD" w14:paraId="49218D39" w14:textId="77777777" w:rsidTr="009E35A7">
        <w:tc>
          <w:tcPr>
            <w:tcW w:w="2490" w:type="dxa"/>
            <w:tcBorders>
              <w:right w:val="double" w:sz="4" w:space="0" w:color="auto"/>
            </w:tcBorders>
            <w:shd w:val="clear" w:color="auto" w:fill="EAEAEA"/>
            <w:tcMar>
              <w:left w:w="40" w:type="dxa"/>
              <w:bottom w:w="17" w:type="dxa"/>
              <w:right w:w="40" w:type="dxa"/>
            </w:tcMar>
          </w:tcPr>
          <w:p w14:paraId="0F169487" w14:textId="77777777" w:rsidR="00A97B88" w:rsidRPr="002F63AD" w:rsidRDefault="00A97B88" w:rsidP="009E35A7">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04CB0A5" w14:textId="77777777" w:rsidR="00A97B88" w:rsidRPr="002F63AD" w:rsidRDefault="00A97B88" w:rsidP="009E35A7">
            <w:pPr>
              <w:pStyle w:val="Normalindentado1"/>
              <w:ind w:left="0"/>
              <w:jc w:val="both"/>
              <w:rPr>
                <w:lang w:val="es-MX"/>
              </w:rPr>
            </w:pPr>
            <w:r w:rsidRPr="002F63AD">
              <w:rPr>
                <w:lang w:val="es-MX"/>
              </w:rPr>
              <w:t xml:space="preserve">Validará la consulta enviada a Apache </w:t>
            </w:r>
            <w:proofErr w:type="spellStart"/>
            <w:r w:rsidRPr="002F63AD">
              <w:rPr>
                <w:lang w:val="es-MX"/>
              </w:rPr>
              <w:t>Marmotta</w:t>
            </w:r>
            <w:proofErr w:type="spellEnd"/>
            <w:r w:rsidRPr="002F63AD">
              <w:rPr>
                <w:lang w:val="es-MX"/>
              </w:rPr>
              <w:t>.</w:t>
            </w:r>
          </w:p>
        </w:tc>
      </w:tr>
      <w:tr w:rsidR="00A97B88" w:rsidRPr="002F63AD" w14:paraId="7E76F1F1" w14:textId="77777777" w:rsidTr="009E35A7">
        <w:tc>
          <w:tcPr>
            <w:tcW w:w="2490" w:type="dxa"/>
            <w:tcBorders>
              <w:right w:val="double" w:sz="4" w:space="0" w:color="auto"/>
            </w:tcBorders>
            <w:shd w:val="clear" w:color="auto" w:fill="EAEAEA"/>
            <w:tcMar>
              <w:left w:w="40" w:type="dxa"/>
              <w:bottom w:w="17" w:type="dxa"/>
              <w:right w:w="40" w:type="dxa"/>
            </w:tcMar>
          </w:tcPr>
          <w:p w14:paraId="2733911C" w14:textId="77777777" w:rsidR="00A97B88" w:rsidRPr="002F63AD" w:rsidRDefault="00A97B88" w:rsidP="009E35A7">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052AB01" w14:textId="77777777" w:rsidR="00A97B88" w:rsidRPr="002F63AD" w:rsidRDefault="00A97B88" w:rsidP="009E35A7">
            <w:pPr>
              <w:pStyle w:val="Normalindentado1"/>
              <w:ind w:left="0"/>
              <w:jc w:val="both"/>
              <w:rPr>
                <w:lang w:val="es-MX"/>
              </w:rPr>
            </w:pPr>
            <w:r w:rsidRPr="002F63AD">
              <w:rPr>
                <w:lang w:val="es-MX"/>
              </w:rPr>
              <w:t>La aplicación mostrará un mensaje de error en caso de que la consulta enviada haya sido incorrecta.</w:t>
            </w:r>
          </w:p>
        </w:tc>
      </w:tr>
      <w:tr w:rsidR="00A97B88" w:rsidRPr="002F63AD" w14:paraId="7DDC5395" w14:textId="77777777" w:rsidTr="009E35A7">
        <w:tc>
          <w:tcPr>
            <w:tcW w:w="2490" w:type="dxa"/>
            <w:tcBorders>
              <w:right w:val="double" w:sz="4" w:space="0" w:color="auto"/>
            </w:tcBorders>
            <w:shd w:val="clear" w:color="auto" w:fill="EAEAEA"/>
            <w:tcMar>
              <w:left w:w="40" w:type="dxa"/>
              <w:bottom w:w="17" w:type="dxa"/>
              <w:right w:w="40" w:type="dxa"/>
            </w:tcMar>
          </w:tcPr>
          <w:p w14:paraId="342CADAE" w14:textId="77777777" w:rsidR="00A97B88" w:rsidRPr="002F63AD" w:rsidRDefault="00A97B88" w:rsidP="009E35A7">
            <w:pPr>
              <w:pStyle w:val="guiazul"/>
              <w:rPr>
                <w:i w:val="0"/>
                <w:iCs/>
                <w:color w:val="auto"/>
                <w:lang w:val="es-MX"/>
              </w:rPr>
            </w:pPr>
            <w:r w:rsidRPr="002F63AD">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10FA921" w14:textId="77777777" w:rsidR="00A97B88" w:rsidRPr="002F63AD" w:rsidRDefault="00A97B88" w:rsidP="009E35A7">
            <w:pPr>
              <w:pStyle w:val="Normalindentado1"/>
              <w:ind w:left="0"/>
              <w:jc w:val="both"/>
              <w:rPr>
                <w:lang w:val="es-MX"/>
              </w:rPr>
            </w:pPr>
            <w:r w:rsidRPr="002F63AD">
              <w:rPr>
                <w:lang w:val="es-MX"/>
              </w:rPr>
              <w:t>RNF01</w:t>
            </w:r>
          </w:p>
          <w:p w14:paraId="40D82451" w14:textId="77777777" w:rsidR="00A97B88" w:rsidRPr="002F63AD" w:rsidRDefault="00A97B88" w:rsidP="009E35A7">
            <w:pPr>
              <w:pStyle w:val="Normalindentado1"/>
              <w:ind w:left="0"/>
              <w:jc w:val="both"/>
              <w:rPr>
                <w:lang w:val="es-MX"/>
              </w:rPr>
            </w:pPr>
            <w:r w:rsidRPr="002F63AD">
              <w:rPr>
                <w:lang w:val="es-MX"/>
              </w:rPr>
              <w:t>RNF02</w:t>
            </w:r>
          </w:p>
          <w:p w14:paraId="3EF5FC49" w14:textId="77777777" w:rsidR="00A97B88" w:rsidRPr="002F63AD" w:rsidRDefault="00A97B88" w:rsidP="009E35A7">
            <w:pPr>
              <w:pStyle w:val="Normalindentado1"/>
              <w:ind w:left="0"/>
              <w:jc w:val="both"/>
              <w:rPr>
                <w:lang w:val="es-MX"/>
              </w:rPr>
            </w:pPr>
            <w:r w:rsidRPr="002F63AD">
              <w:rPr>
                <w:lang w:val="es-MX"/>
              </w:rPr>
              <w:t>RNF03</w:t>
            </w:r>
          </w:p>
        </w:tc>
      </w:tr>
      <w:tr w:rsidR="00A97B88" w:rsidRPr="002F63AD" w14:paraId="72C213C3" w14:textId="77777777" w:rsidTr="009E35A7">
        <w:tc>
          <w:tcPr>
            <w:tcW w:w="2490" w:type="dxa"/>
            <w:tcBorders>
              <w:right w:val="double" w:sz="4" w:space="0" w:color="auto"/>
            </w:tcBorders>
            <w:shd w:val="clear" w:color="auto" w:fill="EAEAEA"/>
            <w:tcMar>
              <w:left w:w="40" w:type="dxa"/>
              <w:bottom w:w="17" w:type="dxa"/>
              <w:right w:w="40" w:type="dxa"/>
            </w:tcMar>
          </w:tcPr>
          <w:p w14:paraId="087F7DE2" w14:textId="77777777" w:rsidR="00A97B88" w:rsidRPr="002F63AD" w:rsidRDefault="00A97B88" w:rsidP="009E35A7">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1E0CF93B" w14:textId="77777777" w:rsidR="00A97B88" w:rsidRPr="002F63AD" w:rsidRDefault="00A97B88" w:rsidP="009E35A7">
            <w:pPr>
              <w:pStyle w:val="Normalindentado1"/>
              <w:ind w:left="0"/>
              <w:jc w:val="both"/>
              <w:rPr>
                <w:lang w:val="es-MX"/>
              </w:rPr>
            </w:pPr>
            <w:r w:rsidRPr="002F63AD">
              <w:rPr>
                <w:lang w:val="es-MX"/>
              </w:rPr>
              <w:fldChar w:fldCharType="begin">
                <w:ffData>
                  <w:name w:val="Casilla3"/>
                  <w:enabled/>
                  <w:calcOnExit w:val="0"/>
                  <w:checkBox>
                    <w:sizeAuto/>
                    <w:default w:val="0"/>
                  </w:checkBox>
                </w:ffData>
              </w:fldChar>
            </w:r>
            <w:r w:rsidRPr="002F63AD">
              <w:rPr>
                <w:lang w:val="es-MX"/>
              </w:rPr>
              <w:instrText xml:space="preserve"> FORMCHECKBOX </w:instrText>
            </w:r>
            <w:r w:rsidR="00DA6330" w:rsidRPr="002F63AD">
              <w:rPr>
                <w:lang w:val="es-MX"/>
              </w:rPr>
            </w:r>
            <w:r w:rsidR="00DA6330" w:rsidRPr="002F63AD">
              <w:rPr>
                <w:lang w:val="es-MX"/>
              </w:rPr>
              <w:fldChar w:fldCharType="separate"/>
            </w:r>
            <w:r w:rsidRPr="002F63AD">
              <w:rPr>
                <w:lang w:val="es-MX"/>
              </w:rPr>
              <w:fldChar w:fldCharType="end"/>
            </w:r>
            <w:r w:rsidRPr="002F63AD">
              <w:rPr>
                <w:lang w:val="es-MX"/>
              </w:rPr>
              <w:t xml:space="preserve"> Alta/Esencial</w:t>
            </w:r>
          </w:p>
        </w:tc>
      </w:tr>
    </w:tbl>
    <w:p w14:paraId="1A7D1D0C" w14:textId="77777777" w:rsidR="00A97B88" w:rsidRPr="002F63AD" w:rsidRDefault="00A97B88" w:rsidP="00A97B88">
      <w:pPr>
        <w:pStyle w:val="guiazul"/>
        <w:ind w:left="360"/>
        <w:jc w:val="both"/>
        <w:rPr>
          <w:lang w:val="es-MX"/>
        </w:rPr>
      </w:pPr>
    </w:p>
    <w:p w14:paraId="4CD01CEA" w14:textId="77777777" w:rsidR="00A97B88" w:rsidRPr="002F63AD"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2F63AD" w14:paraId="216A8E20" w14:textId="77777777" w:rsidTr="009E35A7">
        <w:tc>
          <w:tcPr>
            <w:tcW w:w="2490" w:type="dxa"/>
            <w:tcBorders>
              <w:right w:val="double" w:sz="4" w:space="0" w:color="auto"/>
            </w:tcBorders>
            <w:shd w:val="clear" w:color="auto" w:fill="EAEAEA"/>
            <w:tcMar>
              <w:left w:w="40" w:type="dxa"/>
              <w:bottom w:w="17" w:type="dxa"/>
              <w:right w:w="40" w:type="dxa"/>
            </w:tcMar>
          </w:tcPr>
          <w:p w14:paraId="66F228C1" w14:textId="77777777" w:rsidR="00A97B88" w:rsidRPr="002F63AD" w:rsidRDefault="00A97B88" w:rsidP="009E35A7">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3125598" w14:textId="77777777" w:rsidR="00A97B88" w:rsidRPr="002F63AD" w:rsidRDefault="00A97B88" w:rsidP="009E35A7">
            <w:pPr>
              <w:pStyle w:val="Normalindentado1"/>
              <w:ind w:left="0"/>
              <w:jc w:val="both"/>
              <w:rPr>
                <w:lang w:val="es-MX"/>
              </w:rPr>
            </w:pPr>
            <w:r w:rsidRPr="002F63AD">
              <w:rPr>
                <w:lang w:val="es-MX"/>
              </w:rPr>
              <w:t>RF10</w:t>
            </w:r>
          </w:p>
        </w:tc>
      </w:tr>
      <w:tr w:rsidR="00A97B88" w:rsidRPr="002F63AD" w14:paraId="2C38EE8A" w14:textId="77777777" w:rsidTr="009E35A7">
        <w:tc>
          <w:tcPr>
            <w:tcW w:w="2490" w:type="dxa"/>
            <w:tcBorders>
              <w:right w:val="double" w:sz="4" w:space="0" w:color="auto"/>
            </w:tcBorders>
            <w:shd w:val="clear" w:color="auto" w:fill="EAEAEA"/>
            <w:tcMar>
              <w:left w:w="40" w:type="dxa"/>
              <w:bottom w:w="17" w:type="dxa"/>
              <w:right w:w="40" w:type="dxa"/>
            </w:tcMar>
          </w:tcPr>
          <w:p w14:paraId="0FDB164E" w14:textId="77777777" w:rsidR="00A97B88" w:rsidRPr="002F63AD" w:rsidRDefault="00A97B88" w:rsidP="009E35A7">
            <w:pPr>
              <w:pStyle w:val="guiazul"/>
              <w:jc w:val="both"/>
              <w:rPr>
                <w:i w:val="0"/>
                <w:iCs/>
                <w:color w:val="auto"/>
                <w:lang w:val="es-MX"/>
              </w:rPr>
            </w:pPr>
            <w:r w:rsidRPr="002F63AD">
              <w:rPr>
                <w:i w:val="0"/>
                <w:iCs/>
                <w:color w:val="auto"/>
                <w:lang w:val="es-MX"/>
              </w:rPr>
              <w:lastRenderedPageBreak/>
              <w:t>Nombre de requisito</w:t>
            </w:r>
          </w:p>
        </w:tc>
        <w:tc>
          <w:tcPr>
            <w:tcW w:w="5664" w:type="dxa"/>
            <w:tcBorders>
              <w:left w:val="double" w:sz="4" w:space="0" w:color="auto"/>
              <w:right w:val="single" w:sz="4" w:space="0" w:color="auto"/>
            </w:tcBorders>
            <w:tcMar>
              <w:left w:w="40" w:type="dxa"/>
              <w:bottom w:w="17" w:type="dxa"/>
              <w:right w:w="40" w:type="dxa"/>
            </w:tcMar>
          </w:tcPr>
          <w:p w14:paraId="62F3560C" w14:textId="77777777" w:rsidR="00A97B88" w:rsidRPr="002F63AD" w:rsidRDefault="00A97B88" w:rsidP="009E35A7">
            <w:pPr>
              <w:pStyle w:val="Normalindentado1"/>
              <w:ind w:left="0"/>
              <w:jc w:val="both"/>
              <w:rPr>
                <w:lang w:val="es-MX"/>
              </w:rPr>
            </w:pPr>
            <w:r w:rsidRPr="002F63AD">
              <w:rPr>
                <w:lang w:val="es-MX"/>
              </w:rPr>
              <w:t>Recibir resultados</w:t>
            </w:r>
          </w:p>
        </w:tc>
      </w:tr>
      <w:tr w:rsidR="00A97B88" w:rsidRPr="002F63AD" w14:paraId="66BDC493" w14:textId="77777777" w:rsidTr="009E35A7">
        <w:tc>
          <w:tcPr>
            <w:tcW w:w="2490" w:type="dxa"/>
            <w:tcBorders>
              <w:right w:val="double" w:sz="4" w:space="0" w:color="auto"/>
            </w:tcBorders>
            <w:shd w:val="clear" w:color="auto" w:fill="EAEAEA"/>
            <w:tcMar>
              <w:left w:w="40" w:type="dxa"/>
              <w:bottom w:w="17" w:type="dxa"/>
              <w:right w:w="40" w:type="dxa"/>
            </w:tcMar>
          </w:tcPr>
          <w:p w14:paraId="1F23F85B" w14:textId="77777777" w:rsidR="00A97B88" w:rsidRPr="002F63AD" w:rsidRDefault="00A97B88" w:rsidP="009E35A7">
            <w:pPr>
              <w:pStyle w:val="guiazul"/>
              <w:jc w:val="both"/>
              <w:rPr>
                <w:i w:val="0"/>
                <w:iCs/>
                <w:color w:val="auto"/>
                <w:lang w:val="es-MX"/>
              </w:rPr>
            </w:pPr>
            <w:r w:rsidRPr="002F63AD">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41FB74D4" w14:textId="77777777" w:rsidR="00A97B88" w:rsidRPr="002F63AD" w:rsidRDefault="00A97B88" w:rsidP="009E35A7">
            <w:pPr>
              <w:pStyle w:val="Normalindentado1"/>
              <w:ind w:left="0"/>
              <w:jc w:val="both"/>
              <w:rPr>
                <w:lang w:val="es-MX"/>
              </w:rPr>
            </w:pPr>
            <w:r w:rsidRPr="002F63AD">
              <w:rPr>
                <w:lang w:val="es-MX"/>
              </w:rPr>
              <w:t>Requisito</w:t>
            </w:r>
          </w:p>
        </w:tc>
      </w:tr>
      <w:tr w:rsidR="00A97B88" w:rsidRPr="002F63AD" w14:paraId="4279568B" w14:textId="77777777" w:rsidTr="009E35A7">
        <w:tc>
          <w:tcPr>
            <w:tcW w:w="2490" w:type="dxa"/>
            <w:tcBorders>
              <w:right w:val="double" w:sz="4" w:space="0" w:color="auto"/>
            </w:tcBorders>
            <w:shd w:val="clear" w:color="auto" w:fill="EAEAEA"/>
            <w:tcMar>
              <w:left w:w="40" w:type="dxa"/>
              <w:bottom w:w="17" w:type="dxa"/>
              <w:right w:w="40" w:type="dxa"/>
            </w:tcMar>
          </w:tcPr>
          <w:p w14:paraId="192B3A42" w14:textId="77777777" w:rsidR="00A97B88" w:rsidRPr="002F63AD" w:rsidRDefault="00A97B88" w:rsidP="009E35A7">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A66BD4F" w14:textId="77777777" w:rsidR="00A97B88" w:rsidRPr="002F63AD" w:rsidRDefault="00A97B88" w:rsidP="009E35A7">
            <w:pPr>
              <w:pStyle w:val="Normalindentado1"/>
              <w:ind w:left="0"/>
              <w:jc w:val="both"/>
              <w:rPr>
                <w:lang w:val="es-MX"/>
              </w:rPr>
            </w:pPr>
            <w:r w:rsidRPr="002F63AD">
              <w:rPr>
                <w:lang w:val="es-MX"/>
              </w:rPr>
              <w:t>La aplicación Web recibirá los resultados de la consulta enviada por el usuario.</w:t>
            </w:r>
          </w:p>
        </w:tc>
      </w:tr>
      <w:tr w:rsidR="00A97B88" w:rsidRPr="002F63AD" w14:paraId="31514330" w14:textId="77777777" w:rsidTr="009E35A7">
        <w:tc>
          <w:tcPr>
            <w:tcW w:w="2490" w:type="dxa"/>
            <w:tcBorders>
              <w:right w:val="double" w:sz="4" w:space="0" w:color="auto"/>
            </w:tcBorders>
            <w:shd w:val="clear" w:color="auto" w:fill="EAEAEA"/>
            <w:tcMar>
              <w:left w:w="40" w:type="dxa"/>
              <w:bottom w:w="17" w:type="dxa"/>
              <w:right w:w="40" w:type="dxa"/>
            </w:tcMar>
          </w:tcPr>
          <w:p w14:paraId="43F9D9FA" w14:textId="77777777" w:rsidR="00A97B88" w:rsidRPr="002F63AD" w:rsidRDefault="00A97B88" w:rsidP="009E35A7">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32C3099" w14:textId="77777777" w:rsidR="00A97B88" w:rsidRPr="002F63AD" w:rsidRDefault="00A97B88" w:rsidP="009E35A7">
            <w:pPr>
              <w:pStyle w:val="Normalindentado1"/>
              <w:ind w:left="0"/>
              <w:jc w:val="both"/>
              <w:rPr>
                <w:lang w:val="es-MX"/>
              </w:rPr>
            </w:pPr>
            <w:r w:rsidRPr="002F63AD">
              <w:rPr>
                <w:lang w:val="es-MX"/>
              </w:rPr>
              <w:t xml:space="preserve">Si la consulta enviada no tuvo algún error, la aplicación Web recibirá los datos provenientes de Apache </w:t>
            </w:r>
            <w:proofErr w:type="spellStart"/>
            <w:r w:rsidRPr="002F63AD">
              <w:rPr>
                <w:lang w:val="es-MX"/>
              </w:rPr>
              <w:t>Marmotta</w:t>
            </w:r>
            <w:proofErr w:type="spellEnd"/>
            <w:r w:rsidRPr="002F63AD">
              <w:rPr>
                <w:lang w:val="es-MX"/>
              </w:rPr>
              <w:t>.</w:t>
            </w:r>
          </w:p>
        </w:tc>
      </w:tr>
      <w:tr w:rsidR="00A97B88" w:rsidRPr="002F63AD" w14:paraId="03E0E08C" w14:textId="77777777" w:rsidTr="009E35A7">
        <w:tc>
          <w:tcPr>
            <w:tcW w:w="2490" w:type="dxa"/>
            <w:tcBorders>
              <w:right w:val="double" w:sz="4" w:space="0" w:color="auto"/>
            </w:tcBorders>
            <w:shd w:val="clear" w:color="auto" w:fill="EAEAEA"/>
            <w:tcMar>
              <w:left w:w="40" w:type="dxa"/>
              <w:bottom w:w="17" w:type="dxa"/>
              <w:right w:w="40" w:type="dxa"/>
            </w:tcMar>
          </w:tcPr>
          <w:p w14:paraId="158B479B" w14:textId="77777777" w:rsidR="00A97B88" w:rsidRPr="002F63AD" w:rsidRDefault="00A97B88" w:rsidP="009E35A7">
            <w:pPr>
              <w:pStyle w:val="guiazul"/>
              <w:rPr>
                <w:i w:val="0"/>
                <w:iCs/>
                <w:color w:val="auto"/>
                <w:lang w:val="es-MX"/>
              </w:rPr>
            </w:pPr>
            <w:r w:rsidRPr="002F63AD">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B46BD82" w14:textId="77777777" w:rsidR="00A97B88" w:rsidRPr="002F63AD" w:rsidRDefault="00A97B88" w:rsidP="009E35A7">
            <w:pPr>
              <w:pStyle w:val="Normalindentado1"/>
              <w:ind w:left="0"/>
              <w:jc w:val="both"/>
              <w:rPr>
                <w:lang w:val="es-MX"/>
              </w:rPr>
            </w:pPr>
            <w:r w:rsidRPr="002F63AD">
              <w:rPr>
                <w:lang w:val="es-MX"/>
              </w:rPr>
              <w:t>RNF01</w:t>
            </w:r>
          </w:p>
        </w:tc>
      </w:tr>
      <w:tr w:rsidR="00A97B88" w:rsidRPr="002F63AD" w14:paraId="509F0A0B" w14:textId="77777777" w:rsidTr="009E35A7">
        <w:tc>
          <w:tcPr>
            <w:tcW w:w="2490" w:type="dxa"/>
            <w:tcBorders>
              <w:right w:val="double" w:sz="4" w:space="0" w:color="auto"/>
            </w:tcBorders>
            <w:shd w:val="clear" w:color="auto" w:fill="EAEAEA"/>
            <w:tcMar>
              <w:left w:w="40" w:type="dxa"/>
              <w:bottom w:w="17" w:type="dxa"/>
              <w:right w:w="40" w:type="dxa"/>
            </w:tcMar>
          </w:tcPr>
          <w:p w14:paraId="651316CD" w14:textId="77777777" w:rsidR="00A97B88" w:rsidRPr="002F63AD" w:rsidRDefault="00A97B88" w:rsidP="009E35A7">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85E9C4D" w14:textId="77777777" w:rsidR="00A97B88" w:rsidRPr="002F63AD" w:rsidRDefault="00A97B88" w:rsidP="009E35A7">
            <w:pPr>
              <w:pStyle w:val="Normalindentado1"/>
              <w:ind w:left="0"/>
              <w:jc w:val="both"/>
              <w:rPr>
                <w:lang w:val="es-MX"/>
              </w:rPr>
            </w:pPr>
            <w:r w:rsidRPr="002F63AD">
              <w:rPr>
                <w:lang w:val="es-MX"/>
              </w:rPr>
              <w:fldChar w:fldCharType="begin">
                <w:ffData>
                  <w:name w:val="Casilla3"/>
                  <w:enabled/>
                  <w:calcOnExit w:val="0"/>
                  <w:checkBox>
                    <w:sizeAuto/>
                    <w:default w:val="0"/>
                  </w:checkBox>
                </w:ffData>
              </w:fldChar>
            </w:r>
            <w:r w:rsidRPr="002F63AD">
              <w:rPr>
                <w:lang w:val="es-MX"/>
              </w:rPr>
              <w:instrText xml:space="preserve"> FORMCHECKBOX </w:instrText>
            </w:r>
            <w:r w:rsidR="00DA6330" w:rsidRPr="002F63AD">
              <w:rPr>
                <w:lang w:val="es-MX"/>
              </w:rPr>
            </w:r>
            <w:r w:rsidR="00DA6330" w:rsidRPr="002F63AD">
              <w:rPr>
                <w:lang w:val="es-MX"/>
              </w:rPr>
              <w:fldChar w:fldCharType="separate"/>
            </w:r>
            <w:r w:rsidRPr="002F63AD">
              <w:rPr>
                <w:lang w:val="es-MX"/>
              </w:rPr>
              <w:fldChar w:fldCharType="end"/>
            </w:r>
            <w:r w:rsidRPr="002F63AD">
              <w:rPr>
                <w:lang w:val="es-MX"/>
              </w:rPr>
              <w:t xml:space="preserve"> Alta/Esencial</w:t>
            </w:r>
          </w:p>
        </w:tc>
      </w:tr>
    </w:tbl>
    <w:p w14:paraId="00511A32" w14:textId="77777777" w:rsidR="00A97B88" w:rsidRPr="002F63AD" w:rsidRDefault="00A97B88"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2F63AD" w14:paraId="552C2E7C" w14:textId="77777777" w:rsidTr="009E35A7">
        <w:tc>
          <w:tcPr>
            <w:tcW w:w="2490" w:type="dxa"/>
            <w:tcBorders>
              <w:right w:val="double" w:sz="4" w:space="0" w:color="auto"/>
            </w:tcBorders>
            <w:shd w:val="clear" w:color="auto" w:fill="EAEAEA"/>
            <w:tcMar>
              <w:left w:w="40" w:type="dxa"/>
              <w:bottom w:w="17" w:type="dxa"/>
              <w:right w:w="40" w:type="dxa"/>
            </w:tcMar>
          </w:tcPr>
          <w:p w14:paraId="4266AD9B" w14:textId="77777777" w:rsidR="00A97B88" w:rsidRPr="002F63AD" w:rsidRDefault="00A97B88" w:rsidP="009E35A7">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81EEB0C" w14:textId="77777777" w:rsidR="00A97B88" w:rsidRPr="002F63AD" w:rsidRDefault="00A97B88" w:rsidP="009E35A7">
            <w:pPr>
              <w:pStyle w:val="Normalindentado1"/>
              <w:ind w:left="0"/>
              <w:jc w:val="both"/>
              <w:rPr>
                <w:lang w:val="es-MX"/>
              </w:rPr>
            </w:pPr>
            <w:r w:rsidRPr="002F63AD">
              <w:rPr>
                <w:lang w:val="es-MX"/>
              </w:rPr>
              <w:t>RF11</w:t>
            </w:r>
          </w:p>
        </w:tc>
      </w:tr>
      <w:tr w:rsidR="00A97B88" w:rsidRPr="002F63AD" w14:paraId="06EFA11B" w14:textId="77777777" w:rsidTr="009E35A7">
        <w:tc>
          <w:tcPr>
            <w:tcW w:w="2490" w:type="dxa"/>
            <w:tcBorders>
              <w:right w:val="double" w:sz="4" w:space="0" w:color="auto"/>
            </w:tcBorders>
            <w:shd w:val="clear" w:color="auto" w:fill="EAEAEA"/>
            <w:tcMar>
              <w:left w:w="40" w:type="dxa"/>
              <w:bottom w:w="17" w:type="dxa"/>
              <w:right w:w="40" w:type="dxa"/>
            </w:tcMar>
          </w:tcPr>
          <w:p w14:paraId="1B002018" w14:textId="77777777" w:rsidR="00A97B88" w:rsidRPr="002F63AD" w:rsidRDefault="00A97B88" w:rsidP="009E35A7">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EDBF269" w14:textId="77777777" w:rsidR="00A97B88" w:rsidRPr="002F63AD" w:rsidRDefault="00A97B88" w:rsidP="009E35A7">
            <w:pPr>
              <w:pStyle w:val="Normalindentado1"/>
              <w:ind w:left="0"/>
              <w:jc w:val="both"/>
              <w:rPr>
                <w:lang w:val="es-MX"/>
              </w:rPr>
            </w:pPr>
            <w:r w:rsidRPr="002F63AD">
              <w:rPr>
                <w:lang w:val="es-MX"/>
              </w:rPr>
              <w:t>Visualizar datos</w:t>
            </w:r>
          </w:p>
        </w:tc>
      </w:tr>
      <w:tr w:rsidR="00A97B88" w:rsidRPr="002F63AD" w14:paraId="01947F0A" w14:textId="77777777" w:rsidTr="009E35A7">
        <w:tc>
          <w:tcPr>
            <w:tcW w:w="2490" w:type="dxa"/>
            <w:tcBorders>
              <w:right w:val="double" w:sz="4" w:space="0" w:color="auto"/>
            </w:tcBorders>
            <w:shd w:val="clear" w:color="auto" w:fill="EAEAEA"/>
            <w:tcMar>
              <w:left w:w="40" w:type="dxa"/>
              <w:bottom w:w="17" w:type="dxa"/>
              <w:right w:w="40" w:type="dxa"/>
            </w:tcMar>
          </w:tcPr>
          <w:p w14:paraId="32043F22" w14:textId="77777777" w:rsidR="00A97B88" w:rsidRPr="002F63AD" w:rsidRDefault="00A97B88" w:rsidP="009E35A7">
            <w:pPr>
              <w:pStyle w:val="guiazul"/>
              <w:jc w:val="both"/>
              <w:rPr>
                <w:i w:val="0"/>
                <w:iCs/>
                <w:color w:val="auto"/>
                <w:lang w:val="es-MX"/>
              </w:rPr>
            </w:pPr>
            <w:r w:rsidRPr="002F63AD">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67F6C946" w14:textId="77777777" w:rsidR="00A97B88" w:rsidRPr="002F63AD" w:rsidRDefault="00A97B88" w:rsidP="009E35A7">
            <w:pPr>
              <w:pStyle w:val="Normalindentado1"/>
              <w:ind w:left="0"/>
              <w:jc w:val="both"/>
              <w:rPr>
                <w:lang w:val="es-MX"/>
              </w:rPr>
            </w:pPr>
            <w:r w:rsidRPr="002F63AD">
              <w:rPr>
                <w:lang w:val="es-MX"/>
              </w:rPr>
              <w:t>Requisito</w:t>
            </w:r>
          </w:p>
        </w:tc>
      </w:tr>
      <w:tr w:rsidR="00A97B88" w:rsidRPr="002F63AD" w14:paraId="09595A80" w14:textId="77777777" w:rsidTr="009E35A7">
        <w:tc>
          <w:tcPr>
            <w:tcW w:w="2490" w:type="dxa"/>
            <w:tcBorders>
              <w:right w:val="double" w:sz="4" w:space="0" w:color="auto"/>
            </w:tcBorders>
            <w:shd w:val="clear" w:color="auto" w:fill="EAEAEA"/>
            <w:tcMar>
              <w:left w:w="40" w:type="dxa"/>
              <w:bottom w:w="17" w:type="dxa"/>
              <w:right w:w="40" w:type="dxa"/>
            </w:tcMar>
          </w:tcPr>
          <w:p w14:paraId="38DA58BB" w14:textId="77777777" w:rsidR="00A97B88" w:rsidRPr="002F63AD" w:rsidRDefault="00A97B88" w:rsidP="009E35A7">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B8ADD52" w14:textId="77777777" w:rsidR="00A97B88" w:rsidRPr="002F63AD" w:rsidRDefault="00A97B88" w:rsidP="009E35A7">
            <w:pPr>
              <w:pStyle w:val="Normalindentado1"/>
              <w:ind w:left="0"/>
              <w:jc w:val="both"/>
              <w:rPr>
                <w:lang w:val="es-MX"/>
              </w:rPr>
            </w:pPr>
            <w:r w:rsidRPr="002F63AD">
              <w:rPr>
                <w:lang w:val="es-MX"/>
              </w:rPr>
              <w:t xml:space="preserve">El usuario podrá visualizar los resultados de la consulta ingresada o </w:t>
            </w:r>
            <w:proofErr w:type="spellStart"/>
            <w:r w:rsidRPr="002F63AD">
              <w:rPr>
                <w:i/>
                <w:iCs/>
                <w:lang w:val="es-MX"/>
              </w:rPr>
              <w:t>dataset</w:t>
            </w:r>
            <w:proofErr w:type="spellEnd"/>
            <w:r w:rsidRPr="002F63AD">
              <w:rPr>
                <w:lang w:val="es-MX"/>
              </w:rPr>
              <w:t xml:space="preserve"> selección</w:t>
            </w:r>
            <w:r w:rsidRPr="002F63AD">
              <w:rPr>
                <w:i/>
                <w:iCs/>
                <w:lang w:val="es-MX"/>
              </w:rPr>
              <w:t>.</w:t>
            </w:r>
          </w:p>
        </w:tc>
      </w:tr>
      <w:tr w:rsidR="00A97B88" w:rsidRPr="002F63AD" w14:paraId="585951AD" w14:textId="77777777" w:rsidTr="009E35A7">
        <w:tc>
          <w:tcPr>
            <w:tcW w:w="2490" w:type="dxa"/>
            <w:tcBorders>
              <w:right w:val="double" w:sz="4" w:space="0" w:color="auto"/>
            </w:tcBorders>
            <w:shd w:val="clear" w:color="auto" w:fill="EAEAEA"/>
            <w:tcMar>
              <w:left w:w="40" w:type="dxa"/>
              <w:bottom w:w="17" w:type="dxa"/>
              <w:right w:w="40" w:type="dxa"/>
            </w:tcMar>
          </w:tcPr>
          <w:p w14:paraId="43F18D75" w14:textId="77777777" w:rsidR="00A97B88" w:rsidRPr="002F63AD" w:rsidRDefault="00A97B88" w:rsidP="009E35A7">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4CC9ABF" w14:textId="77777777" w:rsidR="00A97B88" w:rsidRPr="002F63AD" w:rsidRDefault="00A97B88" w:rsidP="009E35A7">
            <w:pPr>
              <w:pStyle w:val="Normalindentado1"/>
              <w:ind w:left="0"/>
              <w:jc w:val="both"/>
              <w:rPr>
                <w:lang w:val="es-MX"/>
              </w:rPr>
            </w:pPr>
            <w:r w:rsidRPr="002F63AD">
              <w:rPr>
                <w:lang w:val="es-MX"/>
              </w:rPr>
              <w:t xml:space="preserve">Una vez que Apache </w:t>
            </w:r>
            <w:proofErr w:type="spellStart"/>
            <w:r w:rsidRPr="002F63AD">
              <w:rPr>
                <w:lang w:val="es-MX"/>
              </w:rPr>
              <w:t>Marmotta</w:t>
            </w:r>
            <w:proofErr w:type="spellEnd"/>
            <w:r w:rsidRPr="002F63AD">
              <w:rPr>
                <w:lang w:val="es-MX"/>
              </w:rPr>
              <w:t xml:space="preserve"> haya terminado de hacer la consulta o de cargar el </w:t>
            </w:r>
            <w:proofErr w:type="spellStart"/>
            <w:r w:rsidRPr="002F63AD">
              <w:rPr>
                <w:i/>
                <w:iCs/>
                <w:lang w:val="es-MX"/>
              </w:rPr>
              <w:t>dataset</w:t>
            </w:r>
            <w:proofErr w:type="spellEnd"/>
            <w:r w:rsidRPr="002F63AD">
              <w:rPr>
                <w:lang w:val="es-MX"/>
              </w:rPr>
              <w:t xml:space="preserve">, la aplicación web dará la opción al usuario de visualizar los datos usando la herramienta </w:t>
            </w:r>
            <w:r w:rsidRPr="002F63AD">
              <w:rPr>
                <w:i/>
                <w:iCs/>
                <w:lang w:val="es-MX"/>
              </w:rPr>
              <w:t>Map4RDF</w:t>
            </w:r>
            <w:r w:rsidRPr="002F63AD">
              <w:rPr>
                <w:lang w:val="es-MX"/>
              </w:rPr>
              <w:t>.</w:t>
            </w:r>
          </w:p>
        </w:tc>
      </w:tr>
      <w:tr w:rsidR="00A97B88" w:rsidRPr="002F63AD" w14:paraId="7E1A9279" w14:textId="77777777" w:rsidTr="009E35A7">
        <w:tc>
          <w:tcPr>
            <w:tcW w:w="2490" w:type="dxa"/>
            <w:tcBorders>
              <w:right w:val="double" w:sz="4" w:space="0" w:color="auto"/>
            </w:tcBorders>
            <w:shd w:val="clear" w:color="auto" w:fill="EAEAEA"/>
            <w:tcMar>
              <w:left w:w="40" w:type="dxa"/>
              <w:bottom w:w="17" w:type="dxa"/>
              <w:right w:w="40" w:type="dxa"/>
            </w:tcMar>
          </w:tcPr>
          <w:p w14:paraId="759F2DD7" w14:textId="77777777" w:rsidR="00A97B88" w:rsidRPr="002F63AD" w:rsidRDefault="00A97B88" w:rsidP="009E35A7">
            <w:pPr>
              <w:pStyle w:val="guiazul"/>
              <w:rPr>
                <w:i w:val="0"/>
                <w:iCs/>
                <w:color w:val="auto"/>
                <w:lang w:val="es-MX"/>
              </w:rPr>
            </w:pPr>
            <w:r w:rsidRPr="002F63AD">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6AE82B2" w14:textId="77777777" w:rsidR="00A97B88" w:rsidRPr="002F63AD" w:rsidRDefault="00A97B88" w:rsidP="009E35A7">
            <w:pPr>
              <w:pStyle w:val="Normalindentado1"/>
              <w:ind w:left="0"/>
              <w:jc w:val="both"/>
              <w:rPr>
                <w:lang w:val="es-MX"/>
              </w:rPr>
            </w:pPr>
            <w:r w:rsidRPr="002F63AD">
              <w:rPr>
                <w:lang w:val="es-MX"/>
              </w:rPr>
              <w:t>RNF01</w:t>
            </w:r>
          </w:p>
          <w:p w14:paraId="1FD8CE98" w14:textId="77777777" w:rsidR="00A97B88" w:rsidRPr="002F63AD" w:rsidRDefault="00A97B88" w:rsidP="009E35A7">
            <w:pPr>
              <w:pStyle w:val="Normalindentado1"/>
              <w:ind w:left="0"/>
              <w:jc w:val="both"/>
              <w:rPr>
                <w:lang w:val="es-MX"/>
              </w:rPr>
            </w:pPr>
            <w:r w:rsidRPr="002F63AD">
              <w:rPr>
                <w:lang w:val="es-MX"/>
              </w:rPr>
              <w:t>RNF02</w:t>
            </w:r>
          </w:p>
          <w:p w14:paraId="5B7A4E4C" w14:textId="77777777" w:rsidR="00A97B88" w:rsidRPr="002F63AD" w:rsidRDefault="00A97B88" w:rsidP="009E35A7">
            <w:pPr>
              <w:pStyle w:val="Normalindentado1"/>
              <w:ind w:left="0"/>
              <w:jc w:val="both"/>
              <w:rPr>
                <w:lang w:val="es-MX"/>
              </w:rPr>
            </w:pPr>
            <w:r w:rsidRPr="002F63AD">
              <w:rPr>
                <w:lang w:val="es-MX"/>
              </w:rPr>
              <w:t>RNF03</w:t>
            </w:r>
          </w:p>
        </w:tc>
      </w:tr>
      <w:tr w:rsidR="00A97B88" w:rsidRPr="002F63AD" w14:paraId="50CFC215" w14:textId="77777777" w:rsidTr="009E35A7">
        <w:tc>
          <w:tcPr>
            <w:tcW w:w="2490" w:type="dxa"/>
            <w:tcBorders>
              <w:right w:val="double" w:sz="4" w:space="0" w:color="auto"/>
            </w:tcBorders>
            <w:shd w:val="clear" w:color="auto" w:fill="EAEAEA"/>
            <w:tcMar>
              <w:left w:w="40" w:type="dxa"/>
              <w:bottom w:w="17" w:type="dxa"/>
              <w:right w:w="40" w:type="dxa"/>
            </w:tcMar>
          </w:tcPr>
          <w:p w14:paraId="5C721621" w14:textId="77777777" w:rsidR="00A97B88" w:rsidRPr="002F63AD" w:rsidRDefault="00A97B88" w:rsidP="009E35A7">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1FC7D8AA" w14:textId="77777777" w:rsidR="00A97B88" w:rsidRPr="002F63AD" w:rsidRDefault="00A97B88" w:rsidP="009E35A7">
            <w:pPr>
              <w:pStyle w:val="Normalindentado1"/>
              <w:ind w:left="0"/>
              <w:jc w:val="both"/>
              <w:rPr>
                <w:lang w:val="es-MX"/>
              </w:rPr>
            </w:pPr>
            <w:r w:rsidRPr="002F63AD">
              <w:rPr>
                <w:lang w:val="es-MX"/>
              </w:rPr>
              <w:fldChar w:fldCharType="begin">
                <w:ffData>
                  <w:name w:val="Casilla3"/>
                  <w:enabled/>
                  <w:calcOnExit w:val="0"/>
                  <w:checkBox>
                    <w:sizeAuto/>
                    <w:default w:val="0"/>
                  </w:checkBox>
                </w:ffData>
              </w:fldChar>
            </w:r>
            <w:r w:rsidRPr="002F63AD">
              <w:rPr>
                <w:lang w:val="es-MX"/>
              </w:rPr>
              <w:instrText xml:space="preserve"> FORMCHECKBOX </w:instrText>
            </w:r>
            <w:r w:rsidR="00DA6330" w:rsidRPr="002F63AD">
              <w:rPr>
                <w:lang w:val="es-MX"/>
              </w:rPr>
            </w:r>
            <w:r w:rsidR="00DA6330" w:rsidRPr="002F63AD">
              <w:rPr>
                <w:lang w:val="es-MX"/>
              </w:rPr>
              <w:fldChar w:fldCharType="separate"/>
            </w:r>
            <w:r w:rsidRPr="002F63AD">
              <w:rPr>
                <w:lang w:val="es-MX"/>
              </w:rPr>
              <w:fldChar w:fldCharType="end"/>
            </w:r>
            <w:r w:rsidRPr="002F63AD">
              <w:rPr>
                <w:lang w:val="es-MX"/>
              </w:rPr>
              <w:t xml:space="preserve"> Alta/Esencial</w:t>
            </w:r>
          </w:p>
        </w:tc>
      </w:tr>
    </w:tbl>
    <w:p w14:paraId="4D556EAE" w14:textId="77777777" w:rsidR="00A97B88" w:rsidRPr="002F63AD" w:rsidRDefault="00A97B88"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2F63AD" w14:paraId="02B93DC0" w14:textId="77777777" w:rsidTr="009E35A7">
        <w:tc>
          <w:tcPr>
            <w:tcW w:w="2490" w:type="dxa"/>
            <w:tcBorders>
              <w:right w:val="double" w:sz="4" w:space="0" w:color="auto"/>
            </w:tcBorders>
            <w:shd w:val="clear" w:color="auto" w:fill="EAEAEA"/>
            <w:tcMar>
              <w:left w:w="40" w:type="dxa"/>
              <w:bottom w:w="17" w:type="dxa"/>
              <w:right w:w="40" w:type="dxa"/>
            </w:tcMar>
          </w:tcPr>
          <w:p w14:paraId="6183D4E3" w14:textId="77777777" w:rsidR="00A97B88" w:rsidRPr="002F63AD" w:rsidRDefault="00A97B88" w:rsidP="009E35A7">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98AF3D7" w14:textId="77777777" w:rsidR="00A97B88" w:rsidRPr="002F63AD" w:rsidRDefault="00A97B88" w:rsidP="009E35A7">
            <w:pPr>
              <w:pStyle w:val="Normalindentado1"/>
              <w:ind w:left="0"/>
              <w:jc w:val="both"/>
              <w:rPr>
                <w:lang w:val="es-MX"/>
              </w:rPr>
            </w:pPr>
            <w:r w:rsidRPr="002F63AD">
              <w:rPr>
                <w:lang w:val="es-MX"/>
              </w:rPr>
              <w:t>RF12</w:t>
            </w:r>
          </w:p>
        </w:tc>
      </w:tr>
      <w:tr w:rsidR="00A97B88" w:rsidRPr="002F63AD" w14:paraId="2B8965BA" w14:textId="77777777" w:rsidTr="009E35A7">
        <w:tc>
          <w:tcPr>
            <w:tcW w:w="2490" w:type="dxa"/>
            <w:tcBorders>
              <w:right w:val="double" w:sz="4" w:space="0" w:color="auto"/>
            </w:tcBorders>
            <w:shd w:val="clear" w:color="auto" w:fill="EAEAEA"/>
            <w:tcMar>
              <w:left w:w="40" w:type="dxa"/>
              <w:bottom w:w="17" w:type="dxa"/>
              <w:right w:w="40" w:type="dxa"/>
            </w:tcMar>
          </w:tcPr>
          <w:p w14:paraId="17829C89" w14:textId="77777777" w:rsidR="00A97B88" w:rsidRPr="002F63AD" w:rsidRDefault="00A97B88" w:rsidP="009E35A7">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08BBE694" w14:textId="77777777" w:rsidR="00A97B88" w:rsidRPr="002F63AD" w:rsidRDefault="00A97B88" w:rsidP="009E35A7">
            <w:pPr>
              <w:pStyle w:val="Normalindentado1"/>
              <w:ind w:left="0"/>
              <w:jc w:val="both"/>
              <w:rPr>
                <w:lang w:val="es-MX"/>
              </w:rPr>
            </w:pPr>
            <w:r w:rsidRPr="002F63AD">
              <w:rPr>
                <w:lang w:val="es-MX"/>
              </w:rPr>
              <w:t>Explorar datos</w:t>
            </w:r>
          </w:p>
        </w:tc>
      </w:tr>
      <w:tr w:rsidR="00A97B88" w:rsidRPr="002F63AD" w14:paraId="04030E10" w14:textId="77777777" w:rsidTr="009E35A7">
        <w:tc>
          <w:tcPr>
            <w:tcW w:w="2490" w:type="dxa"/>
            <w:tcBorders>
              <w:right w:val="double" w:sz="4" w:space="0" w:color="auto"/>
            </w:tcBorders>
            <w:shd w:val="clear" w:color="auto" w:fill="EAEAEA"/>
            <w:tcMar>
              <w:left w:w="40" w:type="dxa"/>
              <w:bottom w:w="17" w:type="dxa"/>
              <w:right w:w="40" w:type="dxa"/>
            </w:tcMar>
          </w:tcPr>
          <w:p w14:paraId="51105F9E" w14:textId="77777777" w:rsidR="00A97B88" w:rsidRPr="002F63AD" w:rsidRDefault="00A97B88" w:rsidP="009E35A7">
            <w:pPr>
              <w:pStyle w:val="guiazul"/>
              <w:jc w:val="both"/>
              <w:rPr>
                <w:i w:val="0"/>
                <w:iCs/>
                <w:color w:val="auto"/>
                <w:lang w:val="es-MX"/>
              </w:rPr>
            </w:pPr>
            <w:r w:rsidRPr="002F63AD">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7C312270" w14:textId="77777777" w:rsidR="00A97B88" w:rsidRPr="002F63AD" w:rsidRDefault="00A97B88" w:rsidP="009E35A7">
            <w:pPr>
              <w:pStyle w:val="Normalindentado1"/>
              <w:ind w:left="0"/>
              <w:jc w:val="both"/>
              <w:rPr>
                <w:lang w:val="es-MX"/>
              </w:rPr>
            </w:pPr>
            <w:r w:rsidRPr="002F63AD">
              <w:rPr>
                <w:lang w:val="es-MX"/>
              </w:rPr>
              <w:t>Requisito</w:t>
            </w:r>
          </w:p>
        </w:tc>
      </w:tr>
      <w:tr w:rsidR="00A97B88" w:rsidRPr="002F63AD" w14:paraId="28D25B94" w14:textId="77777777" w:rsidTr="009E35A7">
        <w:tc>
          <w:tcPr>
            <w:tcW w:w="2490" w:type="dxa"/>
            <w:tcBorders>
              <w:right w:val="double" w:sz="4" w:space="0" w:color="auto"/>
            </w:tcBorders>
            <w:shd w:val="clear" w:color="auto" w:fill="EAEAEA"/>
            <w:tcMar>
              <w:left w:w="40" w:type="dxa"/>
              <w:bottom w:w="17" w:type="dxa"/>
              <w:right w:w="40" w:type="dxa"/>
            </w:tcMar>
          </w:tcPr>
          <w:p w14:paraId="043F3A88" w14:textId="77777777" w:rsidR="00A97B88" w:rsidRPr="002F63AD" w:rsidRDefault="00A97B88" w:rsidP="009E35A7">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8B52829" w14:textId="77777777" w:rsidR="00A97B88" w:rsidRPr="002F63AD" w:rsidRDefault="00A97B88" w:rsidP="009E35A7">
            <w:pPr>
              <w:pStyle w:val="Normalindentado1"/>
              <w:ind w:left="0"/>
              <w:jc w:val="both"/>
              <w:rPr>
                <w:lang w:val="es-MX"/>
              </w:rPr>
            </w:pPr>
            <w:r w:rsidRPr="002F63AD">
              <w:rPr>
                <w:lang w:val="es-MX"/>
              </w:rPr>
              <w:t xml:space="preserve">La aplicación Web cargará la herramienta </w:t>
            </w:r>
            <w:r w:rsidRPr="002F63AD">
              <w:rPr>
                <w:i/>
                <w:iCs/>
                <w:lang w:val="es-MX"/>
              </w:rPr>
              <w:t>Map4RDF.</w:t>
            </w:r>
          </w:p>
        </w:tc>
      </w:tr>
      <w:tr w:rsidR="00A97B88" w:rsidRPr="002F63AD" w14:paraId="0CCC487B" w14:textId="77777777" w:rsidTr="009E35A7">
        <w:tc>
          <w:tcPr>
            <w:tcW w:w="2490" w:type="dxa"/>
            <w:tcBorders>
              <w:right w:val="double" w:sz="4" w:space="0" w:color="auto"/>
            </w:tcBorders>
            <w:shd w:val="clear" w:color="auto" w:fill="EAEAEA"/>
            <w:tcMar>
              <w:left w:w="40" w:type="dxa"/>
              <w:bottom w:w="17" w:type="dxa"/>
              <w:right w:w="40" w:type="dxa"/>
            </w:tcMar>
          </w:tcPr>
          <w:p w14:paraId="290FF676" w14:textId="77777777" w:rsidR="00A97B88" w:rsidRPr="002F63AD" w:rsidRDefault="00A97B88" w:rsidP="009E35A7">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46EE176" w14:textId="77777777" w:rsidR="00A97B88" w:rsidRPr="002F63AD" w:rsidRDefault="00A97B88" w:rsidP="009E35A7">
            <w:pPr>
              <w:pStyle w:val="Normalindentado1"/>
              <w:ind w:left="0"/>
              <w:jc w:val="both"/>
              <w:rPr>
                <w:lang w:val="es-MX"/>
              </w:rPr>
            </w:pPr>
            <w:r w:rsidRPr="002F63AD">
              <w:rPr>
                <w:lang w:val="es-MX"/>
              </w:rPr>
              <w:t xml:space="preserve">Cuando se tenga el </w:t>
            </w:r>
            <w:proofErr w:type="spellStart"/>
            <w:r w:rsidRPr="002F63AD">
              <w:rPr>
                <w:i/>
                <w:iCs/>
                <w:lang w:val="es-MX"/>
              </w:rPr>
              <w:t>dataset</w:t>
            </w:r>
            <w:proofErr w:type="spellEnd"/>
            <w:r w:rsidRPr="002F63AD">
              <w:rPr>
                <w:lang w:val="es-MX"/>
              </w:rPr>
              <w:t xml:space="preserve"> seleccionado cargado o los resultados de la consulta, se cargará la herramienta </w:t>
            </w:r>
            <w:r w:rsidRPr="002F63AD">
              <w:rPr>
                <w:i/>
                <w:iCs/>
                <w:lang w:val="es-MX"/>
              </w:rPr>
              <w:t>Map4RDF</w:t>
            </w:r>
            <w:r w:rsidRPr="002F63AD">
              <w:rPr>
                <w:lang w:val="es-MX"/>
              </w:rPr>
              <w:t xml:space="preserve"> con la que el usuario podrá visualizar e interactuar con los datos.</w:t>
            </w:r>
          </w:p>
        </w:tc>
      </w:tr>
      <w:tr w:rsidR="00A97B88" w:rsidRPr="002F63AD" w14:paraId="0677151D" w14:textId="77777777" w:rsidTr="009E35A7">
        <w:tc>
          <w:tcPr>
            <w:tcW w:w="2490" w:type="dxa"/>
            <w:tcBorders>
              <w:right w:val="double" w:sz="4" w:space="0" w:color="auto"/>
            </w:tcBorders>
            <w:shd w:val="clear" w:color="auto" w:fill="EAEAEA"/>
            <w:tcMar>
              <w:left w:w="40" w:type="dxa"/>
              <w:bottom w:w="17" w:type="dxa"/>
              <w:right w:w="40" w:type="dxa"/>
            </w:tcMar>
          </w:tcPr>
          <w:p w14:paraId="14055DA5" w14:textId="77777777" w:rsidR="00A97B88" w:rsidRPr="002F63AD" w:rsidRDefault="00A97B88" w:rsidP="009E35A7">
            <w:pPr>
              <w:pStyle w:val="guiazul"/>
              <w:rPr>
                <w:i w:val="0"/>
                <w:iCs/>
                <w:color w:val="auto"/>
                <w:lang w:val="es-MX"/>
              </w:rPr>
            </w:pPr>
            <w:r w:rsidRPr="002F63AD">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CE636F1" w14:textId="77777777" w:rsidR="00A97B88" w:rsidRPr="002F63AD" w:rsidRDefault="00A97B88" w:rsidP="009E35A7">
            <w:pPr>
              <w:pStyle w:val="Normalindentado1"/>
              <w:ind w:left="0"/>
              <w:jc w:val="both"/>
              <w:rPr>
                <w:lang w:val="es-MX"/>
              </w:rPr>
            </w:pPr>
            <w:r w:rsidRPr="002F63AD">
              <w:rPr>
                <w:lang w:val="es-MX"/>
              </w:rPr>
              <w:t>RNF01</w:t>
            </w:r>
          </w:p>
          <w:p w14:paraId="16D697A4" w14:textId="77777777" w:rsidR="00A97B88" w:rsidRPr="002F63AD" w:rsidRDefault="00A97B88" w:rsidP="009E35A7">
            <w:pPr>
              <w:pStyle w:val="Normalindentado1"/>
              <w:ind w:left="0"/>
              <w:jc w:val="both"/>
              <w:rPr>
                <w:lang w:val="es-MX"/>
              </w:rPr>
            </w:pPr>
            <w:r w:rsidRPr="002F63AD">
              <w:rPr>
                <w:lang w:val="es-MX"/>
              </w:rPr>
              <w:t>RNF02</w:t>
            </w:r>
          </w:p>
          <w:p w14:paraId="41842B1F" w14:textId="77777777" w:rsidR="00A97B88" w:rsidRPr="002F63AD" w:rsidRDefault="00A97B88" w:rsidP="009E35A7">
            <w:pPr>
              <w:pStyle w:val="Normalindentado1"/>
              <w:ind w:left="0"/>
              <w:jc w:val="both"/>
              <w:rPr>
                <w:lang w:val="es-MX"/>
              </w:rPr>
            </w:pPr>
            <w:r w:rsidRPr="002F63AD">
              <w:rPr>
                <w:lang w:val="es-MX"/>
              </w:rPr>
              <w:t>RNF03</w:t>
            </w:r>
          </w:p>
        </w:tc>
      </w:tr>
      <w:tr w:rsidR="00A97B88" w:rsidRPr="002F63AD" w14:paraId="01AD89C8" w14:textId="77777777" w:rsidTr="009E35A7">
        <w:tc>
          <w:tcPr>
            <w:tcW w:w="2490" w:type="dxa"/>
            <w:tcBorders>
              <w:right w:val="double" w:sz="4" w:space="0" w:color="auto"/>
            </w:tcBorders>
            <w:shd w:val="clear" w:color="auto" w:fill="EAEAEA"/>
            <w:tcMar>
              <w:left w:w="40" w:type="dxa"/>
              <w:bottom w:w="17" w:type="dxa"/>
              <w:right w:w="40" w:type="dxa"/>
            </w:tcMar>
          </w:tcPr>
          <w:p w14:paraId="2171ACA3" w14:textId="77777777" w:rsidR="00A97B88" w:rsidRPr="002F63AD" w:rsidRDefault="00A97B88" w:rsidP="009E35A7">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0F8BE69" w14:textId="77777777" w:rsidR="00A97B88" w:rsidRPr="002F63AD" w:rsidRDefault="00A97B88" w:rsidP="009E35A7">
            <w:pPr>
              <w:pStyle w:val="Normalindentado1"/>
              <w:ind w:left="0"/>
              <w:jc w:val="both"/>
              <w:rPr>
                <w:lang w:val="es-MX"/>
              </w:rPr>
            </w:pPr>
            <w:r w:rsidRPr="002F63AD">
              <w:rPr>
                <w:lang w:val="es-MX"/>
              </w:rPr>
              <w:fldChar w:fldCharType="begin">
                <w:ffData>
                  <w:name w:val="Casilla3"/>
                  <w:enabled/>
                  <w:calcOnExit w:val="0"/>
                  <w:checkBox>
                    <w:sizeAuto/>
                    <w:default w:val="0"/>
                  </w:checkBox>
                </w:ffData>
              </w:fldChar>
            </w:r>
            <w:r w:rsidRPr="002F63AD">
              <w:rPr>
                <w:lang w:val="es-MX"/>
              </w:rPr>
              <w:instrText xml:space="preserve"> FORMCHECKBOX </w:instrText>
            </w:r>
            <w:r w:rsidR="00DA6330" w:rsidRPr="002F63AD">
              <w:rPr>
                <w:lang w:val="es-MX"/>
              </w:rPr>
            </w:r>
            <w:r w:rsidR="00DA6330" w:rsidRPr="002F63AD">
              <w:rPr>
                <w:lang w:val="es-MX"/>
              </w:rPr>
              <w:fldChar w:fldCharType="separate"/>
            </w:r>
            <w:r w:rsidRPr="002F63AD">
              <w:rPr>
                <w:lang w:val="es-MX"/>
              </w:rPr>
              <w:fldChar w:fldCharType="end"/>
            </w:r>
            <w:r w:rsidRPr="002F63AD">
              <w:rPr>
                <w:lang w:val="es-MX"/>
              </w:rPr>
              <w:t xml:space="preserve"> Alta/Esencial</w:t>
            </w:r>
          </w:p>
        </w:tc>
      </w:tr>
    </w:tbl>
    <w:p w14:paraId="04EEE4FA" w14:textId="3E3C7FBD" w:rsidR="009E35A7" w:rsidRPr="002F63AD" w:rsidRDefault="009E35A7"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6A160F" w:rsidRPr="002F63AD" w14:paraId="5E560C01" w14:textId="77777777" w:rsidTr="00230FC2">
        <w:tc>
          <w:tcPr>
            <w:tcW w:w="2490" w:type="dxa"/>
            <w:tcBorders>
              <w:right w:val="double" w:sz="4" w:space="0" w:color="auto"/>
            </w:tcBorders>
            <w:shd w:val="clear" w:color="auto" w:fill="EAEAEA"/>
            <w:tcMar>
              <w:left w:w="40" w:type="dxa"/>
              <w:bottom w:w="17" w:type="dxa"/>
              <w:right w:w="40" w:type="dxa"/>
            </w:tcMar>
          </w:tcPr>
          <w:p w14:paraId="3D8739AC" w14:textId="77777777" w:rsidR="006A160F" w:rsidRPr="002F63AD" w:rsidRDefault="006A160F" w:rsidP="00230FC2">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7BC5002" w14:textId="5D08448B" w:rsidR="006A160F" w:rsidRPr="002F63AD" w:rsidRDefault="006A160F" w:rsidP="00230FC2">
            <w:pPr>
              <w:pStyle w:val="Normalindentado1"/>
              <w:ind w:left="0"/>
              <w:jc w:val="both"/>
              <w:rPr>
                <w:lang w:val="es-MX"/>
              </w:rPr>
            </w:pPr>
            <w:r w:rsidRPr="002F63AD">
              <w:rPr>
                <w:lang w:val="es-MX"/>
              </w:rPr>
              <w:t>RF13</w:t>
            </w:r>
          </w:p>
        </w:tc>
      </w:tr>
      <w:tr w:rsidR="006A160F" w:rsidRPr="002F63AD" w14:paraId="7CAEA142" w14:textId="77777777" w:rsidTr="00230FC2">
        <w:tc>
          <w:tcPr>
            <w:tcW w:w="2490" w:type="dxa"/>
            <w:tcBorders>
              <w:right w:val="double" w:sz="4" w:space="0" w:color="auto"/>
            </w:tcBorders>
            <w:shd w:val="clear" w:color="auto" w:fill="EAEAEA"/>
            <w:tcMar>
              <w:left w:w="40" w:type="dxa"/>
              <w:bottom w:w="17" w:type="dxa"/>
              <w:right w:w="40" w:type="dxa"/>
            </w:tcMar>
          </w:tcPr>
          <w:p w14:paraId="261773CE" w14:textId="77777777" w:rsidR="006A160F" w:rsidRPr="002F63AD" w:rsidRDefault="006A160F" w:rsidP="00230FC2">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CC27FD3" w14:textId="40AFF00D" w:rsidR="006A160F" w:rsidRPr="002F63AD" w:rsidRDefault="006A160F" w:rsidP="00230FC2">
            <w:pPr>
              <w:pStyle w:val="Normalindentado1"/>
              <w:ind w:left="0"/>
              <w:jc w:val="both"/>
              <w:rPr>
                <w:lang w:val="es-MX"/>
              </w:rPr>
            </w:pPr>
            <w:r w:rsidRPr="002F63AD">
              <w:rPr>
                <w:lang w:val="es-MX"/>
              </w:rPr>
              <w:t>Envía consulta</w:t>
            </w:r>
          </w:p>
        </w:tc>
      </w:tr>
      <w:tr w:rsidR="006A160F" w:rsidRPr="002F63AD" w14:paraId="3DE1B48C" w14:textId="77777777" w:rsidTr="00230FC2">
        <w:tc>
          <w:tcPr>
            <w:tcW w:w="2490" w:type="dxa"/>
            <w:tcBorders>
              <w:right w:val="double" w:sz="4" w:space="0" w:color="auto"/>
            </w:tcBorders>
            <w:shd w:val="clear" w:color="auto" w:fill="EAEAEA"/>
            <w:tcMar>
              <w:left w:w="40" w:type="dxa"/>
              <w:bottom w:w="17" w:type="dxa"/>
              <w:right w:w="40" w:type="dxa"/>
            </w:tcMar>
          </w:tcPr>
          <w:p w14:paraId="526D587D" w14:textId="77777777" w:rsidR="006A160F" w:rsidRPr="002F63AD" w:rsidRDefault="006A160F" w:rsidP="00230FC2">
            <w:pPr>
              <w:pStyle w:val="guiazul"/>
              <w:jc w:val="both"/>
              <w:rPr>
                <w:i w:val="0"/>
                <w:iCs/>
                <w:color w:val="auto"/>
                <w:lang w:val="es-MX"/>
              </w:rPr>
            </w:pPr>
            <w:r w:rsidRPr="002F63AD">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47E88276" w14:textId="77777777" w:rsidR="006A160F" w:rsidRPr="002F63AD" w:rsidRDefault="006A160F" w:rsidP="00230FC2">
            <w:pPr>
              <w:pStyle w:val="Normalindentado1"/>
              <w:ind w:left="0"/>
              <w:jc w:val="both"/>
              <w:rPr>
                <w:lang w:val="es-MX"/>
              </w:rPr>
            </w:pPr>
            <w:r w:rsidRPr="002F63AD">
              <w:rPr>
                <w:lang w:val="es-MX"/>
              </w:rPr>
              <w:t>Requisito</w:t>
            </w:r>
          </w:p>
        </w:tc>
      </w:tr>
      <w:tr w:rsidR="006A160F" w:rsidRPr="002F63AD" w14:paraId="738B3ACF" w14:textId="77777777" w:rsidTr="00230FC2">
        <w:tc>
          <w:tcPr>
            <w:tcW w:w="2490" w:type="dxa"/>
            <w:tcBorders>
              <w:right w:val="double" w:sz="4" w:space="0" w:color="auto"/>
            </w:tcBorders>
            <w:shd w:val="clear" w:color="auto" w:fill="EAEAEA"/>
            <w:tcMar>
              <w:left w:w="40" w:type="dxa"/>
              <w:bottom w:w="17" w:type="dxa"/>
              <w:right w:w="40" w:type="dxa"/>
            </w:tcMar>
          </w:tcPr>
          <w:p w14:paraId="16D823DF" w14:textId="77777777" w:rsidR="006A160F" w:rsidRPr="002F63AD" w:rsidRDefault="006A160F" w:rsidP="00230FC2">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CE4E0A6" w14:textId="091CD78A" w:rsidR="006A160F" w:rsidRPr="002F63AD" w:rsidRDefault="006A160F" w:rsidP="00230FC2">
            <w:pPr>
              <w:pStyle w:val="Normalindentado1"/>
              <w:ind w:left="0"/>
              <w:jc w:val="both"/>
              <w:rPr>
                <w:lang w:val="es-MX"/>
              </w:rPr>
            </w:pPr>
            <w:r w:rsidRPr="002F63AD">
              <w:rPr>
                <w:lang w:val="es-MX"/>
              </w:rPr>
              <w:t xml:space="preserve">El compilador envía la consulta al compilador de Apache </w:t>
            </w:r>
            <w:proofErr w:type="spellStart"/>
            <w:r w:rsidRPr="002F63AD">
              <w:rPr>
                <w:lang w:val="es-MX"/>
              </w:rPr>
              <w:t>Marmotta</w:t>
            </w:r>
            <w:proofErr w:type="spellEnd"/>
            <w:r w:rsidR="00535DE0" w:rsidRPr="002F63AD">
              <w:rPr>
                <w:lang w:val="es-MX"/>
              </w:rPr>
              <w:t>.</w:t>
            </w:r>
          </w:p>
        </w:tc>
      </w:tr>
      <w:tr w:rsidR="006A160F" w:rsidRPr="002F63AD" w14:paraId="1912887E" w14:textId="77777777" w:rsidTr="00230FC2">
        <w:tc>
          <w:tcPr>
            <w:tcW w:w="2490" w:type="dxa"/>
            <w:tcBorders>
              <w:right w:val="double" w:sz="4" w:space="0" w:color="auto"/>
            </w:tcBorders>
            <w:shd w:val="clear" w:color="auto" w:fill="EAEAEA"/>
            <w:tcMar>
              <w:left w:w="40" w:type="dxa"/>
              <w:bottom w:w="17" w:type="dxa"/>
              <w:right w:w="40" w:type="dxa"/>
            </w:tcMar>
          </w:tcPr>
          <w:p w14:paraId="3F5C16CD" w14:textId="77777777" w:rsidR="006A160F" w:rsidRPr="002F63AD" w:rsidRDefault="006A160F" w:rsidP="00230FC2">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E39D33" w14:textId="38E13E9E" w:rsidR="006A160F" w:rsidRPr="002F63AD" w:rsidRDefault="0099115D" w:rsidP="00230FC2">
            <w:pPr>
              <w:pStyle w:val="Normalindentado1"/>
              <w:ind w:left="0"/>
              <w:jc w:val="both"/>
              <w:rPr>
                <w:lang w:val="es-MX"/>
              </w:rPr>
            </w:pPr>
            <w:r w:rsidRPr="002F63AD">
              <w:rPr>
                <w:lang w:val="es-MX"/>
              </w:rPr>
              <w:t xml:space="preserve">Cuando la consulta </w:t>
            </w:r>
          </w:p>
        </w:tc>
      </w:tr>
      <w:tr w:rsidR="006A160F" w:rsidRPr="002F63AD" w14:paraId="4CD11A92" w14:textId="77777777" w:rsidTr="00230FC2">
        <w:tc>
          <w:tcPr>
            <w:tcW w:w="2490" w:type="dxa"/>
            <w:tcBorders>
              <w:right w:val="double" w:sz="4" w:space="0" w:color="auto"/>
            </w:tcBorders>
            <w:shd w:val="clear" w:color="auto" w:fill="EAEAEA"/>
            <w:tcMar>
              <w:left w:w="40" w:type="dxa"/>
              <w:bottom w:w="17" w:type="dxa"/>
              <w:right w:w="40" w:type="dxa"/>
            </w:tcMar>
          </w:tcPr>
          <w:p w14:paraId="770B10E1" w14:textId="77777777" w:rsidR="006A160F" w:rsidRPr="002F63AD" w:rsidRDefault="006A160F" w:rsidP="00230FC2">
            <w:pPr>
              <w:pStyle w:val="guiazul"/>
              <w:rPr>
                <w:i w:val="0"/>
                <w:iCs/>
                <w:color w:val="auto"/>
                <w:lang w:val="es-MX"/>
              </w:rPr>
            </w:pPr>
            <w:r w:rsidRPr="002F63AD">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B18430C" w14:textId="1C7AB678" w:rsidR="006A160F" w:rsidRPr="002F63AD" w:rsidRDefault="006A160F" w:rsidP="006A160F">
            <w:pPr>
              <w:pStyle w:val="Normalindentado1"/>
              <w:ind w:left="0"/>
              <w:jc w:val="both"/>
              <w:rPr>
                <w:lang w:val="es-MX"/>
              </w:rPr>
            </w:pPr>
            <w:r w:rsidRPr="002F63AD">
              <w:rPr>
                <w:lang w:val="es-MX"/>
              </w:rPr>
              <w:t>RNF01</w:t>
            </w:r>
          </w:p>
        </w:tc>
      </w:tr>
      <w:tr w:rsidR="006A160F" w:rsidRPr="002F63AD" w14:paraId="3DF5D515" w14:textId="77777777" w:rsidTr="00230FC2">
        <w:tc>
          <w:tcPr>
            <w:tcW w:w="2490" w:type="dxa"/>
            <w:tcBorders>
              <w:right w:val="double" w:sz="4" w:space="0" w:color="auto"/>
            </w:tcBorders>
            <w:shd w:val="clear" w:color="auto" w:fill="EAEAEA"/>
            <w:tcMar>
              <w:left w:w="40" w:type="dxa"/>
              <w:bottom w:w="17" w:type="dxa"/>
              <w:right w:w="40" w:type="dxa"/>
            </w:tcMar>
          </w:tcPr>
          <w:p w14:paraId="0CF52C82" w14:textId="77777777" w:rsidR="006A160F" w:rsidRPr="002F63AD" w:rsidRDefault="006A160F" w:rsidP="00230FC2">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4B9260F" w14:textId="77777777" w:rsidR="006A160F" w:rsidRPr="002F63AD" w:rsidRDefault="006A160F" w:rsidP="00230FC2">
            <w:pPr>
              <w:pStyle w:val="Normalindentado1"/>
              <w:ind w:left="0"/>
              <w:jc w:val="both"/>
              <w:rPr>
                <w:lang w:val="es-MX"/>
              </w:rPr>
            </w:pPr>
            <w:r w:rsidRPr="002F63AD">
              <w:rPr>
                <w:lang w:val="es-MX"/>
              </w:rPr>
              <w:fldChar w:fldCharType="begin">
                <w:ffData>
                  <w:name w:val="Casilla3"/>
                  <w:enabled/>
                  <w:calcOnExit w:val="0"/>
                  <w:checkBox>
                    <w:sizeAuto/>
                    <w:default w:val="0"/>
                  </w:checkBox>
                </w:ffData>
              </w:fldChar>
            </w:r>
            <w:r w:rsidRPr="002F63AD">
              <w:rPr>
                <w:lang w:val="es-MX"/>
              </w:rPr>
              <w:instrText xml:space="preserve"> FORMCHECKBOX </w:instrText>
            </w:r>
            <w:r w:rsidR="00DA6330" w:rsidRPr="002F63AD">
              <w:rPr>
                <w:lang w:val="es-MX"/>
              </w:rPr>
            </w:r>
            <w:r w:rsidR="00DA6330" w:rsidRPr="002F63AD">
              <w:rPr>
                <w:lang w:val="es-MX"/>
              </w:rPr>
              <w:fldChar w:fldCharType="separate"/>
            </w:r>
            <w:r w:rsidRPr="002F63AD">
              <w:rPr>
                <w:lang w:val="es-MX"/>
              </w:rPr>
              <w:fldChar w:fldCharType="end"/>
            </w:r>
            <w:r w:rsidRPr="002F63AD">
              <w:rPr>
                <w:lang w:val="es-MX"/>
              </w:rPr>
              <w:t xml:space="preserve"> Alta/Esencial</w:t>
            </w:r>
          </w:p>
        </w:tc>
      </w:tr>
    </w:tbl>
    <w:p w14:paraId="31FD43E3" w14:textId="1E71954F" w:rsidR="006A160F" w:rsidRPr="002F63AD" w:rsidRDefault="006A160F" w:rsidP="00A97B88">
      <w:pPr>
        <w:pStyle w:val="guiazul"/>
        <w:jc w:val="both"/>
        <w:rPr>
          <w:lang w:val="es-MX"/>
        </w:rPr>
      </w:pPr>
    </w:p>
    <w:p w14:paraId="0679CAB9" w14:textId="22DFA0D9" w:rsidR="0099115D" w:rsidRPr="002F63AD" w:rsidRDefault="0099115D"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99115D" w:rsidRPr="002F63AD" w14:paraId="2A085B99" w14:textId="77777777" w:rsidTr="00230FC2">
        <w:tc>
          <w:tcPr>
            <w:tcW w:w="2490" w:type="dxa"/>
            <w:tcBorders>
              <w:right w:val="double" w:sz="4" w:space="0" w:color="auto"/>
            </w:tcBorders>
            <w:shd w:val="clear" w:color="auto" w:fill="EAEAEA"/>
            <w:tcMar>
              <w:left w:w="40" w:type="dxa"/>
              <w:bottom w:w="17" w:type="dxa"/>
              <w:right w:w="40" w:type="dxa"/>
            </w:tcMar>
          </w:tcPr>
          <w:p w14:paraId="0B768148" w14:textId="77777777" w:rsidR="0099115D" w:rsidRPr="002F63AD" w:rsidRDefault="0099115D" w:rsidP="00230FC2">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C4A50BD" w14:textId="033F16A4" w:rsidR="0099115D" w:rsidRPr="002F63AD" w:rsidRDefault="0099115D" w:rsidP="00230FC2">
            <w:pPr>
              <w:pStyle w:val="Normalindentado1"/>
              <w:ind w:left="0"/>
              <w:jc w:val="both"/>
              <w:rPr>
                <w:lang w:val="es-MX"/>
              </w:rPr>
            </w:pPr>
            <w:r w:rsidRPr="002F63AD">
              <w:rPr>
                <w:lang w:val="es-MX"/>
              </w:rPr>
              <w:t>RF14</w:t>
            </w:r>
          </w:p>
        </w:tc>
      </w:tr>
      <w:tr w:rsidR="0099115D" w:rsidRPr="002F63AD" w14:paraId="4DD06E3F" w14:textId="77777777" w:rsidTr="00230FC2">
        <w:tc>
          <w:tcPr>
            <w:tcW w:w="2490" w:type="dxa"/>
            <w:tcBorders>
              <w:right w:val="double" w:sz="4" w:space="0" w:color="auto"/>
            </w:tcBorders>
            <w:shd w:val="clear" w:color="auto" w:fill="EAEAEA"/>
            <w:tcMar>
              <w:left w:w="40" w:type="dxa"/>
              <w:bottom w:w="17" w:type="dxa"/>
              <w:right w:w="40" w:type="dxa"/>
            </w:tcMar>
          </w:tcPr>
          <w:p w14:paraId="1DAEB681" w14:textId="77777777" w:rsidR="0099115D" w:rsidRPr="002F63AD" w:rsidRDefault="0099115D" w:rsidP="00230FC2">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29C3600" w14:textId="5667E3E5" w:rsidR="0099115D" w:rsidRPr="002F63AD" w:rsidRDefault="0099115D" w:rsidP="00230FC2">
            <w:pPr>
              <w:pStyle w:val="Normalindentado1"/>
              <w:ind w:left="0"/>
              <w:jc w:val="both"/>
              <w:rPr>
                <w:lang w:val="es-MX"/>
              </w:rPr>
            </w:pPr>
            <w:r w:rsidRPr="002F63AD">
              <w:rPr>
                <w:lang w:val="es-MX"/>
              </w:rPr>
              <w:t>Cargar consulta federada</w:t>
            </w:r>
          </w:p>
        </w:tc>
      </w:tr>
      <w:tr w:rsidR="0099115D" w:rsidRPr="002F63AD" w14:paraId="6CEC70D8" w14:textId="77777777" w:rsidTr="00230FC2">
        <w:tc>
          <w:tcPr>
            <w:tcW w:w="2490" w:type="dxa"/>
            <w:tcBorders>
              <w:right w:val="double" w:sz="4" w:space="0" w:color="auto"/>
            </w:tcBorders>
            <w:shd w:val="clear" w:color="auto" w:fill="EAEAEA"/>
            <w:tcMar>
              <w:left w:w="40" w:type="dxa"/>
              <w:bottom w:w="17" w:type="dxa"/>
              <w:right w:w="40" w:type="dxa"/>
            </w:tcMar>
          </w:tcPr>
          <w:p w14:paraId="50225555" w14:textId="77777777" w:rsidR="0099115D" w:rsidRPr="002F63AD" w:rsidRDefault="0099115D" w:rsidP="00230FC2">
            <w:pPr>
              <w:pStyle w:val="guiazul"/>
              <w:jc w:val="both"/>
              <w:rPr>
                <w:i w:val="0"/>
                <w:iCs/>
                <w:color w:val="auto"/>
                <w:lang w:val="es-MX"/>
              </w:rPr>
            </w:pPr>
            <w:r w:rsidRPr="002F63AD">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50306DAD" w14:textId="77777777" w:rsidR="0099115D" w:rsidRPr="002F63AD" w:rsidRDefault="0099115D" w:rsidP="00230FC2">
            <w:pPr>
              <w:pStyle w:val="Normalindentado1"/>
              <w:ind w:left="0"/>
              <w:jc w:val="both"/>
              <w:rPr>
                <w:lang w:val="es-MX"/>
              </w:rPr>
            </w:pPr>
            <w:r w:rsidRPr="002F63AD">
              <w:rPr>
                <w:lang w:val="es-MX"/>
              </w:rPr>
              <w:t>Requisito</w:t>
            </w:r>
          </w:p>
        </w:tc>
      </w:tr>
      <w:tr w:rsidR="0099115D" w:rsidRPr="002F63AD" w14:paraId="32E33858" w14:textId="77777777" w:rsidTr="00230FC2">
        <w:tc>
          <w:tcPr>
            <w:tcW w:w="2490" w:type="dxa"/>
            <w:tcBorders>
              <w:right w:val="double" w:sz="4" w:space="0" w:color="auto"/>
            </w:tcBorders>
            <w:shd w:val="clear" w:color="auto" w:fill="EAEAEA"/>
            <w:tcMar>
              <w:left w:w="40" w:type="dxa"/>
              <w:bottom w:w="17" w:type="dxa"/>
              <w:right w:w="40" w:type="dxa"/>
            </w:tcMar>
          </w:tcPr>
          <w:p w14:paraId="45B1F6FE" w14:textId="77777777" w:rsidR="0099115D" w:rsidRPr="002F63AD" w:rsidRDefault="0099115D" w:rsidP="00230FC2">
            <w:pPr>
              <w:pStyle w:val="guiazul"/>
              <w:jc w:val="both"/>
              <w:rPr>
                <w:i w:val="0"/>
                <w:iCs/>
                <w:color w:val="auto"/>
                <w:lang w:val="es-MX"/>
              </w:rPr>
            </w:pPr>
            <w:r w:rsidRPr="002F63AD">
              <w:rPr>
                <w:i w:val="0"/>
                <w:iCs/>
                <w:color w:val="auto"/>
                <w:lang w:val="es-MX"/>
              </w:rPr>
              <w:lastRenderedPageBreak/>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75D5719" w14:textId="1E2B295E" w:rsidR="0099115D" w:rsidRPr="002F63AD" w:rsidRDefault="0099115D" w:rsidP="00230FC2">
            <w:pPr>
              <w:pStyle w:val="Normalindentado1"/>
              <w:ind w:left="0"/>
              <w:jc w:val="both"/>
              <w:rPr>
                <w:lang w:val="es-MX"/>
              </w:rPr>
            </w:pPr>
            <w:r w:rsidRPr="002F63AD">
              <w:rPr>
                <w:lang w:val="es-MX"/>
              </w:rPr>
              <w:t xml:space="preserve">El compilador envía la consulta al compilador de Apache </w:t>
            </w:r>
            <w:proofErr w:type="spellStart"/>
            <w:r w:rsidRPr="002F63AD">
              <w:rPr>
                <w:lang w:val="es-MX"/>
              </w:rPr>
              <w:t>Marmotta</w:t>
            </w:r>
            <w:proofErr w:type="spellEnd"/>
            <w:r w:rsidR="00F87555" w:rsidRPr="002F63AD">
              <w:rPr>
                <w:lang w:val="es-MX"/>
              </w:rPr>
              <w:t>.</w:t>
            </w:r>
          </w:p>
        </w:tc>
      </w:tr>
      <w:tr w:rsidR="0099115D" w:rsidRPr="002F63AD" w14:paraId="73481B2C" w14:textId="77777777" w:rsidTr="00230FC2">
        <w:tc>
          <w:tcPr>
            <w:tcW w:w="2490" w:type="dxa"/>
            <w:tcBorders>
              <w:right w:val="double" w:sz="4" w:space="0" w:color="auto"/>
            </w:tcBorders>
            <w:shd w:val="clear" w:color="auto" w:fill="EAEAEA"/>
            <w:tcMar>
              <w:left w:w="40" w:type="dxa"/>
              <w:bottom w:w="17" w:type="dxa"/>
              <w:right w:w="40" w:type="dxa"/>
            </w:tcMar>
          </w:tcPr>
          <w:p w14:paraId="51F54EC6" w14:textId="77777777" w:rsidR="0099115D" w:rsidRPr="002F63AD" w:rsidRDefault="0099115D" w:rsidP="00230FC2">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DBF4B8" w14:textId="77777777" w:rsidR="0099115D" w:rsidRPr="002F63AD" w:rsidRDefault="0099115D" w:rsidP="00230FC2">
            <w:pPr>
              <w:pStyle w:val="Normalindentado1"/>
              <w:ind w:left="0"/>
              <w:jc w:val="both"/>
              <w:rPr>
                <w:lang w:val="es-MX"/>
              </w:rPr>
            </w:pPr>
            <w:r w:rsidRPr="002F63AD">
              <w:rPr>
                <w:lang w:val="es-MX"/>
              </w:rPr>
              <w:t xml:space="preserve">Cuando se tenga el </w:t>
            </w:r>
            <w:proofErr w:type="spellStart"/>
            <w:r w:rsidRPr="002F63AD">
              <w:rPr>
                <w:i/>
                <w:iCs/>
                <w:lang w:val="es-MX"/>
              </w:rPr>
              <w:t>dataset</w:t>
            </w:r>
            <w:proofErr w:type="spellEnd"/>
            <w:r w:rsidRPr="002F63AD">
              <w:rPr>
                <w:lang w:val="es-MX"/>
              </w:rPr>
              <w:t xml:space="preserve"> seleccionado cargado o los resultados de la consulta, se cargará la herramienta </w:t>
            </w:r>
            <w:r w:rsidRPr="002F63AD">
              <w:rPr>
                <w:i/>
                <w:iCs/>
                <w:lang w:val="es-MX"/>
              </w:rPr>
              <w:t>Map4RDF</w:t>
            </w:r>
            <w:r w:rsidRPr="002F63AD">
              <w:rPr>
                <w:lang w:val="es-MX"/>
              </w:rPr>
              <w:t xml:space="preserve"> con la que el usuario podrá visualizar e interactuar con los datos.</w:t>
            </w:r>
          </w:p>
        </w:tc>
      </w:tr>
      <w:tr w:rsidR="0099115D" w:rsidRPr="002F63AD" w14:paraId="259CE326" w14:textId="77777777" w:rsidTr="00230FC2">
        <w:tc>
          <w:tcPr>
            <w:tcW w:w="2490" w:type="dxa"/>
            <w:tcBorders>
              <w:right w:val="double" w:sz="4" w:space="0" w:color="auto"/>
            </w:tcBorders>
            <w:shd w:val="clear" w:color="auto" w:fill="EAEAEA"/>
            <w:tcMar>
              <w:left w:w="40" w:type="dxa"/>
              <w:bottom w:w="17" w:type="dxa"/>
              <w:right w:w="40" w:type="dxa"/>
            </w:tcMar>
          </w:tcPr>
          <w:p w14:paraId="30474924" w14:textId="77777777" w:rsidR="0099115D" w:rsidRPr="002F63AD" w:rsidRDefault="0099115D" w:rsidP="00230FC2">
            <w:pPr>
              <w:pStyle w:val="guiazul"/>
              <w:rPr>
                <w:i w:val="0"/>
                <w:iCs/>
                <w:color w:val="auto"/>
                <w:lang w:val="es-MX"/>
              </w:rPr>
            </w:pPr>
            <w:r w:rsidRPr="002F63AD">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9CDC21F" w14:textId="77777777" w:rsidR="0099115D" w:rsidRPr="002F63AD" w:rsidRDefault="0099115D" w:rsidP="00230FC2">
            <w:pPr>
              <w:pStyle w:val="Normalindentado1"/>
              <w:ind w:left="0"/>
              <w:jc w:val="both"/>
              <w:rPr>
                <w:lang w:val="es-MX"/>
              </w:rPr>
            </w:pPr>
            <w:r w:rsidRPr="002F63AD">
              <w:rPr>
                <w:lang w:val="es-MX"/>
              </w:rPr>
              <w:t>RNF01</w:t>
            </w:r>
          </w:p>
        </w:tc>
      </w:tr>
      <w:tr w:rsidR="0099115D" w:rsidRPr="002F63AD" w14:paraId="76F09DB2" w14:textId="77777777" w:rsidTr="00230FC2">
        <w:tc>
          <w:tcPr>
            <w:tcW w:w="2490" w:type="dxa"/>
            <w:tcBorders>
              <w:right w:val="double" w:sz="4" w:space="0" w:color="auto"/>
            </w:tcBorders>
            <w:shd w:val="clear" w:color="auto" w:fill="EAEAEA"/>
            <w:tcMar>
              <w:left w:w="40" w:type="dxa"/>
              <w:bottom w:w="17" w:type="dxa"/>
              <w:right w:w="40" w:type="dxa"/>
            </w:tcMar>
          </w:tcPr>
          <w:p w14:paraId="0EC2F203" w14:textId="77777777" w:rsidR="0099115D" w:rsidRPr="002F63AD" w:rsidRDefault="0099115D" w:rsidP="00230FC2">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67CB2252" w14:textId="77777777" w:rsidR="0099115D" w:rsidRPr="002F63AD" w:rsidRDefault="0099115D" w:rsidP="00230FC2">
            <w:pPr>
              <w:pStyle w:val="Normalindentado1"/>
              <w:ind w:left="0"/>
              <w:jc w:val="both"/>
              <w:rPr>
                <w:lang w:val="es-MX"/>
              </w:rPr>
            </w:pPr>
            <w:r w:rsidRPr="002F63AD">
              <w:rPr>
                <w:lang w:val="es-MX"/>
              </w:rPr>
              <w:fldChar w:fldCharType="begin">
                <w:ffData>
                  <w:name w:val="Casilla3"/>
                  <w:enabled/>
                  <w:calcOnExit w:val="0"/>
                  <w:checkBox>
                    <w:sizeAuto/>
                    <w:default w:val="0"/>
                  </w:checkBox>
                </w:ffData>
              </w:fldChar>
            </w:r>
            <w:r w:rsidRPr="002F63AD">
              <w:rPr>
                <w:lang w:val="es-MX"/>
              </w:rPr>
              <w:instrText xml:space="preserve"> FORMCHECKBOX </w:instrText>
            </w:r>
            <w:r w:rsidR="00DA6330" w:rsidRPr="002F63AD">
              <w:rPr>
                <w:lang w:val="es-MX"/>
              </w:rPr>
            </w:r>
            <w:r w:rsidR="00DA6330" w:rsidRPr="002F63AD">
              <w:rPr>
                <w:lang w:val="es-MX"/>
              </w:rPr>
              <w:fldChar w:fldCharType="separate"/>
            </w:r>
            <w:r w:rsidRPr="002F63AD">
              <w:rPr>
                <w:lang w:val="es-MX"/>
              </w:rPr>
              <w:fldChar w:fldCharType="end"/>
            </w:r>
            <w:r w:rsidRPr="002F63AD">
              <w:rPr>
                <w:lang w:val="es-MX"/>
              </w:rPr>
              <w:t xml:space="preserve"> Alta/Esencial</w:t>
            </w:r>
          </w:p>
        </w:tc>
      </w:tr>
    </w:tbl>
    <w:p w14:paraId="782A57C8" w14:textId="77777777" w:rsidR="0099115D" w:rsidRPr="002F63AD" w:rsidRDefault="0099115D"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8708BE" w:rsidRPr="002F63AD" w14:paraId="0FACD6CB" w14:textId="77777777" w:rsidTr="00DA6330">
        <w:tc>
          <w:tcPr>
            <w:tcW w:w="2490" w:type="dxa"/>
            <w:tcBorders>
              <w:right w:val="double" w:sz="4" w:space="0" w:color="auto"/>
            </w:tcBorders>
            <w:shd w:val="clear" w:color="auto" w:fill="EAEAEA"/>
            <w:tcMar>
              <w:left w:w="40" w:type="dxa"/>
              <w:bottom w:w="17" w:type="dxa"/>
              <w:right w:w="40" w:type="dxa"/>
            </w:tcMar>
          </w:tcPr>
          <w:p w14:paraId="5CF6DFCC" w14:textId="77777777" w:rsidR="008708BE" w:rsidRPr="002F63AD" w:rsidRDefault="008708BE" w:rsidP="00DA6330">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5F47EB0" w14:textId="4E472B64" w:rsidR="008708BE" w:rsidRPr="002F63AD" w:rsidRDefault="008708BE" w:rsidP="00DA6330">
            <w:pPr>
              <w:pStyle w:val="Normalindentado1"/>
              <w:ind w:left="0"/>
              <w:jc w:val="both"/>
              <w:rPr>
                <w:lang w:val="es-MX"/>
              </w:rPr>
            </w:pPr>
            <w:r w:rsidRPr="002F63AD">
              <w:rPr>
                <w:lang w:val="es-MX"/>
              </w:rPr>
              <w:t>RF15</w:t>
            </w:r>
          </w:p>
        </w:tc>
      </w:tr>
      <w:tr w:rsidR="008708BE" w:rsidRPr="002F63AD" w14:paraId="655753B9" w14:textId="77777777" w:rsidTr="00DA6330">
        <w:tc>
          <w:tcPr>
            <w:tcW w:w="2490" w:type="dxa"/>
            <w:tcBorders>
              <w:right w:val="double" w:sz="4" w:space="0" w:color="auto"/>
            </w:tcBorders>
            <w:shd w:val="clear" w:color="auto" w:fill="EAEAEA"/>
            <w:tcMar>
              <w:left w:w="40" w:type="dxa"/>
              <w:bottom w:w="17" w:type="dxa"/>
              <w:right w:w="40" w:type="dxa"/>
            </w:tcMar>
          </w:tcPr>
          <w:p w14:paraId="74B8EDB4" w14:textId="77777777" w:rsidR="008708BE" w:rsidRPr="002F63AD" w:rsidRDefault="008708BE" w:rsidP="00DA6330">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758408ED" w14:textId="0C6D73CD" w:rsidR="008708BE" w:rsidRPr="002F63AD" w:rsidRDefault="008708BE" w:rsidP="00DA6330">
            <w:pPr>
              <w:pStyle w:val="Normalindentado1"/>
              <w:ind w:left="0"/>
              <w:jc w:val="both"/>
              <w:rPr>
                <w:lang w:val="es-MX"/>
              </w:rPr>
            </w:pPr>
            <w:r w:rsidRPr="002F63AD">
              <w:rPr>
                <w:lang w:val="es-MX"/>
              </w:rPr>
              <w:t>Inici</w:t>
            </w:r>
            <w:r w:rsidR="00827A79" w:rsidRPr="002F63AD">
              <w:rPr>
                <w:lang w:val="es-MX"/>
              </w:rPr>
              <w:t>ar</w:t>
            </w:r>
            <w:r w:rsidRPr="002F63AD">
              <w:rPr>
                <w:lang w:val="es-MX"/>
              </w:rPr>
              <w:t xml:space="preserve"> de sesión</w:t>
            </w:r>
          </w:p>
        </w:tc>
      </w:tr>
      <w:tr w:rsidR="008708BE" w:rsidRPr="002F63AD" w14:paraId="3175287D" w14:textId="77777777" w:rsidTr="00DA6330">
        <w:tc>
          <w:tcPr>
            <w:tcW w:w="2490" w:type="dxa"/>
            <w:tcBorders>
              <w:right w:val="double" w:sz="4" w:space="0" w:color="auto"/>
            </w:tcBorders>
            <w:shd w:val="clear" w:color="auto" w:fill="EAEAEA"/>
            <w:tcMar>
              <w:left w:w="40" w:type="dxa"/>
              <w:bottom w:w="17" w:type="dxa"/>
              <w:right w:w="40" w:type="dxa"/>
            </w:tcMar>
          </w:tcPr>
          <w:p w14:paraId="6233C223" w14:textId="77777777" w:rsidR="008708BE" w:rsidRPr="002F63AD" w:rsidRDefault="008708BE" w:rsidP="00DA6330">
            <w:pPr>
              <w:pStyle w:val="guiazul"/>
              <w:jc w:val="both"/>
              <w:rPr>
                <w:i w:val="0"/>
                <w:iCs/>
                <w:color w:val="auto"/>
                <w:lang w:val="es-MX"/>
              </w:rPr>
            </w:pPr>
            <w:r w:rsidRPr="002F63AD">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76ABA210" w14:textId="77777777" w:rsidR="008708BE" w:rsidRPr="002F63AD" w:rsidRDefault="008708BE" w:rsidP="00DA6330">
            <w:pPr>
              <w:pStyle w:val="Normalindentado1"/>
              <w:ind w:left="0"/>
              <w:jc w:val="both"/>
              <w:rPr>
                <w:lang w:val="es-MX"/>
              </w:rPr>
            </w:pPr>
            <w:r w:rsidRPr="002F63AD">
              <w:rPr>
                <w:lang w:val="es-MX"/>
              </w:rPr>
              <w:t>Requisito</w:t>
            </w:r>
          </w:p>
        </w:tc>
      </w:tr>
      <w:tr w:rsidR="008708BE" w:rsidRPr="002F63AD" w14:paraId="3D72A5E7" w14:textId="77777777" w:rsidTr="00DA6330">
        <w:tc>
          <w:tcPr>
            <w:tcW w:w="2490" w:type="dxa"/>
            <w:tcBorders>
              <w:right w:val="double" w:sz="4" w:space="0" w:color="auto"/>
            </w:tcBorders>
            <w:shd w:val="clear" w:color="auto" w:fill="EAEAEA"/>
            <w:tcMar>
              <w:left w:w="40" w:type="dxa"/>
              <w:bottom w:w="17" w:type="dxa"/>
              <w:right w:w="40" w:type="dxa"/>
            </w:tcMar>
          </w:tcPr>
          <w:p w14:paraId="769F13CE" w14:textId="77777777" w:rsidR="008708BE" w:rsidRPr="002F63AD" w:rsidRDefault="008708BE" w:rsidP="00DA6330">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FC7C237" w14:textId="187311DC" w:rsidR="008708BE" w:rsidRPr="002F63AD" w:rsidRDefault="008708BE" w:rsidP="00DA6330">
            <w:pPr>
              <w:pStyle w:val="Normalindentado1"/>
              <w:ind w:left="0"/>
              <w:jc w:val="both"/>
              <w:rPr>
                <w:lang w:val="es-MX"/>
              </w:rPr>
            </w:pPr>
            <w:r w:rsidRPr="002F63AD">
              <w:rPr>
                <w:lang w:val="es-MX"/>
              </w:rPr>
              <w:t>El usuario debe de iniciar sesión para acceder al sistema</w:t>
            </w:r>
            <w:r w:rsidR="00EF6D7B" w:rsidRPr="002F63AD">
              <w:rPr>
                <w:lang w:val="es-MX"/>
              </w:rPr>
              <w:t>.</w:t>
            </w:r>
          </w:p>
        </w:tc>
      </w:tr>
      <w:tr w:rsidR="008708BE" w:rsidRPr="002F63AD" w14:paraId="07501B1F" w14:textId="77777777" w:rsidTr="00DA6330">
        <w:tc>
          <w:tcPr>
            <w:tcW w:w="2490" w:type="dxa"/>
            <w:tcBorders>
              <w:right w:val="double" w:sz="4" w:space="0" w:color="auto"/>
            </w:tcBorders>
            <w:shd w:val="clear" w:color="auto" w:fill="EAEAEA"/>
            <w:tcMar>
              <w:left w:w="40" w:type="dxa"/>
              <w:bottom w:w="17" w:type="dxa"/>
              <w:right w:w="40" w:type="dxa"/>
            </w:tcMar>
          </w:tcPr>
          <w:p w14:paraId="7253544C" w14:textId="77777777" w:rsidR="008708BE" w:rsidRPr="002F63AD" w:rsidRDefault="008708BE" w:rsidP="00DA6330">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1D5EF75" w14:textId="1551E929" w:rsidR="008708BE" w:rsidRPr="002F63AD" w:rsidRDefault="008708BE" w:rsidP="00DA6330">
            <w:pPr>
              <w:pStyle w:val="Normalindentado1"/>
              <w:ind w:left="0"/>
              <w:jc w:val="both"/>
              <w:rPr>
                <w:lang w:val="es-MX"/>
              </w:rPr>
            </w:pPr>
            <w:r w:rsidRPr="002F63AD">
              <w:rPr>
                <w:lang w:val="es-MX"/>
              </w:rPr>
              <w:t>Para poder hacer uso del sistema de exploración de datos, el usuario deberá ingresar su usuario y contraseña.</w:t>
            </w:r>
          </w:p>
        </w:tc>
      </w:tr>
      <w:tr w:rsidR="008708BE" w:rsidRPr="002F63AD" w14:paraId="3D0F7BAC" w14:textId="77777777" w:rsidTr="00DA6330">
        <w:tc>
          <w:tcPr>
            <w:tcW w:w="2490" w:type="dxa"/>
            <w:tcBorders>
              <w:right w:val="double" w:sz="4" w:space="0" w:color="auto"/>
            </w:tcBorders>
            <w:shd w:val="clear" w:color="auto" w:fill="EAEAEA"/>
            <w:tcMar>
              <w:left w:w="40" w:type="dxa"/>
              <w:bottom w:w="17" w:type="dxa"/>
              <w:right w:w="40" w:type="dxa"/>
            </w:tcMar>
          </w:tcPr>
          <w:p w14:paraId="272D2FE9" w14:textId="77777777" w:rsidR="008708BE" w:rsidRPr="002F63AD" w:rsidRDefault="008708BE" w:rsidP="00DA6330">
            <w:pPr>
              <w:pStyle w:val="guiazul"/>
              <w:rPr>
                <w:i w:val="0"/>
                <w:iCs/>
                <w:color w:val="auto"/>
                <w:lang w:val="es-MX"/>
              </w:rPr>
            </w:pPr>
            <w:r w:rsidRPr="002F63AD">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F270EB8" w14:textId="77777777" w:rsidR="00087D43" w:rsidRPr="002F63AD" w:rsidRDefault="00087D43" w:rsidP="00087D43">
            <w:pPr>
              <w:pStyle w:val="Normalindentado1"/>
              <w:ind w:left="0"/>
              <w:jc w:val="both"/>
              <w:rPr>
                <w:lang w:val="es-MX"/>
              </w:rPr>
            </w:pPr>
            <w:r w:rsidRPr="002F63AD">
              <w:rPr>
                <w:lang w:val="es-MX"/>
              </w:rPr>
              <w:t>RNF03</w:t>
            </w:r>
          </w:p>
          <w:p w14:paraId="0B93B83C" w14:textId="086C7F51" w:rsidR="008708BE" w:rsidRPr="002F63AD" w:rsidRDefault="00087D43" w:rsidP="00087D43">
            <w:pPr>
              <w:pStyle w:val="Normalindentado1"/>
              <w:ind w:left="0"/>
              <w:jc w:val="both"/>
              <w:rPr>
                <w:lang w:val="es-MX"/>
              </w:rPr>
            </w:pPr>
            <w:r w:rsidRPr="002F63AD">
              <w:rPr>
                <w:lang w:val="es-MX"/>
              </w:rPr>
              <w:t>RNF04</w:t>
            </w:r>
          </w:p>
        </w:tc>
      </w:tr>
      <w:tr w:rsidR="008708BE" w:rsidRPr="002F63AD" w14:paraId="00D22D1B" w14:textId="77777777" w:rsidTr="00DA6330">
        <w:tc>
          <w:tcPr>
            <w:tcW w:w="2490" w:type="dxa"/>
            <w:tcBorders>
              <w:right w:val="double" w:sz="4" w:space="0" w:color="auto"/>
            </w:tcBorders>
            <w:shd w:val="clear" w:color="auto" w:fill="EAEAEA"/>
            <w:tcMar>
              <w:left w:w="40" w:type="dxa"/>
              <w:bottom w:w="17" w:type="dxa"/>
              <w:right w:w="40" w:type="dxa"/>
            </w:tcMar>
          </w:tcPr>
          <w:p w14:paraId="16085B94" w14:textId="77777777" w:rsidR="008708BE" w:rsidRPr="002F63AD" w:rsidRDefault="008708BE" w:rsidP="00DA6330">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59ADEFB7" w14:textId="77777777" w:rsidR="008708BE" w:rsidRPr="002F63AD" w:rsidRDefault="008708BE" w:rsidP="00DA6330">
            <w:pPr>
              <w:pStyle w:val="Normalindentado1"/>
              <w:ind w:left="0"/>
              <w:jc w:val="both"/>
              <w:rPr>
                <w:lang w:val="es-MX"/>
              </w:rPr>
            </w:pPr>
            <w:r w:rsidRPr="002F63AD">
              <w:rPr>
                <w:lang w:val="es-MX"/>
              </w:rPr>
              <w:fldChar w:fldCharType="begin">
                <w:ffData>
                  <w:name w:val="Casilla3"/>
                  <w:enabled/>
                  <w:calcOnExit w:val="0"/>
                  <w:checkBox>
                    <w:sizeAuto/>
                    <w:default w:val="0"/>
                  </w:checkBox>
                </w:ffData>
              </w:fldChar>
            </w:r>
            <w:r w:rsidRPr="002F63AD">
              <w:rPr>
                <w:lang w:val="es-MX"/>
              </w:rPr>
              <w:instrText xml:space="preserve"> FORMCHECKBOX </w:instrText>
            </w:r>
            <w:r w:rsidR="00DA6330" w:rsidRPr="002F63AD">
              <w:rPr>
                <w:lang w:val="es-MX"/>
              </w:rPr>
            </w:r>
            <w:r w:rsidR="00DA6330" w:rsidRPr="002F63AD">
              <w:rPr>
                <w:lang w:val="es-MX"/>
              </w:rPr>
              <w:fldChar w:fldCharType="separate"/>
            </w:r>
            <w:r w:rsidRPr="002F63AD">
              <w:rPr>
                <w:lang w:val="es-MX"/>
              </w:rPr>
              <w:fldChar w:fldCharType="end"/>
            </w:r>
            <w:r w:rsidRPr="002F63AD">
              <w:rPr>
                <w:lang w:val="es-MX"/>
              </w:rPr>
              <w:t xml:space="preserve"> Alta/Esencial</w:t>
            </w:r>
          </w:p>
        </w:tc>
      </w:tr>
    </w:tbl>
    <w:p w14:paraId="301B502D" w14:textId="6CE97B8E" w:rsidR="0099115D" w:rsidRPr="002F63AD" w:rsidRDefault="0099115D"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8708BE" w:rsidRPr="002F63AD" w14:paraId="79BC592A" w14:textId="77777777" w:rsidTr="00DA6330">
        <w:tc>
          <w:tcPr>
            <w:tcW w:w="2490" w:type="dxa"/>
            <w:tcBorders>
              <w:right w:val="double" w:sz="4" w:space="0" w:color="auto"/>
            </w:tcBorders>
            <w:shd w:val="clear" w:color="auto" w:fill="EAEAEA"/>
            <w:tcMar>
              <w:left w:w="40" w:type="dxa"/>
              <w:bottom w:w="17" w:type="dxa"/>
              <w:right w:w="40" w:type="dxa"/>
            </w:tcMar>
          </w:tcPr>
          <w:p w14:paraId="30F3E70D" w14:textId="77777777" w:rsidR="008708BE" w:rsidRPr="002F63AD" w:rsidRDefault="008708BE" w:rsidP="00DA6330">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7F3A98E" w14:textId="28D22366" w:rsidR="008708BE" w:rsidRPr="002F63AD" w:rsidRDefault="008708BE" w:rsidP="00DA6330">
            <w:pPr>
              <w:pStyle w:val="Normalindentado1"/>
              <w:ind w:left="0"/>
              <w:jc w:val="both"/>
              <w:rPr>
                <w:lang w:val="es-MX"/>
              </w:rPr>
            </w:pPr>
            <w:r w:rsidRPr="002F63AD">
              <w:rPr>
                <w:lang w:val="es-MX"/>
              </w:rPr>
              <w:t>RF16</w:t>
            </w:r>
          </w:p>
        </w:tc>
      </w:tr>
      <w:tr w:rsidR="008708BE" w:rsidRPr="002F63AD" w14:paraId="1FB08900" w14:textId="77777777" w:rsidTr="00DA6330">
        <w:tc>
          <w:tcPr>
            <w:tcW w:w="2490" w:type="dxa"/>
            <w:tcBorders>
              <w:right w:val="double" w:sz="4" w:space="0" w:color="auto"/>
            </w:tcBorders>
            <w:shd w:val="clear" w:color="auto" w:fill="EAEAEA"/>
            <w:tcMar>
              <w:left w:w="40" w:type="dxa"/>
              <w:bottom w:w="17" w:type="dxa"/>
              <w:right w:w="40" w:type="dxa"/>
            </w:tcMar>
          </w:tcPr>
          <w:p w14:paraId="49B5A362" w14:textId="77777777" w:rsidR="008708BE" w:rsidRPr="002F63AD" w:rsidRDefault="008708BE" w:rsidP="00DA6330">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849BBA5" w14:textId="2C051C17" w:rsidR="008708BE" w:rsidRPr="002F63AD" w:rsidRDefault="008708BE" w:rsidP="00DA6330">
            <w:pPr>
              <w:pStyle w:val="Normalindentado1"/>
              <w:ind w:left="0"/>
              <w:jc w:val="both"/>
              <w:rPr>
                <w:lang w:val="es-MX"/>
              </w:rPr>
            </w:pPr>
            <w:r w:rsidRPr="002F63AD">
              <w:rPr>
                <w:lang w:val="es-MX"/>
              </w:rPr>
              <w:t>Registrar usuario</w:t>
            </w:r>
          </w:p>
        </w:tc>
      </w:tr>
      <w:tr w:rsidR="008708BE" w:rsidRPr="002F63AD" w14:paraId="17620A57" w14:textId="77777777" w:rsidTr="00DA6330">
        <w:tc>
          <w:tcPr>
            <w:tcW w:w="2490" w:type="dxa"/>
            <w:tcBorders>
              <w:right w:val="double" w:sz="4" w:space="0" w:color="auto"/>
            </w:tcBorders>
            <w:shd w:val="clear" w:color="auto" w:fill="EAEAEA"/>
            <w:tcMar>
              <w:left w:w="40" w:type="dxa"/>
              <w:bottom w:w="17" w:type="dxa"/>
              <w:right w:w="40" w:type="dxa"/>
            </w:tcMar>
          </w:tcPr>
          <w:p w14:paraId="52849998" w14:textId="77777777" w:rsidR="008708BE" w:rsidRPr="002F63AD" w:rsidRDefault="008708BE" w:rsidP="00DA6330">
            <w:pPr>
              <w:pStyle w:val="guiazul"/>
              <w:jc w:val="both"/>
              <w:rPr>
                <w:i w:val="0"/>
                <w:iCs/>
                <w:color w:val="auto"/>
                <w:lang w:val="es-MX"/>
              </w:rPr>
            </w:pPr>
            <w:r w:rsidRPr="002F63AD">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440538D5" w14:textId="77777777" w:rsidR="008708BE" w:rsidRPr="002F63AD" w:rsidRDefault="008708BE" w:rsidP="00DA6330">
            <w:pPr>
              <w:pStyle w:val="Normalindentado1"/>
              <w:ind w:left="0"/>
              <w:jc w:val="both"/>
              <w:rPr>
                <w:lang w:val="es-MX"/>
              </w:rPr>
            </w:pPr>
            <w:r w:rsidRPr="002F63AD">
              <w:rPr>
                <w:lang w:val="es-MX"/>
              </w:rPr>
              <w:t>Requisito</w:t>
            </w:r>
          </w:p>
        </w:tc>
      </w:tr>
      <w:tr w:rsidR="008708BE" w:rsidRPr="002F63AD" w14:paraId="67F49A98" w14:textId="77777777" w:rsidTr="00DA6330">
        <w:tc>
          <w:tcPr>
            <w:tcW w:w="2490" w:type="dxa"/>
            <w:tcBorders>
              <w:right w:val="double" w:sz="4" w:space="0" w:color="auto"/>
            </w:tcBorders>
            <w:shd w:val="clear" w:color="auto" w:fill="EAEAEA"/>
            <w:tcMar>
              <w:left w:w="40" w:type="dxa"/>
              <w:bottom w:w="17" w:type="dxa"/>
              <w:right w:w="40" w:type="dxa"/>
            </w:tcMar>
          </w:tcPr>
          <w:p w14:paraId="27335F9C" w14:textId="77777777" w:rsidR="008708BE" w:rsidRPr="002F63AD" w:rsidRDefault="008708BE" w:rsidP="00DA6330">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8E79964" w14:textId="6220AD25" w:rsidR="008708BE" w:rsidRPr="002F63AD" w:rsidRDefault="008708BE" w:rsidP="00DA6330">
            <w:pPr>
              <w:pStyle w:val="Normalindentado1"/>
              <w:ind w:left="0"/>
              <w:jc w:val="both"/>
              <w:rPr>
                <w:lang w:val="es-MX"/>
              </w:rPr>
            </w:pPr>
            <w:r w:rsidRPr="002F63AD">
              <w:rPr>
                <w:lang w:val="es-MX"/>
              </w:rPr>
              <w:t xml:space="preserve">El administrador de la aplicación Web tendrá que registrar </w:t>
            </w:r>
            <w:proofErr w:type="gramStart"/>
            <w:r w:rsidRPr="002F63AD">
              <w:rPr>
                <w:lang w:val="es-MX"/>
              </w:rPr>
              <w:t>a los usuario</w:t>
            </w:r>
            <w:proofErr w:type="gramEnd"/>
            <w:r w:rsidRPr="002F63AD">
              <w:rPr>
                <w:lang w:val="es-MX"/>
              </w:rPr>
              <w:t xml:space="preserve"> para que puedan acceder a cualquier funcionalidad de la aplicación.</w:t>
            </w:r>
          </w:p>
        </w:tc>
      </w:tr>
      <w:tr w:rsidR="008708BE" w:rsidRPr="002F63AD" w14:paraId="51D03BCA" w14:textId="77777777" w:rsidTr="00DA6330">
        <w:tc>
          <w:tcPr>
            <w:tcW w:w="2490" w:type="dxa"/>
            <w:tcBorders>
              <w:right w:val="double" w:sz="4" w:space="0" w:color="auto"/>
            </w:tcBorders>
            <w:shd w:val="clear" w:color="auto" w:fill="EAEAEA"/>
            <w:tcMar>
              <w:left w:w="40" w:type="dxa"/>
              <w:bottom w:w="17" w:type="dxa"/>
              <w:right w:w="40" w:type="dxa"/>
            </w:tcMar>
          </w:tcPr>
          <w:p w14:paraId="2DDBB06E" w14:textId="77777777" w:rsidR="008708BE" w:rsidRPr="002F63AD" w:rsidRDefault="008708BE" w:rsidP="00DA6330">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00C456C" w14:textId="5EC638A1" w:rsidR="008708BE" w:rsidRPr="002F63AD" w:rsidRDefault="008708BE" w:rsidP="00DA6330">
            <w:pPr>
              <w:pStyle w:val="Normalindentado1"/>
              <w:ind w:left="0"/>
              <w:jc w:val="both"/>
              <w:rPr>
                <w:lang w:val="es-MX"/>
              </w:rPr>
            </w:pPr>
            <w:r w:rsidRPr="002F63AD">
              <w:rPr>
                <w:lang w:val="es-MX"/>
              </w:rPr>
              <w:t>Para que los usuario</w:t>
            </w:r>
            <w:r w:rsidR="00604B16">
              <w:rPr>
                <w:lang w:val="es-MX"/>
              </w:rPr>
              <w:t>s</w:t>
            </w:r>
            <w:r w:rsidRPr="002F63AD">
              <w:rPr>
                <w:lang w:val="es-MX"/>
              </w:rPr>
              <w:t xml:space="preserve"> puedan acceder a la apli</w:t>
            </w:r>
            <w:r w:rsidR="000A0E6F" w:rsidRPr="002F63AD">
              <w:rPr>
                <w:lang w:val="es-MX"/>
              </w:rPr>
              <w:t>c</w:t>
            </w:r>
            <w:r w:rsidRPr="002F63AD">
              <w:rPr>
                <w:lang w:val="es-MX"/>
              </w:rPr>
              <w:t>ación We</w:t>
            </w:r>
            <w:r w:rsidR="00073F29" w:rsidRPr="002F63AD">
              <w:rPr>
                <w:lang w:val="es-MX"/>
              </w:rPr>
              <w:t>b, ellos tendrán que proporcionar correo electrónico y una contraseña para que el administrador de la aplicación los registre en el sistema.</w:t>
            </w:r>
          </w:p>
        </w:tc>
      </w:tr>
      <w:tr w:rsidR="008708BE" w:rsidRPr="002F63AD" w14:paraId="316A9138" w14:textId="77777777" w:rsidTr="00DA6330">
        <w:tc>
          <w:tcPr>
            <w:tcW w:w="2490" w:type="dxa"/>
            <w:tcBorders>
              <w:right w:val="double" w:sz="4" w:space="0" w:color="auto"/>
            </w:tcBorders>
            <w:shd w:val="clear" w:color="auto" w:fill="EAEAEA"/>
            <w:tcMar>
              <w:left w:w="40" w:type="dxa"/>
              <w:bottom w:w="17" w:type="dxa"/>
              <w:right w:w="40" w:type="dxa"/>
            </w:tcMar>
          </w:tcPr>
          <w:p w14:paraId="3C92A261" w14:textId="77777777" w:rsidR="008708BE" w:rsidRPr="002F63AD" w:rsidRDefault="008708BE" w:rsidP="00DA6330">
            <w:pPr>
              <w:pStyle w:val="guiazul"/>
              <w:rPr>
                <w:i w:val="0"/>
                <w:iCs/>
                <w:color w:val="auto"/>
                <w:lang w:val="es-MX"/>
              </w:rPr>
            </w:pPr>
            <w:r w:rsidRPr="002F63AD">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5DA48EE" w14:textId="311FA0ED" w:rsidR="002A768B" w:rsidRPr="002F63AD" w:rsidRDefault="002A768B" w:rsidP="00DA6330">
            <w:pPr>
              <w:pStyle w:val="Normalindentado1"/>
              <w:ind w:left="0"/>
              <w:jc w:val="both"/>
              <w:rPr>
                <w:lang w:val="es-MX"/>
              </w:rPr>
            </w:pPr>
            <w:r w:rsidRPr="002F63AD">
              <w:rPr>
                <w:lang w:val="es-MX"/>
              </w:rPr>
              <w:t>RNF03</w:t>
            </w:r>
          </w:p>
          <w:p w14:paraId="606C2F97" w14:textId="0BC9C013" w:rsidR="008708BE" w:rsidRPr="002F63AD" w:rsidRDefault="00AA6B2F" w:rsidP="00DA6330">
            <w:pPr>
              <w:pStyle w:val="Normalindentado1"/>
              <w:ind w:left="0"/>
              <w:jc w:val="both"/>
              <w:rPr>
                <w:lang w:val="es-MX"/>
              </w:rPr>
            </w:pPr>
            <w:r w:rsidRPr="002F63AD">
              <w:rPr>
                <w:lang w:val="es-MX"/>
              </w:rPr>
              <w:t>RNF04</w:t>
            </w:r>
          </w:p>
        </w:tc>
      </w:tr>
      <w:tr w:rsidR="008708BE" w:rsidRPr="002F63AD" w14:paraId="48ADC99B" w14:textId="77777777" w:rsidTr="00DA6330">
        <w:tc>
          <w:tcPr>
            <w:tcW w:w="2490" w:type="dxa"/>
            <w:tcBorders>
              <w:right w:val="double" w:sz="4" w:space="0" w:color="auto"/>
            </w:tcBorders>
            <w:shd w:val="clear" w:color="auto" w:fill="EAEAEA"/>
            <w:tcMar>
              <w:left w:w="40" w:type="dxa"/>
              <w:bottom w:w="17" w:type="dxa"/>
              <w:right w:w="40" w:type="dxa"/>
            </w:tcMar>
          </w:tcPr>
          <w:p w14:paraId="6051D142" w14:textId="77777777" w:rsidR="008708BE" w:rsidRPr="002F63AD" w:rsidRDefault="008708BE" w:rsidP="00DA6330">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DD5A87E" w14:textId="77777777" w:rsidR="008708BE" w:rsidRPr="002F63AD" w:rsidRDefault="008708BE" w:rsidP="00DA6330">
            <w:pPr>
              <w:pStyle w:val="Normalindentado1"/>
              <w:ind w:left="0"/>
              <w:jc w:val="both"/>
              <w:rPr>
                <w:lang w:val="es-MX"/>
              </w:rPr>
            </w:pPr>
            <w:r w:rsidRPr="002F63AD">
              <w:rPr>
                <w:lang w:val="es-MX"/>
              </w:rPr>
              <w:fldChar w:fldCharType="begin">
                <w:ffData>
                  <w:name w:val="Casilla3"/>
                  <w:enabled/>
                  <w:calcOnExit w:val="0"/>
                  <w:checkBox>
                    <w:sizeAuto/>
                    <w:default w:val="0"/>
                  </w:checkBox>
                </w:ffData>
              </w:fldChar>
            </w:r>
            <w:r w:rsidRPr="002F63AD">
              <w:rPr>
                <w:lang w:val="es-MX"/>
              </w:rPr>
              <w:instrText xml:space="preserve"> FORMCHECKBOX </w:instrText>
            </w:r>
            <w:r w:rsidR="00DA6330" w:rsidRPr="002F63AD">
              <w:rPr>
                <w:lang w:val="es-MX"/>
              </w:rPr>
            </w:r>
            <w:r w:rsidR="00DA6330" w:rsidRPr="002F63AD">
              <w:rPr>
                <w:lang w:val="es-MX"/>
              </w:rPr>
              <w:fldChar w:fldCharType="separate"/>
            </w:r>
            <w:r w:rsidRPr="002F63AD">
              <w:rPr>
                <w:lang w:val="es-MX"/>
              </w:rPr>
              <w:fldChar w:fldCharType="end"/>
            </w:r>
            <w:r w:rsidRPr="002F63AD">
              <w:rPr>
                <w:lang w:val="es-MX"/>
              </w:rPr>
              <w:t xml:space="preserve"> Alta/Esencial</w:t>
            </w:r>
          </w:p>
        </w:tc>
      </w:tr>
    </w:tbl>
    <w:p w14:paraId="5435D9DD" w14:textId="77777777" w:rsidR="008708BE" w:rsidRPr="002F63AD" w:rsidRDefault="008708BE" w:rsidP="00A97B88">
      <w:pPr>
        <w:pStyle w:val="guiazul"/>
        <w:jc w:val="both"/>
        <w:rPr>
          <w:lang w:val="es-MX"/>
        </w:rPr>
      </w:pPr>
    </w:p>
    <w:p w14:paraId="33F0750F" w14:textId="2AC785FC" w:rsidR="009E35A7" w:rsidRPr="002F63AD" w:rsidRDefault="009E35A7" w:rsidP="00A97B88">
      <w:pPr>
        <w:pStyle w:val="guiazul"/>
        <w:jc w:val="both"/>
        <w:rPr>
          <w:lang w:val="es-MX"/>
        </w:rPr>
      </w:pPr>
    </w:p>
    <w:p w14:paraId="7CA44A66" w14:textId="3E89178E" w:rsidR="00B06CC3" w:rsidRPr="002F63AD" w:rsidRDefault="00B06CC3" w:rsidP="0039303B">
      <w:pPr>
        <w:pStyle w:val="Ttulo3"/>
        <w:numPr>
          <w:ilvl w:val="2"/>
          <w:numId w:val="7"/>
        </w:numPr>
        <w:rPr>
          <w:lang w:val="es-MX"/>
        </w:rPr>
      </w:pPr>
      <w:bookmarkStart w:id="76" w:name="_Toc23801676"/>
      <w:r w:rsidRPr="002F63AD">
        <w:rPr>
          <w:lang w:val="es-MX"/>
        </w:rPr>
        <w:t>Requerimientos no funcionales</w:t>
      </w:r>
      <w:bookmarkEnd w:id="76"/>
      <w:r w:rsidRPr="002F63AD">
        <w:rPr>
          <w:lang w:val="es-MX"/>
        </w:rPr>
        <w:t xml:space="preserve"> </w:t>
      </w:r>
    </w:p>
    <w:p w14:paraId="737A8E4D" w14:textId="77777777" w:rsidR="00A97B88" w:rsidRPr="002F63AD"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2F63AD" w14:paraId="5E93313B" w14:textId="77777777" w:rsidTr="009E35A7">
        <w:tc>
          <w:tcPr>
            <w:tcW w:w="2490" w:type="dxa"/>
            <w:tcBorders>
              <w:right w:val="double" w:sz="4" w:space="0" w:color="auto"/>
            </w:tcBorders>
            <w:shd w:val="clear" w:color="auto" w:fill="EAEAEA"/>
            <w:tcMar>
              <w:left w:w="40" w:type="dxa"/>
              <w:bottom w:w="17" w:type="dxa"/>
              <w:right w:w="40" w:type="dxa"/>
            </w:tcMar>
          </w:tcPr>
          <w:p w14:paraId="3FB21D54" w14:textId="77777777" w:rsidR="00A97B88" w:rsidRPr="002F63AD" w:rsidRDefault="00A97B88" w:rsidP="009E35A7">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2F1BF503" w14:textId="77777777" w:rsidR="00A97B88" w:rsidRPr="002F63AD" w:rsidRDefault="00A97B88" w:rsidP="009E35A7">
            <w:pPr>
              <w:pStyle w:val="Normalindentado1"/>
              <w:ind w:left="0"/>
              <w:jc w:val="both"/>
              <w:rPr>
                <w:lang w:val="es-MX"/>
              </w:rPr>
            </w:pPr>
            <w:r w:rsidRPr="002F63AD">
              <w:rPr>
                <w:lang w:val="es-MX"/>
              </w:rPr>
              <w:t>RNF01</w:t>
            </w:r>
          </w:p>
        </w:tc>
      </w:tr>
      <w:tr w:rsidR="00A97B88" w:rsidRPr="002F63AD" w14:paraId="37EDB397" w14:textId="77777777" w:rsidTr="009E35A7">
        <w:tc>
          <w:tcPr>
            <w:tcW w:w="2490" w:type="dxa"/>
            <w:tcBorders>
              <w:right w:val="double" w:sz="4" w:space="0" w:color="auto"/>
            </w:tcBorders>
            <w:shd w:val="clear" w:color="auto" w:fill="EAEAEA"/>
            <w:tcMar>
              <w:left w:w="40" w:type="dxa"/>
              <w:bottom w:w="17" w:type="dxa"/>
              <w:right w:w="40" w:type="dxa"/>
            </w:tcMar>
          </w:tcPr>
          <w:p w14:paraId="4FD486AA" w14:textId="77777777" w:rsidR="00A97B88" w:rsidRPr="002F63AD" w:rsidRDefault="00A97B88" w:rsidP="009E35A7">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273F069E" w14:textId="77777777" w:rsidR="00A97B88" w:rsidRPr="002F63AD" w:rsidRDefault="00A97B88" w:rsidP="009E35A7">
            <w:pPr>
              <w:pStyle w:val="Normalindentado1"/>
              <w:ind w:left="0"/>
              <w:jc w:val="both"/>
              <w:rPr>
                <w:lang w:val="es-MX"/>
              </w:rPr>
            </w:pPr>
            <w:r w:rsidRPr="002F63AD">
              <w:rPr>
                <w:lang w:val="es-MX"/>
              </w:rPr>
              <w:t>Disponibilidad</w:t>
            </w:r>
          </w:p>
        </w:tc>
      </w:tr>
      <w:tr w:rsidR="00A97B88" w:rsidRPr="002F63AD" w14:paraId="18218955" w14:textId="77777777" w:rsidTr="009E35A7">
        <w:tc>
          <w:tcPr>
            <w:tcW w:w="2490" w:type="dxa"/>
            <w:tcBorders>
              <w:right w:val="double" w:sz="4" w:space="0" w:color="auto"/>
            </w:tcBorders>
            <w:shd w:val="clear" w:color="auto" w:fill="EAEAEA"/>
            <w:tcMar>
              <w:left w:w="40" w:type="dxa"/>
              <w:bottom w:w="17" w:type="dxa"/>
              <w:right w:w="40" w:type="dxa"/>
            </w:tcMar>
          </w:tcPr>
          <w:p w14:paraId="350F79AE" w14:textId="77777777" w:rsidR="00A97B88" w:rsidRPr="002F63AD" w:rsidRDefault="00A97B88" w:rsidP="009E35A7">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DBBC92D" w14:textId="77777777" w:rsidR="00A97B88" w:rsidRPr="002F63AD" w:rsidRDefault="00A97B88" w:rsidP="009E35A7">
            <w:pPr>
              <w:pStyle w:val="Normalindentado1"/>
              <w:ind w:left="0"/>
              <w:jc w:val="both"/>
              <w:rPr>
                <w:lang w:val="es-MX"/>
              </w:rPr>
            </w:pPr>
            <w:r w:rsidRPr="002F63AD">
              <w:rPr>
                <w:lang w:val="es-MX"/>
              </w:rPr>
              <w:t xml:space="preserve">El software Apache </w:t>
            </w:r>
            <w:proofErr w:type="spellStart"/>
            <w:r w:rsidRPr="002F63AD">
              <w:rPr>
                <w:lang w:val="es-MX"/>
              </w:rPr>
              <w:t>Marmotta</w:t>
            </w:r>
            <w:proofErr w:type="spellEnd"/>
            <w:r w:rsidRPr="002F63AD">
              <w:rPr>
                <w:lang w:val="es-MX"/>
              </w:rPr>
              <w:t xml:space="preserve"> e Internet estarán deberán estar accesibles cuando la aplicación Web lo requiera.</w:t>
            </w:r>
          </w:p>
        </w:tc>
      </w:tr>
      <w:tr w:rsidR="00A97B88" w:rsidRPr="002F63AD" w14:paraId="7633C7CD" w14:textId="77777777" w:rsidTr="009E35A7">
        <w:tc>
          <w:tcPr>
            <w:tcW w:w="2490" w:type="dxa"/>
            <w:tcBorders>
              <w:right w:val="double" w:sz="4" w:space="0" w:color="auto"/>
            </w:tcBorders>
            <w:shd w:val="clear" w:color="auto" w:fill="EAEAEA"/>
            <w:tcMar>
              <w:left w:w="40" w:type="dxa"/>
              <w:bottom w:w="17" w:type="dxa"/>
              <w:right w:w="40" w:type="dxa"/>
            </w:tcMar>
          </w:tcPr>
          <w:p w14:paraId="599E4E61" w14:textId="77777777" w:rsidR="00A97B88" w:rsidRPr="002F63AD" w:rsidRDefault="00A97B88" w:rsidP="009E35A7">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931CA8A" w14:textId="54C68417" w:rsidR="00A97B88" w:rsidRPr="002F63AD" w:rsidRDefault="00A97B88" w:rsidP="009E35A7">
            <w:pPr>
              <w:pStyle w:val="Normalindentado1"/>
              <w:ind w:left="0"/>
              <w:jc w:val="both"/>
              <w:rPr>
                <w:lang w:val="es-MX"/>
              </w:rPr>
            </w:pPr>
            <w:r w:rsidRPr="002F63AD">
              <w:rPr>
                <w:lang w:val="es-MX"/>
              </w:rPr>
              <w:t xml:space="preserve">Cada vez que la aplicación Web necesite hacer uso de </w:t>
            </w:r>
            <w:r w:rsidR="00604B16" w:rsidRPr="002F63AD">
              <w:rPr>
                <w:lang w:val="es-MX"/>
              </w:rPr>
              <w:t>algún recurso</w:t>
            </w:r>
            <w:r w:rsidRPr="002F63AD">
              <w:rPr>
                <w:lang w:val="es-MX"/>
              </w:rPr>
              <w:t xml:space="preserve"> de Apache </w:t>
            </w:r>
            <w:proofErr w:type="spellStart"/>
            <w:r w:rsidRPr="002F63AD">
              <w:rPr>
                <w:lang w:val="es-MX"/>
              </w:rPr>
              <w:t>Marmotta</w:t>
            </w:r>
            <w:proofErr w:type="spellEnd"/>
            <w:r w:rsidRPr="002F63AD">
              <w:rPr>
                <w:lang w:val="es-MX"/>
              </w:rPr>
              <w:t xml:space="preserve"> o de Internet, deberán estar disponibles para hacer uso de ellos.</w:t>
            </w:r>
          </w:p>
        </w:tc>
      </w:tr>
      <w:tr w:rsidR="00A97B88" w:rsidRPr="002F63AD" w14:paraId="584D38BE" w14:textId="77777777" w:rsidTr="009E35A7">
        <w:tc>
          <w:tcPr>
            <w:tcW w:w="2490" w:type="dxa"/>
            <w:tcBorders>
              <w:right w:val="double" w:sz="4" w:space="0" w:color="auto"/>
            </w:tcBorders>
            <w:shd w:val="clear" w:color="auto" w:fill="EAEAEA"/>
            <w:tcMar>
              <w:left w:w="40" w:type="dxa"/>
              <w:bottom w:w="17" w:type="dxa"/>
              <w:right w:w="40" w:type="dxa"/>
            </w:tcMar>
          </w:tcPr>
          <w:p w14:paraId="3B85021A" w14:textId="77777777" w:rsidR="00A97B88" w:rsidRPr="002F63AD" w:rsidRDefault="00A97B88" w:rsidP="009E35A7">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78AE7862" w14:textId="77777777" w:rsidR="00A97B88" w:rsidRPr="002F63AD" w:rsidRDefault="00A97B88" w:rsidP="009E35A7">
            <w:pPr>
              <w:pStyle w:val="Normalindentado1"/>
              <w:ind w:left="0"/>
              <w:jc w:val="both"/>
              <w:rPr>
                <w:lang w:val="es-MX"/>
              </w:rPr>
            </w:pPr>
            <w:r w:rsidRPr="002F63AD">
              <w:rPr>
                <w:lang w:val="es-MX"/>
              </w:rPr>
              <w:t>Alta/Esencial</w:t>
            </w:r>
          </w:p>
        </w:tc>
      </w:tr>
    </w:tbl>
    <w:p w14:paraId="3BF39F56" w14:textId="77777777" w:rsidR="00A97B88" w:rsidRPr="002F63AD" w:rsidRDefault="00A97B88" w:rsidP="00B333D0">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2F63AD" w14:paraId="2E9DDD43" w14:textId="77777777" w:rsidTr="009E35A7">
        <w:tc>
          <w:tcPr>
            <w:tcW w:w="2490" w:type="dxa"/>
            <w:tcBorders>
              <w:right w:val="double" w:sz="4" w:space="0" w:color="auto"/>
            </w:tcBorders>
            <w:shd w:val="clear" w:color="auto" w:fill="EAEAEA"/>
            <w:tcMar>
              <w:left w:w="40" w:type="dxa"/>
              <w:bottom w:w="17" w:type="dxa"/>
              <w:right w:w="40" w:type="dxa"/>
            </w:tcMar>
          </w:tcPr>
          <w:p w14:paraId="0C346DA7" w14:textId="77777777" w:rsidR="00A97B88" w:rsidRPr="002F63AD" w:rsidRDefault="00A97B88" w:rsidP="009E35A7">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25F571D" w14:textId="77777777" w:rsidR="00A97B88" w:rsidRPr="002F63AD" w:rsidRDefault="00A97B88" w:rsidP="009E35A7">
            <w:pPr>
              <w:pStyle w:val="Normalindentado1"/>
              <w:ind w:left="0"/>
              <w:jc w:val="both"/>
              <w:rPr>
                <w:lang w:val="es-MX"/>
              </w:rPr>
            </w:pPr>
            <w:r w:rsidRPr="002F63AD">
              <w:rPr>
                <w:lang w:val="es-MX"/>
              </w:rPr>
              <w:t>RNF02</w:t>
            </w:r>
          </w:p>
        </w:tc>
      </w:tr>
      <w:tr w:rsidR="00A97B88" w:rsidRPr="002F63AD" w14:paraId="0907A98A" w14:textId="77777777" w:rsidTr="009E35A7">
        <w:tc>
          <w:tcPr>
            <w:tcW w:w="2490" w:type="dxa"/>
            <w:tcBorders>
              <w:right w:val="double" w:sz="4" w:space="0" w:color="auto"/>
            </w:tcBorders>
            <w:shd w:val="clear" w:color="auto" w:fill="EAEAEA"/>
            <w:tcMar>
              <w:left w:w="40" w:type="dxa"/>
              <w:bottom w:w="17" w:type="dxa"/>
              <w:right w:w="40" w:type="dxa"/>
            </w:tcMar>
          </w:tcPr>
          <w:p w14:paraId="793E1220" w14:textId="77777777" w:rsidR="00A97B88" w:rsidRPr="002F63AD" w:rsidRDefault="00A97B88" w:rsidP="009E35A7">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D4A5E11" w14:textId="77777777" w:rsidR="00A97B88" w:rsidRPr="002F63AD" w:rsidRDefault="00A97B88" w:rsidP="009E35A7">
            <w:pPr>
              <w:pStyle w:val="Normalindentado1"/>
              <w:ind w:left="0"/>
              <w:jc w:val="both"/>
              <w:rPr>
                <w:lang w:val="es-MX"/>
              </w:rPr>
            </w:pPr>
            <w:r w:rsidRPr="002F63AD">
              <w:rPr>
                <w:lang w:val="es-MX"/>
              </w:rPr>
              <w:t>Usabilidad</w:t>
            </w:r>
          </w:p>
        </w:tc>
      </w:tr>
      <w:tr w:rsidR="00A97B88" w:rsidRPr="002F63AD" w14:paraId="13758792" w14:textId="77777777" w:rsidTr="009E35A7">
        <w:tc>
          <w:tcPr>
            <w:tcW w:w="2490" w:type="dxa"/>
            <w:tcBorders>
              <w:right w:val="double" w:sz="4" w:space="0" w:color="auto"/>
            </w:tcBorders>
            <w:shd w:val="clear" w:color="auto" w:fill="EAEAEA"/>
            <w:tcMar>
              <w:left w:w="40" w:type="dxa"/>
              <w:bottom w:w="17" w:type="dxa"/>
              <w:right w:w="40" w:type="dxa"/>
            </w:tcMar>
          </w:tcPr>
          <w:p w14:paraId="05FFD42D" w14:textId="77777777" w:rsidR="00A97B88" w:rsidRPr="002F63AD" w:rsidRDefault="00A97B88" w:rsidP="009E35A7">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27B68F0" w14:textId="77777777" w:rsidR="00A97B88" w:rsidRPr="002F63AD" w:rsidRDefault="00A97B88" w:rsidP="009E35A7">
            <w:pPr>
              <w:pStyle w:val="Normalindentado1"/>
              <w:ind w:left="0"/>
              <w:jc w:val="both"/>
              <w:rPr>
                <w:lang w:val="es-MX"/>
              </w:rPr>
            </w:pPr>
            <w:r w:rsidRPr="002F63AD">
              <w:rPr>
                <w:lang w:val="es-MX"/>
              </w:rPr>
              <w:t>El usuario contará con alguna leyenda que proporcione información de cómo usar la aplicación Web.</w:t>
            </w:r>
          </w:p>
        </w:tc>
      </w:tr>
      <w:tr w:rsidR="00A97B88" w:rsidRPr="002F63AD" w14:paraId="0B56B17F" w14:textId="77777777" w:rsidTr="009E35A7">
        <w:tc>
          <w:tcPr>
            <w:tcW w:w="2490" w:type="dxa"/>
            <w:tcBorders>
              <w:right w:val="double" w:sz="4" w:space="0" w:color="auto"/>
            </w:tcBorders>
            <w:shd w:val="clear" w:color="auto" w:fill="EAEAEA"/>
            <w:tcMar>
              <w:left w:w="40" w:type="dxa"/>
              <w:bottom w:w="17" w:type="dxa"/>
              <w:right w:w="40" w:type="dxa"/>
            </w:tcMar>
          </w:tcPr>
          <w:p w14:paraId="1EDEB15A" w14:textId="77777777" w:rsidR="00A97B88" w:rsidRPr="002F63AD" w:rsidRDefault="00A97B88" w:rsidP="009E35A7">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0467DD8" w14:textId="77777777" w:rsidR="00A97B88" w:rsidRPr="002F63AD" w:rsidRDefault="00A97B88" w:rsidP="009E35A7">
            <w:pPr>
              <w:pStyle w:val="Normalindentado1"/>
              <w:ind w:left="0"/>
              <w:jc w:val="both"/>
              <w:rPr>
                <w:lang w:val="es-MX"/>
              </w:rPr>
            </w:pPr>
            <w:r w:rsidRPr="002F63AD">
              <w:rPr>
                <w:lang w:val="es-MX"/>
              </w:rPr>
              <w:t xml:space="preserve">Debido a los requerimientos funcionales disponibles en la aplicación Web, se mostrará información en donde sea </w:t>
            </w:r>
            <w:r w:rsidRPr="002F63AD">
              <w:rPr>
                <w:lang w:val="es-MX"/>
              </w:rPr>
              <w:lastRenderedPageBreak/>
              <w:t>pertinente que le permita al usuario entender cómo debe de ser usada la aplicación.</w:t>
            </w:r>
          </w:p>
        </w:tc>
      </w:tr>
      <w:tr w:rsidR="00A97B88" w:rsidRPr="002F63AD" w14:paraId="2D64C5F1" w14:textId="77777777" w:rsidTr="009E35A7">
        <w:tc>
          <w:tcPr>
            <w:tcW w:w="2490" w:type="dxa"/>
            <w:tcBorders>
              <w:right w:val="double" w:sz="4" w:space="0" w:color="auto"/>
            </w:tcBorders>
            <w:shd w:val="clear" w:color="auto" w:fill="EAEAEA"/>
            <w:tcMar>
              <w:left w:w="40" w:type="dxa"/>
              <w:bottom w:w="17" w:type="dxa"/>
              <w:right w:w="40" w:type="dxa"/>
            </w:tcMar>
          </w:tcPr>
          <w:p w14:paraId="17E40970" w14:textId="77777777" w:rsidR="00A97B88" w:rsidRPr="002F63AD" w:rsidRDefault="00A97B88" w:rsidP="009E35A7">
            <w:pPr>
              <w:pStyle w:val="guiazul"/>
              <w:jc w:val="both"/>
              <w:rPr>
                <w:i w:val="0"/>
                <w:iCs/>
                <w:color w:val="auto"/>
                <w:lang w:val="es-MX"/>
              </w:rPr>
            </w:pPr>
            <w:r w:rsidRPr="002F63AD">
              <w:rPr>
                <w:i w:val="0"/>
                <w:iCs/>
                <w:color w:val="auto"/>
                <w:lang w:val="es-MX"/>
              </w:rPr>
              <w:lastRenderedPageBreak/>
              <w:t>Prioridad del requisito</w:t>
            </w:r>
          </w:p>
        </w:tc>
        <w:tc>
          <w:tcPr>
            <w:tcW w:w="5664" w:type="dxa"/>
            <w:tcBorders>
              <w:left w:val="double" w:sz="4" w:space="0" w:color="auto"/>
              <w:right w:val="single" w:sz="4" w:space="0" w:color="auto"/>
            </w:tcBorders>
            <w:tcMar>
              <w:left w:w="40" w:type="dxa"/>
              <w:bottom w:w="17" w:type="dxa"/>
              <w:right w:w="40" w:type="dxa"/>
            </w:tcMar>
          </w:tcPr>
          <w:p w14:paraId="224ADF49" w14:textId="77777777" w:rsidR="00A97B88" w:rsidRPr="002F63AD" w:rsidRDefault="00A97B88" w:rsidP="009E35A7">
            <w:pPr>
              <w:pStyle w:val="Normalindentado1"/>
              <w:ind w:left="0"/>
              <w:jc w:val="both"/>
              <w:rPr>
                <w:lang w:val="es-MX"/>
              </w:rPr>
            </w:pPr>
            <w:r w:rsidRPr="002F63AD">
              <w:rPr>
                <w:lang w:val="es-MX"/>
              </w:rPr>
              <w:t>Alta/Esencial</w:t>
            </w:r>
          </w:p>
        </w:tc>
      </w:tr>
    </w:tbl>
    <w:p w14:paraId="0E0A80E6" w14:textId="77777777" w:rsidR="00A97B88" w:rsidRPr="002F63AD" w:rsidRDefault="00A97B88" w:rsidP="00A97B88">
      <w:pPr>
        <w:pStyle w:val="guiazul"/>
        <w:ind w:left="360"/>
        <w:jc w:val="both"/>
        <w:rPr>
          <w:lang w:val="es-MX"/>
        </w:rPr>
      </w:pPr>
    </w:p>
    <w:p w14:paraId="43FFC2EF" w14:textId="77777777" w:rsidR="00A97B88" w:rsidRPr="002F63AD"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2F63AD" w14:paraId="5B79C370" w14:textId="77777777" w:rsidTr="009E35A7">
        <w:tc>
          <w:tcPr>
            <w:tcW w:w="2490" w:type="dxa"/>
            <w:tcBorders>
              <w:right w:val="double" w:sz="4" w:space="0" w:color="auto"/>
            </w:tcBorders>
            <w:shd w:val="clear" w:color="auto" w:fill="EAEAEA"/>
            <w:tcMar>
              <w:left w:w="40" w:type="dxa"/>
              <w:bottom w:w="17" w:type="dxa"/>
              <w:right w:w="40" w:type="dxa"/>
            </w:tcMar>
          </w:tcPr>
          <w:p w14:paraId="45E61A53" w14:textId="77777777" w:rsidR="00A97B88" w:rsidRPr="002F63AD" w:rsidRDefault="00A97B88" w:rsidP="009E35A7">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278CB147" w14:textId="77777777" w:rsidR="00A97B88" w:rsidRPr="002F63AD" w:rsidRDefault="00A97B88" w:rsidP="009E35A7">
            <w:pPr>
              <w:pStyle w:val="Normalindentado1"/>
              <w:ind w:left="0"/>
              <w:jc w:val="both"/>
              <w:rPr>
                <w:lang w:val="es-MX"/>
              </w:rPr>
            </w:pPr>
            <w:r w:rsidRPr="002F63AD">
              <w:rPr>
                <w:lang w:val="es-MX"/>
              </w:rPr>
              <w:t>RNF03</w:t>
            </w:r>
          </w:p>
        </w:tc>
      </w:tr>
      <w:tr w:rsidR="00A97B88" w:rsidRPr="002F63AD" w14:paraId="24C4AD4D" w14:textId="77777777" w:rsidTr="009E35A7">
        <w:tc>
          <w:tcPr>
            <w:tcW w:w="2490" w:type="dxa"/>
            <w:tcBorders>
              <w:right w:val="double" w:sz="4" w:space="0" w:color="auto"/>
            </w:tcBorders>
            <w:shd w:val="clear" w:color="auto" w:fill="EAEAEA"/>
            <w:tcMar>
              <w:left w:w="40" w:type="dxa"/>
              <w:bottom w:w="17" w:type="dxa"/>
              <w:right w:w="40" w:type="dxa"/>
            </w:tcMar>
          </w:tcPr>
          <w:p w14:paraId="694B86F0" w14:textId="77777777" w:rsidR="00A97B88" w:rsidRPr="002F63AD" w:rsidRDefault="00A97B88" w:rsidP="009E35A7">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1848A92" w14:textId="77777777" w:rsidR="00A97B88" w:rsidRPr="002F63AD" w:rsidRDefault="00A97B88" w:rsidP="009E35A7">
            <w:pPr>
              <w:pStyle w:val="Normalindentado1"/>
              <w:ind w:left="0"/>
              <w:jc w:val="both"/>
              <w:rPr>
                <w:lang w:val="es-MX"/>
              </w:rPr>
            </w:pPr>
            <w:r w:rsidRPr="002F63AD">
              <w:rPr>
                <w:lang w:val="es-MX"/>
              </w:rPr>
              <w:t>Interfaz de la aplicación</w:t>
            </w:r>
          </w:p>
        </w:tc>
      </w:tr>
      <w:tr w:rsidR="00A97B88" w:rsidRPr="002F63AD" w14:paraId="45BD633D" w14:textId="77777777" w:rsidTr="009E35A7">
        <w:tc>
          <w:tcPr>
            <w:tcW w:w="2490" w:type="dxa"/>
            <w:tcBorders>
              <w:right w:val="double" w:sz="4" w:space="0" w:color="auto"/>
            </w:tcBorders>
            <w:shd w:val="clear" w:color="auto" w:fill="EAEAEA"/>
            <w:tcMar>
              <w:left w:w="40" w:type="dxa"/>
              <w:bottom w:w="17" w:type="dxa"/>
              <w:right w:w="40" w:type="dxa"/>
            </w:tcMar>
          </w:tcPr>
          <w:p w14:paraId="28392789" w14:textId="77777777" w:rsidR="00A97B88" w:rsidRPr="002F63AD" w:rsidRDefault="00A97B88" w:rsidP="009E35A7">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3AE6DF7" w14:textId="77777777" w:rsidR="00A97B88" w:rsidRPr="002F63AD" w:rsidRDefault="00A97B88" w:rsidP="009E35A7">
            <w:pPr>
              <w:pStyle w:val="Normalindentado1"/>
              <w:ind w:left="0"/>
              <w:jc w:val="both"/>
              <w:rPr>
                <w:lang w:val="es-MX"/>
              </w:rPr>
            </w:pPr>
            <w:r w:rsidRPr="002F63AD">
              <w:rPr>
                <w:lang w:val="es-MX"/>
              </w:rPr>
              <w:t>Todas las funcionalidades que ofrece la aplicación Web se podrán acceder desde la interfaz visual.</w:t>
            </w:r>
          </w:p>
        </w:tc>
      </w:tr>
      <w:tr w:rsidR="00A97B88" w:rsidRPr="002F63AD" w14:paraId="76EFC823" w14:textId="77777777" w:rsidTr="009E35A7">
        <w:tc>
          <w:tcPr>
            <w:tcW w:w="2490" w:type="dxa"/>
            <w:tcBorders>
              <w:right w:val="double" w:sz="4" w:space="0" w:color="auto"/>
            </w:tcBorders>
            <w:shd w:val="clear" w:color="auto" w:fill="EAEAEA"/>
            <w:tcMar>
              <w:left w:w="40" w:type="dxa"/>
              <w:bottom w:w="17" w:type="dxa"/>
              <w:right w:w="40" w:type="dxa"/>
            </w:tcMar>
          </w:tcPr>
          <w:p w14:paraId="0D94F215" w14:textId="77777777" w:rsidR="00A97B88" w:rsidRPr="002F63AD" w:rsidRDefault="00A97B88" w:rsidP="009E35A7">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617B7B8" w14:textId="77777777" w:rsidR="00A97B88" w:rsidRPr="002F63AD" w:rsidRDefault="00A97B88" w:rsidP="009E35A7">
            <w:pPr>
              <w:pStyle w:val="Normalindentado1"/>
              <w:ind w:left="0"/>
              <w:jc w:val="both"/>
              <w:rPr>
                <w:lang w:val="es-MX"/>
              </w:rPr>
            </w:pPr>
            <w:r w:rsidRPr="002F63AD">
              <w:rPr>
                <w:lang w:val="es-MX"/>
              </w:rPr>
              <w:t xml:space="preserve">La interfaz visual en la aplicación web permitirá al usuario usar la aplicación en conjunto con Apache </w:t>
            </w:r>
            <w:proofErr w:type="spellStart"/>
            <w:r w:rsidRPr="002F63AD">
              <w:rPr>
                <w:lang w:val="es-MX"/>
              </w:rPr>
              <w:t>Marmotta</w:t>
            </w:r>
            <w:proofErr w:type="spellEnd"/>
            <w:r w:rsidRPr="002F63AD">
              <w:rPr>
                <w:lang w:val="es-MX"/>
              </w:rPr>
              <w:t xml:space="preserve"> de manera sencilla.</w:t>
            </w:r>
          </w:p>
        </w:tc>
      </w:tr>
      <w:tr w:rsidR="00A97B88" w:rsidRPr="002F63AD" w14:paraId="529D7486" w14:textId="77777777" w:rsidTr="009E35A7">
        <w:tc>
          <w:tcPr>
            <w:tcW w:w="2490" w:type="dxa"/>
            <w:tcBorders>
              <w:right w:val="double" w:sz="4" w:space="0" w:color="auto"/>
            </w:tcBorders>
            <w:shd w:val="clear" w:color="auto" w:fill="EAEAEA"/>
            <w:tcMar>
              <w:left w:w="40" w:type="dxa"/>
              <w:bottom w:w="17" w:type="dxa"/>
              <w:right w:w="40" w:type="dxa"/>
            </w:tcMar>
          </w:tcPr>
          <w:p w14:paraId="67DDCCB1" w14:textId="77777777" w:rsidR="00A97B88" w:rsidRPr="002F63AD" w:rsidRDefault="00A97B88" w:rsidP="009E35A7">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43028462" w14:textId="77777777" w:rsidR="00A97B88" w:rsidRPr="002F63AD" w:rsidRDefault="00A97B88" w:rsidP="009E35A7">
            <w:pPr>
              <w:pStyle w:val="Normalindentado1"/>
              <w:ind w:left="0"/>
              <w:jc w:val="both"/>
              <w:rPr>
                <w:lang w:val="es-MX"/>
              </w:rPr>
            </w:pPr>
            <w:r w:rsidRPr="002F63AD">
              <w:rPr>
                <w:lang w:val="es-MX"/>
              </w:rPr>
              <w:t>Alta/Esencial</w:t>
            </w:r>
          </w:p>
        </w:tc>
      </w:tr>
    </w:tbl>
    <w:p w14:paraId="6D3E96C6" w14:textId="76558129" w:rsidR="00234219" w:rsidRPr="002F63AD" w:rsidRDefault="00234219" w:rsidP="00234219">
      <w:pPr>
        <w:pStyle w:val="Ttulo2"/>
        <w:ind w:left="1080"/>
        <w:rPr>
          <w:lang w:val="es-MX"/>
        </w:rPr>
      </w:pPr>
      <w:bookmarkStart w:id="77" w:name="_Toc23373170"/>
      <w:bookmarkStart w:id="78" w:name="_Toc33238253"/>
      <w:bookmarkStart w:id="79" w:name="_Toc23373174"/>
      <w:bookmarkEnd w:id="7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234219" w:rsidRPr="002F63AD" w14:paraId="1341DEE0" w14:textId="77777777" w:rsidTr="00DA6330">
        <w:tc>
          <w:tcPr>
            <w:tcW w:w="2490" w:type="dxa"/>
            <w:tcBorders>
              <w:right w:val="double" w:sz="4" w:space="0" w:color="auto"/>
            </w:tcBorders>
            <w:shd w:val="clear" w:color="auto" w:fill="EAEAEA"/>
            <w:tcMar>
              <w:left w:w="40" w:type="dxa"/>
              <w:bottom w:w="17" w:type="dxa"/>
              <w:right w:w="40" w:type="dxa"/>
            </w:tcMar>
          </w:tcPr>
          <w:p w14:paraId="1144066F" w14:textId="77777777" w:rsidR="00234219" w:rsidRPr="002F63AD" w:rsidRDefault="00234219" w:rsidP="00DA6330">
            <w:pPr>
              <w:pStyle w:val="guiazul"/>
              <w:jc w:val="both"/>
              <w:rPr>
                <w:i w:val="0"/>
                <w:iCs/>
                <w:color w:val="auto"/>
                <w:lang w:val="es-MX"/>
              </w:rPr>
            </w:pPr>
            <w:r w:rsidRPr="002F63AD">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9B797A7" w14:textId="4A90D207" w:rsidR="00234219" w:rsidRPr="002F63AD" w:rsidRDefault="00234219" w:rsidP="00DA6330">
            <w:pPr>
              <w:pStyle w:val="Normalindentado1"/>
              <w:ind w:left="0"/>
              <w:jc w:val="both"/>
              <w:rPr>
                <w:lang w:val="es-MX"/>
              </w:rPr>
            </w:pPr>
            <w:r w:rsidRPr="002F63AD">
              <w:rPr>
                <w:lang w:val="es-MX"/>
              </w:rPr>
              <w:t>RNF04</w:t>
            </w:r>
          </w:p>
        </w:tc>
      </w:tr>
      <w:tr w:rsidR="00234219" w:rsidRPr="002F63AD" w14:paraId="3813BEBD" w14:textId="77777777" w:rsidTr="00DA6330">
        <w:tc>
          <w:tcPr>
            <w:tcW w:w="2490" w:type="dxa"/>
            <w:tcBorders>
              <w:right w:val="double" w:sz="4" w:space="0" w:color="auto"/>
            </w:tcBorders>
            <w:shd w:val="clear" w:color="auto" w:fill="EAEAEA"/>
            <w:tcMar>
              <w:left w:w="40" w:type="dxa"/>
              <w:bottom w:w="17" w:type="dxa"/>
              <w:right w:w="40" w:type="dxa"/>
            </w:tcMar>
          </w:tcPr>
          <w:p w14:paraId="610FFEEE" w14:textId="77777777" w:rsidR="00234219" w:rsidRPr="002F63AD" w:rsidRDefault="00234219" w:rsidP="00DA6330">
            <w:pPr>
              <w:pStyle w:val="guiazul"/>
              <w:jc w:val="both"/>
              <w:rPr>
                <w:i w:val="0"/>
                <w:iCs/>
                <w:color w:val="auto"/>
                <w:lang w:val="es-MX"/>
              </w:rPr>
            </w:pPr>
            <w:r w:rsidRPr="002F63AD">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3DB3DC35" w14:textId="3DEEF76E" w:rsidR="00234219" w:rsidRPr="002F63AD" w:rsidRDefault="00234219" w:rsidP="00DA6330">
            <w:pPr>
              <w:pStyle w:val="Normalindentado1"/>
              <w:ind w:left="0"/>
              <w:jc w:val="both"/>
              <w:rPr>
                <w:lang w:val="es-MX"/>
              </w:rPr>
            </w:pPr>
            <w:r w:rsidRPr="002F63AD">
              <w:rPr>
                <w:lang w:val="es-MX"/>
              </w:rPr>
              <w:t>Confidencialidad</w:t>
            </w:r>
          </w:p>
        </w:tc>
      </w:tr>
      <w:tr w:rsidR="00234219" w:rsidRPr="002F63AD" w14:paraId="2ECA83C1" w14:textId="77777777" w:rsidTr="00DA6330">
        <w:tc>
          <w:tcPr>
            <w:tcW w:w="2490" w:type="dxa"/>
            <w:tcBorders>
              <w:right w:val="double" w:sz="4" w:space="0" w:color="auto"/>
            </w:tcBorders>
            <w:shd w:val="clear" w:color="auto" w:fill="EAEAEA"/>
            <w:tcMar>
              <w:left w:w="40" w:type="dxa"/>
              <w:bottom w:w="17" w:type="dxa"/>
              <w:right w:w="40" w:type="dxa"/>
            </w:tcMar>
          </w:tcPr>
          <w:p w14:paraId="68891832" w14:textId="77777777" w:rsidR="00234219" w:rsidRPr="002F63AD" w:rsidRDefault="00234219" w:rsidP="00DA6330">
            <w:pPr>
              <w:pStyle w:val="guiazul"/>
              <w:jc w:val="both"/>
              <w:rPr>
                <w:i w:val="0"/>
                <w:iCs/>
                <w:color w:val="auto"/>
                <w:lang w:val="es-MX"/>
              </w:rPr>
            </w:pPr>
            <w:r w:rsidRPr="002F63AD">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E723790" w14:textId="4DFA0EA8" w:rsidR="00234219" w:rsidRPr="002F63AD" w:rsidRDefault="00234219" w:rsidP="00DA6330">
            <w:pPr>
              <w:pStyle w:val="Normalindentado1"/>
              <w:ind w:left="0"/>
              <w:jc w:val="both"/>
              <w:rPr>
                <w:lang w:val="es-MX"/>
              </w:rPr>
            </w:pPr>
            <w:r w:rsidRPr="002F63AD">
              <w:rPr>
                <w:lang w:val="es-MX"/>
              </w:rPr>
              <w:t xml:space="preserve">La seguridad de los datos </w:t>
            </w:r>
            <w:r w:rsidR="00B2238C" w:rsidRPr="002F63AD">
              <w:rPr>
                <w:lang w:val="es-MX"/>
              </w:rPr>
              <w:t>proporcionados</w:t>
            </w:r>
            <w:r w:rsidRPr="002F63AD">
              <w:rPr>
                <w:lang w:val="es-MX"/>
              </w:rPr>
              <w:t xml:space="preserve"> por los usuarios estará garantizad</w:t>
            </w:r>
            <w:r w:rsidR="003D3BBC" w:rsidRPr="002F63AD">
              <w:rPr>
                <w:lang w:val="es-MX"/>
              </w:rPr>
              <w:t>a</w:t>
            </w:r>
            <w:r w:rsidRPr="002F63AD">
              <w:rPr>
                <w:lang w:val="es-MX"/>
              </w:rPr>
              <w:t xml:space="preserve"> en el sistema.</w:t>
            </w:r>
          </w:p>
        </w:tc>
      </w:tr>
      <w:tr w:rsidR="00234219" w:rsidRPr="002F63AD" w14:paraId="50CCCD20" w14:textId="77777777" w:rsidTr="00DA6330">
        <w:tc>
          <w:tcPr>
            <w:tcW w:w="2490" w:type="dxa"/>
            <w:tcBorders>
              <w:right w:val="double" w:sz="4" w:space="0" w:color="auto"/>
            </w:tcBorders>
            <w:shd w:val="clear" w:color="auto" w:fill="EAEAEA"/>
            <w:tcMar>
              <w:left w:w="40" w:type="dxa"/>
              <w:bottom w:w="17" w:type="dxa"/>
              <w:right w:w="40" w:type="dxa"/>
            </w:tcMar>
          </w:tcPr>
          <w:p w14:paraId="2A2D4115" w14:textId="77777777" w:rsidR="00234219" w:rsidRPr="002F63AD" w:rsidRDefault="00234219" w:rsidP="00DA6330">
            <w:pPr>
              <w:pStyle w:val="guiazul"/>
              <w:rPr>
                <w:i w:val="0"/>
                <w:iCs/>
                <w:color w:val="auto"/>
                <w:lang w:val="es-MX"/>
              </w:rPr>
            </w:pPr>
            <w:r w:rsidRPr="002F63AD">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5267E6C" w14:textId="0C60B594" w:rsidR="00234219" w:rsidRPr="002F63AD" w:rsidRDefault="00B2238C" w:rsidP="00DA6330">
            <w:pPr>
              <w:pStyle w:val="Normalindentado1"/>
              <w:ind w:left="0"/>
              <w:jc w:val="both"/>
              <w:rPr>
                <w:lang w:val="es-MX"/>
              </w:rPr>
            </w:pPr>
            <w:r w:rsidRPr="002F63AD">
              <w:rPr>
                <w:lang w:val="es-MX"/>
              </w:rPr>
              <w:t xml:space="preserve">La información ofrecida por los usuarios para darse de alta en el sistema estará segura para que nadie más pueda </w:t>
            </w:r>
            <w:r w:rsidR="000472FA" w:rsidRPr="002F63AD">
              <w:rPr>
                <w:lang w:val="es-MX"/>
              </w:rPr>
              <w:t>hace uso de ella</w:t>
            </w:r>
            <w:r w:rsidRPr="002F63AD">
              <w:rPr>
                <w:lang w:val="es-MX"/>
              </w:rPr>
              <w:t>.</w:t>
            </w:r>
          </w:p>
        </w:tc>
      </w:tr>
      <w:tr w:rsidR="00234219" w:rsidRPr="002F63AD" w14:paraId="26DCF9B3" w14:textId="77777777" w:rsidTr="00DA6330">
        <w:tc>
          <w:tcPr>
            <w:tcW w:w="2490" w:type="dxa"/>
            <w:tcBorders>
              <w:right w:val="double" w:sz="4" w:space="0" w:color="auto"/>
            </w:tcBorders>
            <w:shd w:val="clear" w:color="auto" w:fill="EAEAEA"/>
            <w:tcMar>
              <w:left w:w="40" w:type="dxa"/>
              <w:bottom w:w="17" w:type="dxa"/>
              <w:right w:w="40" w:type="dxa"/>
            </w:tcMar>
          </w:tcPr>
          <w:p w14:paraId="5BE620EF" w14:textId="77777777" w:rsidR="00234219" w:rsidRPr="002F63AD" w:rsidRDefault="00234219" w:rsidP="00DA6330">
            <w:pPr>
              <w:pStyle w:val="guiazul"/>
              <w:jc w:val="both"/>
              <w:rPr>
                <w:i w:val="0"/>
                <w:iCs/>
                <w:color w:val="auto"/>
                <w:lang w:val="es-MX"/>
              </w:rPr>
            </w:pPr>
            <w:r w:rsidRPr="002F63AD">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68A68A3" w14:textId="77777777" w:rsidR="00234219" w:rsidRPr="002F63AD" w:rsidRDefault="00234219" w:rsidP="00DA6330">
            <w:pPr>
              <w:pStyle w:val="Normalindentado1"/>
              <w:ind w:left="0"/>
              <w:jc w:val="both"/>
              <w:rPr>
                <w:lang w:val="es-MX"/>
              </w:rPr>
            </w:pPr>
            <w:r w:rsidRPr="002F63AD">
              <w:rPr>
                <w:lang w:val="es-MX"/>
              </w:rPr>
              <w:t>Alta/Esencial</w:t>
            </w:r>
          </w:p>
        </w:tc>
      </w:tr>
    </w:tbl>
    <w:p w14:paraId="325B5EED" w14:textId="77777777" w:rsidR="00234219" w:rsidRPr="002F63AD" w:rsidRDefault="00234219" w:rsidP="00043139">
      <w:pPr>
        <w:pStyle w:val="Ttulo2"/>
        <w:rPr>
          <w:lang w:val="es-MX"/>
        </w:rPr>
      </w:pPr>
    </w:p>
    <w:p w14:paraId="4D0ECA6E" w14:textId="152B1F45" w:rsidR="005F10DC" w:rsidRPr="002F63AD" w:rsidRDefault="005F10DC" w:rsidP="00571749">
      <w:pPr>
        <w:pStyle w:val="Ttulo2"/>
        <w:numPr>
          <w:ilvl w:val="1"/>
          <w:numId w:val="7"/>
        </w:numPr>
        <w:rPr>
          <w:lang w:val="es-MX"/>
        </w:rPr>
      </w:pPr>
      <w:bookmarkStart w:id="80" w:name="_Toc23801677"/>
      <w:r w:rsidRPr="002F63AD">
        <w:rPr>
          <w:lang w:val="es-MX"/>
        </w:rPr>
        <w:t>Interfaces de hardware</w:t>
      </w:r>
      <w:bookmarkEnd w:id="77"/>
      <w:bookmarkEnd w:id="80"/>
    </w:p>
    <w:p w14:paraId="4B78C0B7" w14:textId="77777777" w:rsidR="005F10DC" w:rsidRPr="002F63AD" w:rsidRDefault="005F10DC" w:rsidP="00FC7966">
      <w:pPr>
        <w:pStyle w:val="Normalindentado3"/>
        <w:ind w:left="0"/>
        <w:jc w:val="both"/>
        <w:rPr>
          <w:lang w:val="es-MX"/>
        </w:rPr>
      </w:pPr>
      <w:r w:rsidRPr="002F63AD">
        <w:rPr>
          <w:lang w:val="es-MX"/>
        </w:rPr>
        <w:t>Para hacer uso de la aplicación Web será necesario tener equipo de cómputo con las siguientes especificaciones</w:t>
      </w:r>
    </w:p>
    <w:p w14:paraId="728615C1" w14:textId="77777777" w:rsidR="005F10DC" w:rsidRPr="002F63AD" w:rsidRDefault="005F10DC" w:rsidP="00FC7966">
      <w:pPr>
        <w:pStyle w:val="Normalindentado3"/>
        <w:numPr>
          <w:ilvl w:val="0"/>
          <w:numId w:val="6"/>
        </w:numPr>
        <w:jc w:val="both"/>
        <w:rPr>
          <w:lang w:val="es-MX"/>
        </w:rPr>
      </w:pPr>
      <w:r w:rsidRPr="002F63AD">
        <w:rPr>
          <w:lang w:val="es-MX"/>
        </w:rPr>
        <w:t>4 GB en memoria RAM</w:t>
      </w:r>
    </w:p>
    <w:p w14:paraId="1CFD6ED2" w14:textId="77777777" w:rsidR="005F10DC" w:rsidRPr="002F63AD" w:rsidRDefault="005F10DC" w:rsidP="00FC7966">
      <w:pPr>
        <w:pStyle w:val="Normalindentado3"/>
        <w:numPr>
          <w:ilvl w:val="0"/>
          <w:numId w:val="6"/>
        </w:numPr>
        <w:jc w:val="both"/>
        <w:rPr>
          <w:lang w:val="es-MX"/>
        </w:rPr>
      </w:pPr>
      <w:r w:rsidRPr="002F63AD">
        <w:rPr>
          <w:lang w:val="es-MX"/>
        </w:rPr>
        <w:t>500 MB de almacenamiento</w:t>
      </w:r>
    </w:p>
    <w:p w14:paraId="419142BC" w14:textId="77777777" w:rsidR="005F10DC" w:rsidRPr="002F63AD" w:rsidRDefault="005F10DC" w:rsidP="00FC7966">
      <w:pPr>
        <w:pStyle w:val="Normalindentado3"/>
        <w:numPr>
          <w:ilvl w:val="0"/>
          <w:numId w:val="6"/>
        </w:numPr>
        <w:jc w:val="both"/>
        <w:rPr>
          <w:lang w:val="es-MX"/>
        </w:rPr>
      </w:pPr>
      <w:r w:rsidRPr="002F63AD">
        <w:rPr>
          <w:lang w:val="es-MX"/>
        </w:rPr>
        <w:t>Mouse</w:t>
      </w:r>
    </w:p>
    <w:p w14:paraId="7CB9F4F8" w14:textId="77777777" w:rsidR="005F10DC" w:rsidRPr="002F63AD" w:rsidRDefault="005F10DC" w:rsidP="00FC7966">
      <w:pPr>
        <w:pStyle w:val="Normalindentado3"/>
        <w:numPr>
          <w:ilvl w:val="0"/>
          <w:numId w:val="6"/>
        </w:numPr>
        <w:jc w:val="both"/>
        <w:rPr>
          <w:lang w:val="es-MX"/>
        </w:rPr>
      </w:pPr>
      <w:r w:rsidRPr="002F63AD">
        <w:rPr>
          <w:lang w:val="es-MX"/>
        </w:rPr>
        <w:t>Teclado</w:t>
      </w:r>
    </w:p>
    <w:p w14:paraId="04F7C3A9" w14:textId="77777777" w:rsidR="005F10DC" w:rsidRPr="002F63AD" w:rsidRDefault="005F10DC" w:rsidP="00FC7966">
      <w:pPr>
        <w:pStyle w:val="Normalindentado3"/>
        <w:numPr>
          <w:ilvl w:val="0"/>
          <w:numId w:val="6"/>
        </w:numPr>
        <w:jc w:val="both"/>
        <w:rPr>
          <w:lang w:val="es-MX"/>
        </w:rPr>
      </w:pPr>
      <w:r w:rsidRPr="002F63AD">
        <w:rPr>
          <w:lang w:val="es-MX"/>
        </w:rPr>
        <w:t>Adaptador de Red</w:t>
      </w:r>
    </w:p>
    <w:p w14:paraId="3019DDB9" w14:textId="77777777" w:rsidR="005F10DC" w:rsidRPr="002F63AD" w:rsidRDefault="005F10DC" w:rsidP="00FC7966">
      <w:pPr>
        <w:pStyle w:val="Normalindentado3"/>
        <w:numPr>
          <w:ilvl w:val="0"/>
          <w:numId w:val="6"/>
        </w:numPr>
        <w:jc w:val="both"/>
        <w:rPr>
          <w:lang w:val="es-MX"/>
        </w:rPr>
      </w:pPr>
      <w:r w:rsidRPr="002F63AD">
        <w:rPr>
          <w:lang w:val="es-MX"/>
        </w:rPr>
        <w:t>Monitor</w:t>
      </w:r>
    </w:p>
    <w:p w14:paraId="6B5BC5F1" w14:textId="77777777" w:rsidR="005F10DC" w:rsidRPr="002F63AD" w:rsidRDefault="005F10DC" w:rsidP="00FC7966">
      <w:pPr>
        <w:pStyle w:val="Normalindentado3"/>
        <w:numPr>
          <w:ilvl w:val="0"/>
          <w:numId w:val="6"/>
        </w:numPr>
        <w:jc w:val="both"/>
        <w:rPr>
          <w:lang w:val="es-MX"/>
        </w:rPr>
      </w:pPr>
      <w:r w:rsidRPr="002F63AD">
        <w:rPr>
          <w:lang w:val="es-MX"/>
        </w:rPr>
        <w:t>Procesador doble núcleo o superior</w:t>
      </w:r>
    </w:p>
    <w:p w14:paraId="3AC5902F" w14:textId="767AFD74" w:rsidR="005F10DC" w:rsidRPr="002F63AD" w:rsidRDefault="00FC7966" w:rsidP="00D06E6E">
      <w:pPr>
        <w:pStyle w:val="Ttulo2"/>
        <w:numPr>
          <w:ilvl w:val="1"/>
          <w:numId w:val="7"/>
        </w:numPr>
        <w:rPr>
          <w:lang w:val="es-MX"/>
        </w:rPr>
      </w:pPr>
      <w:bookmarkStart w:id="81" w:name="_Toc23373171"/>
      <w:r w:rsidRPr="002F63AD">
        <w:rPr>
          <w:lang w:val="es-MX"/>
        </w:rPr>
        <w:t xml:space="preserve"> </w:t>
      </w:r>
      <w:bookmarkStart w:id="82" w:name="_Toc23801678"/>
      <w:r w:rsidRPr="002F63AD">
        <w:rPr>
          <w:lang w:val="es-MX"/>
        </w:rPr>
        <w:t>I</w:t>
      </w:r>
      <w:r w:rsidR="005F10DC" w:rsidRPr="002F63AD">
        <w:rPr>
          <w:lang w:val="es-MX"/>
        </w:rPr>
        <w:t>nterfaces de software</w:t>
      </w:r>
      <w:bookmarkEnd w:id="81"/>
      <w:bookmarkEnd w:id="82"/>
    </w:p>
    <w:p w14:paraId="483928A0" w14:textId="77777777" w:rsidR="005F10DC" w:rsidRPr="002F63AD" w:rsidRDefault="005F10DC" w:rsidP="00FC7966">
      <w:pPr>
        <w:pStyle w:val="Normalindentado3"/>
        <w:ind w:left="0"/>
        <w:jc w:val="both"/>
        <w:rPr>
          <w:i/>
          <w:color w:val="0000FF"/>
          <w:lang w:val="es-MX"/>
        </w:rPr>
      </w:pPr>
      <w:r w:rsidRPr="002F63AD">
        <w:rPr>
          <w:lang w:val="es-MX"/>
        </w:rPr>
        <w:t>Para poder usar en la aplicación Web, se deberá contar con las siguientes características</w:t>
      </w:r>
    </w:p>
    <w:p w14:paraId="53D85BE3" w14:textId="77777777" w:rsidR="005F10DC" w:rsidRPr="002F63AD" w:rsidRDefault="005F10DC" w:rsidP="00FC7966">
      <w:pPr>
        <w:pStyle w:val="Normalindentado3"/>
        <w:numPr>
          <w:ilvl w:val="0"/>
          <w:numId w:val="6"/>
        </w:numPr>
        <w:jc w:val="both"/>
        <w:rPr>
          <w:lang w:val="es-MX"/>
        </w:rPr>
      </w:pPr>
      <w:r w:rsidRPr="002F63AD">
        <w:rPr>
          <w:lang w:val="es-MX"/>
        </w:rPr>
        <w:t xml:space="preserve">Sistema operativo Ubuntu </w:t>
      </w:r>
    </w:p>
    <w:p w14:paraId="2E4A0488" w14:textId="77777777" w:rsidR="005F10DC" w:rsidRPr="002F63AD" w:rsidRDefault="005F10DC" w:rsidP="00FC7966">
      <w:pPr>
        <w:pStyle w:val="Normalindentado3"/>
        <w:numPr>
          <w:ilvl w:val="0"/>
          <w:numId w:val="6"/>
        </w:numPr>
        <w:jc w:val="both"/>
        <w:rPr>
          <w:lang w:val="es-MX"/>
        </w:rPr>
      </w:pPr>
      <w:r w:rsidRPr="002F63AD">
        <w:rPr>
          <w:lang w:val="es-MX"/>
        </w:rPr>
        <w:t>Java JDK 6 o superior</w:t>
      </w:r>
    </w:p>
    <w:p w14:paraId="689CB2EA" w14:textId="77777777" w:rsidR="005F10DC" w:rsidRPr="002F63AD" w:rsidRDefault="005F10DC" w:rsidP="00FC7966">
      <w:pPr>
        <w:pStyle w:val="Normalindentado3"/>
        <w:numPr>
          <w:ilvl w:val="0"/>
          <w:numId w:val="6"/>
        </w:numPr>
        <w:jc w:val="both"/>
        <w:rPr>
          <w:lang w:val="es-MX"/>
        </w:rPr>
      </w:pPr>
      <w:r w:rsidRPr="002F63AD">
        <w:rPr>
          <w:lang w:val="es-MX"/>
        </w:rPr>
        <w:t xml:space="preserve">Servidor de aplicaciones Java (Tomcat 7.X o </w:t>
      </w:r>
      <w:proofErr w:type="spellStart"/>
      <w:r w:rsidRPr="002F63AD">
        <w:rPr>
          <w:lang w:val="es-MX"/>
        </w:rPr>
        <w:t>Jetty</w:t>
      </w:r>
      <w:proofErr w:type="spellEnd"/>
      <w:r w:rsidRPr="002F63AD">
        <w:rPr>
          <w:lang w:val="es-MX"/>
        </w:rPr>
        <w:t xml:space="preserve"> 6.X)</w:t>
      </w:r>
    </w:p>
    <w:p w14:paraId="5E88AF38" w14:textId="193FFDE1" w:rsidR="005F10DC" w:rsidRPr="002F63AD" w:rsidRDefault="005F10DC" w:rsidP="00FC7966">
      <w:pPr>
        <w:pStyle w:val="Normalindentado3"/>
        <w:numPr>
          <w:ilvl w:val="0"/>
          <w:numId w:val="6"/>
        </w:numPr>
        <w:jc w:val="both"/>
        <w:rPr>
          <w:lang w:val="es-MX"/>
        </w:rPr>
      </w:pPr>
      <w:r w:rsidRPr="002F63AD">
        <w:rPr>
          <w:lang w:val="es-MX"/>
        </w:rPr>
        <w:t>Navegador Web (Google Chrome, Firefox, Edge, Safari u Opera)</w:t>
      </w:r>
    </w:p>
    <w:p w14:paraId="46FB4E12" w14:textId="77777777" w:rsidR="00D06E6E" w:rsidRPr="002F63AD" w:rsidRDefault="00D06E6E" w:rsidP="00D06E6E">
      <w:pPr>
        <w:pStyle w:val="Normalindentado3"/>
        <w:jc w:val="both"/>
        <w:rPr>
          <w:lang w:val="es-MX"/>
        </w:rPr>
      </w:pPr>
    </w:p>
    <w:p w14:paraId="3CB6ECFB" w14:textId="3962AAD2" w:rsidR="005F10DC" w:rsidRPr="002F63AD" w:rsidRDefault="00FC7966" w:rsidP="00D06E6E">
      <w:pPr>
        <w:pStyle w:val="Ttulo2"/>
        <w:numPr>
          <w:ilvl w:val="1"/>
          <w:numId w:val="7"/>
        </w:numPr>
        <w:rPr>
          <w:lang w:val="es-MX"/>
        </w:rPr>
      </w:pPr>
      <w:bookmarkStart w:id="83" w:name="_Toc23373172"/>
      <w:r w:rsidRPr="002F63AD">
        <w:rPr>
          <w:lang w:val="es-MX"/>
        </w:rPr>
        <w:t xml:space="preserve"> </w:t>
      </w:r>
      <w:bookmarkStart w:id="84" w:name="_Toc23801679"/>
      <w:r w:rsidR="005F10DC" w:rsidRPr="002F63AD">
        <w:rPr>
          <w:lang w:val="es-MX"/>
        </w:rPr>
        <w:t>Interfaces de comunicación</w:t>
      </w:r>
      <w:bookmarkEnd w:id="83"/>
      <w:bookmarkEnd w:id="84"/>
    </w:p>
    <w:p w14:paraId="08157050" w14:textId="71FA5499" w:rsidR="00760421" w:rsidRPr="002F63AD" w:rsidRDefault="005F10DC" w:rsidP="00D06E6E">
      <w:pPr>
        <w:pStyle w:val="Normalindentado3"/>
        <w:ind w:left="0"/>
        <w:jc w:val="both"/>
        <w:rPr>
          <w:lang w:val="es-MX"/>
        </w:rPr>
      </w:pPr>
      <w:r w:rsidRPr="002F63AD">
        <w:rPr>
          <w:lang w:val="es-MX"/>
        </w:rPr>
        <w:t xml:space="preserve">La comunicación entre la aplicación Web y Apache </w:t>
      </w:r>
      <w:proofErr w:type="spellStart"/>
      <w:r w:rsidRPr="002F63AD">
        <w:rPr>
          <w:lang w:val="es-MX"/>
        </w:rPr>
        <w:t>Marmotta</w:t>
      </w:r>
      <w:proofErr w:type="spellEnd"/>
      <w:r w:rsidRPr="002F63AD">
        <w:rPr>
          <w:lang w:val="es-MX"/>
        </w:rPr>
        <w:t xml:space="preserve"> serán mediante métodos HTTP y el estilo de arquitectura de software </w:t>
      </w:r>
      <w:r w:rsidRPr="002F63AD">
        <w:rPr>
          <w:i/>
          <w:iCs/>
          <w:lang w:val="es-MX"/>
        </w:rPr>
        <w:t>REST.</w:t>
      </w:r>
      <w:r w:rsidRPr="002F63AD">
        <w:rPr>
          <w:lang w:val="es-MX"/>
        </w:rPr>
        <w:t xml:space="preserve"> Mientras </w:t>
      </w:r>
      <w:proofErr w:type="gramStart"/>
      <w:r w:rsidRPr="002F63AD">
        <w:rPr>
          <w:lang w:val="es-MX"/>
        </w:rPr>
        <w:t>que</w:t>
      </w:r>
      <w:proofErr w:type="gramEnd"/>
      <w:r w:rsidRPr="002F63AD">
        <w:rPr>
          <w:lang w:val="es-MX"/>
        </w:rPr>
        <w:t xml:space="preserve"> para llevar a cabo las consultas, se necesita una conexión a Internet.</w:t>
      </w:r>
    </w:p>
    <w:p w14:paraId="18838835" w14:textId="6AA88837" w:rsidR="00760421" w:rsidRPr="002F63AD" w:rsidRDefault="00760421" w:rsidP="00760421">
      <w:pPr>
        <w:pStyle w:val="Ttulo2"/>
        <w:keepLines w:val="0"/>
        <w:numPr>
          <w:ilvl w:val="1"/>
          <w:numId w:val="7"/>
        </w:numPr>
        <w:spacing w:before="240" w:after="60" w:line="240" w:lineRule="auto"/>
        <w:jc w:val="both"/>
        <w:rPr>
          <w:lang w:val="es-MX"/>
        </w:rPr>
      </w:pPr>
      <w:bookmarkStart w:id="85" w:name="_Toc23801680"/>
      <w:r w:rsidRPr="002F63AD">
        <w:rPr>
          <w:lang w:val="es-MX"/>
        </w:rPr>
        <w:t>Requerimientos funcionales</w:t>
      </w:r>
      <w:bookmarkEnd w:id="85"/>
    </w:p>
    <w:p w14:paraId="22AADE2E" w14:textId="4A634E71" w:rsidR="00B84B8C" w:rsidRPr="002F63AD" w:rsidRDefault="00760421" w:rsidP="00760421">
      <w:pPr>
        <w:pStyle w:val="Ttulo3"/>
        <w:numPr>
          <w:ilvl w:val="2"/>
          <w:numId w:val="7"/>
        </w:numPr>
        <w:rPr>
          <w:lang w:val="es-MX"/>
        </w:rPr>
      </w:pPr>
      <w:bookmarkStart w:id="86" w:name="_Toc23801681"/>
      <w:r w:rsidRPr="002F63AD">
        <w:rPr>
          <w:lang w:val="es-MX"/>
        </w:rPr>
        <w:t>Requerimiento</w:t>
      </w:r>
      <w:r w:rsidR="00B84B8C" w:rsidRPr="002F63AD">
        <w:rPr>
          <w:lang w:val="es-MX"/>
        </w:rPr>
        <w:t xml:space="preserve"> funcional </w:t>
      </w:r>
      <w:bookmarkEnd w:id="78"/>
      <w:r w:rsidR="00B84B8C" w:rsidRPr="002F63AD">
        <w:rPr>
          <w:lang w:val="es-MX"/>
        </w:rPr>
        <w:t>1</w:t>
      </w:r>
      <w:bookmarkEnd w:id="79"/>
      <w:bookmarkEnd w:id="86"/>
    </w:p>
    <w:p w14:paraId="101A527F" w14:textId="77777777" w:rsidR="00B84B8C" w:rsidRPr="002F63AD" w:rsidRDefault="00B84B8C" w:rsidP="00B84B8C">
      <w:pPr>
        <w:pStyle w:val="Normalindentado1"/>
        <w:numPr>
          <w:ilvl w:val="0"/>
          <w:numId w:val="6"/>
        </w:numPr>
        <w:jc w:val="both"/>
        <w:rPr>
          <w:lang w:val="es-MX"/>
        </w:rPr>
      </w:pPr>
      <w:r w:rsidRPr="002F63AD">
        <w:rPr>
          <w:lang w:val="es-MX"/>
        </w:rPr>
        <w:t>Establecer comunicación: El usuario debe de inicializar la aplicación Web para poder usarla.</w:t>
      </w:r>
    </w:p>
    <w:p w14:paraId="5CDB8610" w14:textId="77777777" w:rsidR="00B84B8C" w:rsidRPr="002F63AD" w:rsidRDefault="00B84B8C" w:rsidP="00B84B8C">
      <w:pPr>
        <w:pStyle w:val="Normalindentado1"/>
        <w:numPr>
          <w:ilvl w:val="1"/>
          <w:numId w:val="6"/>
        </w:numPr>
        <w:jc w:val="both"/>
        <w:rPr>
          <w:lang w:val="es-MX"/>
        </w:rPr>
      </w:pPr>
      <w:r w:rsidRPr="002F63AD">
        <w:rPr>
          <w:lang w:val="es-MX"/>
        </w:rPr>
        <w:lastRenderedPageBreak/>
        <w:t xml:space="preserve">Se debe de establecer comunicación entre el software Apache </w:t>
      </w:r>
      <w:proofErr w:type="spellStart"/>
      <w:r w:rsidRPr="002F63AD">
        <w:rPr>
          <w:lang w:val="es-MX"/>
        </w:rPr>
        <w:t>Marmotta</w:t>
      </w:r>
      <w:proofErr w:type="spellEnd"/>
      <w:r w:rsidRPr="002F63AD">
        <w:rPr>
          <w:lang w:val="es-MX"/>
        </w:rPr>
        <w:t xml:space="preserve"> para que la aplicación funcione.</w:t>
      </w:r>
    </w:p>
    <w:p w14:paraId="6CB2E8EE" w14:textId="1C76D282" w:rsidR="00B84B8C" w:rsidRPr="002F63AD" w:rsidRDefault="00B84B8C" w:rsidP="00FE5ED8">
      <w:pPr>
        <w:pStyle w:val="Ttulo3"/>
        <w:keepLines w:val="0"/>
        <w:numPr>
          <w:ilvl w:val="2"/>
          <w:numId w:val="7"/>
        </w:numPr>
        <w:spacing w:before="240" w:after="60" w:line="240" w:lineRule="auto"/>
        <w:jc w:val="both"/>
        <w:rPr>
          <w:lang w:val="es-MX"/>
        </w:rPr>
      </w:pPr>
      <w:bookmarkStart w:id="87" w:name="_Toc23373175"/>
      <w:bookmarkStart w:id="88" w:name="_Toc23801682"/>
      <w:r w:rsidRPr="002F63AD">
        <w:rPr>
          <w:lang w:val="es-MX"/>
        </w:rPr>
        <w:t>Requisito funcional 2</w:t>
      </w:r>
      <w:bookmarkEnd w:id="87"/>
      <w:bookmarkEnd w:id="88"/>
    </w:p>
    <w:p w14:paraId="269ED97D" w14:textId="77777777" w:rsidR="00B84B8C" w:rsidRPr="002F63AD" w:rsidRDefault="00B84B8C" w:rsidP="00B84B8C">
      <w:pPr>
        <w:pStyle w:val="Normalindentado3"/>
        <w:numPr>
          <w:ilvl w:val="0"/>
          <w:numId w:val="6"/>
        </w:numPr>
        <w:jc w:val="both"/>
        <w:rPr>
          <w:lang w:val="es-MX"/>
        </w:rPr>
      </w:pPr>
      <w:r w:rsidRPr="002F63AD">
        <w:rPr>
          <w:lang w:val="es-MX"/>
        </w:rPr>
        <w:t>Valida conexión: La aplicación Web debe validar la conexión</w:t>
      </w:r>
    </w:p>
    <w:p w14:paraId="370A60F5" w14:textId="77777777" w:rsidR="00B84B8C" w:rsidRPr="002F63AD" w:rsidRDefault="00B84B8C" w:rsidP="00B84B8C">
      <w:pPr>
        <w:pStyle w:val="Normalindentado3"/>
        <w:numPr>
          <w:ilvl w:val="1"/>
          <w:numId w:val="6"/>
        </w:numPr>
        <w:jc w:val="both"/>
        <w:rPr>
          <w:lang w:val="es-MX"/>
        </w:rPr>
      </w:pPr>
      <w:r w:rsidRPr="002F63AD">
        <w:rPr>
          <w:lang w:val="es-MX"/>
        </w:rPr>
        <w:t xml:space="preserve">Para usar la aplicación Web, se debe de conectar la aplicación con Apache </w:t>
      </w:r>
      <w:proofErr w:type="spellStart"/>
      <w:r w:rsidRPr="002F63AD">
        <w:rPr>
          <w:lang w:val="es-MX"/>
        </w:rPr>
        <w:t>Marmotta</w:t>
      </w:r>
      <w:proofErr w:type="spellEnd"/>
      <w:r w:rsidRPr="002F63AD">
        <w:rPr>
          <w:lang w:val="es-MX"/>
        </w:rPr>
        <w:t xml:space="preserve"> e Internet con el fin de avanzar o mostrar un mensaje de error de conexión en la aplicación.</w:t>
      </w:r>
    </w:p>
    <w:p w14:paraId="24367AF6" w14:textId="37A320FE" w:rsidR="00B84B8C" w:rsidRPr="002F63AD" w:rsidRDefault="00B84B8C" w:rsidP="00FE5ED8">
      <w:pPr>
        <w:pStyle w:val="Ttulo3"/>
        <w:keepLines w:val="0"/>
        <w:numPr>
          <w:ilvl w:val="2"/>
          <w:numId w:val="7"/>
        </w:numPr>
        <w:spacing w:before="240" w:after="60" w:line="240" w:lineRule="auto"/>
        <w:jc w:val="both"/>
        <w:rPr>
          <w:lang w:val="es-MX"/>
        </w:rPr>
      </w:pPr>
      <w:bookmarkStart w:id="89" w:name="_Toc23373176"/>
      <w:bookmarkStart w:id="90" w:name="_Toc23801683"/>
      <w:r w:rsidRPr="002F63AD">
        <w:rPr>
          <w:lang w:val="es-MX"/>
        </w:rPr>
        <w:t>Requisito funcional 3</w:t>
      </w:r>
      <w:bookmarkEnd w:id="89"/>
      <w:bookmarkEnd w:id="90"/>
    </w:p>
    <w:p w14:paraId="5917EEAE" w14:textId="77777777" w:rsidR="00B84B8C" w:rsidRPr="002F63AD" w:rsidRDefault="00B84B8C" w:rsidP="00B84B8C">
      <w:pPr>
        <w:pStyle w:val="Normalindentado3"/>
        <w:numPr>
          <w:ilvl w:val="0"/>
          <w:numId w:val="6"/>
        </w:numPr>
        <w:jc w:val="both"/>
        <w:rPr>
          <w:lang w:val="es-MX"/>
        </w:rPr>
      </w:pPr>
      <w:r w:rsidRPr="002F63AD">
        <w:rPr>
          <w:lang w:val="es-MX"/>
        </w:rPr>
        <w:t xml:space="preserve">Selección modo: El usuario deberá escoger el modo de uso de la aplicación: Consultar </w:t>
      </w:r>
      <w:proofErr w:type="spellStart"/>
      <w:r w:rsidRPr="002F63AD">
        <w:rPr>
          <w:i/>
          <w:iCs/>
          <w:lang w:val="es-MX"/>
        </w:rPr>
        <w:t>dataset</w:t>
      </w:r>
      <w:proofErr w:type="spellEnd"/>
      <w:r w:rsidRPr="002F63AD">
        <w:rPr>
          <w:lang w:val="es-MX"/>
        </w:rPr>
        <w:t xml:space="preserve"> o Realizar consulta.</w:t>
      </w:r>
    </w:p>
    <w:p w14:paraId="062C75B6" w14:textId="77777777" w:rsidR="00B84B8C" w:rsidRPr="002F63AD" w:rsidRDefault="00B84B8C" w:rsidP="00B84B8C">
      <w:pPr>
        <w:pStyle w:val="Normalindentado3"/>
        <w:numPr>
          <w:ilvl w:val="1"/>
          <w:numId w:val="6"/>
        </w:numPr>
        <w:jc w:val="both"/>
        <w:rPr>
          <w:lang w:val="es-MX"/>
        </w:rPr>
      </w:pPr>
      <w:r w:rsidRPr="002F63AD">
        <w:rPr>
          <w:lang w:val="es-MX"/>
        </w:rPr>
        <w:t xml:space="preserve">La aplicación Web da la opción de escoger 2 opciones de operación al usuario. En la primera, existirán varios </w:t>
      </w:r>
      <w:proofErr w:type="spellStart"/>
      <w:r w:rsidRPr="002F63AD">
        <w:rPr>
          <w:i/>
          <w:iCs/>
          <w:lang w:val="es-MX"/>
        </w:rPr>
        <w:t>datasets</w:t>
      </w:r>
      <w:proofErr w:type="spellEnd"/>
      <w:r w:rsidRPr="002F63AD">
        <w:rPr>
          <w:lang w:val="es-MX"/>
        </w:rPr>
        <w:t xml:space="preserve"> precargados en Apache </w:t>
      </w:r>
      <w:proofErr w:type="spellStart"/>
      <w:r w:rsidRPr="002F63AD">
        <w:rPr>
          <w:lang w:val="es-MX"/>
        </w:rPr>
        <w:t>Marmotta</w:t>
      </w:r>
      <w:proofErr w:type="spellEnd"/>
      <w:r w:rsidRPr="002F63AD">
        <w:rPr>
          <w:lang w:val="es-MX"/>
        </w:rPr>
        <w:t xml:space="preserve"> mientras que, en la segunda opción, el usuario podrá ingresar una consulta para ser ejecutada en tiempo real.</w:t>
      </w:r>
    </w:p>
    <w:p w14:paraId="72AC7B31" w14:textId="14EDA5F3" w:rsidR="00B84B8C" w:rsidRPr="002F63AD" w:rsidRDefault="00B84B8C" w:rsidP="00FE5ED8">
      <w:pPr>
        <w:pStyle w:val="Ttulo3"/>
        <w:keepLines w:val="0"/>
        <w:numPr>
          <w:ilvl w:val="2"/>
          <w:numId w:val="7"/>
        </w:numPr>
        <w:spacing w:before="240" w:after="60" w:line="240" w:lineRule="auto"/>
        <w:jc w:val="both"/>
        <w:rPr>
          <w:lang w:val="es-MX"/>
        </w:rPr>
      </w:pPr>
      <w:bookmarkStart w:id="91" w:name="_Toc23373177"/>
      <w:bookmarkStart w:id="92" w:name="_Toc23801684"/>
      <w:r w:rsidRPr="002F63AD">
        <w:rPr>
          <w:lang w:val="es-MX"/>
        </w:rPr>
        <w:t>Requisito funcional 4</w:t>
      </w:r>
      <w:bookmarkEnd w:id="91"/>
      <w:bookmarkEnd w:id="92"/>
    </w:p>
    <w:p w14:paraId="5DFEE9DB" w14:textId="77777777" w:rsidR="00B84B8C" w:rsidRPr="002F63AD" w:rsidRDefault="00B84B8C" w:rsidP="00B84B8C">
      <w:pPr>
        <w:pStyle w:val="Normalindentado3"/>
        <w:numPr>
          <w:ilvl w:val="0"/>
          <w:numId w:val="6"/>
        </w:numPr>
        <w:jc w:val="both"/>
        <w:rPr>
          <w:lang w:val="es-MX"/>
        </w:rPr>
      </w:pPr>
      <w:r w:rsidRPr="002F63AD">
        <w:rPr>
          <w:lang w:val="es-MX"/>
        </w:rPr>
        <w:t xml:space="preserve">Modo </w:t>
      </w:r>
      <w:proofErr w:type="spellStart"/>
      <w:r w:rsidRPr="002F63AD">
        <w:rPr>
          <w:i/>
          <w:iCs/>
          <w:lang w:val="es-MX"/>
        </w:rPr>
        <w:t>dataset</w:t>
      </w:r>
      <w:proofErr w:type="spellEnd"/>
      <w:r w:rsidRPr="002F63AD">
        <w:rPr>
          <w:i/>
          <w:iCs/>
          <w:lang w:val="es-MX"/>
        </w:rPr>
        <w:t xml:space="preserve">: </w:t>
      </w:r>
      <w:r w:rsidRPr="002F63AD">
        <w:rPr>
          <w:lang w:val="es-MX"/>
        </w:rPr>
        <w:t xml:space="preserve">La aplicación Web debe mostrar los </w:t>
      </w:r>
      <w:proofErr w:type="spellStart"/>
      <w:r w:rsidRPr="002F63AD">
        <w:rPr>
          <w:i/>
          <w:iCs/>
          <w:lang w:val="es-MX"/>
        </w:rPr>
        <w:t>datasets</w:t>
      </w:r>
      <w:proofErr w:type="spellEnd"/>
      <w:r w:rsidRPr="002F63AD">
        <w:rPr>
          <w:lang w:val="es-MX"/>
        </w:rPr>
        <w:t xml:space="preserve"> </w:t>
      </w:r>
      <w:r w:rsidRPr="002F63AD">
        <w:rPr>
          <w:iCs/>
          <w:lang w:val="es-MX"/>
        </w:rPr>
        <w:t xml:space="preserve">disponibles en </w:t>
      </w:r>
      <w:proofErr w:type="spellStart"/>
      <w:r w:rsidRPr="002F63AD">
        <w:rPr>
          <w:iCs/>
          <w:lang w:val="es-MX"/>
        </w:rPr>
        <w:t>Marmotta</w:t>
      </w:r>
      <w:proofErr w:type="spellEnd"/>
      <w:r w:rsidRPr="002F63AD">
        <w:rPr>
          <w:iCs/>
          <w:lang w:val="es-MX"/>
        </w:rPr>
        <w:t>.</w:t>
      </w:r>
    </w:p>
    <w:p w14:paraId="175E557F" w14:textId="77777777" w:rsidR="00B84B8C" w:rsidRPr="002F63AD" w:rsidRDefault="00B84B8C" w:rsidP="00B84B8C">
      <w:pPr>
        <w:pStyle w:val="Normalindentado3"/>
        <w:numPr>
          <w:ilvl w:val="1"/>
          <w:numId w:val="6"/>
        </w:numPr>
        <w:jc w:val="both"/>
        <w:rPr>
          <w:lang w:val="es-MX"/>
        </w:rPr>
      </w:pPr>
      <w:r w:rsidRPr="002F63AD">
        <w:rPr>
          <w:lang w:val="es-MX"/>
        </w:rPr>
        <w:t xml:space="preserve">Los </w:t>
      </w:r>
      <w:proofErr w:type="spellStart"/>
      <w:r w:rsidRPr="002F63AD">
        <w:rPr>
          <w:i/>
          <w:iCs/>
          <w:lang w:val="es-MX"/>
        </w:rPr>
        <w:t>datasets</w:t>
      </w:r>
      <w:proofErr w:type="spellEnd"/>
      <w:r w:rsidRPr="002F63AD">
        <w:rPr>
          <w:lang w:val="es-MX"/>
        </w:rPr>
        <w:t xml:space="preserve"> disponibles en Apache </w:t>
      </w:r>
      <w:proofErr w:type="spellStart"/>
      <w:r w:rsidRPr="002F63AD">
        <w:rPr>
          <w:lang w:val="es-MX"/>
        </w:rPr>
        <w:t>Marmotta</w:t>
      </w:r>
      <w:proofErr w:type="spellEnd"/>
      <w:r w:rsidRPr="002F63AD">
        <w:rPr>
          <w:lang w:val="es-MX"/>
        </w:rPr>
        <w:t xml:space="preserve"> serán desplegados en la aplicación Web para que usuario escoja cual quiere explorar.</w:t>
      </w:r>
    </w:p>
    <w:p w14:paraId="1902A1EF" w14:textId="10E873C1" w:rsidR="00B84B8C" w:rsidRPr="002F63AD" w:rsidRDefault="00B84B8C" w:rsidP="00FE5ED8">
      <w:pPr>
        <w:pStyle w:val="Ttulo3"/>
        <w:keepLines w:val="0"/>
        <w:numPr>
          <w:ilvl w:val="2"/>
          <w:numId w:val="7"/>
        </w:numPr>
        <w:spacing w:before="240" w:after="60" w:line="240" w:lineRule="auto"/>
        <w:jc w:val="both"/>
        <w:rPr>
          <w:lang w:val="es-MX"/>
        </w:rPr>
      </w:pPr>
      <w:bookmarkStart w:id="93" w:name="_Toc23373178"/>
      <w:bookmarkStart w:id="94" w:name="_Toc23801685"/>
      <w:r w:rsidRPr="002F63AD">
        <w:rPr>
          <w:lang w:val="es-MX"/>
        </w:rPr>
        <w:t>Requisito funcional 5</w:t>
      </w:r>
      <w:bookmarkEnd w:id="93"/>
      <w:bookmarkEnd w:id="94"/>
    </w:p>
    <w:p w14:paraId="150B1B87" w14:textId="77777777" w:rsidR="00B84B8C" w:rsidRPr="002F63AD" w:rsidRDefault="00B84B8C" w:rsidP="00B84B8C">
      <w:pPr>
        <w:pStyle w:val="Normalindentado3"/>
        <w:numPr>
          <w:ilvl w:val="0"/>
          <w:numId w:val="6"/>
        </w:numPr>
        <w:jc w:val="both"/>
        <w:rPr>
          <w:lang w:val="es-MX"/>
        </w:rPr>
      </w:pPr>
      <w:r w:rsidRPr="002F63AD">
        <w:rPr>
          <w:lang w:val="es-MX"/>
        </w:rPr>
        <w:t xml:space="preserve">Selección del </w:t>
      </w:r>
      <w:proofErr w:type="spellStart"/>
      <w:r w:rsidRPr="002F63AD">
        <w:rPr>
          <w:i/>
          <w:iCs/>
          <w:lang w:val="es-MX"/>
        </w:rPr>
        <w:t>dataset</w:t>
      </w:r>
      <w:proofErr w:type="spellEnd"/>
      <w:r w:rsidRPr="002F63AD">
        <w:rPr>
          <w:i/>
          <w:iCs/>
          <w:lang w:val="es-MX"/>
        </w:rPr>
        <w:t>:</w:t>
      </w:r>
      <w:r w:rsidRPr="002F63AD">
        <w:rPr>
          <w:lang w:val="es-MX"/>
        </w:rPr>
        <w:t xml:space="preserve"> El usuario podrá escoger los </w:t>
      </w:r>
      <w:proofErr w:type="spellStart"/>
      <w:r w:rsidRPr="002F63AD">
        <w:rPr>
          <w:i/>
          <w:iCs/>
          <w:lang w:val="es-MX"/>
        </w:rPr>
        <w:t>dataset</w:t>
      </w:r>
      <w:proofErr w:type="spellEnd"/>
      <w:r w:rsidRPr="002F63AD">
        <w:rPr>
          <w:lang w:val="es-MX"/>
        </w:rPr>
        <w:t xml:space="preserve"> disponibles en el sistema para luego ser visualizados.</w:t>
      </w:r>
    </w:p>
    <w:p w14:paraId="662BCB61" w14:textId="77777777" w:rsidR="00B84B8C" w:rsidRPr="002F63AD" w:rsidRDefault="00B84B8C" w:rsidP="00B84B8C">
      <w:pPr>
        <w:pStyle w:val="Normalindentado3"/>
        <w:numPr>
          <w:ilvl w:val="1"/>
          <w:numId w:val="6"/>
        </w:numPr>
        <w:jc w:val="both"/>
        <w:rPr>
          <w:lang w:val="es-MX"/>
        </w:rPr>
      </w:pPr>
      <w:r w:rsidRPr="002F63AD">
        <w:rPr>
          <w:lang w:val="es-MX"/>
        </w:rPr>
        <w:t xml:space="preserve">El sistema Web en conjunto con Apache </w:t>
      </w:r>
      <w:proofErr w:type="spellStart"/>
      <w:r w:rsidRPr="002F63AD">
        <w:rPr>
          <w:lang w:val="es-MX"/>
        </w:rPr>
        <w:t>Marmotta</w:t>
      </w:r>
      <w:proofErr w:type="spellEnd"/>
      <w:r w:rsidRPr="002F63AD">
        <w:rPr>
          <w:lang w:val="es-MX"/>
        </w:rPr>
        <w:t xml:space="preserve">, deberán mostrar </w:t>
      </w:r>
      <w:proofErr w:type="spellStart"/>
      <w:r w:rsidRPr="002F63AD">
        <w:rPr>
          <w:i/>
          <w:iCs/>
          <w:lang w:val="es-MX"/>
        </w:rPr>
        <w:t>datasets</w:t>
      </w:r>
      <w:proofErr w:type="spellEnd"/>
      <w:r w:rsidRPr="002F63AD">
        <w:rPr>
          <w:lang w:val="es-MX"/>
        </w:rPr>
        <w:t xml:space="preserve"> disponibles de consultas federadas previas y posteriormente, con la herramienta Map4RDF, visualizar e interactuar con los resultados de la consulta asociada a dicho </w:t>
      </w:r>
      <w:proofErr w:type="spellStart"/>
      <w:proofErr w:type="gramStart"/>
      <w:r w:rsidRPr="002F63AD">
        <w:rPr>
          <w:i/>
          <w:iCs/>
          <w:lang w:val="es-MX"/>
        </w:rPr>
        <w:t>dataset</w:t>
      </w:r>
      <w:proofErr w:type="spellEnd"/>
      <w:r w:rsidRPr="002F63AD">
        <w:rPr>
          <w:lang w:val="es-MX"/>
        </w:rPr>
        <w:t>..</w:t>
      </w:r>
      <w:proofErr w:type="gramEnd"/>
    </w:p>
    <w:p w14:paraId="39263110" w14:textId="2A438BB5" w:rsidR="00B84B8C" w:rsidRPr="002F63AD" w:rsidRDefault="00B84B8C" w:rsidP="00FE5ED8">
      <w:pPr>
        <w:pStyle w:val="Ttulo3"/>
        <w:keepLines w:val="0"/>
        <w:numPr>
          <w:ilvl w:val="2"/>
          <w:numId w:val="7"/>
        </w:numPr>
        <w:spacing w:before="240" w:after="60" w:line="240" w:lineRule="auto"/>
        <w:jc w:val="both"/>
        <w:rPr>
          <w:lang w:val="es-MX"/>
        </w:rPr>
      </w:pPr>
      <w:bookmarkStart w:id="95" w:name="_Toc23373179"/>
      <w:bookmarkStart w:id="96" w:name="_Toc23801686"/>
      <w:r w:rsidRPr="002F63AD">
        <w:rPr>
          <w:lang w:val="es-MX"/>
        </w:rPr>
        <w:t>Requisito funcional 6</w:t>
      </w:r>
      <w:bookmarkEnd w:id="95"/>
      <w:bookmarkEnd w:id="96"/>
    </w:p>
    <w:p w14:paraId="09351113" w14:textId="77777777" w:rsidR="00B84B8C" w:rsidRPr="002F63AD" w:rsidRDefault="00B84B8C" w:rsidP="00B84B8C">
      <w:pPr>
        <w:pStyle w:val="Normalindentado3"/>
        <w:numPr>
          <w:ilvl w:val="0"/>
          <w:numId w:val="6"/>
        </w:numPr>
        <w:jc w:val="both"/>
        <w:rPr>
          <w:lang w:val="es-MX"/>
        </w:rPr>
      </w:pPr>
      <w:r w:rsidRPr="002F63AD">
        <w:rPr>
          <w:lang w:val="es-MX"/>
        </w:rPr>
        <w:t>Cargar datos</w:t>
      </w:r>
      <w:r w:rsidRPr="002F63AD">
        <w:rPr>
          <w:i/>
          <w:iCs/>
          <w:lang w:val="es-MX"/>
        </w:rPr>
        <w:t xml:space="preserve">: </w:t>
      </w:r>
      <w:r w:rsidRPr="002F63AD">
        <w:rPr>
          <w:lang w:val="es-MX"/>
        </w:rPr>
        <w:t xml:space="preserve">Se carga el </w:t>
      </w:r>
      <w:proofErr w:type="spellStart"/>
      <w:r w:rsidRPr="002F63AD">
        <w:rPr>
          <w:i/>
          <w:iCs/>
          <w:lang w:val="es-MX"/>
        </w:rPr>
        <w:t>dataset</w:t>
      </w:r>
      <w:proofErr w:type="spellEnd"/>
      <w:r w:rsidRPr="002F63AD">
        <w:rPr>
          <w:lang w:val="es-MX"/>
        </w:rPr>
        <w:t xml:space="preserve"> en la aplicación Web.</w:t>
      </w:r>
    </w:p>
    <w:p w14:paraId="53DCCCB5" w14:textId="77777777" w:rsidR="00B84B8C" w:rsidRPr="002F63AD" w:rsidRDefault="00B84B8C" w:rsidP="00B84B8C">
      <w:pPr>
        <w:pStyle w:val="Normalindentado3"/>
        <w:numPr>
          <w:ilvl w:val="1"/>
          <w:numId w:val="6"/>
        </w:numPr>
        <w:jc w:val="both"/>
        <w:rPr>
          <w:lang w:val="es-MX"/>
        </w:rPr>
      </w:pPr>
      <w:r w:rsidRPr="002F63AD">
        <w:rPr>
          <w:lang w:val="es-MX"/>
        </w:rPr>
        <w:t xml:space="preserve">Una vez que el usuario seleccionó que </w:t>
      </w:r>
      <w:proofErr w:type="spellStart"/>
      <w:r w:rsidRPr="002F63AD">
        <w:rPr>
          <w:i/>
          <w:iCs/>
          <w:lang w:val="es-MX"/>
        </w:rPr>
        <w:t>dataset</w:t>
      </w:r>
      <w:proofErr w:type="spellEnd"/>
      <w:r w:rsidRPr="002F63AD">
        <w:rPr>
          <w:lang w:val="es-MX"/>
        </w:rPr>
        <w:t xml:space="preserve"> quiere explorar, la aplicación pedirá los datos a Apache </w:t>
      </w:r>
      <w:proofErr w:type="spellStart"/>
      <w:r w:rsidRPr="002F63AD">
        <w:rPr>
          <w:lang w:val="es-MX"/>
        </w:rPr>
        <w:t>Marmotta</w:t>
      </w:r>
      <w:proofErr w:type="spellEnd"/>
      <w:r w:rsidRPr="002F63AD">
        <w:rPr>
          <w:lang w:val="es-MX"/>
        </w:rPr>
        <w:t xml:space="preserve"> para que sean cargados en la aplicación.</w:t>
      </w:r>
    </w:p>
    <w:p w14:paraId="58A62E8B" w14:textId="3BB7DDA6" w:rsidR="00B84B8C" w:rsidRPr="002F63AD" w:rsidRDefault="00B84B8C" w:rsidP="00FE5ED8">
      <w:pPr>
        <w:pStyle w:val="Ttulo3"/>
        <w:keepLines w:val="0"/>
        <w:numPr>
          <w:ilvl w:val="2"/>
          <w:numId w:val="7"/>
        </w:numPr>
        <w:spacing w:before="240" w:after="60" w:line="240" w:lineRule="auto"/>
        <w:jc w:val="both"/>
        <w:rPr>
          <w:lang w:val="es-MX"/>
        </w:rPr>
      </w:pPr>
      <w:bookmarkStart w:id="97" w:name="_Toc23373180"/>
      <w:bookmarkStart w:id="98" w:name="_Toc23801687"/>
      <w:r w:rsidRPr="002F63AD">
        <w:rPr>
          <w:lang w:val="es-MX"/>
        </w:rPr>
        <w:t>Requisito funcional 7</w:t>
      </w:r>
      <w:bookmarkEnd w:id="97"/>
      <w:bookmarkEnd w:id="98"/>
    </w:p>
    <w:p w14:paraId="7A546ED2" w14:textId="77777777" w:rsidR="00B84B8C" w:rsidRPr="002F63AD" w:rsidRDefault="00B84B8C" w:rsidP="00B84B8C">
      <w:pPr>
        <w:pStyle w:val="Normalindentado3"/>
        <w:numPr>
          <w:ilvl w:val="0"/>
          <w:numId w:val="6"/>
        </w:numPr>
        <w:jc w:val="both"/>
        <w:rPr>
          <w:lang w:val="es-MX"/>
        </w:rPr>
      </w:pPr>
      <w:r w:rsidRPr="002F63AD">
        <w:rPr>
          <w:lang w:val="es-MX"/>
        </w:rPr>
        <w:t>Modo consulta: La aplicación Web debe mostrar una caja de texto donde el usuario ingresará una consulta.</w:t>
      </w:r>
    </w:p>
    <w:p w14:paraId="142C76D0" w14:textId="77777777" w:rsidR="00B84B8C" w:rsidRPr="002F63AD" w:rsidRDefault="00B84B8C" w:rsidP="00B84B8C">
      <w:pPr>
        <w:pStyle w:val="Normalindentado3"/>
        <w:numPr>
          <w:ilvl w:val="1"/>
          <w:numId w:val="6"/>
        </w:numPr>
        <w:jc w:val="both"/>
        <w:rPr>
          <w:lang w:val="es-MX"/>
        </w:rPr>
      </w:pPr>
      <w:r w:rsidRPr="002F63AD">
        <w:rPr>
          <w:lang w:val="es-MX"/>
        </w:rPr>
        <w:t>En este modo, el usuario deberá ingresar una consulta que en una caja de texto cargada en la aplicación Web.</w:t>
      </w:r>
    </w:p>
    <w:p w14:paraId="08D6BB3E" w14:textId="2BD867C2" w:rsidR="00B84B8C" w:rsidRPr="002F63AD" w:rsidRDefault="00B84B8C" w:rsidP="00FE5ED8">
      <w:pPr>
        <w:pStyle w:val="Ttulo3"/>
        <w:keepLines w:val="0"/>
        <w:numPr>
          <w:ilvl w:val="2"/>
          <w:numId w:val="7"/>
        </w:numPr>
        <w:spacing w:before="240" w:after="60" w:line="240" w:lineRule="auto"/>
        <w:jc w:val="both"/>
        <w:rPr>
          <w:lang w:val="es-MX"/>
        </w:rPr>
      </w:pPr>
      <w:bookmarkStart w:id="99" w:name="_Toc23373181"/>
      <w:bookmarkStart w:id="100" w:name="_Toc23801688"/>
      <w:r w:rsidRPr="002F63AD">
        <w:rPr>
          <w:lang w:val="es-MX"/>
        </w:rPr>
        <w:t>Requisito funcional 8</w:t>
      </w:r>
      <w:bookmarkEnd w:id="99"/>
      <w:bookmarkEnd w:id="100"/>
    </w:p>
    <w:p w14:paraId="30D9FD69" w14:textId="77777777" w:rsidR="00B84B8C" w:rsidRPr="002F63AD" w:rsidRDefault="00B84B8C" w:rsidP="00B84B8C">
      <w:pPr>
        <w:pStyle w:val="Normalindentado3"/>
        <w:numPr>
          <w:ilvl w:val="0"/>
          <w:numId w:val="6"/>
        </w:numPr>
        <w:jc w:val="both"/>
        <w:rPr>
          <w:lang w:val="es-MX"/>
        </w:rPr>
      </w:pPr>
      <w:r w:rsidRPr="002F63AD">
        <w:rPr>
          <w:lang w:val="es-MX"/>
        </w:rPr>
        <w:t>Enviar consulta: Botón que le permita al usuario enviar la consulta que quiera ser ejecutada.</w:t>
      </w:r>
    </w:p>
    <w:p w14:paraId="35DB6E5A" w14:textId="77777777" w:rsidR="00B84B8C" w:rsidRPr="002F63AD" w:rsidRDefault="00B84B8C" w:rsidP="00B84B8C">
      <w:pPr>
        <w:pStyle w:val="Normalindentado3"/>
        <w:numPr>
          <w:ilvl w:val="1"/>
          <w:numId w:val="6"/>
        </w:numPr>
        <w:jc w:val="both"/>
        <w:rPr>
          <w:lang w:val="es-MX"/>
        </w:rPr>
      </w:pPr>
      <w:r w:rsidRPr="002F63AD">
        <w:rPr>
          <w:lang w:val="es-MX"/>
        </w:rPr>
        <w:t xml:space="preserve">Una vez terminada la tarea de escribir una consulta por parte del usuario, se deberá enviar la consulta escrita a Apache </w:t>
      </w:r>
      <w:proofErr w:type="spellStart"/>
      <w:r w:rsidRPr="002F63AD">
        <w:rPr>
          <w:lang w:val="es-MX"/>
        </w:rPr>
        <w:t>Marmotta</w:t>
      </w:r>
      <w:proofErr w:type="spellEnd"/>
      <w:r w:rsidRPr="002F63AD">
        <w:rPr>
          <w:lang w:val="es-MX"/>
        </w:rPr>
        <w:t>.</w:t>
      </w:r>
    </w:p>
    <w:p w14:paraId="3E2537EE" w14:textId="4CD9EA9E" w:rsidR="00B84B8C" w:rsidRPr="002F63AD" w:rsidRDefault="00B84B8C" w:rsidP="00FE5ED8">
      <w:pPr>
        <w:pStyle w:val="Ttulo3"/>
        <w:keepLines w:val="0"/>
        <w:numPr>
          <w:ilvl w:val="2"/>
          <w:numId w:val="7"/>
        </w:numPr>
        <w:spacing w:before="240" w:after="60" w:line="240" w:lineRule="auto"/>
        <w:jc w:val="both"/>
        <w:rPr>
          <w:lang w:val="es-MX"/>
        </w:rPr>
      </w:pPr>
      <w:bookmarkStart w:id="101" w:name="_Toc23373182"/>
      <w:bookmarkStart w:id="102" w:name="_Toc23801689"/>
      <w:r w:rsidRPr="002F63AD">
        <w:rPr>
          <w:lang w:val="es-MX"/>
        </w:rPr>
        <w:t>Requisito funcional 9</w:t>
      </w:r>
      <w:bookmarkEnd w:id="101"/>
      <w:bookmarkEnd w:id="102"/>
    </w:p>
    <w:p w14:paraId="34DF7902" w14:textId="77777777" w:rsidR="00B84B8C" w:rsidRPr="002F63AD" w:rsidRDefault="00B84B8C" w:rsidP="00B84B8C">
      <w:pPr>
        <w:pStyle w:val="Normalindentado3"/>
        <w:numPr>
          <w:ilvl w:val="0"/>
          <w:numId w:val="6"/>
        </w:numPr>
        <w:jc w:val="both"/>
        <w:rPr>
          <w:lang w:val="es-MX"/>
        </w:rPr>
      </w:pPr>
      <w:r w:rsidRPr="002F63AD">
        <w:rPr>
          <w:lang w:val="es-MX"/>
        </w:rPr>
        <w:t xml:space="preserve">Validar consulta: Validará la consulta enviada a Apache </w:t>
      </w:r>
      <w:proofErr w:type="spellStart"/>
      <w:r w:rsidRPr="002F63AD">
        <w:rPr>
          <w:lang w:val="es-MX"/>
        </w:rPr>
        <w:t>Marmotta</w:t>
      </w:r>
      <w:proofErr w:type="spellEnd"/>
      <w:r w:rsidRPr="002F63AD">
        <w:rPr>
          <w:lang w:val="es-MX"/>
        </w:rPr>
        <w:t>.</w:t>
      </w:r>
    </w:p>
    <w:p w14:paraId="7C320981" w14:textId="77777777" w:rsidR="00B84B8C" w:rsidRPr="002F63AD" w:rsidRDefault="00B84B8C" w:rsidP="00B84B8C">
      <w:pPr>
        <w:pStyle w:val="Normalindentado3"/>
        <w:numPr>
          <w:ilvl w:val="1"/>
          <w:numId w:val="6"/>
        </w:numPr>
        <w:jc w:val="both"/>
        <w:rPr>
          <w:lang w:val="es-MX"/>
        </w:rPr>
      </w:pPr>
      <w:r w:rsidRPr="002F63AD">
        <w:rPr>
          <w:lang w:val="es-MX"/>
        </w:rPr>
        <w:t>La aplicación mostrará un mensaje de error en caso de que la consulta enviada haya sido incorrecta.</w:t>
      </w:r>
    </w:p>
    <w:p w14:paraId="26A39A84" w14:textId="7EE0CAFF" w:rsidR="00B84B8C" w:rsidRPr="002F63AD" w:rsidRDefault="00B84B8C" w:rsidP="00FE5ED8">
      <w:pPr>
        <w:pStyle w:val="Ttulo3"/>
        <w:keepLines w:val="0"/>
        <w:numPr>
          <w:ilvl w:val="2"/>
          <w:numId w:val="7"/>
        </w:numPr>
        <w:spacing w:before="240" w:after="60" w:line="240" w:lineRule="auto"/>
        <w:jc w:val="both"/>
        <w:rPr>
          <w:lang w:val="es-MX"/>
        </w:rPr>
      </w:pPr>
      <w:bookmarkStart w:id="103" w:name="_Toc23373183"/>
      <w:bookmarkStart w:id="104" w:name="_Toc23801690"/>
      <w:r w:rsidRPr="002F63AD">
        <w:rPr>
          <w:lang w:val="es-MX"/>
        </w:rPr>
        <w:lastRenderedPageBreak/>
        <w:t>Requisito funcional 10</w:t>
      </w:r>
      <w:bookmarkEnd w:id="103"/>
      <w:bookmarkEnd w:id="104"/>
    </w:p>
    <w:p w14:paraId="6D6B8F25" w14:textId="77777777" w:rsidR="00B84B8C" w:rsidRPr="002F63AD" w:rsidRDefault="00B84B8C" w:rsidP="00B84B8C">
      <w:pPr>
        <w:pStyle w:val="Normalindentado3"/>
        <w:numPr>
          <w:ilvl w:val="0"/>
          <w:numId w:val="6"/>
        </w:numPr>
        <w:jc w:val="both"/>
        <w:rPr>
          <w:lang w:val="es-MX"/>
        </w:rPr>
      </w:pPr>
      <w:r w:rsidRPr="002F63AD">
        <w:rPr>
          <w:lang w:val="es-MX"/>
        </w:rPr>
        <w:t>Recibir resultados: La aplicación Web recibirá los resultados de la consulta enviada por el usuario.</w:t>
      </w:r>
    </w:p>
    <w:p w14:paraId="525F6C6F" w14:textId="77777777" w:rsidR="00B84B8C" w:rsidRPr="002F63AD" w:rsidRDefault="00B84B8C" w:rsidP="00B84B8C">
      <w:pPr>
        <w:pStyle w:val="Normalindentado3"/>
        <w:numPr>
          <w:ilvl w:val="1"/>
          <w:numId w:val="6"/>
        </w:numPr>
        <w:jc w:val="both"/>
        <w:rPr>
          <w:lang w:val="es-MX"/>
        </w:rPr>
      </w:pPr>
      <w:r w:rsidRPr="002F63AD">
        <w:rPr>
          <w:lang w:val="es-MX"/>
        </w:rPr>
        <w:t xml:space="preserve">Si la consulta enviada no tuvo algún error, la aplicación Web recibirá los datos provenientes de Apache </w:t>
      </w:r>
      <w:proofErr w:type="spellStart"/>
      <w:r w:rsidRPr="002F63AD">
        <w:rPr>
          <w:lang w:val="es-MX"/>
        </w:rPr>
        <w:t>Marmotta</w:t>
      </w:r>
      <w:proofErr w:type="spellEnd"/>
    </w:p>
    <w:p w14:paraId="31CFD10A" w14:textId="3903A371" w:rsidR="00B84B8C" w:rsidRPr="002F63AD" w:rsidRDefault="00B84B8C" w:rsidP="00FE5ED8">
      <w:pPr>
        <w:pStyle w:val="Ttulo3"/>
        <w:keepLines w:val="0"/>
        <w:numPr>
          <w:ilvl w:val="2"/>
          <w:numId w:val="7"/>
        </w:numPr>
        <w:spacing w:before="240" w:after="60" w:line="240" w:lineRule="auto"/>
        <w:jc w:val="both"/>
        <w:rPr>
          <w:lang w:val="es-MX"/>
        </w:rPr>
      </w:pPr>
      <w:bookmarkStart w:id="105" w:name="_Toc23373184"/>
      <w:bookmarkStart w:id="106" w:name="_Toc23801691"/>
      <w:r w:rsidRPr="002F63AD">
        <w:rPr>
          <w:lang w:val="es-MX"/>
        </w:rPr>
        <w:t>Requisito funcional 11</w:t>
      </w:r>
      <w:bookmarkEnd w:id="105"/>
      <w:bookmarkEnd w:id="106"/>
    </w:p>
    <w:p w14:paraId="0C9349FF" w14:textId="77777777" w:rsidR="00B84B8C" w:rsidRPr="002F63AD" w:rsidRDefault="00B84B8C" w:rsidP="00B84B8C">
      <w:pPr>
        <w:pStyle w:val="Normalindentado3"/>
        <w:numPr>
          <w:ilvl w:val="0"/>
          <w:numId w:val="6"/>
        </w:numPr>
        <w:jc w:val="both"/>
        <w:rPr>
          <w:lang w:val="es-MX"/>
        </w:rPr>
      </w:pPr>
      <w:r w:rsidRPr="002F63AD">
        <w:rPr>
          <w:lang w:val="es-MX"/>
        </w:rPr>
        <w:t>Visualizar datos: Botón que le permitirá al usuario avanzar a la ventana de visualización.</w:t>
      </w:r>
    </w:p>
    <w:p w14:paraId="098A7B8E" w14:textId="77777777" w:rsidR="00B84B8C" w:rsidRPr="002F63AD" w:rsidRDefault="00B84B8C" w:rsidP="00B84B8C">
      <w:pPr>
        <w:pStyle w:val="Normalindentado3"/>
        <w:numPr>
          <w:ilvl w:val="1"/>
          <w:numId w:val="6"/>
        </w:numPr>
        <w:jc w:val="both"/>
        <w:rPr>
          <w:lang w:val="es-MX"/>
        </w:rPr>
      </w:pPr>
      <w:r w:rsidRPr="002F63AD">
        <w:rPr>
          <w:lang w:val="es-MX"/>
        </w:rPr>
        <w:t xml:space="preserve">Dependiendo de la selección del </w:t>
      </w:r>
      <w:proofErr w:type="spellStart"/>
      <w:r w:rsidRPr="002F63AD">
        <w:rPr>
          <w:i/>
          <w:iCs/>
          <w:lang w:val="es-MX"/>
        </w:rPr>
        <w:t>dataset</w:t>
      </w:r>
      <w:proofErr w:type="spellEnd"/>
      <w:r w:rsidRPr="002F63AD">
        <w:rPr>
          <w:lang w:val="es-MX"/>
        </w:rPr>
        <w:t xml:space="preserve"> por parte del usuario, la aplicación web actualizará la ventana donde se podrán visualizar los datos del </w:t>
      </w:r>
      <w:proofErr w:type="spellStart"/>
      <w:r w:rsidRPr="002F63AD">
        <w:rPr>
          <w:i/>
          <w:iCs/>
          <w:lang w:val="es-MX"/>
        </w:rPr>
        <w:t>dataset</w:t>
      </w:r>
      <w:proofErr w:type="spellEnd"/>
      <w:r w:rsidRPr="002F63AD">
        <w:rPr>
          <w:iCs/>
          <w:lang w:val="es-MX"/>
        </w:rPr>
        <w:t xml:space="preserve"> según lo que el usuario haya seleccionado.</w:t>
      </w:r>
    </w:p>
    <w:p w14:paraId="20B2A7BE" w14:textId="7E1050E9" w:rsidR="00B84B8C" w:rsidRPr="002F63AD" w:rsidRDefault="00B84B8C" w:rsidP="00FE5ED8">
      <w:pPr>
        <w:pStyle w:val="Ttulo3"/>
        <w:keepLines w:val="0"/>
        <w:numPr>
          <w:ilvl w:val="2"/>
          <w:numId w:val="7"/>
        </w:numPr>
        <w:spacing w:before="240" w:after="60" w:line="240" w:lineRule="auto"/>
        <w:jc w:val="both"/>
        <w:rPr>
          <w:lang w:val="es-MX"/>
        </w:rPr>
      </w:pPr>
      <w:bookmarkStart w:id="107" w:name="_Toc23373185"/>
      <w:bookmarkStart w:id="108" w:name="_Toc23801692"/>
      <w:r w:rsidRPr="002F63AD">
        <w:rPr>
          <w:lang w:val="es-MX"/>
        </w:rPr>
        <w:t>Requisito funcional 12</w:t>
      </w:r>
      <w:bookmarkEnd w:id="107"/>
      <w:bookmarkEnd w:id="108"/>
    </w:p>
    <w:p w14:paraId="00D9DD7F" w14:textId="77777777" w:rsidR="00B84B8C" w:rsidRPr="002F63AD" w:rsidRDefault="00B84B8C" w:rsidP="00B84B8C">
      <w:pPr>
        <w:pStyle w:val="Normalindentado3"/>
        <w:numPr>
          <w:ilvl w:val="0"/>
          <w:numId w:val="6"/>
        </w:numPr>
        <w:jc w:val="both"/>
        <w:rPr>
          <w:lang w:val="es-MX"/>
        </w:rPr>
      </w:pPr>
      <w:r w:rsidRPr="002F63AD">
        <w:rPr>
          <w:lang w:val="es-MX"/>
        </w:rPr>
        <w:t xml:space="preserve">Explorar datos: La aplicación Web cargará la herramienta </w:t>
      </w:r>
      <w:r w:rsidRPr="002F63AD">
        <w:rPr>
          <w:i/>
          <w:iCs/>
          <w:lang w:val="es-MX"/>
        </w:rPr>
        <w:t>Map4RDF.</w:t>
      </w:r>
    </w:p>
    <w:p w14:paraId="5D2B32B0" w14:textId="31503DA5" w:rsidR="00EF6D7B" w:rsidRPr="002F63AD" w:rsidRDefault="00B84B8C" w:rsidP="00EF6D7B">
      <w:pPr>
        <w:pStyle w:val="Normalindentado3"/>
        <w:numPr>
          <w:ilvl w:val="1"/>
          <w:numId w:val="6"/>
        </w:numPr>
        <w:jc w:val="both"/>
        <w:rPr>
          <w:lang w:val="es-MX"/>
        </w:rPr>
      </w:pPr>
      <w:r w:rsidRPr="002F63AD">
        <w:rPr>
          <w:lang w:val="es-MX"/>
        </w:rPr>
        <w:t xml:space="preserve">Cuando se tenga el </w:t>
      </w:r>
      <w:proofErr w:type="spellStart"/>
      <w:r w:rsidRPr="002F63AD">
        <w:rPr>
          <w:i/>
          <w:iCs/>
          <w:lang w:val="es-MX"/>
        </w:rPr>
        <w:t>dataset</w:t>
      </w:r>
      <w:proofErr w:type="spellEnd"/>
      <w:r w:rsidRPr="002F63AD">
        <w:rPr>
          <w:lang w:val="es-MX"/>
        </w:rPr>
        <w:t xml:space="preserve"> seleccionado cargado o los resultados de la consulta, se cargará la herramienta </w:t>
      </w:r>
      <w:r w:rsidRPr="002F63AD">
        <w:rPr>
          <w:i/>
          <w:iCs/>
          <w:lang w:val="es-MX"/>
        </w:rPr>
        <w:t>Map4RDF</w:t>
      </w:r>
      <w:r w:rsidRPr="002F63AD">
        <w:rPr>
          <w:lang w:val="es-MX"/>
        </w:rPr>
        <w:t xml:space="preserve"> con la que el usuario podrá visualizar e interactuar con los datos.</w:t>
      </w:r>
    </w:p>
    <w:p w14:paraId="7A241B86" w14:textId="7C369DF2" w:rsidR="00837FCC" w:rsidRPr="002F63AD" w:rsidRDefault="00837FCC" w:rsidP="00837FCC">
      <w:pPr>
        <w:pStyle w:val="Ttulo3"/>
        <w:keepLines w:val="0"/>
        <w:numPr>
          <w:ilvl w:val="2"/>
          <w:numId w:val="7"/>
        </w:numPr>
        <w:spacing w:before="240" w:after="60" w:line="240" w:lineRule="auto"/>
        <w:jc w:val="both"/>
        <w:rPr>
          <w:lang w:val="es-MX"/>
        </w:rPr>
      </w:pPr>
      <w:bookmarkStart w:id="109" w:name="_Toc23801693"/>
      <w:r w:rsidRPr="002F63AD">
        <w:rPr>
          <w:lang w:val="es-MX"/>
        </w:rPr>
        <w:t>Requisito funcional 13</w:t>
      </w:r>
      <w:bookmarkEnd w:id="109"/>
    </w:p>
    <w:p w14:paraId="5640EBC0" w14:textId="042F055C" w:rsidR="00837FCC" w:rsidRPr="002F63AD" w:rsidRDefault="00317532" w:rsidP="00837FCC">
      <w:pPr>
        <w:pStyle w:val="Normalindentado3"/>
        <w:numPr>
          <w:ilvl w:val="0"/>
          <w:numId w:val="6"/>
        </w:numPr>
        <w:jc w:val="both"/>
        <w:rPr>
          <w:lang w:val="es-MX"/>
        </w:rPr>
      </w:pPr>
      <w:r w:rsidRPr="002F63AD">
        <w:rPr>
          <w:lang w:val="es-MX"/>
        </w:rPr>
        <w:t>Envía consulta</w:t>
      </w:r>
      <w:r w:rsidR="00837FCC" w:rsidRPr="002F63AD">
        <w:rPr>
          <w:lang w:val="es-MX"/>
        </w:rPr>
        <w:t xml:space="preserve">: </w:t>
      </w:r>
      <w:r w:rsidRPr="002F63AD">
        <w:rPr>
          <w:lang w:val="es-MX"/>
        </w:rPr>
        <w:t xml:space="preserve">El compilador envía la consulta al compilador de Apache </w:t>
      </w:r>
      <w:proofErr w:type="spellStart"/>
      <w:r w:rsidRPr="002F63AD">
        <w:rPr>
          <w:lang w:val="es-MX"/>
        </w:rPr>
        <w:t>Marmotta</w:t>
      </w:r>
      <w:proofErr w:type="spellEnd"/>
      <w:r w:rsidR="00837FCC" w:rsidRPr="002F63AD">
        <w:rPr>
          <w:lang w:val="es-MX"/>
        </w:rPr>
        <w:t>.</w:t>
      </w:r>
    </w:p>
    <w:p w14:paraId="6E59A015" w14:textId="65AFEBC9" w:rsidR="00EF6D7B" w:rsidRPr="002F63AD" w:rsidRDefault="00535DE0" w:rsidP="00535DE0">
      <w:pPr>
        <w:pStyle w:val="Normalindentado3"/>
        <w:numPr>
          <w:ilvl w:val="1"/>
          <w:numId w:val="6"/>
        </w:numPr>
        <w:jc w:val="both"/>
        <w:rPr>
          <w:lang w:val="es-MX"/>
        </w:rPr>
      </w:pPr>
      <w:r w:rsidRPr="002F63AD">
        <w:rPr>
          <w:lang w:val="es-MX"/>
        </w:rPr>
        <w:t xml:space="preserve">El compilador envía la consulta al compilador de Apache </w:t>
      </w:r>
      <w:proofErr w:type="spellStart"/>
      <w:r w:rsidRPr="002F63AD">
        <w:rPr>
          <w:lang w:val="es-MX"/>
        </w:rPr>
        <w:t>Marmotta</w:t>
      </w:r>
      <w:proofErr w:type="spellEnd"/>
      <w:r w:rsidR="00837FCC" w:rsidRPr="002F63AD">
        <w:rPr>
          <w:lang w:val="es-MX"/>
        </w:rPr>
        <w:t>.</w:t>
      </w:r>
    </w:p>
    <w:p w14:paraId="6996E94E" w14:textId="77777777" w:rsidR="007C05BC" w:rsidRPr="002F63AD" w:rsidRDefault="007C05BC" w:rsidP="007C05BC">
      <w:pPr>
        <w:pStyle w:val="Ttulo3"/>
        <w:keepLines w:val="0"/>
        <w:numPr>
          <w:ilvl w:val="2"/>
          <w:numId w:val="7"/>
        </w:numPr>
        <w:spacing w:before="240" w:after="60" w:line="240" w:lineRule="auto"/>
        <w:jc w:val="both"/>
        <w:rPr>
          <w:lang w:val="es-MX"/>
        </w:rPr>
      </w:pPr>
      <w:bookmarkStart w:id="110" w:name="_Toc23801694"/>
      <w:r w:rsidRPr="002F63AD">
        <w:rPr>
          <w:lang w:val="es-MX"/>
        </w:rPr>
        <w:t>Requisito funcional 14</w:t>
      </w:r>
      <w:bookmarkEnd w:id="110"/>
    </w:p>
    <w:p w14:paraId="5D813B89" w14:textId="78BB5FF4" w:rsidR="007C05BC" w:rsidRPr="002F63AD" w:rsidRDefault="007C05BC" w:rsidP="007C05BC">
      <w:pPr>
        <w:pStyle w:val="Normalindentado3"/>
        <w:numPr>
          <w:ilvl w:val="0"/>
          <w:numId w:val="6"/>
        </w:numPr>
        <w:jc w:val="both"/>
        <w:rPr>
          <w:lang w:val="es-MX"/>
        </w:rPr>
      </w:pPr>
      <w:r w:rsidRPr="002F63AD">
        <w:rPr>
          <w:lang w:val="es-MX"/>
        </w:rPr>
        <w:t xml:space="preserve">Cargar consulta federada: </w:t>
      </w:r>
      <w:r w:rsidR="000F0D52" w:rsidRPr="002F63AD">
        <w:rPr>
          <w:lang w:val="es-MX"/>
        </w:rPr>
        <w:t xml:space="preserve">El compilador envía la consulta al compilador de Apache </w:t>
      </w:r>
      <w:proofErr w:type="spellStart"/>
      <w:r w:rsidR="000F0D52" w:rsidRPr="002F63AD">
        <w:rPr>
          <w:lang w:val="es-MX"/>
        </w:rPr>
        <w:t>Marmotta</w:t>
      </w:r>
      <w:proofErr w:type="spellEnd"/>
      <w:r w:rsidRPr="002F63AD">
        <w:rPr>
          <w:lang w:val="es-MX"/>
        </w:rPr>
        <w:t>.</w:t>
      </w:r>
    </w:p>
    <w:p w14:paraId="28F567AC" w14:textId="518E5F45" w:rsidR="007C05BC" w:rsidRPr="002F63AD" w:rsidRDefault="00EA7FA3" w:rsidP="00EA7FA3">
      <w:pPr>
        <w:pStyle w:val="Normalindentado3"/>
        <w:numPr>
          <w:ilvl w:val="1"/>
          <w:numId w:val="6"/>
        </w:numPr>
        <w:jc w:val="both"/>
        <w:rPr>
          <w:lang w:val="es-MX"/>
        </w:rPr>
      </w:pPr>
      <w:r w:rsidRPr="002F63AD">
        <w:rPr>
          <w:lang w:val="es-MX"/>
        </w:rPr>
        <w:t xml:space="preserve">Cuando se tenga el </w:t>
      </w:r>
      <w:proofErr w:type="spellStart"/>
      <w:r w:rsidRPr="002F63AD">
        <w:rPr>
          <w:i/>
          <w:iCs/>
          <w:lang w:val="es-MX"/>
        </w:rPr>
        <w:t>dataset</w:t>
      </w:r>
      <w:proofErr w:type="spellEnd"/>
      <w:r w:rsidRPr="002F63AD">
        <w:rPr>
          <w:lang w:val="es-MX"/>
        </w:rPr>
        <w:t xml:space="preserve"> seleccionado cargado o los resultados de la consulta, se cargará la herramienta </w:t>
      </w:r>
      <w:r w:rsidRPr="002F63AD">
        <w:rPr>
          <w:i/>
          <w:iCs/>
          <w:lang w:val="es-MX"/>
        </w:rPr>
        <w:t>Map4RDF</w:t>
      </w:r>
      <w:r w:rsidRPr="002F63AD">
        <w:rPr>
          <w:lang w:val="es-MX"/>
        </w:rPr>
        <w:t xml:space="preserve"> con la que el usuario podrá visualizar e interactuar con los datos</w:t>
      </w:r>
      <w:r w:rsidR="007C05BC" w:rsidRPr="002F63AD">
        <w:rPr>
          <w:lang w:val="es-MX"/>
        </w:rPr>
        <w:t>.</w:t>
      </w:r>
    </w:p>
    <w:p w14:paraId="4C56E509" w14:textId="73BAFD1B" w:rsidR="00EF6D7B" w:rsidRPr="002F63AD" w:rsidRDefault="00EF6D7B" w:rsidP="00EF6D7B">
      <w:pPr>
        <w:pStyle w:val="Ttulo3"/>
        <w:keepLines w:val="0"/>
        <w:numPr>
          <w:ilvl w:val="2"/>
          <w:numId w:val="7"/>
        </w:numPr>
        <w:spacing w:before="240" w:after="60" w:line="240" w:lineRule="auto"/>
        <w:jc w:val="both"/>
        <w:rPr>
          <w:lang w:val="es-MX"/>
        </w:rPr>
      </w:pPr>
      <w:bookmarkStart w:id="111" w:name="_Toc23801695"/>
      <w:r w:rsidRPr="002F63AD">
        <w:rPr>
          <w:lang w:val="es-MX"/>
        </w:rPr>
        <w:t>Requisito funcional 1</w:t>
      </w:r>
      <w:r w:rsidR="007C05BC" w:rsidRPr="002F63AD">
        <w:rPr>
          <w:lang w:val="es-MX"/>
        </w:rPr>
        <w:t>5</w:t>
      </w:r>
      <w:bookmarkEnd w:id="111"/>
    </w:p>
    <w:p w14:paraId="3C9D74E5" w14:textId="1A5E535E" w:rsidR="00EF6D7B" w:rsidRPr="002F63AD" w:rsidRDefault="00EF6D7B" w:rsidP="00EF6D7B">
      <w:pPr>
        <w:pStyle w:val="Normalindentado3"/>
        <w:numPr>
          <w:ilvl w:val="0"/>
          <w:numId w:val="6"/>
        </w:numPr>
        <w:jc w:val="both"/>
        <w:rPr>
          <w:lang w:val="es-MX"/>
        </w:rPr>
      </w:pPr>
      <w:r w:rsidRPr="002F63AD">
        <w:rPr>
          <w:lang w:val="es-MX"/>
        </w:rPr>
        <w:t>Iniciar sesión: El usuario debe de iniciar sesión para acceder al sistema.</w:t>
      </w:r>
    </w:p>
    <w:p w14:paraId="5B9BA282" w14:textId="2539A7EA" w:rsidR="00177463" w:rsidRPr="002F63AD" w:rsidRDefault="00EF6D7B" w:rsidP="00E21D97">
      <w:pPr>
        <w:pStyle w:val="Normalindentado3"/>
        <w:numPr>
          <w:ilvl w:val="1"/>
          <w:numId w:val="6"/>
        </w:numPr>
        <w:jc w:val="both"/>
        <w:rPr>
          <w:lang w:val="es-MX"/>
        </w:rPr>
      </w:pPr>
      <w:r w:rsidRPr="002F63AD">
        <w:rPr>
          <w:lang w:val="es-MX"/>
        </w:rPr>
        <w:t>Para poder hacer uso del sistema de exploración de datos, el usuario deberá ingresar su usuario y contraseña.</w:t>
      </w:r>
    </w:p>
    <w:p w14:paraId="0EA73E4D" w14:textId="41394345" w:rsidR="00177463" w:rsidRPr="002F63AD" w:rsidRDefault="00177463" w:rsidP="00177463">
      <w:pPr>
        <w:pStyle w:val="Ttulo3"/>
        <w:keepLines w:val="0"/>
        <w:numPr>
          <w:ilvl w:val="2"/>
          <w:numId w:val="7"/>
        </w:numPr>
        <w:spacing w:before="240" w:after="60" w:line="240" w:lineRule="auto"/>
        <w:jc w:val="both"/>
        <w:rPr>
          <w:lang w:val="es-MX"/>
        </w:rPr>
      </w:pPr>
      <w:bookmarkStart w:id="112" w:name="_Toc23801696"/>
      <w:r w:rsidRPr="002F63AD">
        <w:rPr>
          <w:lang w:val="es-MX"/>
        </w:rPr>
        <w:t>Requisito funcional 1</w:t>
      </w:r>
      <w:r w:rsidR="007C05BC" w:rsidRPr="002F63AD">
        <w:rPr>
          <w:lang w:val="es-MX"/>
        </w:rPr>
        <w:t>6</w:t>
      </w:r>
      <w:bookmarkEnd w:id="112"/>
    </w:p>
    <w:p w14:paraId="410DC074" w14:textId="3BDF9798" w:rsidR="00177463" w:rsidRPr="002F63AD" w:rsidRDefault="00F7500C" w:rsidP="00177463">
      <w:pPr>
        <w:pStyle w:val="Normalindentado3"/>
        <w:numPr>
          <w:ilvl w:val="0"/>
          <w:numId w:val="6"/>
        </w:numPr>
        <w:jc w:val="both"/>
        <w:rPr>
          <w:lang w:val="es-MX"/>
        </w:rPr>
      </w:pPr>
      <w:r w:rsidRPr="002F63AD">
        <w:rPr>
          <w:lang w:val="es-MX"/>
        </w:rPr>
        <w:t>Registrar usuario</w:t>
      </w:r>
      <w:r w:rsidR="00177463" w:rsidRPr="002F63AD">
        <w:rPr>
          <w:lang w:val="es-MX"/>
        </w:rPr>
        <w:t xml:space="preserve">: </w:t>
      </w:r>
      <w:r w:rsidR="0085531D" w:rsidRPr="002F63AD">
        <w:rPr>
          <w:lang w:val="es-MX"/>
        </w:rPr>
        <w:t xml:space="preserve">El administrador de la aplicación Web tendrá que registrar </w:t>
      </w:r>
      <w:proofErr w:type="gramStart"/>
      <w:r w:rsidR="0085531D" w:rsidRPr="002F63AD">
        <w:rPr>
          <w:lang w:val="es-MX"/>
        </w:rPr>
        <w:t>a los usuario</w:t>
      </w:r>
      <w:proofErr w:type="gramEnd"/>
      <w:r w:rsidR="0085531D" w:rsidRPr="002F63AD">
        <w:rPr>
          <w:lang w:val="es-MX"/>
        </w:rPr>
        <w:t xml:space="preserve"> para que puedan acceder a cualquier funcionalidad de la aplicación</w:t>
      </w:r>
      <w:r w:rsidR="00177463" w:rsidRPr="002F63AD">
        <w:rPr>
          <w:lang w:val="es-MX"/>
        </w:rPr>
        <w:t>.</w:t>
      </w:r>
    </w:p>
    <w:p w14:paraId="1F9E1563" w14:textId="0130000F" w:rsidR="00177463" w:rsidRPr="002F63AD" w:rsidRDefault="008005DD" w:rsidP="008005DD">
      <w:pPr>
        <w:pStyle w:val="Normalindentado3"/>
        <w:numPr>
          <w:ilvl w:val="1"/>
          <w:numId w:val="6"/>
        </w:numPr>
        <w:jc w:val="both"/>
        <w:rPr>
          <w:lang w:val="es-MX"/>
        </w:rPr>
      </w:pPr>
      <w:r w:rsidRPr="002F63AD">
        <w:rPr>
          <w:lang w:val="es-MX"/>
        </w:rPr>
        <w:t xml:space="preserve">Para que </w:t>
      </w:r>
      <w:proofErr w:type="gramStart"/>
      <w:r w:rsidRPr="002F63AD">
        <w:rPr>
          <w:lang w:val="es-MX"/>
        </w:rPr>
        <w:t>los usuario</w:t>
      </w:r>
      <w:proofErr w:type="gramEnd"/>
      <w:r w:rsidRPr="002F63AD">
        <w:rPr>
          <w:lang w:val="es-MX"/>
        </w:rPr>
        <w:t xml:space="preserve"> puedan acceder a la aplicación Web, ellos tendrán que proporcionar correo electrónico y una contraseña para que el administrador de la aplicación los registre en el sistema.</w:t>
      </w:r>
    </w:p>
    <w:p w14:paraId="137957A2" w14:textId="003DE9C9" w:rsidR="00B84B8C" w:rsidRPr="002F63AD" w:rsidRDefault="00B84B8C" w:rsidP="00FE5ED8">
      <w:pPr>
        <w:pStyle w:val="Ttulo2"/>
        <w:keepLines w:val="0"/>
        <w:numPr>
          <w:ilvl w:val="1"/>
          <w:numId w:val="7"/>
        </w:numPr>
        <w:spacing w:before="240" w:after="60" w:line="240" w:lineRule="auto"/>
        <w:jc w:val="both"/>
        <w:rPr>
          <w:lang w:val="es-MX"/>
        </w:rPr>
      </w:pPr>
      <w:bookmarkStart w:id="113" w:name="_Toc33238257"/>
      <w:bookmarkStart w:id="114" w:name="_Toc23373186"/>
      <w:bookmarkStart w:id="115" w:name="_Toc23801697"/>
      <w:r w:rsidRPr="002F63AD">
        <w:rPr>
          <w:lang w:val="es-MX"/>
        </w:rPr>
        <w:t>Requisitos no funcionales</w:t>
      </w:r>
      <w:bookmarkEnd w:id="113"/>
      <w:bookmarkEnd w:id="114"/>
      <w:bookmarkEnd w:id="115"/>
    </w:p>
    <w:p w14:paraId="31238CC9" w14:textId="1FD6E27C" w:rsidR="00B84B8C" w:rsidRPr="002F63AD" w:rsidRDefault="00B84B8C" w:rsidP="00FE5ED8">
      <w:pPr>
        <w:pStyle w:val="Ttulo3"/>
        <w:keepLines w:val="0"/>
        <w:numPr>
          <w:ilvl w:val="2"/>
          <w:numId w:val="7"/>
        </w:numPr>
        <w:spacing w:before="240" w:after="60" w:line="240" w:lineRule="auto"/>
        <w:jc w:val="both"/>
        <w:rPr>
          <w:lang w:val="es-MX"/>
        </w:rPr>
      </w:pPr>
      <w:bookmarkStart w:id="116" w:name="_Toc23373187"/>
      <w:bookmarkStart w:id="117" w:name="_Toc23801698"/>
      <w:r w:rsidRPr="002F63AD">
        <w:rPr>
          <w:lang w:val="es-MX"/>
        </w:rPr>
        <w:t>Disponibilidad</w:t>
      </w:r>
      <w:bookmarkEnd w:id="116"/>
      <w:bookmarkEnd w:id="117"/>
    </w:p>
    <w:p w14:paraId="3BDCD7EE" w14:textId="77777777" w:rsidR="00B84B8C" w:rsidRPr="002F63AD" w:rsidRDefault="00B84B8C" w:rsidP="00A83A37">
      <w:pPr>
        <w:pStyle w:val="Normalindentado3"/>
        <w:ind w:left="720"/>
        <w:rPr>
          <w:lang w:val="es-MX"/>
        </w:rPr>
      </w:pPr>
      <w:r w:rsidRPr="002F63AD">
        <w:rPr>
          <w:lang w:val="es-MX"/>
        </w:rPr>
        <w:t xml:space="preserve">Cada vez que la aplicación Web necesite hacer uso de </w:t>
      </w:r>
      <w:proofErr w:type="gramStart"/>
      <w:r w:rsidRPr="002F63AD">
        <w:rPr>
          <w:lang w:val="es-MX"/>
        </w:rPr>
        <w:t>algún recursos</w:t>
      </w:r>
      <w:proofErr w:type="gramEnd"/>
      <w:r w:rsidRPr="002F63AD">
        <w:rPr>
          <w:lang w:val="es-MX"/>
        </w:rPr>
        <w:t xml:space="preserve"> de Apache </w:t>
      </w:r>
      <w:proofErr w:type="spellStart"/>
      <w:r w:rsidRPr="002F63AD">
        <w:rPr>
          <w:lang w:val="es-MX"/>
        </w:rPr>
        <w:t>Marmotta</w:t>
      </w:r>
      <w:proofErr w:type="spellEnd"/>
      <w:r w:rsidRPr="002F63AD">
        <w:rPr>
          <w:lang w:val="es-MX"/>
        </w:rPr>
        <w:t xml:space="preserve"> o de Internet, deberán estar disponibles para hacer uso de ellos.</w:t>
      </w:r>
    </w:p>
    <w:p w14:paraId="2254A84B" w14:textId="4E782CCF" w:rsidR="00B84B8C" w:rsidRPr="002F63AD" w:rsidRDefault="00B84B8C" w:rsidP="0022038B">
      <w:pPr>
        <w:pStyle w:val="Normalindentado3"/>
        <w:ind w:left="720"/>
        <w:jc w:val="both"/>
        <w:rPr>
          <w:lang w:val="es-MX"/>
        </w:rPr>
      </w:pPr>
      <w:r w:rsidRPr="002F63AD">
        <w:rPr>
          <w:lang w:val="es-MX"/>
        </w:rPr>
        <w:t xml:space="preserve">Apache </w:t>
      </w:r>
      <w:proofErr w:type="spellStart"/>
      <w:r w:rsidRPr="002F63AD">
        <w:rPr>
          <w:lang w:val="es-MX"/>
        </w:rPr>
        <w:t>Marmotta</w:t>
      </w:r>
      <w:proofErr w:type="spellEnd"/>
      <w:r w:rsidRPr="002F63AD">
        <w:rPr>
          <w:lang w:val="es-MX"/>
        </w:rPr>
        <w:t xml:space="preserve"> debe de establecer conexión a Internet y a la aplicación el 99% del tiempo siempre y cuando las restricciones se cumplan.</w:t>
      </w:r>
      <w:r w:rsidR="0022038B" w:rsidRPr="002F63AD">
        <w:rPr>
          <w:lang w:val="es-MX"/>
        </w:rPr>
        <w:tab/>
      </w:r>
      <w:r w:rsidR="0022038B" w:rsidRPr="002F63AD">
        <w:rPr>
          <w:lang w:val="es-MX"/>
        </w:rPr>
        <w:tab/>
      </w:r>
    </w:p>
    <w:p w14:paraId="24C90F21" w14:textId="1B552EF2" w:rsidR="00B84B8C" w:rsidRPr="002F63AD" w:rsidRDefault="00B84B8C" w:rsidP="00FE5ED8">
      <w:pPr>
        <w:pStyle w:val="Ttulo3"/>
        <w:keepLines w:val="0"/>
        <w:numPr>
          <w:ilvl w:val="2"/>
          <w:numId w:val="7"/>
        </w:numPr>
        <w:spacing w:before="240" w:after="60" w:line="240" w:lineRule="auto"/>
        <w:jc w:val="both"/>
        <w:rPr>
          <w:lang w:val="es-MX"/>
        </w:rPr>
      </w:pPr>
      <w:bookmarkStart w:id="118" w:name="_Toc23373188"/>
      <w:bookmarkStart w:id="119" w:name="_Toc23801699"/>
      <w:r w:rsidRPr="002F63AD">
        <w:rPr>
          <w:lang w:val="es-MX"/>
        </w:rPr>
        <w:lastRenderedPageBreak/>
        <w:t>Usabilidad</w:t>
      </w:r>
      <w:bookmarkEnd w:id="118"/>
      <w:bookmarkEnd w:id="119"/>
    </w:p>
    <w:p w14:paraId="50561C36" w14:textId="77777777" w:rsidR="00B84B8C" w:rsidRPr="002F63AD" w:rsidRDefault="00B84B8C" w:rsidP="00A83A37">
      <w:pPr>
        <w:pStyle w:val="Normalindentado3"/>
        <w:ind w:left="720"/>
        <w:rPr>
          <w:lang w:val="es-MX"/>
        </w:rPr>
      </w:pPr>
      <w:r w:rsidRPr="002F63AD">
        <w:rPr>
          <w:lang w:val="es-MX"/>
        </w:rPr>
        <w:t>El usuario contará con alguna leyenda que proporcione información de cómo usar la aplicación Web.</w:t>
      </w:r>
    </w:p>
    <w:p w14:paraId="12851870" w14:textId="77777777" w:rsidR="00B84B8C" w:rsidRPr="002F63AD" w:rsidRDefault="00B84B8C" w:rsidP="00A83A37">
      <w:pPr>
        <w:pStyle w:val="Normalindentado3"/>
        <w:ind w:left="720"/>
        <w:rPr>
          <w:lang w:val="es-MX"/>
        </w:rPr>
      </w:pPr>
      <w:r w:rsidRPr="002F63AD">
        <w:rPr>
          <w:lang w:val="es-MX"/>
        </w:rPr>
        <w:t>Debido a los requerimientos funcionales disponibles en la aplicación Web, se mostrará información en donde sea pertinente que le permita al usuario entender cómo debe de ser usada la aplicación.</w:t>
      </w:r>
    </w:p>
    <w:p w14:paraId="17074BD8" w14:textId="74385B62" w:rsidR="00B84B8C" w:rsidRPr="002F63AD" w:rsidRDefault="00B84B8C" w:rsidP="00FE5ED8">
      <w:pPr>
        <w:pStyle w:val="Ttulo3"/>
        <w:keepLines w:val="0"/>
        <w:numPr>
          <w:ilvl w:val="2"/>
          <w:numId w:val="7"/>
        </w:numPr>
        <w:spacing w:before="240" w:after="60" w:line="240" w:lineRule="auto"/>
        <w:jc w:val="both"/>
        <w:rPr>
          <w:lang w:val="es-MX"/>
        </w:rPr>
      </w:pPr>
      <w:bookmarkStart w:id="120" w:name="_Toc23373189"/>
      <w:bookmarkStart w:id="121" w:name="_Toc23801700"/>
      <w:r w:rsidRPr="002F63AD">
        <w:rPr>
          <w:lang w:val="es-MX"/>
        </w:rPr>
        <w:t>Interfaz de la aplicación</w:t>
      </w:r>
      <w:bookmarkEnd w:id="120"/>
      <w:bookmarkEnd w:id="121"/>
    </w:p>
    <w:p w14:paraId="0DF55811" w14:textId="77777777" w:rsidR="00B84B8C" w:rsidRPr="002F63AD" w:rsidRDefault="00B84B8C" w:rsidP="00A83A37">
      <w:pPr>
        <w:pStyle w:val="Normalindentado3"/>
        <w:ind w:left="720"/>
        <w:rPr>
          <w:lang w:val="es-MX"/>
        </w:rPr>
      </w:pPr>
      <w:r w:rsidRPr="002F63AD">
        <w:rPr>
          <w:lang w:val="es-MX"/>
        </w:rPr>
        <w:t>Todas las funcionalidades que ofrece la aplicación Web se podrán acceder desde la interfaz visual.</w:t>
      </w:r>
    </w:p>
    <w:p w14:paraId="1840394D" w14:textId="77777777" w:rsidR="00B84B8C" w:rsidRPr="002F63AD" w:rsidRDefault="00B84B8C" w:rsidP="00A83A37">
      <w:pPr>
        <w:pStyle w:val="Normalindentado3"/>
        <w:ind w:left="720"/>
        <w:rPr>
          <w:lang w:val="es-MX"/>
        </w:rPr>
      </w:pPr>
      <w:r w:rsidRPr="002F63AD">
        <w:rPr>
          <w:lang w:val="es-MX"/>
        </w:rPr>
        <w:t xml:space="preserve">La interfaz visual en la aplicación web permitirá al usuario usar la aplicación en conjunto con Apache </w:t>
      </w:r>
      <w:proofErr w:type="spellStart"/>
      <w:r w:rsidRPr="002F63AD">
        <w:rPr>
          <w:lang w:val="es-MX"/>
        </w:rPr>
        <w:t>Marmotta</w:t>
      </w:r>
      <w:proofErr w:type="spellEnd"/>
      <w:r w:rsidRPr="002F63AD">
        <w:rPr>
          <w:lang w:val="es-MX"/>
        </w:rPr>
        <w:t xml:space="preserve"> de manera sencilla.</w:t>
      </w:r>
    </w:p>
    <w:p w14:paraId="55298650" w14:textId="0B559513" w:rsidR="0022038B" w:rsidRPr="002F63AD" w:rsidRDefault="0022038B" w:rsidP="0022038B">
      <w:pPr>
        <w:pStyle w:val="Ttulo3"/>
        <w:keepLines w:val="0"/>
        <w:numPr>
          <w:ilvl w:val="2"/>
          <w:numId w:val="7"/>
        </w:numPr>
        <w:spacing w:before="240" w:after="60" w:line="240" w:lineRule="auto"/>
        <w:jc w:val="both"/>
        <w:rPr>
          <w:lang w:val="es-MX"/>
        </w:rPr>
      </w:pPr>
      <w:bookmarkStart w:id="122" w:name="_Toc23801701"/>
      <w:r w:rsidRPr="002F63AD">
        <w:rPr>
          <w:lang w:val="es-MX"/>
        </w:rPr>
        <w:t>Confidencialidad</w:t>
      </w:r>
      <w:bookmarkEnd w:id="122"/>
    </w:p>
    <w:p w14:paraId="2B08155A" w14:textId="77777777" w:rsidR="003F2218" w:rsidRPr="002F63AD" w:rsidRDefault="00020DF3" w:rsidP="003C7266">
      <w:pPr>
        <w:spacing w:after="0"/>
        <w:ind w:left="850"/>
        <w:rPr>
          <w:rFonts w:ascii="Arial" w:hAnsi="Arial" w:cs="Arial"/>
          <w:sz w:val="20"/>
          <w:szCs w:val="20"/>
          <w:lang w:val="es-MX"/>
        </w:rPr>
      </w:pPr>
      <w:r w:rsidRPr="002F63AD">
        <w:rPr>
          <w:rFonts w:ascii="Arial" w:hAnsi="Arial" w:cs="Arial"/>
          <w:sz w:val="20"/>
          <w:szCs w:val="20"/>
          <w:lang w:val="es-MX"/>
        </w:rPr>
        <w:t>La seguridad de los datos proporcionados por los usuarios estará garantizada en el sistema.</w:t>
      </w:r>
    </w:p>
    <w:p w14:paraId="545BA205" w14:textId="08908341" w:rsidR="00A97B88" w:rsidRPr="002F63AD" w:rsidRDefault="003F2218" w:rsidP="003C7266">
      <w:pPr>
        <w:ind w:left="850"/>
        <w:rPr>
          <w:rFonts w:ascii="Arial" w:hAnsi="Arial" w:cs="Arial"/>
          <w:sz w:val="20"/>
          <w:szCs w:val="20"/>
          <w:lang w:val="es-MX"/>
        </w:rPr>
      </w:pPr>
      <w:r w:rsidRPr="002F63AD">
        <w:rPr>
          <w:rFonts w:ascii="Arial" w:hAnsi="Arial" w:cs="Arial"/>
          <w:sz w:val="20"/>
          <w:szCs w:val="20"/>
          <w:lang w:val="es-MX"/>
        </w:rPr>
        <w:t>La información ofrecida por los usuarios para darse de alta en el sistema estará segura para que nadie más pueda hace uso de ella.</w:t>
      </w:r>
    </w:p>
    <w:p w14:paraId="69A09D35" w14:textId="51BBDDAF" w:rsidR="00784EF5" w:rsidRPr="002F63AD" w:rsidRDefault="00784EF5" w:rsidP="00F07C2A">
      <w:pPr>
        <w:rPr>
          <w:lang w:val="es-MX"/>
        </w:rPr>
      </w:pPr>
    </w:p>
    <w:p w14:paraId="2F34694D" w14:textId="08B889F0" w:rsidR="00784EF5" w:rsidRPr="002F63AD" w:rsidRDefault="00784EF5" w:rsidP="00F07C2A">
      <w:pPr>
        <w:rPr>
          <w:lang w:val="es-MX"/>
        </w:rPr>
      </w:pPr>
    </w:p>
    <w:p w14:paraId="2A90834C" w14:textId="0509BC8D" w:rsidR="00784EF5" w:rsidRPr="002F63AD" w:rsidRDefault="00784EF5" w:rsidP="00F07C2A">
      <w:pPr>
        <w:rPr>
          <w:lang w:val="es-MX"/>
        </w:rPr>
      </w:pPr>
    </w:p>
    <w:p w14:paraId="61931AB4" w14:textId="63744F0B" w:rsidR="00784EF5" w:rsidRPr="002F63AD" w:rsidRDefault="00784EF5" w:rsidP="00F07C2A">
      <w:pPr>
        <w:rPr>
          <w:lang w:val="es-MX"/>
        </w:rPr>
      </w:pPr>
    </w:p>
    <w:p w14:paraId="0009492B" w14:textId="049D3468" w:rsidR="00784EF5" w:rsidRPr="002F63AD" w:rsidRDefault="00784EF5" w:rsidP="00F07C2A">
      <w:pPr>
        <w:rPr>
          <w:lang w:val="es-MX"/>
        </w:rPr>
      </w:pPr>
    </w:p>
    <w:p w14:paraId="1DF01B80" w14:textId="66F96DD5" w:rsidR="0099115D" w:rsidRPr="002F63AD" w:rsidRDefault="0099115D" w:rsidP="00F07C2A">
      <w:pPr>
        <w:rPr>
          <w:lang w:val="es-MX"/>
        </w:rPr>
      </w:pPr>
    </w:p>
    <w:p w14:paraId="09F76D22" w14:textId="7EED5D39" w:rsidR="0099115D" w:rsidRPr="002F63AD" w:rsidRDefault="0099115D" w:rsidP="00F07C2A">
      <w:pPr>
        <w:rPr>
          <w:lang w:val="es-MX"/>
        </w:rPr>
      </w:pPr>
    </w:p>
    <w:p w14:paraId="731E42AC" w14:textId="6AF0C122" w:rsidR="00C65B79" w:rsidRPr="002F63AD" w:rsidRDefault="00C65B79" w:rsidP="00F07C2A">
      <w:pPr>
        <w:rPr>
          <w:lang w:val="es-MX"/>
        </w:rPr>
      </w:pPr>
    </w:p>
    <w:p w14:paraId="312E30E9" w14:textId="5417225A" w:rsidR="00C65B79" w:rsidRPr="002F63AD" w:rsidRDefault="00C65B79" w:rsidP="00F07C2A">
      <w:pPr>
        <w:rPr>
          <w:lang w:val="es-MX"/>
        </w:rPr>
      </w:pPr>
    </w:p>
    <w:p w14:paraId="168DAA05" w14:textId="53C034B1" w:rsidR="00C65B79" w:rsidRPr="002F63AD" w:rsidRDefault="00C65B79" w:rsidP="00F07C2A">
      <w:pPr>
        <w:rPr>
          <w:lang w:val="es-MX"/>
        </w:rPr>
      </w:pPr>
    </w:p>
    <w:p w14:paraId="0FB250F5" w14:textId="46D874A3" w:rsidR="00C65B79" w:rsidRPr="002F63AD" w:rsidRDefault="00C65B79" w:rsidP="00F07C2A">
      <w:pPr>
        <w:rPr>
          <w:lang w:val="es-MX"/>
        </w:rPr>
      </w:pPr>
    </w:p>
    <w:p w14:paraId="43715204" w14:textId="77777777" w:rsidR="00C65B79" w:rsidRPr="002F63AD" w:rsidRDefault="00C65B79" w:rsidP="00F07C2A">
      <w:pPr>
        <w:rPr>
          <w:lang w:val="es-MX"/>
        </w:rPr>
      </w:pPr>
    </w:p>
    <w:p w14:paraId="6ADA1051" w14:textId="6E496D11" w:rsidR="00C65B79" w:rsidRPr="002F63AD" w:rsidRDefault="00C65B79" w:rsidP="00C65B79">
      <w:pPr>
        <w:pStyle w:val="Ttulo1"/>
        <w:numPr>
          <w:ilvl w:val="0"/>
          <w:numId w:val="7"/>
        </w:numPr>
        <w:rPr>
          <w:lang w:val="es-MX"/>
        </w:rPr>
      </w:pPr>
      <w:bookmarkStart w:id="123" w:name="_Toc23801702"/>
      <w:r w:rsidRPr="002F63AD">
        <w:rPr>
          <w:lang w:val="es-MX"/>
        </w:rPr>
        <w:t>Diseño del sistema</w:t>
      </w:r>
      <w:bookmarkEnd w:id="123"/>
    </w:p>
    <w:p w14:paraId="11EA24EF" w14:textId="549D6557" w:rsidR="005E1917" w:rsidRPr="002F63AD" w:rsidRDefault="005E1917" w:rsidP="005E1917">
      <w:pPr>
        <w:pStyle w:val="Ttulo2"/>
        <w:numPr>
          <w:ilvl w:val="1"/>
          <w:numId w:val="7"/>
        </w:numPr>
        <w:rPr>
          <w:lang w:val="es-MX"/>
        </w:rPr>
      </w:pPr>
      <w:bookmarkStart w:id="124" w:name="_Toc23801703"/>
      <w:r w:rsidRPr="002F63AD">
        <w:rPr>
          <w:lang w:val="es-MX"/>
        </w:rPr>
        <w:t>Caso de uso</w:t>
      </w:r>
      <w:bookmarkEnd w:id="124"/>
    </w:p>
    <w:p w14:paraId="2136B852" w14:textId="31A19006" w:rsidR="00784EF5" w:rsidRPr="002F63AD" w:rsidRDefault="00146C1D" w:rsidP="005E1917">
      <w:pPr>
        <w:ind w:firstLine="360"/>
        <w:rPr>
          <w:lang w:val="es-MX"/>
        </w:rPr>
      </w:pPr>
      <w:r w:rsidRPr="002F63AD">
        <w:rPr>
          <w:lang w:val="es-MX"/>
        </w:rPr>
        <w:t>El caso de uso para el sistema (Figura 15)</w:t>
      </w:r>
    </w:p>
    <w:p w14:paraId="5D0E9911" w14:textId="20607F1E" w:rsidR="005E1917" w:rsidRPr="002F63AD" w:rsidRDefault="00AB038F" w:rsidP="005E1917">
      <w:pPr>
        <w:keepNext/>
        <w:jc w:val="center"/>
        <w:rPr>
          <w:lang w:val="es-MX"/>
        </w:rPr>
      </w:pPr>
      <w:r w:rsidRPr="002F63AD">
        <w:rPr>
          <w:noProof/>
          <w:lang w:val="es-MX"/>
        </w:rPr>
        <w:lastRenderedPageBreak/>
        <w:drawing>
          <wp:inline distT="0" distB="0" distL="0" distR="0" wp14:anchorId="30F96B2E" wp14:editId="02608CA8">
            <wp:extent cx="5612130" cy="3640455"/>
            <wp:effectExtent l="0" t="0" r="0" b="0"/>
            <wp:docPr id="203" name="Imagen 20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asos de uso Aplicación Web.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3640455"/>
                    </a:xfrm>
                    <a:prstGeom prst="rect">
                      <a:avLst/>
                    </a:prstGeom>
                  </pic:spPr>
                </pic:pic>
              </a:graphicData>
            </a:graphic>
          </wp:inline>
        </w:drawing>
      </w:r>
    </w:p>
    <w:p w14:paraId="2C88B2E5" w14:textId="4E5395C8" w:rsidR="009E35A7" w:rsidRPr="002F63AD" w:rsidRDefault="005E1917" w:rsidP="005E1917">
      <w:pPr>
        <w:pStyle w:val="Descripcin"/>
        <w:jc w:val="center"/>
      </w:pPr>
      <w:r w:rsidRPr="002F63AD">
        <w:t xml:space="preserve">Fig.  </w:t>
      </w:r>
      <w:r w:rsidRPr="002F63AD">
        <w:fldChar w:fldCharType="begin"/>
      </w:r>
      <w:r w:rsidRPr="002F63AD">
        <w:instrText xml:space="preserve"> SEQ Fig._ \* ARABIC </w:instrText>
      </w:r>
      <w:r w:rsidRPr="002F63AD">
        <w:fldChar w:fldCharType="separate"/>
      </w:r>
      <w:r w:rsidR="002F63AD" w:rsidRPr="002F63AD">
        <w:rPr>
          <w:noProof/>
        </w:rPr>
        <w:t>1</w:t>
      </w:r>
      <w:r w:rsidRPr="002F63AD">
        <w:fldChar w:fldCharType="end"/>
      </w:r>
      <w:r w:rsidRPr="002F63AD">
        <w:t>5 Caso de uso del diseño del sistema (Aplicación Web)</w:t>
      </w:r>
    </w:p>
    <w:p w14:paraId="1E9A3A39" w14:textId="35AD8AA6" w:rsidR="002F63AD" w:rsidRPr="002F63AD" w:rsidRDefault="00A35C22" w:rsidP="002F63AD">
      <w:pPr>
        <w:pStyle w:val="Ttulo2"/>
        <w:numPr>
          <w:ilvl w:val="1"/>
          <w:numId w:val="7"/>
        </w:numPr>
        <w:rPr>
          <w:lang w:val="es-MX"/>
        </w:rPr>
      </w:pPr>
      <w:bookmarkStart w:id="125" w:name="_Toc23801704"/>
      <w:r w:rsidRPr="002F63AD">
        <w:rPr>
          <w:lang w:val="es-MX"/>
        </w:rPr>
        <w:t>Diagramas de clase</w:t>
      </w:r>
    </w:p>
    <w:p w14:paraId="5DB68865" w14:textId="1CE38235" w:rsidR="002F63AD" w:rsidRPr="002F63AD" w:rsidRDefault="002F63AD" w:rsidP="002F63AD">
      <w:pPr>
        <w:ind w:firstLine="360"/>
        <w:rPr>
          <w:lang w:val="es-MX"/>
        </w:rPr>
      </w:pPr>
      <w:r w:rsidRPr="002F63AD">
        <w:rPr>
          <w:lang w:val="es-MX"/>
        </w:rPr>
        <w:t>El caso de uso para el sistema (Figura 1</w:t>
      </w:r>
      <w:r w:rsidRPr="002F63AD">
        <w:rPr>
          <w:lang w:val="es-MX"/>
        </w:rPr>
        <w:t>6</w:t>
      </w:r>
      <w:r w:rsidRPr="002F63AD">
        <w:rPr>
          <w:lang w:val="es-MX"/>
        </w:rPr>
        <w:t>)</w:t>
      </w:r>
    </w:p>
    <w:p w14:paraId="6EC222C0" w14:textId="77777777" w:rsidR="002F63AD" w:rsidRPr="002F63AD" w:rsidRDefault="002F63AD" w:rsidP="002F63AD">
      <w:pPr>
        <w:keepNext/>
        <w:jc w:val="center"/>
        <w:rPr>
          <w:lang w:val="es-MX"/>
        </w:rPr>
      </w:pPr>
      <w:r w:rsidRPr="002F63AD">
        <w:rPr>
          <w:noProof/>
          <w:lang w:val="es-MX"/>
        </w:rPr>
        <w:drawing>
          <wp:inline distT="0" distB="0" distL="0" distR="0" wp14:anchorId="0998C75F" wp14:editId="18089908">
            <wp:extent cx="3644433" cy="2099733"/>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6500" cy="2112447"/>
                    </a:xfrm>
                    <a:prstGeom prst="rect">
                      <a:avLst/>
                    </a:prstGeom>
                  </pic:spPr>
                </pic:pic>
              </a:graphicData>
            </a:graphic>
          </wp:inline>
        </w:drawing>
      </w:r>
    </w:p>
    <w:p w14:paraId="6AA07992" w14:textId="701AF4C4" w:rsidR="00A35C22" w:rsidRDefault="002F63AD" w:rsidP="002F63AD">
      <w:pPr>
        <w:pStyle w:val="Descripcin"/>
        <w:jc w:val="center"/>
      </w:pPr>
      <w:r w:rsidRPr="002F63AD">
        <w:t xml:space="preserve">Fig. </w:t>
      </w:r>
      <w:r>
        <w:t>16</w:t>
      </w:r>
      <w:r w:rsidRPr="002F63AD">
        <w:t xml:space="preserve"> Diagrama de clases</w:t>
      </w:r>
    </w:p>
    <w:p w14:paraId="552CEFEC" w14:textId="37FD2027" w:rsidR="007A2B2F" w:rsidRDefault="007A2B2F" w:rsidP="007A2B2F">
      <w:pPr>
        <w:rPr>
          <w:lang w:val="es-MX"/>
        </w:rPr>
      </w:pPr>
    </w:p>
    <w:p w14:paraId="04C755D5" w14:textId="6E3481CD" w:rsidR="007A2B2F" w:rsidRDefault="007A2B2F" w:rsidP="007A2B2F">
      <w:pPr>
        <w:rPr>
          <w:lang w:val="es-MX"/>
        </w:rPr>
      </w:pPr>
    </w:p>
    <w:p w14:paraId="6F6482DE" w14:textId="77777777" w:rsidR="007A2B2F" w:rsidRPr="007A2B2F" w:rsidRDefault="007A2B2F" w:rsidP="007A2B2F">
      <w:pPr>
        <w:rPr>
          <w:lang w:val="es-MX"/>
        </w:rPr>
      </w:pPr>
      <w:bookmarkStart w:id="126" w:name="_GoBack"/>
      <w:bookmarkEnd w:id="126"/>
    </w:p>
    <w:p w14:paraId="6E647AD1" w14:textId="197AC4AC" w:rsidR="005E1917" w:rsidRPr="002F63AD" w:rsidRDefault="005E1917" w:rsidP="005E1917">
      <w:pPr>
        <w:pStyle w:val="Ttulo2"/>
        <w:numPr>
          <w:ilvl w:val="1"/>
          <w:numId w:val="7"/>
        </w:numPr>
        <w:rPr>
          <w:lang w:val="es-MX"/>
        </w:rPr>
      </w:pPr>
      <w:r w:rsidRPr="002F63AD">
        <w:rPr>
          <w:lang w:val="es-MX"/>
        </w:rPr>
        <w:lastRenderedPageBreak/>
        <w:t>Diagramas de estado</w:t>
      </w:r>
      <w:bookmarkEnd w:id="125"/>
    </w:p>
    <w:p w14:paraId="00385AA8" w14:textId="15004552" w:rsidR="005E1917" w:rsidRPr="002F63AD" w:rsidRDefault="005E1917" w:rsidP="005E1917">
      <w:pPr>
        <w:pStyle w:val="Ttulo3"/>
        <w:numPr>
          <w:ilvl w:val="2"/>
          <w:numId w:val="7"/>
        </w:numPr>
        <w:rPr>
          <w:lang w:val="es-MX"/>
        </w:rPr>
      </w:pPr>
      <w:bookmarkStart w:id="127" w:name="_Toc23801705"/>
      <w:r w:rsidRPr="002F63AD">
        <w:rPr>
          <w:lang w:val="es-MX"/>
        </w:rPr>
        <w:t>Diagrama de estado para la aplicación web</w:t>
      </w:r>
      <w:bookmarkEnd w:id="127"/>
      <w:r w:rsidR="002422C9" w:rsidRPr="002F63AD">
        <w:rPr>
          <w:lang w:val="es-MX"/>
        </w:rPr>
        <w:t xml:space="preserve"> - Usuario</w:t>
      </w:r>
    </w:p>
    <w:p w14:paraId="2C4D48DC" w14:textId="1BDD68E7" w:rsidR="009E35A7" w:rsidRPr="002F63AD" w:rsidRDefault="009E35A7" w:rsidP="005E1917">
      <w:pPr>
        <w:ind w:firstLine="425"/>
        <w:rPr>
          <w:lang w:val="es-MX"/>
        </w:rPr>
      </w:pPr>
      <w:r w:rsidRPr="002F63AD">
        <w:rPr>
          <w:lang w:val="es-MX"/>
        </w:rPr>
        <w:t>El diagrama de estados de la aplicación Web</w:t>
      </w:r>
      <w:r w:rsidR="00584CBA" w:rsidRPr="002F63AD">
        <w:rPr>
          <w:lang w:val="es-MX"/>
        </w:rPr>
        <w:t xml:space="preserve"> para el usuario</w:t>
      </w:r>
      <w:r w:rsidR="00CE34BB" w:rsidRPr="002F63AD">
        <w:rPr>
          <w:lang w:val="es-MX"/>
        </w:rPr>
        <w:t xml:space="preserve"> (Figura 1</w:t>
      </w:r>
      <w:r w:rsidR="002F63AD">
        <w:rPr>
          <w:lang w:val="es-MX"/>
        </w:rPr>
        <w:t>7</w:t>
      </w:r>
      <w:r w:rsidR="00CE34BB" w:rsidRPr="002F63AD">
        <w:rPr>
          <w:lang w:val="es-MX"/>
        </w:rPr>
        <w:t>)</w:t>
      </w:r>
    </w:p>
    <w:p w14:paraId="1B8D7828" w14:textId="0E3ECEBB" w:rsidR="00CE34BB" w:rsidRPr="002F63AD" w:rsidRDefault="00F03971" w:rsidP="00CE34BB">
      <w:pPr>
        <w:keepNext/>
        <w:rPr>
          <w:lang w:val="es-MX"/>
        </w:rPr>
      </w:pPr>
      <w:r w:rsidRPr="002F63AD">
        <w:rPr>
          <w:noProof/>
          <w:lang w:val="es-MX"/>
        </w:rPr>
        <w:drawing>
          <wp:inline distT="0" distB="0" distL="0" distR="0" wp14:anchorId="1A8D951B" wp14:editId="77B96145">
            <wp:extent cx="5578631" cy="2296972"/>
            <wp:effectExtent l="0" t="0" r="3175"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5264" cy="2299703"/>
                    </a:xfrm>
                    <a:prstGeom prst="rect">
                      <a:avLst/>
                    </a:prstGeom>
                  </pic:spPr>
                </pic:pic>
              </a:graphicData>
            </a:graphic>
          </wp:inline>
        </w:drawing>
      </w:r>
    </w:p>
    <w:p w14:paraId="02EEF6CE" w14:textId="7052C4F7" w:rsidR="009E35A7" w:rsidRPr="002F63AD" w:rsidRDefault="00CE34BB" w:rsidP="00CE34BB">
      <w:pPr>
        <w:pStyle w:val="Descripcin"/>
        <w:jc w:val="center"/>
      </w:pPr>
      <w:r w:rsidRPr="002F63AD">
        <w:t>Fig.  1</w:t>
      </w:r>
      <w:r w:rsidR="002F63AD">
        <w:t>7</w:t>
      </w:r>
      <w:r w:rsidRPr="002F63AD">
        <w:t xml:space="preserve"> </w:t>
      </w:r>
      <w:r w:rsidR="00A04CE5" w:rsidRPr="002F63AD">
        <w:t>diagrama</w:t>
      </w:r>
      <w:r w:rsidRPr="002F63AD">
        <w:t xml:space="preserve"> de estados - aplicación Web</w:t>
      </w:r>
      <w:r w:rsidR="00891989" w:rsidRPr="002F63AD">
        <w:t xml:space="preserve"> - usuario</w:t>
      </w:r>
    </w:p>
    <w:p w14:paraId="2486573C" w14:textId="5BE8ED09" w:rsidR="007F011A" w:rsidRDefault="007F011A" w:rsidP="007F011A">
      <w:pPr>
        <w:rPr>
          <w:lang w:val="es-MX"/>
        </w:rPr>
      </w:pPr>
    </w:p>
    <w:p w14:paraId="11DA63F0" w14:textId="77777777" w:rsidR="00604B16" w:rsidRPr="002F63AD" w:rsidRDefault="00604B16" w:rsidP="007F011A">
      <w:pPr>
        <w:rPr>
          <w:lang w:val="es-MX"/>
        </w:rPr>
      </w:pPr>
    </w:p>
    <w:p w14:paraId="27B43AD6" w14:textId="3DEDB679" w:rsidR="007F011A" w:rsidRPr="002F63AD" w:rsidRDefault="007F011A" w:rsidP="00774C0E">
      <w:pPr>
        <w:pStyle w:val="Ttulo3"/>
        <w:numPr>
          <w:ilvl w:val="2"/>
          <w:numId w:val="7"/>
        </w:numPr>
        <w:spacing w:after="240"/>
        <w:rPr>
          <w:lang w:val="es-MX"/>
        </w:rPr>
      </w:pPr>
      <w:r w:rsidRPr="002F63AD">
        <w:rPr>
          <w:lang w:val="es-MX"/>
        </w:rPr>
        <w:t>Diagrama de estado para la aplicación web</w:t>
      </w:r>
      <w:r w:rsidR="002422C9" w:rsidRPr="002F63AD">
        <w:rPr>
          <w:lang w:val="es-MX"/>
        </w:rPr>
        <w:t xml:space="preserve"> - Administrador</w:t>
      </w:r>
    </w:p>
    <w:p w14:paraId="4841E501" w14:textId="6CAC498A" w:rsidR="007F011A" w:rsidRPr="002F63AD" w:rsidRDefault="007F011A" w:rsidP="00774C0E">
      <w:pPr>
        <w:spacing w:after="240"/>
        <w:ind w:firstLine="425"/>
        <w:rPr>
          <w:lang w:val="es-MX"/>
        </w:rPr>
      </w:pPr>
      <w:r w:rsidRPr="002F63AD">
        <w:rPr>
          <w:lang w:val="es-MX"/>
        </w:rPr>
        <w:t xml:space="preserve">El diagrama de estados de la aplicación Web </w:t>
      </w:r>
      <w:r w:rsidR="002422C9" w:rsidRPr="002F63AD">
        <w:rPr>
          <w:lang w:val="es-MX"/>
        </w:rPr>
        <w:t xml:space="preserve">para el administrador </w:t>
      </w:r>
      <w:r w:rsidRPr="002F63AD">
        <w:rPr>
          <w:lang w:val="es-MX"/>
        </w:rPr>
        <w:t>(Figura 1</w:t>
      </w:r>
      <w:r w:rsidR="002F63AD">
        <w:rPr>
          <w:lang w:val="es-MX"/>
        </w:rPr>
        <w:t>8</w:t>
      </w:r>
      <w:r w:rsidRPr="002F63AD">
        <w:rPr>
          <w:lang w:val="es-MX"/>
        </w:rPr>
        <w:t>)</w:t>
      </w:r>
    </w:p>
    <w:p w14:paraId="62FB569D" w14:textId="77777777" w:rsidR="00891989" w:rsidRPr="002F63AD" w:rsidRDefault="00891989" w:rsidP="00774C0E">
      <w:pPr>
        <w:keepNext/>
        <w:spacing w:after="240"/>
        <w:jc w:val="center"/>
        <w:rPr>
          <w:lang w:val="es-MX"/>
        </w:rPr>
      </w:pPr>
      <w:r w:rsidRPr="002F63AD">
        <w:rPr>
          <w:noProof/>
          <w:lang w:val="es-MX"/>
        </w:rPr>
        <w:drawing>
          <wp:inline distT="0" distB="0" distL="0" distR="0" wp14:anchorId="2EF30B40" wp14:editId="7427F74F">
            <wp:extent cx="5973634" cy="1720850"/>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6874" cy="1721783"/>
                    </a:xfrm>
                    <a:prstGeom prst="rect">
                      <a:avLst/>
                    </a:prstGeom>
                  </pic:spPr>
                </pic:pic>
              </a:graphicData>
            </a:graphic>
          </wp:inline>
        </w:drawing>
      </w:r>
    </w:p>
    <w:p w14:paraId="7329DA9A" w14:textId="7090F05E" w:rsidR="007F011A" w:rsidRPr="002F63AD" w:rsidRDefault="00891989" w:rsidP="00891989">
      <w:pPr>
        <w:pStyle w:val="Descripcin"/>
        <w:jc w:val="center"/>
      </w:pPr>
      <w:r w:rsidRPr="002F63AD">
        <w:t xml:space="preserve">Fig. </w:t>
      </w:r>
      <w:r w:rsidRPr="002F63AD">
        <w:fldChar w:fldCharType="begin"/>
      </w:r>
      <w:r w:rsidRPr="002F63AD">
        <w:instrText xml:space="preserve"> SEQ Fig. \* ARABIC </w:instrText>
      </w:r>
      <w:r w:rsidRPr="002F63AD">
        <w:fldChar w:fldCharType="separate"/>
      </w:r>
      <w:r w:rsidRPr="002F63AD">
        <w:rPr>
          <w:noProof/>
        </w:rPr>
        <w:t>1</w:t>
      </w:r>
      <w:r w:rsidRPr="002F63AD">
        <w:fldChar w:fldCharType="end"/>
      </w:r>
      <w:r w:rsidR="002F63AD">
        <w:t>8</w:t>
      </w:r>
      <w:r w:rsidRPr="002F63AD">
        <w:t xml:space="preserve"> Diagrama de estados - Aplicación Web Administrador</w:t>
      </w:r>
    </w:p>
    <w:p w14:paraId="3D8C2BC2" w14:textId="0ECE1D20" w:rsidR="00CE34BB" w:rsidRDefault="00CE34BB" w:rsidP="00F07C2A">
      <w:pPr>
        <w:rPr>
          <w:lang w:val="es-MX"/>
        </w:rPr>
      </w:pPr>
    </w:p>
    <w:p w14:paraId="14401DD5" w14:textId="7AC5399C" w:rsidR="002F63AD" w:rsidRDefault="002F63AD" w:rsidP="00F07C2A">
      <w:pPr>
        <w:rPr>
          <w:lang w:val="es-MX"/>
        </w:rPr>
      </w:pPr>
    </w:p>
    <w:p w14:paraId="7B400F94" w14:textId="3063A1B5" w:rsidR="002F63AD" w:rsidRDefault="002F63AD" w:rsidP="00F07C2A">
      <w:pPr>
        <w:rPr>
          <w:lang w:val="es-MX"/>
        </w:rPr>
      </w:pPr>
    </w:p>
    <w:p w14:paraId="793F59D1" w14:textId="35E6BE73" w:rsidR="002F63AD" w:rsidRDefault="002F63AD" w:rsidP="00F07C2A">
      <w:pPr>
        <w:rPr>
          <w:lang w:val="es-MX"/>
        </w:rPr>
      </w:pPr>
    </w:p>
    <w:p w14:paraId="327BEA7B" w14:textId="77777777" w:rsidR="002F63AD" w:rsidRPr="002F63AD" w:rsidRDefault="002F63AD" w:rsidP="00F07C2A">
      <w:pPr>
        <w:rPr>
          <w:lang w:val="es-MX"/>
        </w:rPr>
      </w:pPr>
    </w:p>
    <w:p w14:paraId="210878D7" w14:textId="2C6BA1CA" w:rsidR="00774C0E" w:rsidRPr="002F63AD" w:rsidRDefault="00CA0C59" w:rsidP="00774C0E">
      <w:pPr>
        <w:pStyle w:val="Ttulo3"/>
        <w:numPr>
          <w:ilvl w:val="2"/>
          <w:numId w:val="7"/>
        </w:numPr>
        <w:spacing w:after="240"/>
        <w:rPr>
          <w:lang w:val="es-MX"/>
        </w:rPr>
      </w:pPr>
      <w:bookmarkStart w:id="128" w:name="_Toc23801706"/>
      <w:r w:rsidRPr="002F63AD">
        <w:rPr>
          <w:lang w:val="es-MX"/>
        </w:rPr>
        <w:lastRenderedPageBreak/>
        <w:t xml:space="preserve">Diagrama de estado para módulo de consultas en Apache </w:t>
      </w:r>
      <w:proofErr w:type="spellStart"/>
      <w:r w:rsidRPr="002F63AD">
        <w:rPr>
          <w:lang w:val="es-MX"/>
        </w:rPr>
        <w:t>Marmotta</w:t>
      </w:r>
      <w:bookmarkEnd w:id="128"/>
      <w:proofErr w:type="spellEnd"/>
    </w:p>
    <w:p w14:paraId="54C001D8" w14:textId="67B11060" w:rsidR="00CA0C59" w:rsidRPr="002F63AD" w:rsidRDefault="00A04CE5" w:rsidP="00774C0E">
      <w:pPr>
        <w:spacing w:after="240"/>
        <w:ind w:firstLine="425"/>
        <w:rPr>
          <w:lang w:val="es-MX"/>
        </w:rPr>
      </w:pPr>
      <w:r w:rsidRPr="002F63AD">
        <w:rPr>
          <w:noProof/>
          <w:lang w:val="es-MX"/>
        </w:rPr>
        <w:drawing>
          <wp:anchor distT="0" distB="0" distL="114300" distR="114300" simplePos="0" relativeHeight="251663360" behindDoc="0" locked="0" layoutInCell="1" allowOverlap="1" wp14:anchorId="3BE662C7" wp14:editId="71FB1DB2">
            <wp:simplePos x="0" y="0"/>
            <wp:positionH relativeFrom="margin">
              <wp:align>center</wp:align>
            </wp:positionH>
            <wp:positionV relativeFrom="paragraph">
              <wp:posOffset>241274</wp:posOffset>
            </wp:positionV>
            <wp:extent cx="6721929" cy="2514600"/>
            <wp:effectExtent l="0" t="0" r="317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21929" cy="2514600"/>
                    </a:xfrm>
                    <a:prstGeom prst="rect">
                      <a:avLst/>
                    </a:prstGeom>
                  </pic:spPr>
                </pic:pic>
              </a:graphicData>
            </a:graphic>
            <wp14:sizeRelH relativeFrom="page">
              <wp14:pctWidth>0</wp14:pctWidth>
            </wp14:sizeRelH>
            <wp14:sizeRelV relativeFrom="page">
              <wp14:pctHeight>0</wp14:pctHeight>
            </wp14:sizeRelV>
          </wp:anchor>
        </w:drawing>
      </w:r>
      <w:r w:rsidR="00CA0C59" w:rsidRPr="002F63AD">
        <w:rPr>
          <w:lang w:val="es-MX"/>
        </w:rPr>
        <w:t>Diagrama de estados del Módulo de consultas</w:t>
      </w:r>
      <w:r w:rsidRPr="002F63AD">
        <w:rPr>
          <w:lang w:val="es-MX"/>
        </w:rPr>
        <w:t xml:space="preserve"> (Figura 1</w:t>
      </w:r>
      <w:r w:rsidR="002F63AD">
        <w:rPr>
          <w:lang w:val="es-MX"/>
        </w:rPr>
        <w:t>9</w:t>
      </w:r>
      <w:r w:rsidRPr="002F63AD">
        <w:rPr>
          <w:lang w:val="es-MX"/>
        </w:rPr>
        <w:t>)</w:t>
      </w:r>
    </w:p>
    <w:p w14:paraId="703CBBC3" w14:textId="2690771D" w:rsidR="00A04CE5" w:rsidRPr="002F63AD" w:rsidRDefault="00A04CE5" w:rsidP="00A04CE5">
      <w:pPr>
        <w:ind w:firstLine="425"/>
        <w:rPr>
          <w:lang w:val="es-MX"/>
        </w:rPr>
      </w:pPr>
    </w:p>
    <w:p w14:paraId="75B64F72" w14:textId="6E12C3D2" w:rsidR="00A04CE5" w:rsidRPr="002F63AD" w:rsidRDefault="00A04CE5" w:rsidP="00A04CE5">
      <w:pPr>
        <w:ind w:firstLine="425"/>
        <w:rPr>
          <w:lang w:val="es-MX"/>
        </w:rPr>
      </w:pPr>
    </w:p>
    <w:p w14:paraId="60EF2F6C" w14:textId="77777777" w:rsidR="00A04CE5" w:rsidRPr="002F63AD" w:rsidRDefault="00A04CE5" w:rsidP="00A04CE5">
      <w:pPr>
        <w:ind w:firstLine="425"/>
        <w:rPr>
          <w:lang w:val="es-MX"/>
        </w:rPr>
      </w:pPr>
    </w:p>
    <w:p w14:paraId="3DF49EAC" w14:textId="012E370C" w:rsidR="00A04CE5" w:rsidRPr="002F63AD" w:rsidRDefault="00A04CE5" w:rsidP="00A04CE5">
      <w:pPr>
        <w:ind w:firstLine="425"/>
        <w:rPr>
          <w:lang w:val="es-MX"/>
        </w:rPr>
      </w:pPr>
    </w:p>
    <w:p w14:paraId="53DC6CB8" w14:textId="6C4D4007" w:rsidR="00A04CE5" w:rsidRPr="002F63AD" w:rsidRDefault="00A04CE5" w:rsidP="00A04CE5">
      <w:pPr>
        <w:ind w:firstLine="425"/>
        <w:rPr>
          <w:lang w:val="es-MX"/>
        </w:rPr>
      </w:pPr>
    </w:p>
    <w:p w14:paraId="230C77D5" w14:textId="305DE219" w:rsidR="00A04CE5" w:rsidRPr="002F63AD" w:rsidRDefault="00A04CE5" w:rsidP="00A04CE5">
      <w:pPr>
        <w:ind w:firstLine="425"/>
        <w:rPr>
          <w:lang w:val="es-MX"/>
        </w:rPr>
      </w:pPr>
    </w:p>
    <w:p w14:paraId="1CB7AA02" w14:textId="4D01C8CC" w:rsidR="00A04CE5" w:rsidRPr="002F63AD" w:rsidRDefault="00A04CE5" w:rsidP="00A04CE5">
      <w:pPr>
        <w:ind w:firstLine="425"/>
        <w:rPr>
          <w:lang w:val="es-MX"/>
        </w:rPr>
      </w:pPr>
    </w:p>
    <w:p w14:paraId="58810B2E" w14:textId="77777777" w:rsidR="00A04CE5" w:rsidRPr="002F63AD" w:rsidRDefault="00A04CE5" w:rsidP="00A04CE5">
      <w:pPr>
        <w:ind w:firstLine="425"/>
        <w:rPr>
          <w:lang w:val="es-MX"/>
        </w:rPr>
      </w:pPr>
    </w:p>
    <w:p w14:paraId="616E75C4" w14:textId="471F0EAF" w:rsidR="00A04CE5" w:rsidRPr="002F63AD" w:rsidRDefault="00A04CE5" w:rsidP="00A04CE5">
      <w:pPr>
        <w:keepNext/>
        <w:rPr>
          <w:lang w:val="es-MX"/>
        </w:rPr>
      </w:pPr>
    </w:p>
    <w:p w14:paraId="65139921" w14:textId="055D0FDE" w:rsidR="00CA0C59" w:rsidRPr="002F63AD" w:rsidRDefault="00A04CE5" w:rsidP="00A04CE5">
      <w:pPr>
        <w:pStyle w:val="Descripcin"/>
        <w:jc w:val="center"/>
      </w:pPr>
      <w:r w:rsidRPr="002F63AD">
        <w:t>Fig.  1</w:t>
      </w:r>
      <w:r w:rsidR="00444BCC" w:rsidRPr="002F63AD">
        <w:t>8</w:t>
      </w:r>
      <w:r w:rsidRPr="002F63AD">
        <w:t xml:space="preserve"> </w:t>
      </w:r>
      <w:proofErr w:type="gramStart"/>
      <w:r w:rsidRPr="002F63AD">
        <w:t>Diagrama</w:t>
      </w:r>
      <w:proofErr w:type="gramEnd"/>
      <w:r w:rsidRPr="002F63AD">
        <w:t xml:space="preserve"> de estados - Módulo de consultas federadas</w:t>
      </w:r>
    </w:p>
    <w:p w14:paraId="03014627" w14:textId="62ED0734" w:rsidR="00A04CE5" w:rsidRPr="002F63AD" w:rsidRDefault="00A04CE5" w:rsidP="00A04CE5">
      <w:pPr>
        <w:rPr>
          <w:lang w:val="es-MX"/>
        </w:rPr>
      </w:pPr>
    </w:p>
    <w:p w14:paraId="3A3A4935" w14:textId="691755A3" w:rsidR="00A04CE5" w:rsidRPr="002F63AD" w:rsidRDefault="00A04CE5" w:rsidP="00A04CE5">
      <w:pPr>
        <w:rPr>
          <w:lang w:val="es-MX"/>
        </w:rPr>
      </w:pPr>
    </w:p>
    <w:p w14:paraId="3F3D30D2" w14:textId="2986C3A1" w:rsidR="00A04CE5" w:rsidRPr="002F63AD" w:rsidRDefault="00A04CE5" w:rsidP="00A04CE5">
      <w:pPr>
        <w:rPr>
          <w:lang w:val="es-MX"/>
        </w:rPr>
      </w:pPr>
    </w:p>
    <w:p w14:paraId="320BBB13" w14:textId="6C043E19" w:rsidR="00A04CE5" w:rsidRDefault="00A04CE5" w:rsidP="00A04CE5">
      <w:pPr>
        <w:rPr>
          <w:lang w:val="es-MX"/>
        </w:rPr>
      </w:pPr>
    </w:p>
    <w:p w14:paraId="79CF2510" w14:textId="1ACDCAE1" w:rsidR="002F63AD" w:rsidRDefault="002F63AD" w:rsidP="00A04CE5">
      <w:pPr>
        <w:rPr>
          <w:lang w:val="es-MX"/>
        </w:rPr>
      </w:pPr>
    </w:p>
    <w:p w14:paraId="63ECDB26" w14:textId="10A0309A" w:rsidR="002F63AD" w:rsidRDefault="002F63AD" w:rsidP="00A04CE5">
      <w:pPr>
        <w:rPr>
          <w:lang w:val="es-MX"/>
        </w:rPr>
      </w:pPr>
    </w:p>
    <w:p w14:paraId="6C7537B8" w14:textId="67E77B63" w:rsidR="002F63AD" w:rsidRDefault="002F63AD" w:rsidP="00A04CE5">
      <w:pPr>
        <w:rPr>
          <w:lang w:val="es-MX"/>
        </w:rPr>
      </w:pPr>
    </w:p>
    <w:p w14:paraId="36757462" w14:textId="52FEB143" w:rsidR="002F63AD" w:rsidRDefault="002F63AD" w:rsidP="00A04CE5">
      <w:pPr>
        <w:rPr>
          <w:lang w:val="es-MX"/>
        </w:rPr>
      </w:pPr>
    </w:p>
    <w:p w14:paraId="0FE33321" w14:textId="1A2D4006" w:rsidR="002F63AD" w:rsidRDefault="002F63AD" w:rsidP="00A04CE5">
      <w:pPr>
        <w:rPr>
          <w:lang w:val="es-MX"/>
        </w:rPr>
      </w:pPr>
    </w:p>
    <w:p w14:paraId="54FDE126" w14:textId="2AB346C6" w:rsidR="002F63AD" w:rsidRDefault="002F63AD" w:rsidP="00A04CE5">
      <w:pPr>
        <w:rPr>
          <w:lang w:val="es-MX"/>
        </w:rPr>
      </w:pPr>
    </w:p>
    <w:p w14:paraId="3AAED6D9" w14:textId="60751028" w:rsidR="002F63AD" w:rsidRDefault="002F63AD" w:rsidP="00A04CE5">
      <w:pPr>
        <w:rPr>
          <w:lang w:val="es-MX"/>
        </w:rPr>
      </w:pPr>
    </w:p>
    <w:p w14:paraId="05F9B9C2" w14:textId="5857F82E" w:rsidR="002F63AD" w:rsidRDefault="002F63AD" w:rsidP="00A04CE5">
      <w:pPr>
        <w:rPr>
          <w:lang w:val="es-MX"/>
        </w:rPr>
      </w:pPr>
    </w:p>
    <w:p w14:paraId="41D8D919" w14:textId="77777777" w:rsidR="002F63AD" w:rsidRPr="002F63AD" w:rsidRDefault="002F63AD" w:rsidP="00A04CE5">
      <w:pPr>
        <w:rPr>
          <w:lang w:val="es-MX"/>
        </w:rPr>
      </w:pPr>
    </w:p>
    <w:p w14:paraId="3CA2124D" w14:textId="30A4E605" w:rsidR="00A04CE5" w:rsidRPr="002F63AD" w:rsidRDefault="00A04CE5" w:rsidP="00A04CE5">
      <w:pPr>
        <w:rPr>
          <w:lang w:val="es-MX"/>
        </w:rPr>
      </w:pPr>
    </w:p>
    <w:p w14:paraId="0E85B04D" w14:textId="39C9317F" w:rsidR="00A04CE5" w:rsidRPr="002F63AD" w:rsidRDefault="00A04CE5" w:rsidP="00A04CE5">
      <w:pPr>
        <w:rPr>
          <w:lang w:val="es-MX"/>
        </w:rPr>
      </w:pPr>
    </w:p>
    <w:p w14:paraId="3A68C756" w14:textId="70992CC7" w:rsidR="00A04CE5" w:rsidRPr="002F63AD" w:rsidRDefault="00A04CE5" w:rsidP="007F011A">
      <w:pPr>
        <w:pStyle w:val="Ttulo2"/>
        <w:numPr>
          <w:ilvl w:val="1"/>
          <w:numId w:val="7"/>
        </w:numPr>
        <w:rPr>
          <w:lang w:val="es-MX"/>
        </w:rPr>
      </w:pPr>
      <w:bookmarkStart w:id="129" w:name="_Toc23801707"/>
      <w:r w:rsidRPr="002F63AD">
        <w:rPr>
          <w:lang w:val="es-MX"/>
        </w:rPr>
        <w:lastRenderedPageBreak/>
        <w:t>Diagramas de secuencia</w:t>
      </w:r>
      <w:bookmarkEnd w:id="129"/>
    </w:p>
    <w:p w14:paraId="605B7734" w14:textId="370D4394" w:rsidR="00D52AD1" w:rsidRPr="002F63AD" w:rsidRDefault="00D52AD1" w:rsidP="007F011A">
      <w:pPr>
        <w:pStyle w:val="Ttulo3"/>
        <w:numPr>
          <w:ilvl w:val="2"/>
          <w:numId w:val="7"/>
        </w:numPr>
        <w:rPr>
          <w:lang w:val="es-MX"/>
        </w:rPr>
      </w:pPr>
      <w:bookmarkStart w:id="130" w:name="_Toc23801708"/>
      <w:r w:rsidRPr="002F63AD">
        <w:rPr>
          <w:lang w:val="es-MX"/>
        </w:rPr>
        <w:t>Diagrama de secuencia para aplicación web.</w:t>
      </w:r>
      <w:bookmarkEnd w:id="130"/>
    </w:p>
    <w:p w14:paraId="0A4B6068" w14:textId="16859C43" w:rsidR="00EF496F" w:rsidRPr="002F63AD" w:rsidRDefault="00BD7727" w:rsidP="00D52AD1">
      <w:pPr>
        <w:ind w:firstLine="425"/>
        <w:rPr>
          <w:noProof/>
          <w:lang w:val="es-MX"/>
        </w:rPr>
      </w:pPr>
      <w:r w:rsidRPr="002F63AD">
        <w:rPr>
          <w:noProof/>
          <w:lang w:val="es-MX"/>
        </w:rPr>
        <w:drawing>
          <wp:anchor distT="0" distB="0" distL="114300" distR="114300" simplePos="0" relativeHeight="251677696" behindDoc="0" locked="0" layoutInCell="1" allowOverlap="1" wp14:anchorId="07216FE4" wp14:editId="5CDE1E97">
            <wp:simplePos x="0" y="0"/>
            <wp:positionH relativeFrom="margin">
              <wp:align>center</wp:align>
            </wp:positionH>
            <wp:positionV relativeFrom="paragraph">
              <wp:posOffset>250190</wp:posOffset>
            </wp:positionV>
            <wp:extent cx="6276180" cy="4813300"/>
            <wp:effectExtent l="0" t="0" r="0" b="635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76180" cy="4813300"/>
                    </a:xfrm>
                    <a:prstGeom prst="rect">
                      <a:avLst/>
                    </a:prstGeom>
                  </pic:spPr>
                </pic:pic>
              </a:graphicData>
            </a:graphic>
            <wp14:sizeRelH relativeFrom="page">
              <wp14:pctWidth>0</wp14:pctWidth>
            </wp14:sizeRelH>
            <wp14:sizeRelV relativeFrom="page">
              <wp14:pctHeight>0</wp14:pctHeight>
            </wp14:sizeRelV>
          </wp:anchor>
        </w:drawing>
      </w:r>
      <w:r w:rsidR="009E35A7" w:rsidRPr="002F63AD">
        <w:rPr>
          <w:lang w:val="es-MX"/>
        </w:rPr>
        <w:t>El diagrama de secuencia para la aplicación Web</w:t>
      </w:r>
      <w:r w:rsidR="00D52AD1" w:rsidRPr="002F63AD">
        <w:rPr>
          <w:lang w:val="es-MX"/>
        </w:rPr>
        <w:t xml:space="preserve"> </w:t>
      </w:r>
      <w:r w:rsidR="003F397E" w:rsidRPr="002F63AD">
        <w:rPr>
          <w:lang w:val="es-MX"/>
        </w:rPr>
        <w:t xml:space="preserve">para el usuario </w:t>
      </w:r>
      <w:r w:rsidR="00D52AD1" w:rsidRPr="002F63AD">
        <w:rPr>
          <w:lang w:val="es-MX"/>
        </w:rPr>
        <w:t>(Figura 1</w:t>
      </w:r>
      <w:r w:rsidR="00444BCC" w:rsidRPr="002F63AD">
        <w:rPr>
          <w:lang w:val="es-MX"/>
        </w:rPr>
        <w:t>9</w:t>
      </w:r>
      <w:r w:rsidR="00D52AD1" w:rsidRPr="002F63AD">
        <w:rPr>
          <w:lang w:val="es-MX"/>
        </w:rPr>
        <w:t>)</w:t>
      </w:r>
      <w:r w:rsidR="00EF496F" w:rsidRPr="002F63AD">
        <w:rPr>
          <w:noProof/>
          <w:lang w:val="es-MX"/>
        </w:rPr>
        <w:t xml:space="preserve"> </w:t>
      </w:r>
    </w:p>
    <w:p w14:paraId="12DB3705" w14:textId="5FA33FE8" w:rsidR="00D52AD1" w:rsidRPr="002F63AD" w:rsidRDefault="00D52AD1" w:rsidP="00EF496F">
      <w:pPr>
        <w:ind w:firstLine="425"/>
        <w:rPr>
          <w:lang w:val="es-MX"/>
        </w:rPr>
      </w:pPr>
    </w:p>
    <w:p w14:paraId="2015FEC5" w14:textId="0E371F52" w:rsidR="00D52AD1" w:rsidRPr="002F63AD" w:rsidRDefault="00D52AD1" w:rsidP="00D52AD1">
      <w:pPr>
        <w:ind w:firstLine="425"/>
        <w:rPr>
          <w:lang w:val="es-MX"/>
        </w:rPr>
      </w:pPr>
    </w:p>
    <w:p w14:paraId="2F6046C1" w14:textId="705CC2AF" w:rsidR="00D52AD1" w:rsidRPr="002F63AD" w:rsidRDefault="00D52AD1" w:rsidP="00D52AD1">
      <w:pPr>
        <w:ind w:firstLine="425"/>
        <w:rPr>
          <w:lang w:val="es-MX"/>
        </w:rPr>
      </w:pPr>
    </w:p>
    <w:p w14:paraId="29B08E0B" w14:textId="71284ABD" w:rsidR="00D52AD1" w:rsidRPr="002F63AD" w:rsidRDefault="00D52AD1" w:rsidP="00D52AD1">
      <w:pPr>
        <w:ind w:firstLine="425"/>
        <w:rPr>
          <w:lang w:val="es-MX"/>
        </w:rPr>
      </w:pPr>
    </w:p>
    <w:p w14:paraId="19DAE5C8" w14:textId="78B7CEF3" w:rsidR="00D52AD1" w:rsidRPr="002F63AD" w:rsidRDefault="00D52AD1" w:rsidP="00D52AD1">
      <w:pPr>
        <w:ind w:firstLine="425"/>
        <w:rPr>
          <w:lang w:val="es-MX"/>
        </w:rPr>
      </w:pPr>
    </w:p>
    <w:p w14:paraId="104D59F1" w14:textId="2DE936D4" w:rsidR="009E35A7" w:rsidRPr="002F63AD" w:rsidRDefault="009E35A7" w:rsidP="00F07C2A">
      <w:pPr>
        <w:rPr>
          <w:lang w:val="es-MX"/>
        </w:rPr>
      </w:pPr>
    </w:p>
    <w:p w14:paraId="6DBE3EE8" w14:textId="4DA1A956" w:rsidR="00A97B88" w:rsidRPr="002F63AD" w:rsidRDefault="00A97B88" w:rsidP="00F07C2A">
      <w:pPr>
        <w:rPr>
          <w:lang w:val="es-MX"/>
        </w:rPr>
      </w:pPr>
    </w:p>
    <w:p w14:paraId="71C855C6" w14:textId="0D829B28" w:rsidR="00F833F7" w:rsidRPr="002F63AD" w:rsidRDefault="00F833F7" w:rsidP="00F07C2A">
      <w:pPr>
        <w:rPr>
          <w:lang w:val="es-MX"/>
        </w:rPr>
      </w:pPr>
    </w:p>
    <w:p w14:paraId="6686FF6E" w14:textId="6C024494" w:rsidR="00D52AD1" w:rsidRPr="002F63AD" w:rsidRDefault="00D52AD1" w:rsidP="00F07C2A">
      <w:pPr>
        <w:rPr>
          <w:lang w:val="es-MX"/>
        </w:rPr>
      </w:pPr>
    </w:p>
    <w:p w14:paraId="2E0DDEF9" w14:textId="652FBE03" w:rsidR="00D52AD1" w:rsidRPr="002F63AD" w:rsidRDefault="00D52AD1" w:rsidP="00F07C2A">
      <w:pPr>
        <w:rPr>
          <w:lang w:val="es-MX"/>
        </w:rPr>
      </w:pPr>
    </w:p>
    <w:p w14:paraId="739964D5" w14:textId="5EBE4739" w:rsidR="00D52AD1" w:rsidRPr="002F63AD" w:rsidRDefault="00D52AD1" w:rsidP="00F07C2A">
      <w:pPr>
        <w:rPr>
          <w:lang w:val="es-MX"/>
        </w:rPr>
      </w:pPr>
    </w:p>
    <w:p w14:paraId="7BA11606" w14:textId="271D94B4" w:rsidR="00BD7727" w:rsidRPr="002F63AD" w:rsidRDefault="00EF496F" w:rsidP="00DF489B">
      <w:pPr>
        <w:ind w:firstLine="425"/>
        <w:rPr>
          <w:lang w:val="es-MX"/>
        </w:rPr>
      </w:pPr>
      <w:r w:rsidRPr="002F63AD">
        <w:rPr>
          <w:noProof/>
          <w:lang w:val="es-MX"/>
        </w:rPr>
        <mc:AlternateContent>
          <mc:Choice Requires="wps">
            <w:drawing>
              <wp:anchor distT="0" distB="0" distL="114300" distR="114300" simplePos="0" relativeHeight="251666432" behindDoc="0" locked="0" layoutInCell="1" allowOverlap="1" wp14:anchorId="48DAD492" wp14:editId="09B0C9A8">
                <wp:simplePos x="0" y="0"/>
                <wp:positionH relativeFrom="margin">
                  <wp:align>center</wp:align>
                </wp:positionH>
                <wp:positionV relativeFrom="paragraph">
                  <wp:posOffset>1833880</wp:posOffset>
                </wp:positionV>
                <wp:extent cx="6667500" cy="635"/>
                <wp:effectExtent l="0" t="0" r="0" b="8255"/>
                <wp:wrapNone/>
                <wp:docPr id="14" name="Cuadro de texto 14"/>
                <wp:cNvGraphicFramePr/>
                <a:graphic xmlns:a="http://schemas.openxmlformats.org/drawingml/2006/main">
                  <a:graphicData uri="http://schemas.microsoft.com/office/word/2010/wordprocessingShape">
                    <wps:wsp>
                      <wps:cNvSpPr txBox="1"/>
                      <wps:spPr>
                        <a:xfrm>
                          <a:off x="0" y="0"/>
                          <a:ext cx="6667500" cy="635"/>
                        </a:xfrm>
                        <a:prstGeom prst="rect">
                          <a:avLst/>
                        </a:prstGeom>
                        <a:solidFill>
                          <a:prstClr val="white"/>
                        </a:solidFill>
                        <a:ln>
                          <a:noFill/>
                        </a:ln>
                      </wps:spPr>
                      <wps:txbx>
                        <w:txbxContent>
                          <w:p w14:paraId="0DDF7781" w14:textId="0B1FD6A0" w:rsidR="00DA6330" w:rsidRPr="00CB4EE2" w:rsidRDefault="00DA6330" w:rsidP="00C40D23">
                            <w:pPr>
                              <w:pStyle w:val="Descripcin"/>
                              <w:jc w:val="center"/>
                              <w:rPr>
                                <w:noProof/>
                              </w:rPr>
                            </w:pPr>
                            <w:r>
                              <w:t xml:space="preserve">Fig.  19 </w:t>
                            </w:r>
                            <w:proofErr w:type="gramStart"/>
                            <w:r>
                              <w:t>Diagrama</w:t>
                            </w:r>
                            <w:proofErr w:type="gramEnd"/>
                            <w:r>
                              <w:t xml:space="preserve"> de secuencia - aplicación Web -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AD492" id="Cuadro de texto 14" o:spid="_x0000_s1027" type="#_x0000_t202" style="position:absolute;left:0;text-align:left;margin-left:0;margin-top:144.4pt;width:52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" stroked="f">
                <v:textbox style="mso-fit-shape-to-text:t" inset="0,0,0,0">
                  <w:txbxContent>
                    <w:p w14:paraId="0DDF7781" w14:textId="0B1FD6A0" w:rsidR="00DA6330" w:rsidRPr="00CB4EE2" w:rsidRDefault="00DA6330" w:rsidP="00C40D23">
                      <w:pPr>
                        <w:pStyle w:val="Descripcin"/>
                        <w:jc w:val="center"/>
                        <w:rPr>
                          <w:noProof/>
                        </w:rPr>
                      </w:pPr>
                      <w:r>
                        <w:t xml:space="preserve">Fig.  19 </w:t>
                      </w:r>
                      <w:proofErr w:type="gramStart"/>
                      <w:r>
                        <w:t>Diagrama</w:t>
                      </w:r>
                      <w:proofErr w:type="gramEnd"/>
                      <w:r>
                        <w:t xml:space="preserve"> de secuencia - aplicación Web - usuario</w:t>
                      </w:r>
                    </w:p>
                  </w:txbxContent>
                </v:textbox>
                <w10:wrap anchorx="margin"/>
              </v:shape>
            </w:pict>
          </mc:Fallback>
        </mc:AlternateContent>
      </w:r>
    </w:p>
    <w:p w14:paraId="6554AC0B" w14:textId="77777777" w:rsidR="00BD7727" w:rsidRPr="002F63AD" w:rsidRDefault="00BD7727" w:rsidP="00BD7727">
      <w:pPr>
        <w:pStyle w:val="Ttulo3"/>
        <w:numPr>
          <w:ilvl w:val="2"/>
          <w:numId w:val="7"/>
        </w:numPr>
        <w:rPr>
          <w:lang w:val="es-MX"/>
        </w:rPr>
      </w:pPr>
      <w:r w:rsidRPr="002F63AD">
        <w:rPr>
          <w:lang w:val="es-MX"/>
        </w:rPr>
        <w:lastRenderedPageBreak/>
        <w:t>Diagrama de secuencia para aplicación web.</w:t>
      </w:r>
    </w:p>
    <w:p w14:paraId="669D0596" w14:textId="572FBB7D" w:rsidR="00BD7727" w:rsidRPr="002F63AD" w:rsidRDefault="00BD7727" w:rsidP="00BD7727">
      <w:pPr>
        <w:keepNext/>
        <w:ind w:left="425"/>
        <w:rPr>
          <w:lang w:val="es-MX"/>
        </w:rPr>
      </w:pPr>
      <w:r w:rsidRPr="002F63AD">
        <w:rPr>
          <w:lang w:val="es-MX"/>
        </w:rPr>
        <w:t xml:space="preserve">El diagrama de secuencia para el módulo de consultas federadas geoespaciales (Figura </w:t>
      </w:r>
      <w:r w:rsidR="00444BCC" w:rsidRPr="002F63AD">
        <w:rPr>
          <w:lang w:val="es-MX"/>
        </w:rPr>
        <w:t>20</w:t>
      </w:r>
      <w:r w:rsidRPr="002F63AD">
        <w:rPr>
          <w:lang w:val="es-MX"/>
        </w:rPr>
        <w:t>)</w:t>
      </w:r>
    </w:p>
    <w:p w14:paraId="319157D3" w14:textId="77777777" w:rsidR="00774C0E" w:rsidRPr="002F63AD" w:rsidRDefault="00774C0E" w:rsidP="00BD7727">
      <w:pPr>
        <w:keepNext/>
        <w:ind w:left="425"/>
        <w:rPr>
          <w:noProof/>
          <w:lang w:val="es-MX"/>
        </w:rPr>
      </w:pPr>
    </w:p>
    <w:p w14:paraId="71326FDE" w14:textId="6DD6DB03" w:rsidR="00CB420F" w:rsidRPr="002F63AD" w:rsidRDefault="00BD1A31" w:rsidP="00CB420F">
      <w:pPr>
        <w:keepNext/>
        <w:rPr>
          <w:lang w:val="es-MX"/>
        </w:rPr>
      </w:pPr>
      <w:r w:rsidRPr="002F63AD">
        <w:rPr>
          <w:noProof/>
          <w:lang w:val="es-MX"/>
        </w:rPr>
        <w:drawing>
          <wp:inline distT="0" distB="0" distL="0" distR="0" wp14:anchorId="2151C1ED" wp14:editId="55CFBD4A">
            <wp:extent cx="5612130" cy="544512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5445125"/>
                    </a:xfrm>
                    <a:prstGeom prst="rect">
                      <a:avLst/>
                    </a:prstGeom>
                  </pic:spPr>
                </pic:pic>
              </a:graphicData>
            </a:graphic>
          </wp:inline>
        </w:drawing>
      </w:r>
    </w:p>
    <w:p w14:paraId="4EC75CB9" w14:textId="1EE11DD0" w:rsidR="00A97B88" w:rsidRPr="002F63AD" w:rsidRDefault="00CB420F" w:rsidP="00CB420F">
      <w:pPr>
        <w:pStyle w:val="Descripcin"/>
        <w:jc w:val="center"/>
      </w:pPr>
      <w:r w:rsidRPr="002F63AD">
        <w:t xml:space="preserve">Fig.  </w:t>
      </w:r>
      <w:r w:rsidR="00444BCC" w:rsidRPr="002F63AD">
        <w:t>20</w:t>
      </w:r>
      <w:r w:rsidRPr="002F63AD">
        <w:t xml:space="preserve"> </w:t>
      </w:r>
      <w:proofErr w:type="gramStart"/>
      <w:r w:rsidRPr="002F63AD">
        <w:t>Diagrama</w:t>
      </w:r>
      <w:proofErr w:type="gramEnd"/>
      <w:r w:rsidRPr="002F63AD">
        <w:t xml:space="preserve"> de secuencia para módulo de consultas federadas geoespaciales</w:t>
      </w:r>
    </w:p>
    <w:p w14:paraId="12DA5117" w14:textId="71302226" w:rsidR="00A97B88" w:rsidRPr="002F63AD" w:rsidRDefault="00A97B88" w:rsidP="00F07C2A">
      <w:pPr>
        <w:rPr>
          <w:lang w:val="es-MX"/>
        </w:rPr>
      </w:pPr>
    </w:p>
    <w:p w14:paraId="5E9B070F" w14:textId="7C6AC301" w:rsidR="00B84B8C" w:rsidRPr="002F63AD" w:rsidRDefault="00B84B8C" w:rsidP="00F07C2A">
      <w:pPr>
        <w:rPr>
          <w:lang w:val="es-MX"/>
        </w:rPr>
      </w:pPr>
    </w:p>
    <w:p w14:paraId="26C80788" w14:textId="62D5C425" w:rsidR="00B84B8C" w:rsidRPr="002F63AD" w:rsidRDefault="00B84B8C" w:rsidP="00F07C2A">
      <w:pPr>
        <w:rPr>
          <w:lang w:val="es-MX"/>
        </w:rPr>
      </w:pPr>
    </w:p>
    <w:p w14:paraId="3DD2B42E" w14:textId="7B4D862A" w:rsidR="00B84B8C" w:rsidRPr="002F63AD" w:rsidRDefault="00B84B8C" w:rsidP="00F07C2A">
      <w:pPr>
        <w:rPr>
          <w:lang w:val="es-MX"/>
        </w:rPr>
      </w:pPr>
    </w:p>
    <w:p w14:paraId="6820E381" w14:textId="50C4BB95" w:rsidR="00F25E57" w:rsidRPr="002F63AD" w:rsidRDefault="00F25E57" w:rsidP="00F07C2A">
      <w:pPr>
        <w:rPr>
          <w:lang w:val="es-MX"/>
        </w:rPr>
      </w:pPr>
    </w:p>
    <w:p w14:paraId="77603D53" w14:textId="77777777" w:rsidR="00B86444" w:rsidRPr="002F63AD" w:rsidRDefault="00B86444" w:rsidP="00F07C2A">
      <w:pPr>
        <w:rPr>
          <w:lang w:val="es-MX"/>
        </w:rPr>
        <w:sectPr w:rsidR="00B86444" w:rsidRPr="002F63AD">
          <w:pgSz w:w="12240" w:h="15840"/>
          <w:pgMar w:top="1417" w:right="1701" w:bottom="1417" w:left="1701" w:header="708" w:footer="708" w:gutter="0"/>
          <w:cols w:space="708"/>
          <w:docGrid w:linePitch="360"/>
        </w:sectPr>
      </w:pPr>
    </w:p>
    <w:p w14:paraId="10140540" w14:textId="61784D10" w:rsidR="00B86444" w:rsidRPr="002F63AD" w:rsidRDefault="00B86444" w:rsidP="007F011A">
      <w:pPr>
        <w:pStyle w:val="Ttulo2"/>
        <w:numPr>
          <w:ilvl w:val="1"/>
          <w:numId w:val="7"/>
        </w:numPr>
        <w:rPr>
          <w:lang w:val="es-MX"/>
        </w:rPr>
      </w:pPr>
      <w:bookmarkStart w:id="131" w:name="_Toc23801710"/>
      <w:r w:rsidRPr="002F63AD">
        <w:rPr>
          <w:lang w:val="es-MX"/>
        </w:rPr>
        <w:lastRenderedPageBreak/>
        <w:t>Secuencia de interfaces</w:t>
      </w:r>
      <w:bookmarkEnd w:id="131"/>
    </w:p>
    <w:p w14:paraId="51E09353" w14:textId="20212A2B" w:rsidR="00F25E57" w:rsidRPr="002F63AD" w:rsidRDefault="00F25E57" w:rsidP="00F07C2A">
      <w:pPr>
        <w:rPr>
          <w:lang w:val="es-MX"/>
        </w:rPr>
      </w:pPr>
    </w:p>
    <w:p w14:paraId="7615DD53" w14:textId="77E5C05F" w:rsidR="00F25E57" w:rsidRPr="002F63AD" w:rsidRDefault="00F25E57" w:rsidP="00F07C2A">
      <w:pPr>
        <w:rPr>
          <w:lang w:val="es-MX"/>
        </w:rPr>
      </w:pPr>
    </w:p>
    <w:p w14:paraId="75158ECA" w14:textId="45CDE0FC" w:rsidR="00F25E57" w:rsidRPr="002F63AD" w:rsidRDefault="000735C8" w:rsidP="00F07C2A">
      <w:pPr>
        <w:rPr>
          <w:lang w:val="es-MX"/>
        </w:rPr>
      </w:pPr>
      <w:r w:rsidRPr="002F63AD">
        <w:rPr>
          <w:noProof/>
          <w:lang w:val="es-MX"/>
        </w:rPr>
        <w:drawing>
          <wp:anchor distT="0" distB="0" distL="114300" distR="114300" simplePos="0" relativeHeight="251668480" behindDoc="0" locked="0" layoutInCell="1" allowOverlap="1" wp14:anchorId="06A2D55F" wp14:editId="525F2895">
            <wp:simplePos x="0" y="0"/>
            <wp:positionH relativeFrom="margin">
              <wp:posOffset>4946650</wp:posOffset>
            </wp:positionH>
            <wp:positionV relativeFrom="paragraph">
              <wp:posOffset>6350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r w:rsidRPr="002F63AD">
        <w:rPr>
          <w:noProof/>
          <w:lang w:val="es-MX"/>
        </w:rPr>
        <w:drawing>
          <wp:anchor distT="0" distB="0" distL="114300" distR="114300" simplePos="0" relativeHeight="251678720" behindDoc="0" locked="0" layoutInCell="1" allowOverlap="1" wp14:anchorId="04B9C342" wp14:editId="68DDA75C">
            <wp:simplePos x="0" y="0"/>
            <wp:positionH relativeFrom="margin">
              <wp:align>left</wp:align>
            </wp:positionH>
            <wp:positionV relativeFrom="paragraph">
              <wp:posOffset>5080</wp:posOffset>
            </wp:positionV>
            <wp:extent cx="2540635" cy="15090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40635" cy="1509055"/>
                    </a:xfrm>
                    <a:prstGeom prst="rect">
                      <a:avLst/>
                    </a:prstGeom>
                  </pic:spPr>
                </pic:pic>
              </a:graphicData>
            </a:graphic>
            <wp14:sizeRelH relativeFrom="page">
              <wp14:pctWidth>0</wp14:pctWidth>
            </wp14:sizeRelH>
            <wp14:sizeRelV relativeFrom="page">
              <wp14:pctHeight>0</wp14:pctHeight>
            </wp14:sizeRelV>
          </wp:anchor>
        </w:drawing>
      </w:r>
    </w:p>
    <w:p w14:paraId="68F068CD" w14:textId="1BCBC57E" w:rsidR="00A97B88" w:rsidRPr="002F63AD" w:rsidRDefault="00F25E57" w:rsidP="00F07C2A">
      <w:pPr>
        <w:rPr>
          <w:lang w:val="es-MX"/>
        </w:rPr>
      </w:pPr>
      <w:r w:rsidRPr="002F63AD">
        <w:rPr>
          <w:noProof/>
          <w:lang w:val="es-MX"/>
        </w:rPr>
        <w:t xml:space="preserve"> </w:t>
      </w:r>
      <w:r w:rsidR="00BF0F73" w:rsidRPr="002F63AD">
        <w:rPr>
          <w:noProof/>
          <w:lang w:val="es-MX"/>
        </w:rPr>
        <w:t xml:space="preserve"> </w:t>
      </w:r>
      <w:r w:rsidR="00F146D1" w:rsidRPr="002F63AD">
        <w:rPr>
          <w:noProof/>
          <w:lang w:val="es-MX"/>
        </w:rPr>
        <w:t xml:space="preserve"> </w:t>
      </w:r>
    </w:p>
    <w:p w14:paraId="03FE7054" w14:textId="15A5B2DA" w:rsidR="00B86444" w:rsidRPr="002F63AD" w:rsidRDefault="000735C8" w:rsidP="00F07C2A">
      <w:pPr>
        <w:rPr>
          <w:lang w:val="es-MX"/>
        </w:rPr>
        <w:sectPr w:rsidR="00B86444" w:rsidRPr="002F63AD" w:rsidSect="00B86444">
          <w:pgSz w:w="15840" w:h="12240" w:orient="landscape"/>
          <w:pgMar w:top="1701" w:right="1418" w:bottom="1701" w:left="1418" w:header="709" w:footer="709" w:gutter="0"/>
          <w:cols w:space="708"/>
          <w:docGrid w:linePitch="360"/>
        </w:sectPr>
      </w:pPr>
      <w:r w:rsidRPr="002F63AD">
        <w:rPr>
          <w:noProof/>
          <w:lang w:val="es-MX"/>
        </w:rPr>
        <mc:AlternateContent>
          <mc:Choice Requires="wps">
            <w:drawing>
              <wp:anchor distT="0" distB="0" distL="114300" distR="114300" simplePos="0" relativeHeight="251685888" behindDoc="0" locked="0" layoutInCell="1" allowOverlap="1" wp14:anchorId="10CB01B5" wp14:editId="55A3878D">
                <wp:simplePos x="0" y="0"/>
                <wp:positionH relativeFrom="column">
                  <wp:posOffset>7507605</wp:posOffset>
                </wp:positionH>
                <wp:positionV relativeFrom="paragraph">
                  <wp:posOffset>2840355</wp:posOffset>
                </wp:positionV>
                <wp:extent cx="735965" cy="1173480"/>
                <wp:effectExtent l="38100" t="0" r="26035" b="64770"/>
                <wp:wrapNone/>
                <wp:docPr id="202" name="Conector recto de flecha 202"/>
                <wp:cNvGraphicFramePr/>
                <a:graphic xmlns:a="http://schemas.openxmlformats.org/drawingml/2006/main">
                  <a:graphicData uri="http://schemas.microsoft.com/office/word/2010/wordprocessingShape">
                    <wps:wsp>
                      <wps:cNvCnPr/>
                      <wps:spPr>
                        <a:xfrm flipH="1">
                          <a:off x="0" y="0"/>
                          <a:ext cx="735965" cy="1173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04049A8" id="_x0000_t32" coordsize="21600,21600" o:spt="32" o:oned="t" path="m,l21600,21600e" filled="f">
                <v:path arrowok="t" fillok="f" o:connecttype="none"/>
                <o:lock v:ext="edit" shapetype="t"/>
              </v:shapetype>
              <v:shape id="Conector recto de flecha 202" o:spid="_x0000_s1026" type="#_x0000_t32" style="position:absolute;margin-left:591.15pt;margin-top:223.65pt;width:57.95pt;height:92.4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" strokecolor="black [3200]" strokeweight="1.5pt">
                <v:stroke endarrow="block" joinstyle="miter"/>
              </v:shape>
            </w:pict>
          </mc:Fallback>
        </mc:AlternateContent>
      </w:r>
      <w:r w:rsidRPr="002F63AD">
        <w:rPr>
          <w:noProof/>
          <w:lang w:val="es-MX"/>
        </w:rPr>
        <mc:AlternateContent>
          <mc:Choice Requires="wps">
            <w:drawing>
              <wp:anchor distT="0" distB="0" distL="114300" distR="114300" simplePos="0" relativeHeight="251684864" behindDoc="0" locked="0" layoutInCell="1" allowOverlap="1" wp14:anchorId="2E267B2C" wp14:editId="3520ED77">
                <wp:simplePos x="0" y="0"/>
                <wp:positionH relativeFrom="column">
                  <wp:posOffset>4105910</wp:posOffset>
                </wp:positionH>
                <wp:positionV relativeFrom="paragraph">
                  <wp:posOffset>2863215</wp:posOffset>
                </wp:positionV>
                <wp:extent cx="982980" cy="1120140"/>
                <wp:effectExtent l="0" t="0" r="83820" b="60960"/>
                <wp:wrapNone/>
                <wp:docPr id="201" name="Conector recto de flecha 201"/>
                <wp:cNvGraphicFramePr/>
                <a:graphic xmlns:a="http://schemas.openxmlformats.org/drawingml/2006/main">
                  <a:graphicData uri="http://schemas.microsoft.com/office/word/2010/wordprocessingShape">
                    <wps:wsp>
                      <wps:cNvCnPr/>
                      <wps:spPr>
                        <a:xfrm>
                          <a:off x="0" y="0"/>
                          <a:ext cx="982980" cy="1120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704FFF2" id="Conector recto de flecha 201" o:spid="_x0000_s1026" type="#_x0000_t32" style="position:absolute;margin-left:323.3pt;margin-top:225.45pt;width:77.4pt;height:88.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" strokecolor="black [3200]" strokeweight="1.5pt">
                <v:stroke endarrow="block" joinstyle="miter"/>
              </v:shape>
            </w:pict>
          </mc:Fallback>
        </mc:AlternateContent>
      </w:r>
      <w:r w:rsidRPr="002F63AD">
        <w:rPr>
          <w:noProof/>
          <w:lang w:val="es-MX"/>
        </w:rPr>
        <w:drawing>
          <wp:anchor distT="0" distB="0" distL="114300" distR="114300" simplePos="0" relativeHeight="251670528" behindDoc="0" locked="0" layoutInCell="1" allowOverlap="1" wp14:anchorId="4B575483" wp14:editId="446452BE">
            <wp:simplePos x="0" y="0"/>
            <wp:positionH relativeFrom="column">
              <wp:posOffset>5058410</wp:posOffset>
            </wp:positionH>
            <wp:positionV relativeFrom="paragraph">
              <wp:posOffset>3255645</wp:posOffset>
            </wp:positionV>
            <wp:extent cx="2449195" cy="1440815"/>
            <wp:effectExtent l="0" t="0" r="8255" b="6985"/>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9195" cy="1440815"/>
                    </a:xfrm>
                    <a:prstGeom prst="rect">
                      <a:avLst/>
                    </a:prstGeom>
                  </pic:spPr>
                </pic:pic>
              </a:graphicData>
            </a:graphic>
            <wp14:sizeRelH relativeFrom="page">
              <wp14:pctWidth>0</wp14:pctWidth>
            </wp14:sizeRelH>
            <wp14:sizeRelV relativeFrom="page">
              <wp14:pctHeight>0</wp14:pctHeight>
            </wp14:sizeRelV>
          </wp:anchor>
        </w:drawing>
      </w:r>
      <w:r w:rsidRPr="002F63AD">
        <w:rPr>
          <w:noProof/>
          <w:lang w:val="es-MX"/>
        </w:rPr>
        <mc:AlternateContent>
          <mc:Choice Requires="wps">
            <w:drawing>
              <wp:anchor distT="0" distB="0" distL="114300" distR="114300" simplePos="0" relativeHeight="251683840" behindDoc="0" locked="0" layoutInCell="1" allowOverlap="1" wp14:anchorId="0DFC3647" wp14:editId="73B5FA84">
                <wp:simplePos x="0" y="0"/>
                <wp:positionH relativeFrom="column">
                  <wp:posOffset>7573010</wp:posOffset>
                </wp:positionH>
                <wp:positionV relativeFrom="paragraph">
                  <wp:posOffset>973455</wp:posOffset>
                </wp:positionV>
                <wp:extent cx="563880" cy="472440"/>
                <wp:effectExtent l="0" t="0" r="83820" b="60960"/>
                <wp:wrapNone/>
                <wp:docPr id="194" name="Conector recto de flecha 194"/>
                <wp:cNvGraphicFramePr/>
                <a:graphic xmlns:a="http://schemas.openxmlformats.org/drawingml/2006/main">
                  <a:graphicData uri="http://schemas.microsoft.com/office/word/2010/wordprocessingShape">
                    <wps:wsp>
                      <wps:cNvCnPr/>
                      <wps:spPr>
                        <a:xfrm>
                          <a:off x="0" y="0"/>
                          <a:ext cx="563880" cy="4724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EE6952" id="Conector recto de flecha 194" o:spid="_x0000_s1026" type="#_x0000_t32" style="position:absolute;margin-left:596.3pt;margin-top:76.65pt;width:44.4pt;height:37.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" strokecolor="black [3200]" strokeweight="1.5pt">
                <v:stroke endarrow="block" joinstyle="miter"/>
              </v:shape>
            </w:pict>
          </mc:Fallback>
        </mc:AlternateContent>
      </w:r>
      <w:r w:rsidRPr="002F63AD">
        <w:rPr>
          <w:noProof/>
          <w:lang w:val="es-MX"/>
        </w:rPr>
        <mc:AlternateContent>
          <mc:Choice Requires="wps">
            <w:drawing>
              <wp:anchor distT="0" distB="0" distL="114300" distR="114300" simplePos="0" relativeHeight="251682816" behindDoc="0" locked="0" layoutInCell="1" allowOverlap="1" wp14:anchorId="706274D3" wp14:editId="70935521">
                <wp:simplePos x="0" y="0"/>
                <wp:positionH relativeFrom="column">
                  <wp:posOffset>4067810</wp:posOffset>
                </wp:positionH>
                <wp:positionV relativeFrom="paragraph">
                  <wp:posOffset>965835</wp:posOffset>
                </wp:positionV>
                <wp:extent cx="891540" cy="510540"/>
                <wp:effectExtent l="38100" t="0" r="22860" b="60960"/>
                <wp:wrapNone/>
                <wp:docPr id="193" name="Conector recto de flecha 193"/>
                <wp:cNvGraphicFramePr/>
                <a:graphic xmlns:a="http://schemas.openxmlformats.org/drawingml/2006/main">
                  <a:graphicData uri="http://schemas.microsoft.com/office/word/2010/wordprocessingShape">
                    <wps:wsp>
                      <wps:cNvCnPr/>
                      <wps:spPr>
                        <a:xfrm flipH="1">
                          <a:off x="0" y="0"/>
                          <a:ext cx="891540" cy="5105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B00BB58" id="Conector recto de flecha 193" o:spid="_x0000_s1026" type="#_x0000_t32" style="position:absolute;margin-left:320.3pt;margin-top:76.05pt;width:70.2pt;height:40.2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" strokecolor="black [3200]" strokeweight="1.5pt">
                <v:stroke endarrow="block" joinstyle="miter"/>
              </v:shape>
            </w:pict>
          </mc:Fallback>
        </mc:AlternateContent>
      </w:r>
      <w:r w:rsidRPr="002F63AD">
        <w:rPr>
          <w:noProof/>
          <w:lang w:val="es-MX"/>
        </w:rPr>
        <mc:AlternateContent>
          <mc:Choice Requires="wps">
            <w:drawing>
              <wp:anchor distT="0" distB="0" distL="114300" distR="114300" simplePos="0" relativeHeight="251681792" behindDoc="0" locked="0" layoutInCell="1" allowOverlap="1" wp14:anchorId="64FDB0C2" wp14:editId="4C372F07">
                <wp:simplePos x="0" y="0"/>
                <wp:positionH relativeFrom="column">
                  <wp:posOffset>1202690</wp:posOffset>
                </wp:positionH>
                <wp:positionV relativeFrom="paragraph">
                  <wp:posOffset>912495</wp:posOffset>
                </wp:positionV>
                <wp:extent cx="0" cy="2308860"/>
                <wp:effectExtent l="76200" t="0" r="57150" b="53340"/>
                <wp:wrapNone/>
                <wp:docPr id="26" name="Conector recto de flecha 26"/>
                <wp:cNvGraphicFramePr/>
                <a:graphic xmlns:a="http://schemas.openxmlformats.org/drawingml/2006/main">
                  <a:graphicData uri="http://schemas.microsoft.com/office/word/2010/wordprocessingShape">
                    <wps:wsp>
                      <wps:cNvCnPr/>
                      <wps:spPr>
                        <a:xfrm>
                          <a:off x="0" y="0"/>
                          <a:ext cx="0" cy="230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11269F3" id="Conector recto de flecha 26" o:spid="_x0000_s1026" type="#_x0000_t32" style="position:absolute;margin-left:94.7pt;margin-top:71.85pt;width:0;height:181.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" strokecolor="black [3200]" strokeweight="1.5pt">
                <v:stroke endarrow="block" joinstyle="miter"/>
              </v:shape>
            </w:pict>
          </mc:Fallback>
        </mc:AlternateContent>
      </w:r>
      <w:r w:rsidRPr="002F63AD">
        <w:rPr>
          <w:noProof/>
          <w:lang w:val="es-MX"/>
        </w:rPr>
        <mc:AlternateContent>
          <mc:Choice Requires="wps">
            <w:drawing>
              <wp:anchor distT="0" distB="0" distL="114300" distR="114300" simplePos="0" relativeHeight="251680768" behindDoc="0" locked="0" layoutInCell="1" allowOverlap="1" wp14:anchorId="0890B47D" wp14:editId="1AB3A175">
                <wp:simplePos x="0" y="0"/>
                <wp:positionH relativeFrom="column">
                  <wp:posOffset>2520950</wp:posOffset>
                </wp:positionH>
                <wp:positionV relativeFrom="paragraph">
                  <wp:posOffset>264795</wp:posOffset>
                </wp:positionV>
                <wp:extent cx="2430780" cy="7620"/>
                <wp:effectExtent l="0" t="76200" r="26670" b="87630"/>
                <wp:wrapNone/>
                <wp:docPr id="17" name="Conector recto de flecha 17"/>
                <wp:cNvGraphicFramePr/>
                <a:graphic xmlns:a="http://schemas.openxmlformats.org/drawingml/2006/main">
                  <a:graphicData uri="http://schemas.microsoft.com/office/word/2010/wordprocessingShape">
                    <wps:wsp>
                      <wps:cNvCnPr/>
                      <wps:spPr>
                        <a:xfrm flipV="1">
                          <a:off x="0" y="0"/>
                          <a:ext cx="2430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9A3BAB" id="Conector recto de flecha 17" o:spid="_x0000_s1026" type="#_x0000_t32" style="position:absolute;margin-left:198.5pt;margin-top:20.85pt;width:191.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" strokecolor="black [3200]" strokeweight="1.5pt">
                <v:stroke endarrow="block" joinstyle="miter"/>
              </v:shape>
            </w:pict>
          </mc:Fallback>
        </mc:AlternateContent>
      </w:r>
      <w:r w:rsidRPr="002F63AD">
        <w:rPr>
          <w:noProof/>
          <w:lang w:val="es-MX"/>
        </w:rPr>
        <w:drawing>
          <wp:anchor distT="0" distB="0" distL="114300" distR="114300" simplePos="0" relativeHeight="251679744" behindDoc="0" locked="0" layoutInCell="1" allowOverlap="1" wp14:anchorId="6F9D0653" wp14:editId="3DF3ADB5">
            <wp:simplePos x="0" y="0"/>
            <wp:positionH relativeFrom="margin">
              <wp:align>left</wp:align>
            </wp:positionH>
            <wp:positionV relativeFrom="paragraph">
              <wp:posOffset>3219436</wp:posOffset>
            </wp:positionV>
            <wp:extent cx="2552700" cy="1530364"/>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2700" cy="1530364"/>
                    </a:xfrm>
                    <a:prstGeom prst="rect">
                      <a:avLst/>
                    </a:prstGeom>
                  </pic:spPr>
                </pic:pic>
              </a:graphicData>
            </a:graphic>
            <wp14:sizeRelH relativeFrom="page">
              <wp14:pctWidth>0</wp14:pctWidth>
            </wp14:sizeRelH>
            <wp14:sizeRelV relativeFrom="page">
              <wp14:pctHeight>0</wp14:pctHeight>
            </wp14:sizeRelV>
          </wp:anchor>
        </w:drawing>
      </w:r>
      <w:r w:rsidRPr="002F63AD">
        <w:rPr>
          <w:noProof/>
          <w:lang w:val="es-MX"/>
        </w:rPr>
        <w:drawing>
          <wp:anchor distT="0" distB="0" distL="114300" distR="114300" simplePos="0" relativeHeight="251671552" behindDoc="0" locked="0" layoutInCell="1" allowOverlap="1" wp14:anchorId="5727186F" wp14:editId="2465DE55">
            <wp:simplePos x="0" y="0"/>
            <wp:positionH relativeFrom="page">
              <wp:posOffset>7410450</wp:posOffset>
            </wp:positionH>
            <wp:positionV relativeFrom="paragraph">
              <wp:posOffset>1431290</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sidRPr="002F63AD">
        <w:rPr>
          <w:noProof/>
          <w:lang w:val="es-MX"/>
        </w:rPr>
        <w:drawing>
          <wp:anchor distT="0" distB="0" distL="114300" distR="114300" simplePos="0" relativeHeight="251669504" behindDoc="0" locked="0" layoutInCell="1" allowOverlap="1" wp14:anchorId="21A89D22" wp14:editId="765D6CBE">
            <wp:simplePos x="0" y="0"/>
            <wp:positionH relativeFrom="margin">
              <wp:align>center</wp:align>
            </wp:positionH>
            <wp:positionV relativeFrom="paragraph">
              <wp:posOffset>1467485</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p>
    <w:p w14:paraId="158AC9A7" w14:textId="77777777" w:rsidR="00A97B88" w:rsidRPr="002F63AD" w:rsidRDefault="00A97B88" w:rsidP="00F07C2A">
      <w:pPr>
        <w:rPr>
          <w:lang w:val="es-MX"/>
        </w:rPr>
      </w:pPr>
    </w:p>
    <w:bookmarkStart w:id="132" w:name="_Toc23801711" w:displacedByCustomXml="next"/>
    <w:sdt>
      <w:sdtPr>
        <w:rPr>
          <w:rFonts w:ascii="Times New Roman" w:eastAsiaTheme="minorHAnsi" w:hAnsi="Times New Roman" w:cstheme="minorBidi"/>
          <w:b/>
          <w:bCs/>
          <w:color w:val="auto"/>
          <w:sz w:val="24"/>
          <w:szCs w:val="22"/>
          <w:lang w:val="es-MX"/>
        </w:rPr>
        <w:id w:val="1710069279"/>
        <w:docPartObj>
          <w:docPartGallery w:val="Bibliographies"/>
          <w:docPartUnique/>
        </w:docPartObj>
      </w:sdtPr>
      <w:sdtEndPr>
        <w:rPr>
          <w:rFonts w:asciiTheme="minorHAnsi" w:hAnsiTheme="minorHAnsi"/>
          <w:b w:val="0"/>
          <w:bCs w:val="0"/>
          <w:sz w:val="22"/>
        </w:rPr>
      </w:sdtEndPr>
      <w:sdtContent>
        <w:p w14:paraId="582E991B" w14:textId="77777777" w:rsidR="00784EF5" w:rsidRPr="002F63AD" w:rsidRDefault="00784EF5" w:rsidP="00784EF5">
          <w:pPr>
            <w:pStyle w:val="Ttulo1"/>
            <w:ind w:left="708" w:hanging="708"/>
            <w:rPr>
              <w:lang w:val="es-MX"/>
            </w:rPr>
          </w:pPr>
          <w:r w:rsidRPr="002F63AD">
            <w:rPr>
              <w:lang w:val="es-MX"/>
            </w:rPr>
            <w:t>Referencias</w:t>
          </w:r>
          <w:bookmarkEnd w:id="132"/>
        </w:p>
        <w:sdt>
          <w:sdtPr>
            <w:rPr>
              <w:lang w:val="es-MX"/>
            </w:rPr>
            <w:id w:val="-573587230"/>
            <w:bibliography/>
          </w:sdtPr>
          <w:sdtContent>
            <w:p w14:paraId="0FEDB5D7" w14:textId="77777777" w:rsidR="00595C94" w:rsidRPr="002F63AD" w:rsidRDefault="00784EF5" w:rsidP="00784EF5">
              <w:pPr>
                <w:spacing w:after="200" w:line="276" w:lineRule="auto"/>
                <w:jc w:val="both"/>
                <w:rPr>
                  <w:noProof/>
                  <w:lang w:val="es-MX"/>
                </w:rPr>
              </w:pPr>
              <w:r w:rsidRPr="002F63AD">
                <w:rPr>
                  <w:lang w:val="es-MX"/>
                </w:rPr>
                <w:fldChar w:fldCharType="begin"/>
              </w:r>
              <w:r w:rsidRPr="002F63AD">
                <w:rPr>
                  <w:lang w:val="es-MX"/>
                </w:rPr>
                <w:instrText>BIBLIOGRAPHY</w:instrText>
              </w:r>
              <w:r w:rsidRPr="002F63AD">
                <w:rPr>
                  <w:lang w:val="es-MX"/>
                </w:rPr>
                <w:fldChar w:fldCharType="separate"/>
              </w:r>
            </w:p>
            <w:tbl>
              <w:tblPr>
                <w:tblW w:w="5241" w:type="pct"/>
                <w:tblCellSpacing w:w="15" w:type="dxa"/>
                <w:tblInd w:w="-426" w:type="dxa"/>
                <w:tblCellMar>
                  <w:top w:w="15" w:type="dxa"/>
                  <w:left w:w="15" w:type="dxa"/>
                  <w:bottom w:w="15" w:type="dxa"/>
                  <w:right w:w="15" w:type="dxa"/>
                </w:tblCellMar>
                <w:tblLook w:val="04A0" w:firstRow="1" w:lastRow="0" w:firstColumn="1" w:lastColumn="0" w:noHBand="0" w:noVBand="1"/>
              </w:tblPr>
              <w:tblGrid>
                <w:gridCol w:w="565"/>
                <w:gridCol w:w="8699"/>
              </w:tblGrid>
              <w:tr w:rsidR="00595C94" w:rsidRPr="002F63AD" w14:paraId="22DA4257" w14:textId="77777777" w:rsidTr="00595C94">
                <w:trPr>
                  <w:divId w:val="1293291547"/>
                  <w:tblCellSpacing w:w="15" w:type="dxa"/>
                </w:trPr>
                <w:tc>
                  <w:tcPr>
                    <w:tcW w:w="433" w:type="pct"/>
                    <w:hideMark/>
                  </w:tcPr>
                  <w:p w14:paraId="733001B9" w14:textId="010DF7F2" w:rsidR="00595C94" w:rsidRPr="002F63AD" w:rsidRDefault="00595C94">
                    <w:pPr>
                      <w:pStyle w:val="Bibliografa"/>
                      <w:rPr>
                        <w:noProof/>
                        <w:sz w:val="24"/>
                        <w:szCs w:val="24"/>
                        <w:lang w:val="es-MX"/>
                      </w:rPr>
                    </w:pPr>
                    <w:r w:rsidRPr="002F63AD">
                      <w:rPr>
                        <w:noProof/>
                        <w:lang w:val="es-MX"/>
                      </w:rPr>
                      <w:t xml:space="preserve">[1] </w:t>
                    </w:r>
                  </w:p>
                </w:tc>
                <w:tc>
                  <w:tcPr>
                    <w:tcW w:w="0" w:type="auto"/>
                    <w:hideMark/>
                  </w:tcPr>
                  <w:p w14:paraId="13BF0973" w14:textId="77777777" w:rsidR="00595C94" w:rsidRPr="002F63AD" w:rsidRDefault="00595C94">
                    <w:pPr>
                      <w:pStyle w:val="Bibliografa"/>
                      <w:rPr>
                        <w:noProof/>
                        <w:lang w:val="es-MX"/>
                      </w:rPr>
                    </w:pPr>
                    <w:r w:rsidRPr="002F63AD">
                      <w:rPr>
                        <w:noProof/>
                        <w:lang w:val="es-MX"/>
                      </w:rPr>
                      <w:t xml:space="preserve">T. Berners Lee, J. Hendler y O. Lassila, «The Semantic Web,» </w:t>
                    </w:r>
                    <w:r w:rsidRPr="002F63AD">
                      <w:rPr>
                        <w:i/>
                        <w:iCs/>
                        <w:noProof/>
                        <w:lang w:val="es-MX"/>
                      </w:rPr>
                      <w:t xml:space="preserve">Scientific American, </w:t>
                    </w:r>
                    <w:r w:rsidRPr="002F63AD">
                      <w:rPr>
                        <w:noProof/>
                        <w:lang w:val="es-MX"/>
                      </w:rPr>
                      <w:t xml:space="preserve">vol. 284, nº 5, pp. 34-43, 2001. </w:t>
                    </w:r>
                  </w:p>
                </w:tc>
              </w:tr>
              <w:tr w:rsidR="00595C94" w:rsidRPr="002F63AD" w14:paraId="06E0EEFE" w14:textId="77777777" w:rsidTr="00595C94">
                <w:trPr>
                  <w:divId w:val="1293291547"/>
                  <w:tblCellSpacing w:w="15" w:type="dxa"/>
                </w:trPr>
                <w:tc>
                  <w:tcPr>
                    <w:tcW w:w="433" w:type="pct"/>
                    <w:hideMark/>
                  </w:tcPr>
                  <w:p w14:paraId="2A2FDAF9" w14:textId="77777777" w:rsidR="00595C94" w:rsidRPr="002F63AD" w:rsidRDefault="00595C94">
                    <w:pPr>
                      <w:pStyle w:val="Bibliografa"/>
                      <w:rPr>
                        <w:noProof/>
                        <w:lang w:val="es-MX"/>
                      </w:rPr>
                    </w:pPr>
                    <w:r w:rsidRPr="002F63AD">
                      <w:rPr>
                        <w:noProof/>
                        <w:lang w:val="es-MX"/>
                      </w:rPr>
                      <w:t xml:space="preserve">[2] </w:t>
                    </w:r>
                  </w:p>
                </w:tc>
                <w:tc>
                  <w:tcPr>
                    <w:tcW w:w="0" w:type="auto"/>
                    <w:hideMark/>
                  </w:tcPr>
                  <w:p w14:paraId="08F0545B" w14:textId="77777777" w:rsidR="00595C94" w:rsidRPr="002F63AD" w:rsidRDefault="00595C94">
                    <w:pPr>
                      <w:pStyle w:val="Bibliografa"/>
                      <w:rPr>
                        <w:noProof/>
                        <w:lang w:val="es-MX"/>
                      </w:rPr>
                    </w:pPr>
                    <w:r w:rsidRPr="002F63AD">
                      <w:rPr>
                        <w:noProof/>
                        <w:lang w:val="es-MX"/>
                      </w:rPr>
                      <w:t xml:space="preserve">C. Bizer, T. Heath y T. Berners-Lee, «Linked Data - The Story So Far,» de </w:t>
                    </w:r>
                    <w:r w:rsidRPr="002F63AD">
                      <w:rPr>
                        <w:i/>
                        <w:iCs/>
                        <w:noProof/>
                        <w:lang w:val="es-MX"/>
                      </w:rPr>
                      <w:t>Semantic services, interoperability and web applications: emerging concepts</w:t>
                    </w:r>
                    <w:r w:rsidRPr="002F63AD">
                      <w:rPr>
                        <w:noProof/>
                        <w:lang w:val="es-MX"/>
                      </w:rPr>
                      <w:t>, USA, Information Science Reference, 2009, pp. 205-227.</w:t>
                    </w:r>
                  </w:p>
                </w:tc>
              </w:tr>
              <w:tr w:rsidR="00595C94" w:rsidRPr="002F63AD" w14:paraId="32990FC8" w14:textId="77777777" w:rsidTr="00595C94">
                <w:trPr>
                  <w:divId w:val="1293291547"/>
                  <w:tblCellSpacing w:w="15" w:type="dxa"/>
                </w:trPr>
                <w:tc>
                  <w:tcPr>
                    <w:tcW w:w="433" w:type="pct"/>
                    <w:hideMark/>
                  </w:tcPr>
                  <w:p w14:paraId="7E3D4822" w14:textId="77777777" w:rsidR="00595C94" w:rsidRPr="002F63AD" w:rsidRDefault="00595C94">
                    <w:pPr>
                      <w:pStyle w:val="Bibliografa"/>
                      <w:rPr>
                        <w:noProof/>
                        <w:lang w:val="es-MX"/>
                      </w:rPr>
                    </w:pPr>
                    <w:r w:rsidRPr="002F63AD">
                      <w:rPr>
                        <w:noProof/>
                        <w:lang w:val="es-MX"/>
                      </w:rPr>
                      <w:t xml:space="preserve">[3] </w:t>
                    </w:r>
                  </w:p>
                </w:tc>
                <w:tc>
                  <w:tcPr>
                    <w:tcW w:w="0" w:type="auto"/>
                    <w:hideMark/>
                  </w:tcPr>
                  <w:p w14:paraId="10053398" w14:textId="77777777" w:rsidR="00595C94" w:rsidRPr="002F63AD" w:rsidRDefault="00595C94">
                    <w:pPr>
                      <w:pStyle w:val="Bibliografa"/>
                      <w:rPr>
                        <w:noProof/>
                        <w:lang w:val="es-MX"/>
                      </w:rPr>
                    </w:pPr>
                    <w:r w:rsidRPr="002F63AD">
                      <w:rPr>
                        <w:noProof/>
                        <w:lang w:val="es-MX"/>
                      </w:rPr>
                      <w:t>W3C, «SPARQL 1.1 Overview,» 21 Marzo 2013. [En línea]. Available: https://www.w3.org/TR/sparql11-overview/. [Último acceso: 18 Marzo 2019].</w:t>
                    </w:r>
                  </w:p>
                </w:tc>
              </w:tr>
              <w:tr w:rsidR="00595C94" w:rsidRPr="002F63AD" w14:paraId="063E3A33" w14:textId="77777777" w:rsidTr="00595C94">
                <w:trPr>
                  <w:divId w:val="1293291547"/>
                  <w:tblCellSpacing w:w="15" w:type="dxa"/>
                </w:trPr>
                <w:tc>
                  <w:tcPr>
                    <w:tcW w:w="433" w:type="pct"/>
                    <w:hideMark/>
                  </w:tcPr>
                  <w:p w14:paraId="34FF4306" w14:textId="77777777" w:rsidR="00595C94" w:rsidRPr="002F63AD" w:rsidRDefault="00595C94">
                    <w:pPr>
                      <w:pStyle w:val="Bibliografa"/>
                      <w:rPr>
                        <w:noProof/>
                        <w:lang w:val="es-MX"/>
                      </w:rPr>
                    </w:pPr>
                    <w:r w:rsidRPr="002F63AD">
                      <w:rPr>
                        <w:noProof/>
                        <w:lang w:val="es-MX"/>
                      </w:rPr>
                      <w:t xml:space="preserve">[4] </w:t>
                    </w:r>
                  </w:p>
                </w:tc>
                <w:tc>
                  <w:tcPr>
                    <w:tcW w:w="0" w:type="auto"/>
                    <w:hideMark/>
                  </w:tcPr>
                  <w:p w14:paraId="3FBB0F14" w14:textId="77777777" w:rsidR="00595C94" w:rsidRPr="002F63AD" w:rsidRDefault="00595C94">
                    <w:pPr>
                      <w:pStyle w:val="Bibliografa"/>
                      <w:rPr>
                        <w:noProof/>
                        <w:lang w:val="es-MX"/>
                      </w:rPr>
                    </w:pPr>
                    <w:r w:rsidRPr="002F63AD">
                      <w:rPr>
                        <w:noProof/>
                        <w:lang w:val="es-MX"/>
                      </w:rPr>
                      <w:t>OGC, «GeoSPARQL - A Geographic Query Language for RDF Data,» 10 Septiembre 2012. [En línea]. Available: https://portal.opengeospatial.org/files/?artifact_id=47664. [Último acceso: 24 Abril 2019].</w:t>
                    </w:r>
                  </w:p>
                </w:tc>
              </w:tr>
              <w:tr w:rsidR="00595C94" w:rsidRPr="002F63AD" w14:paraId="0ADBEFAB" w14:textId="77777777" w:rsidTr="00595C94">
                <w:trPr>
                  <w:divId w:val="1293291547"/>
                  <w:tblCellSpacing w:w="15" w:type="dxa"/>
                </w:trPr>
                <w:tc>
                  <w:tcPr>
                    <w:tcW w:w="433" w:type="pct"/>
                    <w:hideMark/>
                  </w:tcPr>
                  <w:p w14:paraId="1C4B7864" w14:textId="77777777" w:rsidR="00595C94" w:rsidRPr="002F63AD" w:rsidRDefault="00595C94">
                    <w:pPr>
                      <w:pStyle w:val="Bibliografa"/>
                      <w:rPr>
                        <w:noProof/>
                        <w:lang w:val="es-MX"/>
                      </w:rPr>
                    </w:pPr>
                    <w:r w:rsidRPr="002F63AD">
                      <w:rPr>
                        <w:noProof/>
                        <w:lang w:val="es-MX"/>
                      </w:rPr>
                      <w:t xml:space="preserve">[5] </w:t>
                    </w:r>
                  </w:p>
                </w:tc>
                <w:tc>
                  <w:tcPr>
                    <w:tcW w:w="0" w:type="auto"/>
                    <w:hideMark/>
                  </w:tcPr>
                  <w:p w14:paraId="16566135" w14:textId="77777777" w:rsidR="00595C94" w:rsidRPr="002F63AD" w:rsidRDefault="00595C94">
                    <w:pPr>
                      <w:pStyle w:val="Bibliografa"/>
                      <w:rPr>
                        <w:noProof/>
                        <w:lang w:val="es-MX"/>
                      </w:rPr>
                    </w:pPr>
                    <w:r w:rsidRPr="002F63AD">
                      <w:rPr>
                        <w:noProof/>
                        <w:lang w:val="es-MX"/>
                      </w:rPr>
                      <w:t xml:space="preserve">R. Battle y D. Kolas, «Linking Geospatial Data With GeoSPARQL,» de </w:t>
                    </w:r>
                    <w:r w:rsidRPr="002F63AD">
                      <w:rPr>
                        <w:i/>
                        <w:iCs/>
                        <w:noProof/>
                        <w:lang w:val="es-MX"/>
                      </w:rPr>
                      <w:t>Semant Web J Interoperability, Usability, Appl. Accessed</w:t>
                    </w:r>
                    <w:r w:rsidRPr="002F63AD">
                      <w:rPr>
                        <w:noProof/>
                        <w:lang w:val="es-MX"/>
                      </w:rPr>
                      <w:t xml:space="preserve">, vol. 24, Arlington, 2011. </w:t>
                    </w:r>
                  </w:p>
                </w:tc>
              </w:tr>
              <w:tr w:rsidR="00595C94" w:rsidRPr="002F63AD" w14:paraId="0B6601F8" w14:textId="77777777" w:rsidTr="00595C94">
                <w:trPr>
                  <w:divId w:val="1293291547"/>
                  <w:tblCellSpacing w:w="15" w:type="dxa"/>
                </w:trPr>
                <w:tc>
                  <w:tcPr>
                    <w:tcW w:w="433" w:type="pct"/>
                    <w:hideMark/>
                  </w:tcPr>
                  <w:p w14:paraId="32863C8D" w14:textId="77777777" w:rsidR="00595C94" w:rsidRPr="002F63AD" w:rsidRDefault="00595C94">
                    <w:pPr>
                      <w:pStyle w:val="Bibliografa"/>
                      <w:rPr>
                        <w:noProof/>
                        <w:lang w:val="es-MX"/>
                      </w:rPr>
                    </w:pPr>
                    <w:r w:rsidRPr="002F63AD">
                      <w:rPr>
                        <w:noProof/>
                        <w:lang w:val="es-MX"/>
                      </w:rPr>
                      <w:t xml:space="preserve">[6] </w:t>
                    </w:r>
                  </w:p>
                </w:tc>
                <w:tc>
                  <w:tcPr>
                    <w:tcW w:w="0" w:type="auto"/>
                    <w:hideMark/>
                  </w:tcPr>
                  <w:p w14:paraId="62CDC75C" w14:textId="77777777" w:rsidR="00595C94" w:rsidRPr="002F63AD" w:rsidRDefault="00595C94">
                    <w:pPr>
                      <w:pStyle w:val="Bibliografa"/>
                      <w:rPr>
                        <w:noProof/>
                        <w:lang w:val="es-MX"/>
                      </w:rPr>
                    </w:pPr>
                    <w:r w:rsidRPr="002F63AD">
                      <w:rPr>
                        <w:noProof/>
                        <w:lang w:val="es-MX"/>
                      </w:rPr>
                      <w:t xml:space="preserve">L. Lupercio, F. Baculima, M. Espinoza y V. Saquicela, «Explotación de información en el dominio geo-hídrico ecuatoriano utilizando tecnología semántica,» </w:t>
                    </w:r>
                    <w:r w:rsidRPr="002F63AD">
                      <w:rPr>
                        <w:i/>
                        <w:iCs/>
                        <w:noProof/>
                        <w:lang w:val="es-MX"/>
                      </w:rPr>
                      <w:t xml:space="preserve">Maskana, </w:t>
                    </w:r>
                    <w:r w:rsidRPr="002F63AD">
                      <w:rPr>
                        <w:noProof/>
                        <w:lang w:val="es-MX"/>
                      </w:rPr>
                      <w:t xml:space="preserve">vol. 6, pp. 69-77, 2015. </w:t>
                    </w:r>
                  </w:p>
                </w:tc>
              </w:tr>
              <w:tr w:rsidR="00595C94" w:rsidRPr="002F63AD" w14:paraId="19EEA03D" w14:textId="77777777" w:rsidTr="00595C94">
                <w:trPr>
                  <w:divId w:val="1293291547"/>
                  <w:tblCellSpacing w:w="15" w:type="dxa"/>
                </w:trPr>
                <w:tc>
                  <w:tcPr>
                    <w:tcW w:w="433" w:type="pct"/>
                    <w:hideMark/>
                  </w:tcPr>
                  <w:p w14:paraId="63664FFF" w14:textId="77777777" w:rsidR="00595C94" w:rsidRPr="002F63AD" w:rsidRDefault="00595C94">
                    <w:pPr>
                      <w:pStyle w:val="Bibliografa"/>
                      <w:rPr>
                        <w:noProof/>
                        <w:lang w:val="es-MX"/>
                      </w:rPr>
                    </w:pPr>
                    <w:r w:rsidRPr="002F63AD">
                      <w:rPr>
                        <w:noProof/>
                        <w:lang w:val="es-MX"/>
                      </w:rPr>
                      <w:t xml:space="preserve">[7] </w:t>
                    </w:r>
                  </w:p>
                </w:tc>
                <w:tc>
                  <w:tcPr>
                    <w:tcW w:w="0" w:type="auto"/>
                    <w:hideMark/>
                  </w:tcPr>
                  <w:p w14:paraId="6717DFB9" w14:textId="77777777" w:rsidR="00595C94" w:rsidRPr="002F63AD" w:rsidRDefault="00595C94">
                    <w:pPr>
                      <w:pStyle w:val="Bibliografa"/>
                      <w:rPr>
                        <w:noProof/>
                        <w:lang w:val="es-MX"/>
                      </w:rPr>
                    </w:pPr>
                    <w:r w:rsidRPr="002F63AD">
                      <w:rPr>
                        <w:noProof/>
                        <w:lang w:val="es-MX"/>
                      </w:rPr>
                      <w:t>A. Marmotta, «Apache Marmotta Platform: SPARQL,» 30 Abril 2014. [En línea]. Available: http://marmotta.apache.org/platform/sparql-module.html. [Último acceso: 24 Abril 2019].</w:t>
                    </w:r>
                  </w:p>
                </w:tc>
              </w:tr>
              <w:tr w:rsidR="00595C94" w:rsidRPr="002F63AD" w14:paraId="397E257D" w14:textId="77777777" w:rsidTr="00595C94">
                <w:trPr>
                  <w:divId w:val="1293291547"/>
                  <w:tblCellSpacing w:w="15" w:type="dxa"/>
                </w:trPr>
                <w:tc>
                  <w:tcPr>
                    <w:tcW w:w="433" w:type="pct"/>
                    <w:hideMark/>
                  </w:tcPr>
                  <w:p w14:paraId="72860A71" w14:textId="77777777" w:rsidR="00595C94" w:rsidRPr="002F63AD" w:rsidRDefault="00595C94">
                    <w:pPr>
                      <w:pStyle w:val="Bibliografa"/>
                      <w:rPr>
                        <w:noProof/>
                        <w:lang w:val="es-MX"/>
                      </w:rPr>
                    </w:pPr>
                    <w:r w:rsidRPr="002F63AD">
                      <w:rPr>
                        <w:noProof/>
                        <w:lang w:val="es-MX"/>
                      </w:rPr>
                      <w:t xml:space="preserve">[8] </w:t>
                    </w:r>
                  </w:p>
                </w:tc>
                <w:tc>
                  <w:tcPr>
                    <w:tcW w:w="0" w:type="auto"/>
                    <w:hideMark/>
                  </w:tcPr>
                  <w:p w14:paraId="1B4B796E" w14:textId="77777777" w:rsidR="00595C94" w:rsidRPr="002F63AD" w:rsidRDefault="00595C94">
                    <w:pPr>
                      <w:pStyle w:val="Bibliografa"/>
                      <w:rPr>
                        <w:noProof/>
                        <w:lang w:val="es-MX"/>
                      </w:rPr>
                    </w:pPr>
                    <w:r w:rsidRPr="002F63AD">
                      <w:rPr>
                        <w:noProof/>
                        <w:lang w:val="es-MX"/>
                      </w:rPr>
                      <w:t xml:space="preserve">L. M. Vilches Blázquez y J. Saavedra, «A framework for connecting two interoperability universes: OGC Web Feature Services and Linked Data,» </w:t>
                    </w:r>
                    <w:r w:rsidRPr="002F63AD">
                      <w:rPr>
                        <w:i/>
                        <w:iCs/>
                        <w:noProof/>
                        <w:lang w:val="es-MX"/>
                      </w:rPr>
                      <w:t xml:space="preserve">Transactions in GIS, </w:t>
                    </w:r>
                    <w:r w:rsidRPr="002F63AD">
                      <w:rPr>
                        <w:noProof/>
                        <w:lang w:val="es-MX"/>
                      </w:rPr>
                      <w:t xml:space="preserve">vol. 23, nº 1, pp. 22-47, 2018. </w:t>
                    </w:r>
                  </w:p>
                </w:tc>
              </w:tr>
              <w:tr w:rsidR="00595C94" w:rsidRPr="002F63AD" w14:paraId="7897D4A0" w14:textId="77777777" w:rsidTr="00595C94">
                <w:trPr>
                  <w:divId w:val="1293291547"/>
                  <w:tblCellSpacing w:w="15" w:type="dxa"/>
                </w:trPr>
                <w:tc>
                  <w:tcPr>
                    <w:tcW w:w="433" w:type="pct"/>
                    <w:hideMark/>
                  </w:tcPr>
                  <w:p w14:paraId="3770EC8D" w14:textId="77777777" w:rsidR="00595C94" w:rsidRPr="002F63AD" w:rsidRDefault="00595C94">
                    <w:pPr>
                      <w:pStyle w:val="Bibliografa"/>
                      <w:rPr>
                        <w:noProof/>
                        <w:lang w:val="es-MX"/>
                      </w:rPr>
                    </w:pPr>
                    <w:r w:rsidRPr="002F63AD">
                      <w:rPr>
                        <w:noProof/>
                        <w:lang w:val="es-MX"/>
                      </w:rPr>
                      <w:t xml:space="preserve">[9] </w:t>
                    </w:r>
                  </w:p>
                </w:tc>
                <w:tc>
                  <w:tcPr>
                    <w:tcW w:w="0" w:type="auto"/>
                    <w:hideMark/>
                  </w:tcPr>
                  <w:p w14:paraId="022FA349" w14:textId="77777777" w:rsidR="00595C94" w:rsidRPr="002F63AD" w:rsidRDefault="00595C94">
                    <w:pPr>
                      <w:pStyle w:val="Bibliografa"/>
                      <w:rPr>
                        <w:noProof/>
                        <w:lang w:val="es-MX"/>
                      </w:rPr>
                    </w:pPr>
                    <w:r w:rsidRPr="002F63AD">
                      <w:rPr>
                        <w:noProof/>
                        <w:lang w:val="es-MX"/>
                      </w:rPr>
                      <w:t xml:space="preserve">R. Klischewski, «Semantic Web for e-Government,» de </w:t>
                    </w:r>
                    <w:r w:rsidRPr="002F63AD">
                      <w:rPr>
                        <w:i/>
                        <w:iCs/>
                        <w:noProof/>
                        <w:lang w:val="es-MX"/>
                      </w:rPr>
                      <w:t>International Conference on Electronic Government</w:t>
                    </w:r>
                    <w:r w:rsidRPr="002F63AD">
                      <w:rPr>
                        <w:noProof/>
                        <w:lang w:val="es-MX"/>
                      </w:rPr>
                      <w:t xml:space="preserve">, Heidelberg, 2003. </w:t>
                    </w:r>
                  </w:p>
                </w:tc>
              </w:tr>
              <w:tr w:rsidR="00595C94" w:rsidRPr="002F63AD" w14:paraId="338491B8" w14:textId="77777777" w:rsidTr="00595C94">
                <w:trPr>
                  <w:divId w:val="1293291547"/>
                  <w:tblCellSpacing w:w="15" w:type="dxa"/>
                </w:trPr>
                <w:tc>
                  <w:tcPr>
                    <w:tcW w:w="433" w:type="pct"/>
                    <w:hideMark/>
                  </w:tcPr>
                  <w:p w14:paraId="73C4E54D" w14:textId="77777777" w:rsidR="00595C94" w:rsidRPr="002F63AD" w:rsidRDefault="00595C94">
                    <w:pPr>
                      <w:pStyle w:val="Bibliografa"/>
                      <w:rPr>
                        <w:noProof/>
                        <w:lang w:val="es-MX"/>
                      </w:rPr>
                    </w:pPr>
                    <w:r w:rsidRPr="002F63AD">
                      <w:rPr>
                        <w:noProof/>
                        <w:lang w:val="es-MX"/>
                      </w:rPr>
                      <w:t xml:space="preserve">[10] </w:t>
                    </w:r>
                  </w:p>
                </w:tc>
                <w:tc>
                  <w:tcPr>
                    <w:tcW w:w="0" w:type="auto"/>
                    <w:hideMark/>
                  </w:tcPr>
                  <w:p w14:paraId="639DB062" w14:textId="77777777" w:rsidR="00595C94" w:rsidRPr="002F63AD" w:rsidRDefault="00595C94">
                    <w:pPr>
                      <w:pStyle w:val="Bibliografa"/>
                      <w:rPr>
                        <w:noProof/>
                        <w:lang w:val="es-MX"/>
                      </w:rPr>
                    </w:pPr>
                    <w:r w:rsidRPr="002F63AD">
                      <w:rPr>
                        <w:noProof/>
                        <w:lang w:val="es-MX"/>
                      </w:rPr>
                      <w:t>Apache, «Apache Marmotta,» 15 Febrero 2019. [En línea]. Available: http://marmotta.apache.org/. [Último acceso: 20 Febrero 2019].</w:t>
                    </w:r>
                  </w:p>
                </w:tc>
              </w:tr>
              <w:tr w:rsidR="00595C94" w:rsidRPr="002F63AD" w14:paraId="675C6494" w14:textId="77777777" w:rsidTr="00595C94">
                <w:trPr>
                  <w:divId w:val="1293291547"/>
                  <w:tblCellSpacing w:w="15" w:type="dxa"/>
                </w:trPr>
                <w:tc>
                  <w:tcPr>
                    <w:tcW w:w="433" w:type="pct"/>
                    <w:hideMark/>
                  </w:tcPr>
                  <w:p w14:paraId="7FD70BD1" w14:textId="77777777" w:rsidR="00595C94" w:rsidRPr="002F63AD" w:rsidRDefault="00595C94">
                    <w:pPr>
                      <w:pStyle w:val="Bibliografa"/>
                      <w:rPr>
                        <w:noProof/>
                        <w:lang w:val="es-MX"/>
                      </w:rPr>
                    </w:pPr>
                    <w:r w:rsidRPr="002F63AD">
                      <w:rPr>
                        <w:noProof/>
                        <w:lang w:val="es-MX"/>
                      </w:rPr>
                      <w:t xml:space="preserve">[11] </w:t>
                    </w:r>
                  </w:p>
                </w:tc>
                <w:tc>
                  <w:tcPr>
                    <w:tcW w:w="0" w:type="auto"/>
                    <w:hideMark/>
                  </w:tcPr>
                  <w:p w14:paraId="77ED582B" w14:textId="77777777" w:rsidR="00595C94" w:rsidRPr="002F63AD" w:rsidRDefault="00595C94">
                    <w:pPr>
                      <w:pStyle w:val="Bibliografa"/>
                      <w:rPr>
                        <w:noProof/>
                        <w:lang w:val="es-MX"/>
                      </w:rPr>
                    </w:pPr>
                    <w:r w:rsidRPr="002F63AD">
                      <w:rPr>
                        <w:noProof/>
                        <w:lang w:val="es-MX"/>
                      </w:rPr>
                      <w:t>O. E. ingGroup, «MAP4RDF,» 2015. [En línea]. Available: http://mayor2.dia.fi.upm.es/oeg-upm/index.php/en/downloads/172-map4rdf/index.html. [Último acceso: 24 Abril 2019].</w:t>
                    </w:r>
                  </w:p>
                </w:tc>
              </w:tr>
              <w:tr w:rsidR="00595C94" w:rsidRPr="002F63AD" w14:paraId="31F9A06B" w14:textId="77777777" w:rsidTr="00595C94">
                <w:trPr>
                  <w:divId w:val="1293291547"/>
                  <w:tblCellSpacing w:w="15" w:type="dxa"/>
                </w:trPr>
                <w:tc>
                  <w:tcPr>
                    <w:tcW w:w="433" w:type="pct"/>
                    <w:hideMark/>
                  </w:tcPr>
                  <w:p w14:paraId="5E8B5E73" w14:textId="77777777" w:rsidR="00595C94" w:rsidRPr="002F63AD" w:rsidRDefault="00595C94">
                    <w:pPr>
                      <w:pStyle w:val="Bibliografa"/>
                      <w:rPr>
                        <w:noProof/>
                        <w:lang w:val="es-MX"/>
                      </w:rPr>
                    </w:pPr>
                    <w:r w:rsidRPr="002F63AD">
                      <w:rPr>
                        <w:noProof/>
                        <w:lang w:val="es-MX"/>
                      </w:rPr>
                      <w:t xml:space="preserve">[12] </w:t>
                    </w:r>
                  </w:p>
                </w:tc>
                <w:tc>
                  <w:tcPr>
                    <w:tcW w:w="0" w:type="auto"/>
                    <w:hideMark/>
                  </w:tcPr>
                  <w:p w14:paraId="23B35611" w14:textId="77777777" w:rsidR="00595C94" w:rsidRPr="002F63AD" w:rsidRDefault="00595C94">
                    <w:pPr>
                      <w:pStyle w:val="Bibliografa"/>
                      <w:rPr>
                        <w:noProof/>
                        <w:lang w:val="es-MX"/>
                      </w:rPr>
                    </w:pPr>
                    <w:r w:rsidRPr="002F63AD">
                      <w:rPr>
                        <w:noProof/>
                        <w:lang w:val="es-MX"/>
                      </w:rPr>
                      <w:t>W3C, «Category: Triple Store,» 5 Noviembre 2013. [En línea]. Available: https://www.w3.org/2001/sw/wiki/Category:Triple_Store. [Último acceso: 20 Febrero 2019].</w:t>
                    </w:r>
                  </w:p>
                </w:tc>
              </w:tr>
              <w:tr w:rsidR="00595C94" w:rsidRPr="002F63AD" w14:paraId="192D85F3" w14:textId="77777777" w:rsidTr="00595C94">
                <w:trPr>
                  <w:divId w:val="1293291547"/>
                  <w:tblCellSpacing w:w="15" w:type="dxa"/>
                </w:trPr>
                <w:tc>
                  <w:tcPr>
                    <w:tcW w:w="433" w:type="pct"/>
                    <w:hideMark/>
                  </w:tcPr>
                  <w:p w14:paraId="508C0555" w14:textId="77777777" w:rsidR="00595C94" w:rsidRPr="002F63AD" w:rsidRDefault="00595C94">
                    <w:pPr>
                      <w:pStyle w:val="Bibliografa"/>
                      <w:rPr>
                        <w:noProof/>
                        <w:lang w:val="es-MX"/>
                      </w:rPr>
                    </w:pPr>
                    <w:r w:rsidRPr="002F63AD">
                      <w:rPr>
                        <w:noProof/>
                        <w:lang w:val="es-MX"/>
                      </w:rPr>
                      <w:lastRenderedPageBreak/>
                      <w:t xml:space="preserve">[13] </w:t>
                    </w:r>
                  </w:p>
                </w:tc>
                <w:tc>
                  <w:tcPr>
                    <w:tcW w:w="0" w:type="auto"/>
                    <w:hideMark/>
                  </w:tcPr>
                  <w:p w14:paraId="26B56D44" w14:textId="77777777" w:rsidR="00595C94" w:rsidRPr="002F63AD" w:rsidRDefault="00595C94">
                    <w:pPr>
                      <w:pStyle w:val="Bibliografa"/>
                      <w:rPr>
                        <w:noProof/>
                        <w:lang w:val="es-MX"/>
                      </w:rPr>
                    </w:pPr>
                    <w:r w:rsidRPr="002F63AD">
                      <w:rPr>
                        <w:noProof/>
                        <w:lang w:val="es-MX"/>
                      </w:rPr>
                      <w:t>O. G. Consortium, «GeoSPARQL - A Geographic Query Language for RDF Data,» 7 Julio 2001. [En línea]. Available: https://www.opengeospatial.org/standards/geosparql. [Último acceso: 18 Marzo 2019].</w:t>
                    </w:r>
                  </w:p>
                </w:tc>
              </w:tr>
              <w:tr w:rsidR="00595C94" w:rsidRPr="002F63AD" w14:paraId="34A7453A" w14:textId="77777777" w:rsidTr="00595C94">
                <w:trPr>
                  <w:divId w:val="1293291547"/>
                  <w:tblCellSpacing w:w="15" w:type="dxa"/>
                </w:trPr>
                <w:tc>
                  <w:tcPr>
                    <w:tcW w:w="433" w:type="pct"/>
                    <w:hideMark/>
                  </w:tcPr>
                  <w:p w14:paraId="02787041" w14:textId="77777777" w:rsidR="00595C94" w:rsidRPr="002F63AD" w:rsidRDefault="00595C94">
                    <w:pPr>
                      <w:pStyle w:val="Bibliografa"/>
                      <w:rPr>
                        <w:noProof/>
                        <w:lang w:val="es-MX"/>
                      </w:rPr>
                    </w:pPr>
                    <w:r w:rsidRPr="002F63AD">
                      <w:rPr>
                        <w:noProof/>
                        <w:lang w:val="es-MX"/>
                      </w:rPr>
                      <w:t xml:space="preserve">[14] </w:t>
                    </w:r>
                  </w:p>
                </w:tc>
                <w:tc>
                  <w:tcPr>
                    <w:tcW w:w="0" w:type="auto"/>
                    <w:hideMark/>
                  </w:tcPr>
                  <w:p w14:paraId="61773132" w14:textId="77777777" w:rsidR="00595C94" w:rsidRPr="002F63AD" w:rsidRDefault="00595C94">
                    <w:pPr>
                      <w:pStyle w:val="Bibliografa"/>
                      <w:rPr>
                        <w:noProof/>
                        <w:lang w:val="es-MX"/>
                      </w:rPr>
                    </w:pPr>
                    <w:r w:rsidRPr="002F63AD">
                      <w:rPr>
                        <w:noProof/>
                        <w:lang w:val="es-MX"/>
                      </w:rPr>
                      <w:t xml:space="preserve">P. Haase, T. Mathäß y M. Ziller, «An evaluation of approaches to federated query processing over linked data,» de </w:t>
                    </w:r>
                    <w:r w:rsidRPr="002F63AD">
                      <w:rPr>
                        <w:i/>
                        <w:iCs/>
                        <w:noProof/>
                        <w:lang w:val="es-MX"/>
                      </w:rPr>
                      <w:t>In Proceedings of the 6th International Conference on Semantic Systems</w:t>
                    </w:r>
                    <w:r w:rsidRPr="002F63AD">
                      <w:rPr>
                        <w:noProof/>
                        <w:lang w:val="es-MX"/>
                      </w:rPr>
                      <w:t xml:space="preserve">, Walldorf, Alemania, 2010. </w:t>
                    </w:r>
                  </w:p>
                </w:tc>
              </w:tr>
              <w:tr w:rsidR="00595C94" w:rsidRPr="002F63AD" w14:paraId="46CC703E" w14:textId="77777777" w:rsidTr="00595C94">
                <w:trPr>
                  <w:divId w:val="1293291547"/>
                  <w:tblCellSpacing w:w="15" w:type="dxa"/>
                </w:trPr>
                <w:tc>
                  <w:tcPr>
                    <w:tcW w:w="433" w:type="pct"/>
                    <w:hideMark/>
                  </w:tcPr>
                  <w:p w14:paraId="1017886E" w14:textId="77777777" w:rsidR="00595C94" w:rsidRPr="002F63AD" w:rsidRDefault="00595C94">
                    <w:pPr>
                      <w:pStyle w:val="Bibliografa"/>
                      <w:rPr>
                        <w:noProof/>
                        <w:lang w:val="es-MX"/>
                      </w:rPr>
                    </w:pPr>
                    <w:r w:rsidRPr="002F63AD">
                      <w:rPr>
                        <w:noProof/>
                        <w:lang w:val="es-MX"/>
                      </w:rPr>
                      <w:t xml:space="preserve">[15] </w:t>
                    </w:r>
                  </w:p>
                </w:tc>
                <w:tc>
                  <w:tcPr>
                    <w:tcW w:w="0" w:type="auto"/>
                    <w:hideMark/>
                  </w:tcPr>
                  <w:p w14:paraId="71D9ACF0" w14:textId="77777777" w:rsidR="00595C94" w:rsidRPr="002F63AD" w:rsidRDefault="00595C94">
                    <w:pPr>
                      <w:pStyle w:val="Bibliografa"/>
                      <w:rPr>
                        <w:noProof/>
                        <w:lang w:val="es-MX"/>
                      </w:rPr>
                    </w:pPr>
                    <w:r w:rsidRPr="002F63AD">
                      <w:rPr>
                        <w:noProof/>
                        <w:lang w:val="es-MX"/>
                      </w:rPr>
                      <w:t xml:space="preserve">M. Schmidt, T. Hornung, G. Lausen y C. Pinkel, «SP^2 Bench: a SPARQL performance benchmark,» de </w:t>
                    </w:r>
                    <w:r w:rsidRPr="002F63AD">
                      <w:rPr>
                        <w:i/>
                        <w:iCs/>
                        <w:noProof/>
                        <w:lang w:val="es-MX"/>
                      </w:rPr>
                      <w:t>2009 IEEE 25th International Conference on Data Engineering</w:t>
                    </w:r>
                    <w:r w:rsidRPr="002F63AD">
                      <w:rPr>
                        <w:noProof/>
                        <w:lang w:val="es-MX"/>
                      </w:rPr>
                      <w:t xml:space="preserve">, Freiburg, Alemania, 2009. </w:t>
                    </w:r>
                  </w:p>
                </w:tc>
              </w:tr>
              <w:tr w:rsidR="00595C94" w:rsidRPr="002F63AD" w14:paraId="217EDDEE" w14:textId="77777777" w:rsidTr="00595C94">
                <w:trPr>
                  <w:divId w:val="1293291547"/>
                  <w:tblCellSpacing w:w="15" w:type="dxa"/>
                </w:trPr>
                <w:tc>
                  <w:tcPr>
                    <w:tcW w:w="433" w:type="pct"/>
                    <w:hideMark/>
                  </w:tcPr>
                  <w:p w14:paraId="2BFADA82" w14:textId="77777777" w:rsidR="00595C94" w:rsidRPr="002F63AD" w:rsidRDefault="00595C94">
                    <w:pPr>
                      <w:pStyle w:val="Bibliografa"/>
                      <w:rPr>
                        <w:noProof/>
                        <w:lang w:val="es-MX"/>
                      </w:rPr>
                    </w:pPr>
                    <w:r w:rsidRPr="002F63AD">
                      <w:rPr>
                        <w:noProof/>
                        <w:lang w:val="es-MX"/>
                      </w:rPr>
                      <w:t xml:space="preserve">[16] </w:t>
                    </w:r>
                  </w:p>
                </w:tc>
                <w:tc>
                  <w:tcPr>
                    <w:tcW w:w="0" w:type="auto"/>
                    <w:hideMark/>
                  </w:tcPr>
                  <w:p w14:paraId="519D7ADA" w14:textId="77777777" w:rsidR="00595C94" w:rsidRPr="002F63AD" w:rsidRDefault="00595C94">
                    <w:pPr>
                      <w:pStyle w:val="Bibliografa"/>
                      <w:rPr>
                        <w:noProof/>
                        <w:lang w:val="es-MX"/>
                      </w:rPr>
                    </w:pPr>
                    <w:r w:rsidRPr="002F63AD">
                      <w:rPr>
                        <w:noProof/>
                        <w:lang w:val="es-MX"/>
                      </w:rPr>
                      <w:t xml:space="preserve">C. Bizer y A. Schultz, «The berlin sparql benchmark,» </w:t>
                    </w:r>
                    <w:r w:rsidRPr="002F63AD">
                      <w:rPr>
                        <w:i/>
                        <w:iCs/>
                        <w:noProof/>
                        <w:lang w:val="es-MX"/>
                      </w:rPr>
                      <w:t xml:space="preserve">International Journal on Semantic Web and Information Systems, </w:t>
                    </w:r>
                    <w:r w:rsidRPr="002F63AD">
                      <w:rPr>
                        <w:noProof/>
                        <w:lang w:val="es-MX"/>
                      </w:rPr>
                      <w:t xml:space="preserve">vol. 5, nº 2, pp. 1-24, 2009. </w:t>
                    </w:r>
                  </w:p>
                </w:tc>
              </w:tr>
              <w:tr w:rsidR="00595C94" w:rsidRPr="002F63AD" w14:paraId="6D7E496E" w14:textId="77777777" w:rsidTr="00595C94">
                <w:trPr>
                  <w:divId w:val="1293291547"/>
                  <w:tblCellSpacing w:w="15" w:type="dxa"/>
                </w:trPr>
                <w:tc>
                  <w:tcPr>
                    <w:tcW w:w="433" w:type="pct"/>
                    <w:hideMark/>
                  </w:tcPr>
                  <w:p w14:paraId="1B14BA0C" w14:textId="77777777" w:rsidR="00595C94" w:rsidRPr="002F63AD" w:rsidRDefault="00595C94">
                    <w:pPr>
                      <w:pStyle w:val="Bibliografa"/>
                      <w:rPr>
                        <w:noProof/>
                        <w:lang w:val="es-MX"/>
                      </w:rPr>
                    </w:pPr>
                    <w:r w:rsidRPr="002F63AD">
                      <w:rPr>
                        <w:noProof/>
                        <w:lang w:val="es-MX"/>
                      </w:rPr>
                      <w:t xml:space="preserve">[17] </w:t>
                    </w:r>
                  </w:p>
                </w:tc>
                <w:tc>
                  <w:tcPr>
                    <w:tcW w:w="0" w:type="auto"/>
                    <w:hideMark/>
                  </w:tcPr>
                  <w:p w14:paraId="053215E3" w14:textId="77777777" w:rsidR="00595C94" w:rsidRPr="002F63AD" w:rsidRDefault="00595C94">
                    <w:pPr>
                      <w:pStyle w:val="Bibliografa"/>
                      <w:rPr>
                        <w:noProof/>
                        <w:lang w:val="es-MX"/>
                      </w:rPr>
                    </w:pPr>
                    <w:r w:rsidRPr="002F63AD">
                      <w:rPr>
                        <w:noProof/>
                        <w:lang w:val="es-MX"/>
                      </w:rPr>
                      <w:t xml:space="preserve">N. Wiegand, R. Grove, J. Wilson y D. Kolas, «Querying Geospatial Data over the Web: a GeoSPARQL Interface,» de </w:t>
                    </w:r>
                    <w:r w:rsidRPr="002F63AD">
                      <w:rPr>
                        <w:i/>
                        <w:iCs/>
                        <w:noProof/>
                        <w:lang w:val="es-MX"/>
                      </w:rPr>
                      <w:t>Proceedings of Workshop on Managing and Mining Enriched Geo-Spatial Data</w:t>
                    </w:r>
                    <w:r w:rsidRPr="002F63AD">
                      <w:rPr>
                        <w:noProof/>
                        <w:lang w:val="es-MX"/>
                      </w:rPr>
                      <w:t xml:space="preserve">, Virginia, 2014. </w:t>
                    </w:r>
                  </w:p>
                </w:tc>
              </w:tr>
              <w:tr w:rsidR="00595C94" w:rsidRPr="002F63AD" w14:paraId="1F124635" w14:textId="77777777" w:rsidTr="00595C94">
                <w:trPr>
                  <w:divId w:val="1293291547"/>
                  <w:tblCellSpacing w:w="15" w:type="dxa"/>
                </w:trPr>
                <w:tc>
                  <w:tcPr>
                    <w:tcW w:w="433" w:type="pct"/>
                    <w:hideMark/>
                  </w:tcPr>
                  <w:p w14:paraId="20D3E1FF" w14:textId="77777777" w:rsidR="00595C94" w:rsidRPr="002F63AD" w:rsidRDefault="00595C94">
                    <w:pPr>
                      <w:pStyle w:val="Bibliografa"/>
                      <w:rPr>
                        <w:noProof/>
                        <w:lang w:val="es-MX"/>
                      </w:rPr>
                    </w:pPr>
                    <w:r w:rsidRPr="002F63AD">
                      <w:rPr>
                        <w:noProof/>
                        <w:lang w:val="es-MX"/>
                      </w:rPr>
                      <w:t xml:space="preserve">[18] </w:t>
                    </w:r>
                  </w:p>
                </w:tc>
                <w:tc>
                  <w:tcPr>
                    <w:tcW w:w="0" w:type="auto"/>
                    <w:hideMark/>
                  </w:tcPr>
                  <w:p w14:paraId="7B91AFCD" w14:textId="77777777" w:rsidR="00595C94" w:rsidRPr="002F63AD" w:rsidRDefault="00595C94">
                    <w:pPr>
                      <w:pStyle w:val="Bibliografa"/>
                      <w:rPr>
                        <w:noProof/>
                        <w:lang w:val="es-MX"/>
                      </w:rPr>
                    </w:pPr>
                    <w:r w:rsidRPr="002F63AD">
                      <w:rPr>
                        <w:noProof/>
                        <w:lang w:val="es-MX"/>
                      </w:rPr>
                      <w:t xml:space="preserve">R. Battle y D. Kolas, «Enabling the Geospatial Semantic Web with Parliament and GeoSPARQL,» </w:t>
                    </w:r>
                    <w:r w:rsidRPr="002F63AD">
                      <w:rPr>
                        <w:i/>
                        <w:iCs/>
                        <w:noProof/>
                        <w:lang w:val="es-MX"/>
                      </w:rPr>
                      <w:t xml:space="preserve">Semantic Web, </w:t>
                    </w:r>
                    <w:r w:rsidRPr="002F63AD">
                      <w:rPr>
                        <w:noProof/>
                        <w:lang w:val="es-MX"/>
                      </w:rPr>
                      <w:t xml:space="preserve">vol. 3, nº 4, pp. 355-370, 2012. </w:t>
                    </w:r>
                  </w:p>
                </w:tc>
              </w:tr>
              <w:tr w:rsidR="00595C94" w:rsidRPr="002F63AD" w14:paraId="2408D2F6" w14:textId="77777777" w:rsidTr="00595C94">
                <w:trPr>
                  <w:divId w:val="1293291547"/>
                  <w:tblCellSpacing w:w="15" w:type="dxa"/>
                </w:trPr>
                <w:tc>
                  <w:tcPr>
                    <w:tcW w:w="433" w:type="pct"/>
                    <w:hideMark/>
                  </w:tcPr>
                  <w:p w14:paraId="1B1C271D" w14:textId="77777777" w:rsidR="00595C94" w:rsidRPr="002F63AD" w:rsidRDefault="00595C94">
                    <w:pPr>
                      <w:pStyle w:val="Bibliografa"/>
                      <w:rPr>
                        <w:noProof/>
                        <w:lang w:val="es-MX"/>
                      </w:rPr>
                    </w:pPr>
                    <w:r w:rsidRPr="002F63AD">
                      <w:rPr>
                        <w:noProof/>
                        <w:lang w:val="es-MX"/>
                      </w:rPr>
                      <w:t xml:space="preserve">[19] </w:t>
                    </w:r>
                  </w:p>
                </w:tc>
                <w:tc>
                  <w:tcPr>
                    <w:tcW w:w="0" w:type="auto"/>
                    <w:hideMark/>
                  </w:tcPr>
                  <w:p w14:paraId="22153E6E" w14:textId="77777777" w:rsidR="00595C94" w:rsidRPr="002F63AD" w:rsidRDefault="00595C94">
                    <w:pPr>
                      <w:pStyle w:val="Bibliografa"/>
                      <w:rPr>
                        <w:noProof/>
                        <w:lang w:val="es-MX"/>
                      </w:rPr>
                    </w:pPr>
                    <w:r w:rsidRPr="002F63AD">
                      <w:rPr>
                        <w:noProof/>
                        <w:lang w:val="es-MX"/>
                      </w:rPr>
                      <w:t xml:space="preserve">C. Buil-Aranda, A. Polleres y J. Umbrich, «Strategies for Executing Federated Queries in SPARQL1.1,» de </w:t>
                    </w:r>
                    <w:r w:rsidRPr="002F63AD">
                      <w:rPr>
                        <w:i/>
                        <w:iCs/>
                        <w:noProof/>
                        <w:lang w:val="es-MX"/>
                      </w:rPr>
                      <w:t>International Semantic Web Conference</w:t>
                    </w:r>
                    <w:r w:rsidRPr="002F63AD">
                      <w:rPr>
                        <w:noProof/>
                        <w:lang w:val="es-MX"/>
                      </w:rPr>
                      <w:t xml:space="preserve">, Chile, 2014. </w:t>
                    </w:r>
                  </w:p>
                </w:tc>
              </w:tr>
              <w:tr w:rsidR="00595C94" w:rsidRPr="002F63AD" w14:paraId="36DBB6AE" w14:textId="77777777" w:rsidTr="00595C94">
                <w:trPr>
                  <w:divId w:val="1293291547"/>
                  <w:tblCellSpacing w:w="15" w:type="dxa"/>
                </w:trPr>
                <w:tc>
                  <w:tcPr>
                    <w:tcW w:w="433" w:type="pct"/>
                    <w:hideMark/>
                  </w:tcPr>
                  <w:p w14:paraId="0191E869" w14:textId="77777777" w:rsidR="00595C94" w:rsidRPr="002F63AD" w:rsidRDefault="00595C94">
                    <w:pPr>
                      <w:pStyle w:val="Bibliografa"/>
                      <w:rPr>
                        <w:noProof/>
                        <w:lang w:val="es-MX"/>
                      </w:rPr>
                    </w:pPr>
                    <w:r w:rsidRPr="002F63AD">
                      <w:rPr>
                        <w:noProof/>
                        <w:lang w:val="es-MX"/>
                      </w:rPr>
                      <w:t xml:space="preserve">[20] </w:t>
                    </w:r>
                  </w:p>
                </w:tc>
                <w:tc>
                  <w:tcPr>
                    <w:tcW w:w="0" w:type="auto"/>
                    <w:hideMark/>
                  </w:tcPr>
                  <w:p w14:paraId="558DAABB" w14:textId="77777777" w:rsidR="00595C94" w:rsidRPr="002F63AD" w:rsidRDefault="00595C94">
                    <w:pPr>
                      <w:pStyle w:val="Bibliografa"/>
                      <w:rPr>
                        <w:noProof/>
                        <w:lang w:val="es-MX"/>
                      </w:rPr>
                    </w:pPr>
                    <w:r w:rsidRPr="002F63AD">
                      <w:rPr>
                        <w:noProof/>
                        <w:lang w:val="es-MX"/>
                      </w:rPr>
                      <w:t xml:space="preserve">J. Sheridan y J. Tenninson, «Linking UK Government Data,» de </w:t>
                    </w:r>
                    <w:r w:rsidRPr="002F63AD">
                      <w:rPr>
                        <w:i/>
                        <w:iCs/>
                        <w:noProof/>
                        <w:lang w:val="es-MX"/>
                      </w:rPr>
                      <w:t>Ldow</w:t>
                    </w:r>
                    <w:r w:rsidRPr="002F63AD">
                      <w:rPr>
                        <w:noProof/>
                        <w:lang w:val="es-MX"/>
                      </w:rPr>
                      <w:t xml:space="preserve">, Reino Unido, 2010. </w:t>
                    </w:r>
                  </w:p>
                </w:tc>
              </w:tr>
              <w:tr w:rsidR="00595C94" w:rsidRPr="002F63AD" w14:paraId="1D4CC650" w14:textId="77777777" w:rsidTr="00595C94">
                <w:trPr>
                  <w:divId w:val="1293291547"/>
                  <w:tblCellSpacing w:w="15" w:type="dxa"/>
                </w:trPr>
                <w:tc>
                  <w:tcPr>
                    <w:tcW w:w="433" w:type="pct"/>
                    <w:hideMark/>
                  </w:tcPr>
                  <w:p w14:paraId="25FC01FC" w14:textId="77777777" w:rsidR="00595C94" w:rsidRPr="002F63AD" w:rsidRDefault="00595C94">
                    <w:pPr>
                      <w:pStyle w:val="Bibliografa"/>
                      <w:rPr>
                        <w:noProof/>
                        <w:lang w:val="es-MX"/>
                      </w:rPr>
                    </w:pPr>
                    <w:r w:rsidRPr="002F63AD">
                      <w:rPr>
                        <w:noProof/>
                        <w:lang w:val="es-MX"/>
                      </w:rPr>
                      <w:t xml:space="preserve">[21] </w:t>
                    </w:r>
                  </w:p>
                </w:tc>
                <w:tc>
                  <w:tcPr>
                    <w:tcW w:w="0" w:type="auto"/>
                    <w:hideMark/>
                  </w:tcPr>
                  <w:p w14:paraId="4FE4F30B" w14:textId="77777777" w:rsidR="00595C94" w:rsidRPr="002F63AD" w:rsidRDefault="00595C94">
                    <w:pPr>
                      <w:pStyle w:val="Bibliografa"/>
                      <w:rPr>
                        <w:noProof/>
                        <w:lang w:val="es-MX"/>
                      </w:rPr>
                    </w:pPr>
                    <w:r w:rsidRPr="002F63AD">
                      <w:rPr>
                        <w:noProof/>
                        <w:lang w:val="es-MX"/>
                      </w:rPr>
                      <w:t xml:space="preserve">T. Zhao, C. Zhang, L. Anselin, W. Li y K. Chen, «A parallel approach for improving Geo-SPARQL query performance,» </w:t>
                    </w:r>
                    <w:r w:rsidRPr="002F63AD">
                      <w:rPr>
                        <w:i/>
                        <w:iCs/>
                        <w:noProof/>
                        <w:lang w:val="es-MX"/>
                      </w:rPr>
                      <w:t xml:space="preserve">International Journal of Digital Earth, </w:t>
                    </w:r>
                    <w:r w:rsidRPr="002F63AD">
                      <w:rPr>
                        <w:noProof/>
                        <w:lang w:val="es-MX"/>
                      </w:rPr>
                      <w:t xml:space="preserve">vol. 8, nº 5, pp. 383 - 402, 2015. </w:t>
                    </w:r>
                  </w:p>
                </w:tc>
              </w:tr>
              <w:tr w:rsidR="00595C94" w:rsidRPr="002F63AD" w14:paraId="37501C5C" w14:textId="77777777" w:rsidTr="00595C94">
                <w:trPr>
                  <w:divId w:val="1293291547"/>
                  <w:tblCellSpacing w:w="15" w:type="dxa"/>
                </w:trPr>
                <w:tc>
                  <w:tcPr>
                    <w:tcW w:w="433" w:type="pct"/>
                    <w:hideMark/>
                  </w:tcPr>
                  <w:p w14:paraId="2560B252" w14:textId="77777777" w:rsidR="00595C94" w:rsidRPr="002F63AD" w:rsidRDefault="00595C94">
                    <w:pPr>
                      <w:pStyle w:val="Bibliografa"/>
                      <w:rPr>
                        <w:noProof/>
                        <w:lang w:val="es-MX"/>
                      </w:rPr>
                    </w:pPr>
                    <w:r w:rsidRPr="002F63AD">
                      <w:rPr>
                        <w:noProof/>
                        <w:lang w:val="es-MX"/>
                      </w:rPr>
                      <w:t xml:space="preserve">[22] </w:t>
                    </w:r>
                  </w:p>
                </w:tc>
                <w:tc>
                  <w:tcPr>
                    <w:tcW w:w="0" w:type="auto"/>
                    <w:hideMark/>
                  </w:tcPr>
                  <w:p w14:paraId="09A5C3AB" w14:textId="77777777" w:rsidR="00595C94" w:rsidRPr="002F63AD" w:rsidRDefault="00595C94">
                    <w:pPr>
                      <w:pStyle w:val="Bibliografa"/>
                      <w:rPr>
                        <w:noProof/>
                        <w:lang w:val="es-MX"/>
                      </w:rPr>
                    </w:pPr>
                    <w:r w:rsidRPr="002F63AD">
                      <w:rPr>
                        <w:noProof/>
                        <w:lang w:val="es-MX"/>
                      </w:rPr>
                      <w:t xml:space="preserve">M. Morsey, J. Lehmann, S. Auer y A. C. Ngonga Ngomo, «DBpedia SPARQL Benchmark – Performance Assessment with Real Queries on Real Data,» de </w:t>
                    </w:r>
                    <w:r w:rsidRPr="002F63AD">
                      <w:rPr>
                        <w:i/>
                        <w:iCs/>
                        <w:noProof/>
                        <w:lang w:val="es-MX"/>
                      </w:rPr>
                      <w:t>International semantic web conference</w:t>
                    </w:r>
                    <w:r w:rsidRPr="002F63AD">
                      <w:rPr>
                        <w:noProof/>
                        <w:lang w:val="es-MX"/>
                      </w:rPr>
                      <w:t xml:space="preserve">, Berlin, Heidelberg, 2011. </w:t>
                    </w:r>
                  </w:p>
                </w:tc>
              </w:tr>
              <w:tr w:rsidR="00595C94" w:rsidRPr="002F63AD" w14:paraId="617D1210" w14:textId="77777777" w:rsidTr="00595C94">
                <w:trPr>
                  <w:divId w:val="1293291547"/>
                  <w:tblCellSpacing w:w="15" w:type="dxa"/>
                </w:trPr>
                <w:tc>
                  <w:tcPr>
                    <w:tcW w:w="433" w:type="pct"/>
                    <w:hideMark/>
                  </w:tcPr>
                  <w:p w14:paraId="175CD9D4" w14:textId="77777777" w:rsidR="00595C94" w:rsidRPr="002F63AD" w:rsidRDefault="00595C94">
                    <w:pPr>
                      <w:pStyle w:val="Bibliografa"/>
                      <w:rPr>
                        <w:noProof/>
                        <w:lang w:val="es-MX"/>
                      </w:rPr>
                    </w:pPr>
                    <w:r w:rsidRPr="002F63AD">
                      <w:rPr>
                        <w:noProof/>
                        <w:lang w:val="es-MX"/>
                      </w:rPr>
                      <w:t xml:space="preserve">[23] </w:t>
                    </w:r>
                  </w:p>
                </w:tc>
                <w:tc>
                  <w:tcPr>
                    <w:tcW w:w="0" w:type="auto"/>
                    <w:hideMark/>
                  </w:tcPr>
                  <w:p w14:paraId="601D5CC6" w14:textId="77777777" w:rsidR="00595C94" w:rsidRPr="002F63AD" w:rsidRDefault="00595C94">
                    <w:pPr>
                      <w:pStyle w:val="Bibliografa"/>
                      <w:rPr>
                        <w:noProof/>
                        <w:lang w:val="es-MX"/>
                      </w:rPr>
                    </w:pPr>
                    <w:r w:rsidRPr="002F63AD">
                      <w:rPr>
                        <w:noProof/>
                        <w:lang w:val="es-MX"/>
                      </w:rPr>
                      <w:t xml:space="preserve">N. Charlampos, D. Kallirroi, K. Kostis y K. Manolis, «Sextant: Browsing and Mapping the Ocean of Linked Geospatial Data,» de </w:t>
                    </w:r>
                    <w:r w:rsidRPr="002F63AD">
                      <w:rPr>
                        <w:i/>
                        <w:iCs/>
                        <w:noProof/>
                        <w:lang w:val="es-MX"/>
                      </w:rPr>
                      <w:t>Extended Semantic Web Conference</w:t>
                    </w:r>
                    <w:r w:rsidRPr="002F63AD">
                      <w:rPr>
                        <w:noProof/>
                        <w:lang w:val="es-MX"/>
                      </w:rPr>
                      <w:t xml:space="preserve">, Grecia, 2013. </w:t>
                    </w:r>
                  </w:p>
                </w:tc>
              </w:tr>
              <w:tr w:rsidR="00595C94" w:rsidRPr="002F63AD" w14:paraId="6959E3D7" w14:textId="77777777" w:rsidTr="00595C94">
                <w:trPr>
                  <w:divId w:val="1293291547"/>
                  <w:tblCellSpacing w:w="15" w:type="dxa"/>
                </w:trPr>
                <w:tc>
                  <w:tcPr>
                    <w:tcW w:w="433" w:type="pct"/>
                    <w:hideMark/>
                  </w:tcPr>
                  <w:p w14:paraId="162ACC80" w14:textId="77777777" w:rsidR="00595C94" w:rsidRPr="002F63AD" w:rsidRDefault="00595C94">
                    <w:pPr>
                      <w:pStyle w:val="Bibliografa"/>
                      <w:rPr>
                        <w:noProof/>
                        <w:lang w:val="es-MX"/>
                      </w:rPr>
                    </w:pPr>
                    <w:r w:rsidRPr="002F63AD">
                      <w:rPr>
                        <w:noProof/>
                        <w:lang w:val="es-MX"/>
                      </w:rPr>
                      <w:t xml:space="preserve">[24] </w:t>
                    </w:r>
                  </w:p>
                </w:tc>
                <w:tc>
                  <w:tcPr>
                    <w:tcW w:w="0" w:type="auto"/>
                    <w:hideMark/>
                  </w:tcPr>
                  <w:p w14:paraId="02F4186E" w14:textId="77777777" w:rsidR="00595C94" w:rsidRPr="002F63AD" w:rsidRDefault="00595C94">
                    <w:pPr>
                      <w:pStyle w:val="Bibliografa"/>
                      <w:rPr>
                        <w:noProof/>
                        <w:lang w:val="es-MX"/>
                      </w:rPr>
                    </w:pPr>
                    <w:r w:rsidRPr="002F63AD">
                      <w:rPr>
                        <w:noProof/>
                        <w:lang w:val="es-MX"/>
                      </w:rPr>
                      <w:t xml:space="preserve">K. Bereta, G. Xiao y M. Koubarakis, «ANSWERING GEOSPARQL QUERIES OVER RELATIONAL DATA,» </w:t>
                    </w:r>
                    <w:r w:rsidRPr="002F63AD">
                      <w:rPr>
                        <w:i/>
                        <w:iCs/>
                        <w:noProof/>
                        <w:lang w:val="es-MX"/>
                      </w:rPr>
                      <w:t xml:space="preserve">International Archives of the Photogrammetry, Remote Sensing &amp; Spatial Information Sciences, </w:t>
                    </w:r>
                    <w:r w:rsidRPr="002F63AD">
                      <w:rPr>
                        <w:noProof/>
                        <w:lang w:val="es-MX"/>
                      </w:rPr>
                      <w:t xml:space="preserve">vol. 42, 2017. </w:t>
                    </w:r>
                  </w:p>
                </w:tc>
              </w:tr>
              <w:tr w:rsidR="00595C94" w:rsidRPr="002F63AD" w14:paraId="0831AF5B" w14:textId="77777777" w:rsidTr="00595C94">
                <w:trPr>
                  <w:divId w:val="1293291547"/>
                  <w:tblCellSpacing w:w="15" w:type="dxa"/>
                </w:trPr>
                <w:tc>
                  <w:tcPr>
                    <w:tcW w:w="433" w:type="pct"/>
                    <w:hideMark/>
                  </w:tcPr>
                  <w:p w14:paraId="38868B92" w14:textId="77777777" w:rsidR="00595C94" w:rsidRPr="002F63AD" w:rsidRDefault="00595C94">
                    <w:pPr>
                      <w:pStyle w:val="Bibliografa"/>
                      <w:rPr>
                        <w:noProof/>
                        <w:lang w:val="es-MX"/>
                      </w:rPr>
                    </w:pPr>
                    <w:r w:rsidRPr="002F63AD">
                      <w:rPr>
                        <w:noProof/>
                        <w:lang w:val="es-MX"/>
                      </w:rPr>
                      <w:t xml:space="preserve">[25] </w:t>
                    </w:r>
                  </w:p>
                </w:tc>
                <w:tc>
                  <w:tcPr>
                    <w:tcW w:w="0" w:type="auto"/>
                    <w:hideMark/>
                  </w:tcPr>
                  <w:p w14:paraId="1CA53011" w14:textId="77777777" w:rsidR="00595C94" w:rsidRPr="002F63AD" w:rsidRDefault="00595C94">
                    <w:pPr>
                      <w:pStyle w:val="Bibliografa"/>
                      <w:rPr>
                        <w:noProof/>
                        <w:lang w:val="es-MX"/>
                      </w:rPr>
                    </w:pPr>
                    <w:r w:rsidRPr="002F63AD">
                      <w:rPr>
                        <w:noProof/>
                        <w:lang w:val="es-MX"/>
                      </w:rPr>
                      <w:t xml:space="preserve">G. A. Atemezing y F. Amardeilh , «Benchmarking Commercial RDF stores with Publications Office Dataset,» de </w:t>
                    </w:r>
                    <w:r w:rsidRPr="002F63AD">
                      <w:rPr>
                        <w:i/>
                        <w:iCs/>
                        <w:noProof/>
                        <w:lang w:val="es-MX"/>
                      </w:rPr>
                      <w:t>European Semantic Web Conference</w:t>
                    </w:r>
                    <w:r w:rsidRPr="002F63AD">
                      <w:rPr>
                        <w:noProof/>
                        <w:lang w:val="es-MX"/>
                      </w:rPr>
                      <w:t xml:space="preserve">, 2018. </w:t>
                    </w:r>
                  </w:p>
                </w:tc>
              </w:tr>
              <w:tr w:rsidR="00595C94" w:rsidRPr="002F63AD" w14:paraId="5DD3E120" w14:textId="77777777" w:rsidTr="00595C94">
                <w:trPr>
                  <w:divId w:val="1293291547"/>
                  <w:tblCellSpacing w:w="15" w:type="dxa"/>
                </w:trPr>
                <w:tc>
                  <w:tcPr>
                    <w:tcW w:w="433" w:type="pct"/>
                    <w:hideMark/>
                  </w:tcPr>
                  <w:p w14:paraId="7520EBDB" w14:textId="77777777" w:rsidR="00595C94" w:rsidRPr="002F63AD" w:rsidRDefault="00595C94">
                    <w:pPr>
                      <w:pStyle w:val="Bibliografa"/>
                      <w:rPr>
                        <w:noProof/>
                        <w:lang w:val="es-MX"/>
                      </w:rPr>
                    </w:pPr>
                    <w:r w:rsidRPr="002F63AD">
                      <w:rPr>
                        <w:noProof/>
                        <w:lang w:val="es-MX"/>
                      </w:rPr>
                      <w:t xml:space="preserve">[26] </w:t>
                    </w:r>
                  </w:p>
                </w:tc>
                <w:tc>
                  <w:tcPr>
                    <w:tcW w:w="0" w:type="auto"/>
                    <w:hideMark/>
                  </w:tcPr>
                  <w:p w14:paraId="0B051A70" w14:textId="77777777" w:rsidR="00595C94" w:rsidRPr="002F63AD" w:rsidRDefault="00595C94">
                    <w:pPr>
                      <w:pStyle w:val="Bibliografa"/>
                      <w:rPr>
                        <w:noProof/>
                        <w:lang w:val="es-MX"/>
                      </w:rPr>
                    </w:pPr>
                    <w:r w:rsidRPr="002F63AD">
                      <w:rPr>
                        <w:noProof/>
                        <w:lang w:val="es-MX"/>
                      </w:rPr>
                      <w:t xml:space="preserve">G. Garbis, K. Kyzirakos y M. Koubarakis, «Geographica: A Benchmark for Geospatial RDF Stores,» de </w:t>
                    </w:r>
                    <w:r w:rsidRPr="002F63AD">
                      <w:rPr>
                        <w:i/>
                        <w:iCs/>
                        <w:noProof/>
                        <w:lang w:val="es-MX"/>
                      </w:rPr>
                      <w:t>International Semantic Web Conference</w:t>
                    </w:r>
                    <w:r w:rsidRPr="002F63AD">
                      <w:rPr>
                        <w:noProof/>
                        <w:lang w:val="es-MX"/>
                      </w:rPr>
                      <w:t xml:space="preserve">, Berlin, 2013. </w:t>
                    </w:r>
                  </w:p>
                </w:tc>
              </w:tr>
              <w:tr w:rsidR="00595C94" w:rsidRPr="002F63AD" w14:paraId="44212F24" w14:textId="77777777" w:rsidTr="00595C94">
                <w:trPr>
                  <w:divId w:val="1293291547"/>
                  <w:tblCellSpacing w:w="15" w:type="dxa"/>
                </w:trPr>
                <w:tc>
                  <w:tcPr>
                    <w:tcW w:w="433" w:type="pct"/>
                    <w:hideMark/>
                  </w:tcPr>
                  <w:p w14:paraId="2470696F" w14:textId="77777777" w:rsidR="00595C94" w:rsidRPr="002F63AD" w:rsidRDefault="00595C94">
                    <w:pPr>
                      <w:pStyle w:val="Bibliografa"/>
                      <w:rPr>
                        <w:noProof/>
                        <w:lang w:val="es-MX"/>
                      </w:rPr>
                    </w:pPr>
                    <w:r w:rsidRPr="002F63AD">
                      <w:rPr>
                        <w:noProof/>
                        <w:lang w:val="es-MX"/>
                      </w:rPr>
                      <w:lastRenderedPageBreak/>
                      <w:t xml:space="preserve">[27] </w:t>
                    </w:r>
                  </w:p>
                </w:tc>
                <w:tc>
                  <w:tcPr>
                    <w:tcW w:w="0" w:type="auto"/>
                    <w:hideMark/>
                  </w:tcPr>
                  <w:p w14:paraId="078994E1" w14:textId="77777777" w:rsidR="00595C94" w:rsidRPr="002F63AD" w:rsidRDefault="00595C94">
                    <w:pPr>
                      <w:pStyle w:val="Bibliografa"/>
                      <w:rPr>
                        <w:noProof/>
                        <w:lang w:val="es-MX"/>
                      </w:rPr>
                    </w:pPr>
                    <w:r w:rsidRPr="002F63AD">
                      <w:rPr>
                        <w:noProof/>
                        <w:lang w:val="es-MX"/>
                      </w:rPr>
                      <w:t xml:space="preserve">W. Beek, W. Folmer, L. Rietveld y J. Walker, «Geoyasgui: The GeoSPARQL query editor and result visualizer,» </w:t>
                    </w:r>
                    <w:r w:rsidRPr="002F63AD">
                      <w:rPr>
                        <w:i/>
                        <w:iCs/>
                        <w:noProof/>
                        <w:lang w:val="es-MX"/>
                      </w:rPr>
                      <w:t xml:space="preserve">The internationa Archives of Photogrammetry, Remote Sensing and Spatial Information Sciences, </w:t>
                    </w:r>
                    <w:r w:rsidRPr="002F63AD">
                      <w:rPr>
                        <w:noProof/>
                        <w:lang w:val="es-MX"/>
                      </w:rPr>
                      <w:t xml:space="preserve">vol. 42, p. 39, 2017. </w:t>
                    </w:r>
                  </w:p>
                </w:tc>
              </w:tr>
              <w:tr w:rsidR="00595C94" w:rsidRPr="002F63AD" w14:paraId="12BECF7A" w14:textId="77777777" w:rsidTr="00595C94">
                <w:trPr>
                  <w:divId w:val="1293291547"/>
                  <w:tblCellSpacing w:w="15" w:type="dxa"/>
                </w:trPr>
                <w:tc>
                  <w:tcPr>
                    <w:tcW w:w="433" w:type="pct"/>
                    <w:hideMark/>
                  </w:tcPr>
                  <w:p w14:paraId="481A42C8" w14:textId="77777777" w:rsidR="00595C94" w:rsidRPr="002F63AD" w:rsidRDefault="00595C94">
                    <w:pPr>
                      <w:pStyle w:val="Bibliografa"/>
                      <w:rPr>
                        <w:noProof/>
                        <w:lang w:val="es-MX"/>
                      </w:rPr>
                    </w:pPr>
                    <w:r w:rsidRPr="002F63AD">
                      <w:rPr>
                        <w:noProof/>
                        <w:lang w:val="es-MX"/>
                      </w:rPr>
                      <w:t xml:space="preserve">[28] </w:t>
                    </w:r>
                  </w:p>
                </w:tc>
                <w:tc>
                  <w:tcPr>
                    <w:tcW w:w="0" w:type="auto"/>
                    <w:hideMark/>
                  </w:tcPr>
                  <w:p w14:paraId="3280D02B" w14:textId="77777777" w:rsidR="00595C94" w:rsidRPr="002F63AD" w:rsidRDefault="00595C94">
                    <w:pPr>
                      <w:pStyle w:val="Bibliografa"/>
                      <w:rPr>
                        <w:noProof/>
                        <w:lang w:val="es-MX"/>
                      </w:rPr>
                    </w:pPr>
                    <w:r w:rsidRPr="002F63AD">
                      <w:rPr>
                        <w:noProof/>
                        <w:lang w:val="es-MX"/>
                      </w:rPr>
                      <w:t xml:space="preserve">E. Ávila Barrientos, «Linked Open Data en la Biblioteca Digital,» de </w:t>
                    </w:r>
                    <w:r w:rsidRPr="002F63AD">
                      <w:rPr>
                        <w:i/>
                        <w:iCs/>
                        <w:noProof/>
                        <w:lang w:val="es-MX"/>
                      </w:rPr>
                      <w:t>Biblioteca Digital Académica en Bibliotecología y Estudios de la Información</w:t>
                    </w:r>
                    <w:r w:rsidRPr="002F63AD">
                      <w:rPr>
                        <w:noProof/>
                        <w:lang w:val="es-MX"/>
                      </w:rPr>
                      <w:t>, México, 2013, pp. 137-152.</w:t>
                    </w:r>
                  </w:p>
                </w:tc>
              </w:tr>
              <w:tr w:rsidR="00595C94" w:rsidRPr="002F63AD" w14:paraId="29EB9477" w14:textId="77777777" w:rsidTr="00595C94">
                <w:trPr>
                  <w:divId w:val="1293291547"/>
                  <w:tblCellSpacing w:w="15" w:type="dxa"/>
                </w:trPr>
                <w:tc>
                  <w:tcPr>
                    <w:tcW w:w="433" w:type="pct"/>
                    <w:hideMark/>
                  </w:tcPr>
                  <w:p w14:paraId="3D2A243B" w14:textId="77777777" w:rsidR="00595C94" w:rsidRPr="002F63AD" w:rsidRDefault="00595C94">
                    <w:pPr>
                      <w:pStyle w:val="Bibliografa"/>
                      <w:rPr>
                        <w:noProof/>
                        <w:lang w:val="es-MX"/>
                      </w:rPr>
                    </w:pPr>
                    <w:r w:rsidRPr="002F63AD">
                      <w:rPr>
                        <w:noProof/>
                        <w:lang w:val="es-MX"/>
                      </w:rPr>
                      <w:t xml:space="preserve">[29] </w:t>
                    </w:r>
                  </w:p>
                </w:tc>
                <w:tc>
                  <w:tcPr>
                    <w:tcW w:w="0" w:type="auto"/>
                    <w:hideMark/>
                  </w:tcPr>
                  <w:p w14:paraId="14BCCC05" w14:textId="77777777" w:rsidR="00595C94" w:rsidRPr="002F63AD" w:rsidRDefault="00595C94">
                    <w:pPr>
                      <w:pStyle w:val="Bibliografa"/>
                      <w:rPr>
                        <w:noProof/>
                        <w:lang w:val="es-MX"/>
                      </w:rPr>
                    </w:pPr>
                    <w:r w:rsidRPr="002F63AD">
                      <w:rPr>
                        <w:noProof/>
                        <w:lang w:val="es-MX"/>
                      </w:rPr>
                      <w:t xml:space="preserve">A. Becerril García, R. Lozano Espinosa y J. M. Molina Espinosa, «Enfoque semántico para el descubrimiento de recursos sensible al contexto sobre contenidos académicos estructurados con OAI-PMH,» </w:t>
                    </w:r>
                    <w:r w:rsidRPr="002F63AD">
                      <w:rPr>
                        <w:i/>
                        <w:iCs/>
                        <w:noProof/>
                        <w:lang w:val="es-MX"/>
                      </w:rPr>
                      <w:t xml:space="preserve">Computación y sistemas, </w:t>
                    </w:r>
                    <w:r w:rsidRPr="002F63AD">
                      <w:rPr>
                        <w:noProof/>
                        <w:lang w:val="es-MX"/>
                      </w:rPr>
                      <w:t xml:space="preserve">vol. 20, nº 1, pp. 127-142, 2016. </w:t>
                    </w:r>
                  </w:p>
                </w:tc>
              </w:tr>
              <w:tr w:rsidR="00595C94" w:rsidRPr="002F63AD" w14:paraId="321C3E0F" w14:textId="77777777" w:rsidTr="00595C94">
                <w:trPr>
                  <w:divId w:val="1293291547"/>
                  <w:tblCellSpacing w:w="15" w:type="dxa"/>
                </w:trPr>
                <w:tc>
                  <w:tcPr>
                    <w:tcW w:w="433" w:type="pct"/>
                    <w:hideMark/>
                  </w:tcPr>
                  <w:p w14:paraId="4DAB58FE" w14:textId="77777777" w:rsidR="00595C94" w:rsidRPr="002F63AD" w:rsidRDefault="00595C94">
                    <w:pPr>
                      <w:pStyle w:val="Bibliografa"/>
                      <w:rPr>
                        <w:noProof/>
                        <w:lang w:val="es-MX"/>
                      </w:rPr>
                    </w:pPr>
                    <w:r w:rsidRPr="002F63AD">
                      <w:rPr>
                        <w:noProof/>
                        <w:lang w:val="es-MX"/>
                      </w:rPr>
                      <w:t xml:space="preserve">[30] </w:t>
                    </w:r>
                  </w:p>
                </w:tc>
                <w:tc>
                  <w:tcPr>
                    <w:tcW w:w="0" w:type="auto"/>
                    <w:hideMark/>
                  </w:tcPr>
                  <w:p w14:paraId="4181F837" w14:textId="77777777" w:rsidR="00595C94" w:rsidRPr="002F63AD" w:rsidRDefault="00595C94">
                    <w:pPr>
                      <w:pStyle w:val="Bibliografa"/>
                      <w:rPr>
                        <w:noProof/>
                        <w:lang w:val="es-MX"/>
                      </w:rPr>
                    </w:pPr>
                    <w:r w:rsidRPr="002F63AD">
                      <w:rPr>
                        <w:noProof/>
                        <w:lang w:val="es-MX"/>
                      </w:rPr>
                      <w:t xml:space="preserve">R. Zárate Escobedo, Facilitador de contenido móvil para el viajero basado en servicios de localización y web semántica, México, 2018. </w:t>
                    </w:r>
                  </w:p>
                </w:tc>
              </w:tr>
              <w:tr w:rsidR="00595C94" w:rsidRPr="002F63AD" w14:paraId="0ACFC13B" w14:textId="77777777" w:rsidTr="00595C94">
                <w:trPr>
                  <w:divId w:val="1293291547"/>
                  <w:tblCellSpacing w:w="15" w:type="dxa"/>
                </w:trPr>
                <w:tc>
                  <w:tcPr>
                    <w:tcW w:w="433" w:type="pct"/>
                    <w:hideMark/>
                  </w:tcPr>
                  <w:p w14:paraId="00858465" w14:textId="77777777" w:rsidR="00595C94" w:rsidRPr="002F63AD" w:rsidRDefault="00595C94">
                    <w:pPr>
                      <w:pStyle w:val="Bibliografa"/>
                      <w:rPr>
                        <w:noProof/>
                        <w:lang w:val="es-MX"/>
                      </w:rPr>
                    </w:pPr>
                    <w:r w:rsidRPr="002F63AD">
                      <w:rPr>
                        <w:noProof/>
                        <w:lang w:val="es-MX"/>
                      </w:rPr>
                      <w:t xml:space="preserve">[31] </w:t>
                    </w:r>
                  </w:p>
                </w:tc>
                <w:tc>
                  <w:tcPr>
                    <w:tcW w:w="0" w:type="auto"/>
                    <w:hideMark/>
                  </w:tcPr>
                  <w:p w14:paraId="1D34B9FC" w14:textId="77777777" w:rsidR="00595C94" w:rsidRPr="002F63AD" w:rsidRDefault="00595C94">
                    <w:pPr>
                      <w:pStyle w:val="Bibliografa"/>
                      <w:rPr>
                        <w:noProof/>
                        <w:lang w:val="es-MX"/>
                      </w:rPr>
                    </w:pPr>
                    <w:r w:rsidRPr="002F63AD">
                      <w:rPr>
                        <w:noProof/>
                        <w:lang w:val="es-MX"/>
                      </w:rPr>
                      <w:t xml:space="preserve">D. F. Rojas Carrasco y R. Torres Covarrubias, Recuperación de información geográfica utilizando similitud semántica, México, 2009. </w:t>
                    </w:r>
                  </w:p>
                </w:tc>
              </w:tr>
              <w:tr w:rsidR="00595C94" w:rsidRPr="002F63AD" w14:paraId="20276F48" w14:textId="77777777" w:rsidTr="00595C94">
                <w:trPr>
                  <w:divId w:val="1293291547"/>
                  <w:tblCellSpacing w:w="15" w:type="dxa"/>
                </w:trPr>
                <w:tc>
                  <w:tcPr>
                    <w:tcW w:w="433" w:type="pct"/>
                    <w:hideMark/>
                  </w:tcPr>
                  <w:p w14:paraId="5F34BAC1" w14:textId="77777777" w:rsidR="00595C94" w:rsidRPr="002F63AD" w:rsidRDefault="00595C94">
                    <w:pPr>
                      <w:pStyle w:val="Bibliografa"/>
                      <w:rPr>
                        <w:noProof/>
                        <w:lang w:val="es-MX"/>
                      </w:rPr>
                    </w:pPr>
                    <w:r w:rsidRPr="002F63AD">
                      <w:rPr>
                        <w:noProof/>
                        <w:lang w:val="es-MX"/>
                      </w:rPr>
                      <w:t xml:space="preserve">[32] </w:t>
                    </w:r>
                  </w:p>
                </w:tc>
                <w:tc>
                  <w:tcPr>
                    <w:tcW w:w="0" w:type="auto"/>
                    <w:hideMark/>
                  </w:tcPr>
                  <w:p w14:paraId="04ED56CB" w14:textId="77777777" w:rsidR="00595C94" w:rsidRPr="002F63AD" w:rsidRDefault="00595C94">
                    <w:pPr>
                      <w:pStyle w:val="Bibliografa"/>
                      <w:rPr>
                        <w:noProof/>
                        <w:lang w:val="es-MX"/>
                      </w:rPr>
                    </w:pPr>
                    <w:r w:rsidRPr="002F63AD">
                      <w:rPr>
                        <w:noProof/>
                        <w:lang w:val="es-MX"/>
                      </w:rPr>
                      <w:t>Oracle, «Oracle Spatial and Graph,» 14 Marzo 2019. [En línea]. Available: https://www.oracle.com/technetwork/database/options/spatialandgraph/overview/index.html. [Último acceso: 1 Mayo 2019].</w:t>
                    </w:r>
                  </w:p>
                </w:tc>
              </w:tr>
              <w:tr w:rsidR="00595C94" w:rsidRPr="002F63AD" w14:paraId="54991694" w14:textId="77777777" w:rsidTr="00595C94">
                <w:trPr>
                  <w:divId w:val="1293291547"/>
                  <w:tblCellSpacing w:w="15" w:type="dxa"/>
                </w:trPr>
                <w:tc>
                  <w:tcPr>
                    <w:tcW w:w="433" w:type="pct"/>
                    <w:hideMark/>
                  </w:tcPr>
                  <w:p w14:paraId="23E4E637" w14:textId="77777777" w:rsidR="00595C94" w:rsidRPr="002F63AD" w:rsidRDefault="00595C94">
                    <w:pPr>
                      <w:pStyle w:val="Bibliografa"/>
                      <w:rPr>
                        <w:noProof/>
                        <w:lang w:val="es-MX"/>
                      </w:rPr>
                    </w:pPr>
                    <w:r w:rsidRPr="002F63AD">
                      <w:rPr>
                        <w:noProof/>
                        <w:lang w:val="es-MX"/>
                      </w:rPr>
                      <w:t xml:space="preserve">[33] </w:t>
                    </w:r>
                  </w:p>
                </w:tc>
                <w:tc>
                  <w:tcPr>
                    <w:tcW w:w="0" w:type="auto"/>
                    <w:hideMark/>
                  </w:tcPr>
                  <w:p w14:paraId="1F608348" w14:textId="77777777" w:rsidR="00595C94" w:rsidRPr="002F63AD" w:rsidRDefault="00595C94">
                    <w:pPr>
                      <w:pStyle w:val="Bibliografa"/>
                      <w:rPr>
                        <w:noProof/>
                        <w:lang w:val="es-MX"/>
                      </w:rPr>
                    </w:pPr>
                    <w:r w:rsidRPr="002F63AD">
                      <w:rPr>
                        <w:noProof/>
                        <w:lang w:val="es-MX"/>
                      </w:rPr>
                      <w:t>SWI-Prolog, «ClioPatria: the SWI-Prolog RDF toolkit.,» 23 Agosto 2017. [En línea]. Available: https://cliopatria.swi-prolog.org/home. [Último acceso: 30 Abril 2019].</w:t>
                    </w:r>
                  </w:p>
                </w:tc>
              </w:tr>
              <w:tr w:rsidR="00595C94" w:rsidRPr="002F63AD" w14:paraId="048F580A" w14:textId="77777777" w:rsidTr="00595C94">
                <w:trPr>
                  <w:divId w:val="1293291547"/>
                  <w:tblCellSpacing w:w="15" w:type="dxa"/>
                </w:trPr>
                <w:tc>
                  <w:tcPr>
                    <w:tcW w:w="433" w:type="pct"/>
                    <w:hideMark/>
                  </w:tcPr>
                  <w:p w14:paraId="1004192A" w14:textId="77777777" w:rsidR="00595C94" w:rsidRPr="002F63AD" w:rsidRDefault="00595C94">
                    <w:pPr>
                      <w:pStyle w:val="Bibliografa"/>
                      <w:rPr>
                        <w:noProof/>
                        <w:lang w:val="es-MX"/>
                      </w:rPr>
                    </w:pPr>
                    <w:r w:rsidRPr="002F63AD">
                      <w:rPr>
                        <w:noProof/>
                        <w:lang w:val="es-MX"/>
                      </w:rPr>
                      <w:t xml:space="preserve">[34] </w:t>
                    </w:r>
                  </w:p>
                </w:tc>
                <w:tc>
                  <w:tcPr>
                    <w:tcW w:w="0" w:type="auto"/>
                    <w:hideMark/>
                  </w:tcPr>
                  <w:p w14:paraId="08461B3B" w14:textId="77777777" w:rsidR="00595C94" w:rsidRPr="002F63AD" w:rsidRDefault="00595C94">
                    <w:pPr>
                      <w:pStyle w:val="Bibliografa"/>
                      <w:rPr>
                        <w:noProof/>
                        <w:lang w:val="es-MX"/>
                      </w:rPr>
                    </w:pPr>
                    <w:r w:rsidRPr="002F63AD">
                      <w:rPr>
                        <w:noProof/>
                        <w:lang w:val="es-MX"/>
                      </w:rPr>
                      <w:t>Kowari, «Mulgara,» 2018 Agosto 31. [En línea]. Available: http://code.mulgara.org/projects/mulgara/wiki. [Último acceso: 30 Abril 2019].</w:t>
                    </w:r>
                  </w:p>
                </w:tc>
              </w:tr>
              <w:tr w:rsidR="00595C94" w:rsidRPr="002F63AD" w14:paraId="1FCF3016" w14:textId="77777777" w:rsidTr="00595C94">
                <w:trPr>
                  <w:divId w:val="1293291547"/>
                  <w:tblCellSpacing w:w="15" w:type="dxa"/>
                </w:trPr>
                <w:tc>
                  <w:tcPr>
                    <w:tcW w:w="433" w:type="pct"/>
                    <w:hideMark/>
                  </w:tcPr>
                  <w:p w14:paraId="0A31348E" w14:textId="77777777" w:rsidR="00595C94" w:rsidRPr="002F63AD" w:rsidRDefault="00595C94">
                    <w:pPr>
                      <w:pStyle w:val="Bibliografa"/>
                      <w:rPr>
                        <w:noProof/>
                        <w:lang w:val="es-MX"/>
                      </w:rPr>
                    </w:pPr>
                    <w:r w:rsidRPr="002F63AD">
                      <w:rPr>
                        <w:noProof/>
                        <w:lang w:val="es-MX"/>
                      </w:rPr>
                      <w:t xml:space="preserve">[35] </w:t>
                    </w:r>
                  </w:p>
                </w:tc>
                <w:tc>
                  <w:tcPr>
                    <w:tcW w:w="0" w:type="auto"/>
                    <w:hideMark/>
                  </w:tcPr>
                  <w:p w14:paraId="1CB9D28D" w14:textId="77777777" w:rsidR="00595C94" w:rsidRPr="002F63AD" w:rsidRDefault="00595C94">
                    <w:pPr>
                      <w:pStyle w:val="Bibliografa"/>
                      <w:rPr>
                        <w:noProof/>
                        <w:lang w:val="es-MX"/>
                      </w:rPr>
                    </w:pPr>
                    <w:r w:rsidRPr="002F63AD">
                      <w:rPr>
                        <w:noProof/>
                        <w:lang w:val="es-MX"/>
                      </w:rPr>
                      <w:t>MarkLogic, «MarkLogic Data Hub Service,» 14 Enero 2019. [En línea]. Available: https://www.marklogic.com/. [Último acceso: 30 Abril 2019].</w:t>
                    </w:r>
                  </w:p>
                </w:tc>
              </w:tr>
              <w:tr w:rsidR="00595C94" w:rsidRPr="002F63AD" w14:paraId="73E65C23" w14:textId="77777777" w:rsidTr="00595C94">
                <w:trPr>
                  <w:divId w:val="1293291547"/>
                  <w:tblCellSpacing w:w="15" w:type="dxa"/>
                </w:trPr>
                <w:tc>
                  <w:tcPr>
                    <w:tcW w:w="433" w:type="pct"/>
                    <w:hideMark/>
                  </w:tcPr>
                  <w:p w14:paraId="6A746CB1" w14:textId="77777777" w:rsidR="00595C94" w:rsidRPr="002F63AD" w:rsidRDefault="00595C94">
                    <w:pPr>
                      <w:pStyle w:val="Bibliografa"/>
                      <w:rPr>
                        <w:noProof/>
                        <w:lang w:val="es-MX"/>
                      </w:rPr>
                    </w:pPr>
                    <w:r w:rsidRPr="002F63AD">
                      <w:rPr>
                        <w:noProof/>
                        <w:lang w:val="es-MX"/>
                      </w:rPr>
                      <w:t xml:space="preserve">[36] </w:t>
                    </w:r>
                  </w:p>
                </w:tc>
                <w:tc>
                  <w:tcPr>
                    <w:tcW w:w="0" w:type="auto"/>
                    <w:hideMark/>
                  </w:tcPr>
                  <w:p w14:paraId="0F7AC50E" w14:textId="77777777" w:rsidR="00595C94" w:rsidRPr="002F63AD" w:rsidRDefault="00595C94">
                    <w:pPr>
                      <w:pStyle w:val="Bibliografa"/>
                      <w:rPr>
                        <w:noProof/>
                        <w:lang w:val="es-MX"/>
                      </w:rPr>
                    </w:pPr>
                    <w:r w:rsidRPr="002F63AD">
                      <w:rPr>
                        <w:noProof/>
                        <w:lang w:val="es-MX"/>
                      </w:rPr>
                      <w:t>Blazegraph, «Blazegraph,» 24 Abril 2019. [En línea]. Available: https://www.blazegraph.com/. [Último acceso: 1 Mayo 2019].</w:t>
                    </w:r>
                  </w:p>
                </w:tc>
              </w:tr>
              <w:tr w:rsidR="00595C94" w:rsidRPr="002F63AD" w14:paraId="31CE7B6F" w14:textId="77777777" w:rsidTr="00595C94">
                <w:trPr>
                  <w:divId w:val="1293291547"/>
                  <w:tblCellSpacing w:w="15" w:type="dxa"/>
                </w:trPr>
                <w:tc>
                  <w:tcPr>
                    <w:tcW w:w="433" w:type="pct"/>
                    <w:hideMark/>
                  </w:tcPr>
                  <w:p w14:paraId="67699171" w14:textId="77777777" w:rsidR="00595C94" w:rsidRPr="002F63AD" w:rsidRDefault="00595C94">
                    <w:pPr>
                      <w:pStyle w:val="Bibliografa"/>
                      <w:rPr>
                        <w:noProof/>
                        <w:lang w:val="es-MX"/>
                      </w:rPr>
                    </w:pPr>
                    <w:r w:rsidRPr="002F63AD">
                      <w:rPr>
                        <w:noProof/>
                        <w:lang w:val="es-MX"/>
                      </w:rPr>
                      <w:t xml:space="preserve">[37] </w:t>
                    </w:r>
                  </w:p>
                </w:tc>
                <w:tc>
                  <w:tcPr>
                    <w:tcW w:w="0" w:type="auto"/>
                    <w:hideMark/>
                  </w:tcPr>
                  <w:p w14:paraId="57FD7716" w14:textId="77777777" w:rsidR="00595C94" w:rsidRPr="002F63AD" w:rsidRDefault="00595C94">
                    <w:pPr>
                      <w:pStyle w:val="Bibliografa"/>
                      <w:rPr>
                        <w:noProof/>
                        <w:lang w:val="es-MX"/>
                      </w:rPr>
                    </w:pPr>
                    <w:r w:rsidRPr="002F63AD">
                      <w:rPr>
                        <w:noProof/>
                        <w:lang w:val="es-MX"/>
                      </w:rPr>
                      <w:t>W3C, «LinkedData,» 1 Agosto 2016. [En línea]. Available: https://www.w3.org/wiki/LinkedData. [Último acceso: 18 Marzo 2019].</w:t>
                    </w:r>
                  </w:p>
                </w:tc>
              </w:tr>
              <w:tr w:rsidR="00595C94" w:rsidRPr="002F63AD" w14:paraId="693DBFBD" w14:textId="77777777" w:rsidTr="00595C94">
                <w:trPr>
                  <w:divId w:val="1293291547"/>
                  <w:tblCellSpacing w:w="15" w:type="dxa"/>
                </w:trPr>
                <w:tc>
                  <w:tcPr>
                    <w:tcW w:w="433" w:type="pct"/>
                    <w:hideMark/>
                  </w:tcPr>
                  <w:p w14:paraId="59620F24" w14:textId="77777777" w:rsidR="00595C94" w:rsidRPr="002F63AD" w:rsidRDefault="00595C94">
                    <w:pPr>
                      <w:pStyle w:val="Bibliografa"/>
                      <w:rPr>
                        <w:noProof/>
                        <w:lang w:val="es-MX"/>
                      </w:rPr>
                    </w:pPr>
                    <w:r w:rsidRPr="002F63AD">
                      <w:rPr>
                        <w:noProof/>
                        <w:lang w:val="es-MX"/>
                      </w:rPr>
                      <w:t xml:space="preserve">[38] </w:t>
                    </w:r>
                  </w:p>
                </w:tc>
                <w:tc>
                  <w:tcPr>
                    <w:tcW w:w="0" w:type="auto"/>
                    <w:hideMark/>
                  </w:tcPr>
                  <w:p w14:paraId="21EBAC4D" w14:textId="77777777" w:rsidR="00595C94" w:rsidRPr="002F63AD" w:rsidRDefault="00595C94">
                    <w:pPr>
                      <w:pStyle w:val="Bibliografa"/>
                      <w:rPr>
                        <w:noProof/>
                        <w:lang w:val="es-MX"/>
                      </w:rPr>
                    </w:pPr>
                    <w:r w:rsidRPr="002F63AD">
                      <w:rPr>
                        <w:noProof/>
                        <w:lang w:val="es-MX"/>
                      </w:rPr>
                      <w:t>W3C, «Semantic Web,» 9 Marzo 2019. [En línea]. Available: https://www.w3.org/standards/semanticweb/. [Último acceso: 18 Marzo 2019].</w:t>
                    </w:r>
                  </w:p>
                </w:tc>
              </w:tr>
              <w:tr w:rsidR="00595C94" w:rsidRPr="002F63AD" w14:paraId="701703E1" w14:textId="77777777" w:rsidTr="00595C94">
                <w:trPr>
                  <w:divId w:val="1293291547"/>
                  <w:tblCellSpacing w:w="15" w:type="dxa"/>
                </w:trPr>
                <w:tc>
                  <w:tcPr>
                    <w:tcW w:w="433" w:type="pct"/>
                    <w:hideMark/>
                  </w:tcPr>
                  <w:p w14:paraId="00F1B797" w14:textId="77777777" w:rsidR="00595C94" w:rsidRPr="002F63AD" w:rsidRDefault="00595C94">
                    <w:pPr>
                      <w:pStyle w:val="Bibliografa"/>
                      <w:rPr>
                        <w:noProof/>
                        <w:lang w:val="es-MX"/>
                      </w:rPr>
                    </w:pPr>
                    <w:r w:rsidRPr="002F63AD">
                      <w:rPr>
                        <w:noProof/>
                        <w:lang w:val="es-MX"/>
                      </w:rPr>
                      <w:t xml:space="preserve">[39] </w:t>
                    </w:r>
                  </w:p>
                </w:tc>
                <w:tc>
                  <w:tcPr>
                    <w:tcW w:w="0" w:type="auto"/>
                    <w:hideMark/>
                  </w:tcPr>
                  <w:p w14:paraId="541CCDFB" w14:textId="77777777" w:rsidR="00595C94" w:rsidRPr="002F63AD" w:rsidRDefault="00595C94">
                    <w:pPr>
                      <w:pStyle w:val="Bibliografa"/>
                      <w:rPr>
                        <w:noProof/>
                        <w:lang w:val="es-MX"/>
                      </w:rPr>
                    </w:pPr>
                    <w:r w:rsidRPr="002F63AD">
                      <w:rPr>
                        <w:noProof/>
                        <w:lang w:val="es-MX"/>
                      </w:rPr>
                      <w:t>W3C, «RDF,» 15 Marzo 2014. [En línea]. Available: https://www.w3.org/RDF/. [Último acceso: 18 Marzo 2019].</w:t>
                    </w:r>
                  </w:p>
                </w:tc>
              </w:tr>
              <w:tr w:rsidR="00595C94" w:rsidRPr="002F63AD" w14:paraId="612AEAB8" w14:textId="77777777" w:rsidTr="00595C94">
                <w:trPr>
                  <w:divId w:val="1293291547"/>
                  <w:tblCellSpacing w:w="15" w:type="dxa"/>
                </w:trPr>
                <w:tc>
                  <w:tcPr>
                    <w:tcW w:w="433" w:type="pct"/>
                    <w:hideMark/>
                  </w:tcPr>
                  <w:p w14:paraId="3DFCB10B" w14:textId="77777777" w:rsidR="00595C94" w:rsidRPr="002F63AD" w:rsidRDefault="00595C94">
                    <w:pPr>
                      <w:pStyle w:val="Bibliografa"/>
                      <w:rPr>
                        <w:noProof/>
                        <w:lang w:val="es-MX"/>
                      </w:rPr>
                    </w:pPr>
                    <w:r w:rsidRPr="002F63AD">
                      <w:rPr>
                        <w:noProof/>
                        <w:lang w:val="es-MX"/>
                      </w:rPr>
                      <w:t xml:space="preserve">[40] </w:t>
                    </w:r>
                  </w:p>
                </w:tc>
                <w:tc>
                  <w:tcPr>
                    <w:tcW w:w="0" w:type="auto"/>
                    <w:hideMark/>
                  </w:tcPr>
                  <w:p w14:paraId="2220D8D3" w14:textId="77777777" w:rsidR="00595C94" w:rsidRPr="002F63AD" w:rsidRDefault="00595C94">
                    <w:pPr>
                      <w:pStyle w:val="Bibliografa"/>
                      <w:rPr>
                        <w:noProof/>
                        <w:lang w:val="es-MX"/>
                      </w:rPr>
                    </w:pPr>
                    <w:r w:rsidRPr="002F63AD">
                      <w:rPr>
                        <w:noProof/>
                        <w:lang w:val="es-MX"/>
                      </w:rPr>
                      <w:t>W3C, «URI,» 1 Febrero 2005. [En línea]. Available: https://www.w3.org/wiki/URI. [Último acceso: 18 Marzo 2019].</w:t>
                    </w:r>
                  </w:p>
                </w:tc>
              </w:tr>
              <w:tr w:rsidR="00595C94" w:rsidRPr="002F63AD" w14:paraId="69CC3E72" w14:textId="77777777" w:rsidTr="00595C94">
                <w:trPr>
                  <w:divId w:val="1293291547"/>
                  <w:tblCellSpacing w:w="15" w:type="dxa"/>
                </w:trPr>
                <w:tc>
                  <w:tcPr>
                    <w:tcW w:w="433" w:type="pct"/>
                    <w:hideMark/>
                  </w:tcPr>
                  <w:p w14:paraId="467B8D67" w14:textId="77777777" w:rsidR="00595C94" w:rsidRPr="002F63AD" w:rsidRDefault="00595C94">
                    <w:pPr>
                      <w:pStyle w:val="Bibliografa"/>
                      <w:rPr>
                        <w:noProof/>
                        <w:lang w:val="es-MX"/>
                      </w:rPr>
                    </w:pPr>
                    <w:r w:rsidRPr="002F63AD">
                      <w:rPr>
                        <w:noProof/>
                        <w:lang w:val="es-MX"/>
                      </w:rPr>
                      <w:lastRenderedPageBreak/>
                      <w:t xml:space="preserve">[41] </w:t>
                    </w:r>
                  </w:p>
                </w:tc>
                <w:tc>
                  <w:tcPr>
                    <w:tcW w:w="0" w:type="auto"/>
                    <w:hideMark/>
                  </w:tcPr>
                  <w:p w14:paraId="0CEC8C3A" w14:textId="77777777" w:rsidR="00595C94" w:rsidRPr="002F63AD" w:rsidRDefault="00595C94">
                    <w:pPr>
                      <w:pStyle w:val="Bibliografa"/>
                      <w:rPr>
                        <w:noProof/>
                        <w:lang w:val="es-MX"/>
                      </w:rPr>
                    </w:pPr>
                    <w:r w:rsidRPr="002F63AD">
                      <w:rPr>
                        <w:noProof/>
                        <w:lang w:val="es-MX"/>
                      </w:rPr>
                      <w:t>Ontotext, «What is RDF Triple Store?,» 21 Noviembre 2016. [En línea]. Available: https://www.ontotext.com/knowledgehub/fundamentals/what-is-rdf-triplestore/. [Último acceso: 20 Febrero 2019].</w:t>
                    </w:r>
                  </w:p>
                </w:tc>
              </w:tr>
              <w:tr w:rsidR="00595C94" w:rsidRPr="002F63AD" w14:paraId="60A318A8" w14:textId="77777777" w:rsidTr="00595C94">
                <w:trPr>
                  <w:divId w:val="1293291547"/>
                  <w:tblCellSpacing w:w="15" w:type="dxa"/>
                </w:trPr>
                <w:tc>
                  <w:tcPr>
                    <w:tcW w:w="433" w:type="pct"/>
                    <w:hideMark/>
                  </w:tcPr>
                  <w:p w14:paraId="5B849027" w14:textId="77777777" w:rsidR="00595C94" w:rsidRPr="002F63AD" w:rsidRDefault="00595C94">
                    <w:pPr>
                      <w:pStyle w:val="Bibliografa"/>
                      <w:rPr>
                        <w:noProof/>
                        <w:lang w:val="es-MX"/>
                      </w:rPr>
                    </w:pPr>
                    <w:r w:rsidRPr="002F63AD">
                      <w:rPr>
                        <w:noProof/>
                        <w:lang w:val="es-MX"/>
                      </w:rPr>
                      <w:t xml:space="preserve">[42] </w:t>
                    </w:r>
                  </w:p>
                </w:tc>
                <w:tc>
                  <w:tcPr>
                    <w:tcW w:w="0" w:type="auto"/>
                    <w:hideMark/>
                  </w:tcPr>
                  <w:p w14:paraId="079B01DC" w14:textId="77777777" w:rsidR="00595C94" w:rsidRPr="002F63AD" w:rsidRDefault="00595C94">
                    <w:pPr>
                      <w:pStyle w:val="Bibliografa"/>
                      <w:rPr>
                        <w:noProof/>
                        <w:lang w:val="es-MX"/>
                      </w:rPr>
                    </w:pPr>
                    <w:r w:rsidRPr="002F63AD">
                      <w:rPr>
                        <w:noProof/>
                        <w:lang w:val="es-MX"/>
                      </w:rPr>
                      <w:t>DBpedia, «Virtuoso SPARQL Query Editor,» 17 Abril 2018. [En línea]. Available: https://dbpedia.org/sparql?help=intro. [Último acceso: 20 Febrero 2019].</w:t>
                    </w:r>
                  </w:p>
                </w:tc>
              </w:tr>
              <w:tr w:rsidR="00595C94" w:rsidRPr="002F63AD" w14:paraId="17AE11BF" w14:textId="77777777" w:rsidTr="00595C94">
                <w:trPr>
                  <w:divId w:val="1293291547"/>
                  <w:tblCellSpacing w:w="15" w:type="dxa"/>
                </w:trPr>
                <w:tc>
                  <w:tcPr>
                    <w:tcW w:w="433" w:type="pct"/>
                    <w:hideMark/>
                  </w:tcPr>
                  <w:p w14:paraId="6BF5C6A9" w14:textId="77777777" w:rsidR="00595C94" w:rsidRPr="002F63AD" w:rsidRDefault="00595C94">
                    <w:pPr>
                      <w:pStyle w:val="Bibliografa"/>
                      <w:rPr>
                        <w:noProof/>
                        <w:lang w:val="es-MX"/>
                      </w:rPr>
                    </w:pPr>
                    <w:r w:rsidRPr="002F63AD">
                      <w:rPr>
                        <w:noProof/>
                        <w:lang w:val="es-MX"/>
                      </w:rPr>
                      <w:t xml:space="preserve">[43] </w:t>
                    </w:r>
                  </w:p>
                </w:tc>
                <w:tc>
                  <w:tcPr>
                    <w:tcW w:w="0" w:type="auto"/>
                    <w:hideMark/>
                  </w:tcPr>
                  <w:p w14:paraId="4ED3353C" w14:textId="77777777" w:rsidR="00595C94" w:rsidRPr="002F63AD" w:rsidRDefault="00595C94">
                    <w:pPr>
                      <w:pStyle w:val="Bibliografa"/>
                      <w:rPr>
                        <w:noProof/>
                        <w:lang w:val="es-MX"/>
                      </w:rPr>
                    </w:pPr>
                    <w:r w:rsidRPr="002F63AD">
                      <w:rPr>
                        <w:noProof/>
                        <w:lang w:val="es-MX"/>
                      </w:rPr>
                      <w:t xml:space="preserve">D. K. Becker, Information Quality &amp; Service Oriented Architecture, Massachusetts: MIT, 2007. </w:t>
                    </w:r>
                  </w:p>
                </w:tc>
              </w:tr>
              <w:tr w:rsidR="00595C94" w:rsidRPr="002F63AD" w14:paraId="12BF3C22" w14:textId="77777777" w:rsidTr="00595C94">
                <w:trPr>
                  <w:divId w:val="1293291547"/>
                  <w:tblCellSpacing w:w="15" w:type="dxa"/>
                </w:trPr>
                <w:tc>
                  <w:tcPr>
                    <w:tcW w:w="433" w:type="pct"/>
                    <w:hideMark/>
                  </w:tcPr>
                  <w:p w14:paraId="0BEB82CA" w14:textId="77777777" w:rsidR="00595C94" w:rsidRPr="002F63AD" w:rsidRDefault="00595C94">
                    <w:pPr>
                      <w:pStyle w:val="Bibliografa"/>
                      <w:rPr>
                        <w:noProof/>
                        <w:lang w:val="es-MX"/>
                      </w:rPr>
                    </w:pPr>
                    <w:r w:rsidRPr="002F63AD">
                      <w:rPr>
                        <w:noProof/>
                        <w:lang w:val="es-MX"/>
                      </w:rPr>
                      <w:t xml:space="preserve">[44] </w:t>
                    </w:r>
                  </w:p>
                </w:tc>
                <w:tc>
                  <w:tcPr>
                    <w:tcW w:w="0" w:type="auto"/>
                    <w:hideMark/>
                  </w:tcPr>
                  <w:p w14:paraId="65052DE9" w14:textId="77777777" w:rsidR="00595C94" w:rsidRPr="002F63AD" w:rsidRDefault="00595C94">
                    <w:pPr>
                      <w:pStyle w:val="Bibliografa"/>
                      <w:rPr>
                        <w:noProof/>
                        <w:lang w:val="es-MX"/>
                      </w:rPr>
                    </w:pPr>
                    <w:r w:rsidRPr="002F63AD">
                      <w:rPr>
                        <w:noProof/>
                        <w:lang w:val="es-MX"/>
                      </w:rPr>
                      <w:t xml:space="preserve">T. Berners Lee, R. Fielding, J. Gettys, J. Mogul, H. Frystyk y L. Masinter, Hypertext Transfer Protocol -- HTTP/1.1, W3C/MIT, 1999. </w:t>
                    </w:r>
                  </w:p>
                </w:tc>
              </w:tr>
              <w:tr w:rsidR="00595C94" w:rsidRPr="002F63AD" w14:paraId="6511D1F4" w14:textId="77777777" w:rsidTr="00595C94">
                <w:trPr>
                  <w:divId w:val="1293291547"/>
                  <w:tblCellSpacing w:w="15" w:type="dxa"/>
                </w:trPr>
                <w:tc>
                  <w:tcPr>
                    <w:tcW w:w="433" w:type="pct"/>
                    <w:hideMark/>
                  </w:tcPr>
                  <w:p w14:paraId="4D729AD3" w14:textId="77777777" w:rsidR="00595C94" w:rsidRPr="002F63AD" w:rsidRDefault="00595C94">
                    <w:pPr>
                      <w:pStyle w:val="Bibliografa"/>
                      <w:rPr>
                        <w:noProof/>
                        <w:lang w:val="es-MX"/>
                      </w:rPr>
                    </w:pPr>
                    <w:r w:rsidRPr="002F63AD">
                      <w:rPr>
                        <w:noProof/>
                        <w:lang w:val="es-MX"/>
                      </w:rPr>
                      <w:t xml:space="preserve">[45] </w:t>
                    </w:r>
                  </w:p>
                </w:tc>
                <w:tc>
                  <w:tcPr>
                    <w:tcW w:w="0" w:type="auto"/>
                    <w:hideMark/>
                  </w:tcPr>
                  <w:p w14:paraId="40AA6C84" w14:textId="77777777" w:rsidR="00595C94" w:rsidRPr="002F63AD" w:rsidRDefault="00595C94">
                    <w:pPr>
                      <w:pStyle w:val="Bibliografa"/>
                      <w:rPr>
                        <w:noProof/>
                        <w:lang w:val="es-MX"/>
                      </w:rPr>
                    </w:pPr>
                    <w:r w:rsidRPr="002F63AD">
                      <w:rPr>
                        <w:noProof/>
                        <w:lang w:val="es-MX"/>
                      </w:rPr>
                      <w:t>M. Develpers, «MDN web docs,» 15 07 2019. [En línea]. Available: https://developer.mozilla.org/es/docs/Web/HTTP/Methods. [Último acceso: 29 09 2019].</w:t>
                    </w:r>
                  </w:p>
                </w:tc>
              </w:tr>
              <w:tr w:rsidR="00595C94" w:rsidRPr="002F63AD" w14:paraId="0E04A89B" w14:textId="77777777" w:rsidTr="00595C94">
                <w:trPr>
                  <w:divId w:val="1293291547"/>
                  <w:tblCellSpacing w:w="15" w:type="dxa"/>
                </w:trPr>
                <w:tc>
                  <w:tcPr>
                    <w:tcW w:w="433" w:type="pct"/>
                    <w:hideMark/>
                  </w:tcPr>
                  <w:p w14:paraId="77B05AD9" w14:textId="77777777" w:rsidR="00595C94" w:rsidRPr="002F63AD" w:rsidRDefault="00595C94">
                    <w:pPr>
                      <w:pStyle w:val="Bibliografa"/>
                      <w:rPr>
                        <w:noProof/>
                        <w:lang w:val="es-MX"/>
                      </w:rPr>
                    </w:pPr>
                    <w:r w:rsidRPr="002F63AD">
                      <w:rPr>
                        <w:noProof/>
                        <w:lang w:val="es-MX"/>
                      </w:rPr>
                      <w:t xml:space="preserve">[46] </w:t>
                    </w:r>
                  </w:p>
                </w:tc>
                <w:tc>
                  <w:tcPr>
                    <w:tcW w:w="0" w:type="auto"/>
                    <w:hideMark/>
                  </w:tcPr>
                  <w:p w14:paraId="439A3589" w14:textId="77777777" w:rsidR="00595C94" w:rsidRPr="002F63AD" w:rsidRDefault="00595C94">
                    <w:pPr>
                      <w:pStyle w:val="Bibliografa"/>
                      <w:rPr>
                        <w:noProof/>
                        <w:lang w:val="es-MX"/>
                      </w:rPr>
                    </w:pPr>
                    <w:r w:rsidRPr="002F63AD">
                      <w:rPr>
                        <w:noProof/>
                        <w:lang w:val="es-MX"/>
                      </w:rPr>
                      <w:t>Codecademy, «Codecademy,» 12 08 2019. [En línea]. Available: https://www.codecademy.com/articles/what-is-rest. [Último acceso: 29 09 2019].</w:t>
                    </w:r>
                  </w:p>
                </w:tc>
              </w:tr>
              <w:tr w:rsidR="00595C94" w:rsidRPr="002F63AD" w14:paraId="19BB58DF" w14:textId="77777777" w:rsidTr="00595C94">
                <w:trPr>
                  <w:divId w:val="1293291547"/>
                  <w:tblCellSpacing w:w="15" w:type="dxa"/>
                </w:trPr>
                <w:tc>
                  <w:tcPr>
                    <w:tcW w:w="433" w:type="pct"/>
                    <w:hideMark/>
                  </w:tcPr>
                  <w:p w14:paraId="63C501FF" w14:textId="77777777" w:rsidR="00595C94" w:rsidRPr="002F63AD" w:rsidRDefault="00595C94">
                    <w:pPr>
                      <w:pStyle w:val="Bibliografa"/>
                      <w:rPr>
                        <w:noProof/>
                        <w:lang w:val="es-MX"/>
                      </w:rPr>
                    </w:pPr>
                    <w:r w:rsidRPr="002F63AD">
                      <w:rPr>
                        <w:noProof/>
                        <w:lang w:val="es-MX"/>
                      </w:rPr>
                      <w:t xml:space="preserve">[47] </w:t>
                    </w:r>
                  </w:p>
                </w:tc>
                <w:tc>
                  <w:tcPr>
                    <w:tcW w:w="0" w:type="auto"/>
                    <w:hideMark/>
                  </w:tcPr>
                  <w:p w14:paraId="17EA7C9D" w14:textId="77777777" w:rsidR="00595C94" w:rsidRPr="002F63AD" w:rsidRDefault="00595C94">
                    <w:pPr>
                      <w:pStyle w:val="Bibliografa"/>
                      <w:rPr>
                        <w:noProof/>
                        <w:lang w:val="es-MX"/>
                      </w:rPr>
                    </w:pPr>
                    <w:r w:rsidRPr="002F63AD">
                      <w:rPr>
                        <w:noProof/>
                        <w:lang w:val="es-MX"/>
                      </w:rPr>
                      <w:t xml:space="preserve">I. E. T. F. (IETF), The JavaScript Object Notation (JSON) Data Interchange Format, T. Bray, 2017. </w:t>
                    </w:r>
                  </w:p>
                </w:tc>
              </w:tr>
            </w:tbl>
            <w:p w14:paraId="434D2194" w14:textId="77777777" w:rsidR="00595C94" w:rsidRPr="002F63AD" w:rsidRDefault="00595C94">
              <w:pPr>
                <w:divId w:val="1293291547"/>
                <w:rPr>
                  <w:rFonts w:eastAsia="Times New Roman"/>
                  <w:noProof/>
                  <w:lang w:val="es-MX"/>
                </w:rPr>
              </w:pPr>
            </w:p>
            <w:p w14:paraId="1D73F07D" w14:textId="77777777" w:rsidR="00784EF5" w:rsidRPr="002F63AD" w:rsidRDefault="00784EF5" w:rsidP="00784EF5">
              <w:pPr>
                <w:spacing w:after="200" w:line="276" w:lineRule="auto"/>
                <w:jc w:val="both"/>
                <w:rPr>
                  <w:lang w:val="es-MX"/>
                </w:rPr>
              </w:pPr>
              <w:r w:rsidRPr="002F63AD">
                <w:rPr>
                  <w:b/>
                  <w:bCs/>
                  <w:lang w:val="es-MX"/>
                </w:rPr>
                <w:fldChar w:fldCharType="end"/>
              </w:r>
            </w:p>
          </w:sdtContent>
        </w:sdt>
      </w:sdtContent>
    </w:sdt>
    <w:p w14:paraId="6A5BA0A4" w14:textId="64C54D34" w:rsidR="00784EF5" w:rsidRPr="002F63AD" w:rsidRDefault="00EC5446" w:rsidP="00F07C2A">
      <w:pPr>
        <w:rPr>
          <w:lang w:val="es-MX"/>
        </w:rPr>
      </w:pPr>
      <w:r w:rsidRPr="002F63AD">
        <w:rPr>
          <w:lang w:val="es-MX"/>
        </w:rPr>
        <w:tab/>
      </w:r>
      <w:bookmarkEnd w:id="1"/>
    </w:p>
    <w:sectPr w:rsidR="00784EF5" w:rsidRPr="002F63AD">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Oswaldo Emmanuel Paez Ortega" w:date="2019-04-27T17:01:00Z" w:initials="OEPO">
    <w:p w14:paraId="66AB3D6D" w14:textId="77777777" w:rsidR="00DA6330" w:rsidRDefault="00DA6330" w:rsidP="00A6787E">
      <w:pPr>
        <w:pStyle w:val="Textocomentario"/>
      </w:pPr>
      <w:r>
        <w:rPr>
          <w:rStyle w:val="Refdecomentario"/>
        </w:rPr>
        <w:annotationRef/>
      </w:r>
      <w:r>
        <w:t>Agregué Apache Marmotta [R2 y R3 - Título]</w:t>
      </w:r>
    </w:p>
  </w:comment>
  <w:comment w:id="4" w:author="Oswaldo Emmanuel Paez Ortega" w:date="2019-04-27T15:47:00Z" w:initials="OEPO">
    <w:p w14:paraId="526062C7" w14:textId="77777777" w:rsidR="00DA6330" w:rsidRDefault="00DA6330" w:rsidP="00A6787E">
      <w:pPr>
        <w:pStyle w:val="Textocomentario"/>
      </w:pPr>
      <w:r>
        <w:rPr>
          <w:rStyle w:val="Refdecomentario"/>
        </w:rPr>
        <w:annotationRef/>
      </w:r>
      <w:r>
        <w:t>La nueva versión, parecida, pero con la referencia a donde se especifica la incapacidad de consultas federadas. [R2 – Resumen]</w:t>
      </w:r>
    </w:p>
  </w:comment>
  <w:comment w:id="13" w:author="Oswaldo Emmanuel Paez Ortega" w:date="2019-04-27T15:50:00Z" w:initials="OEPO">
    <w:p w14:paraId="5950150A" w14:textId="77777777" w:rsidR="00DA6330" w:rsidRDefault="00DA6330" w:rsidP="002F0277">
      <w:pPr>
        <w:pStyle w:val="Textocomentario"/>
      </w:pPr>
      <w:r>
        <w:rPr>
          <w:rStyle w:val="Refdecomentario"/>
        </w:rPr>
        <w:annotationRef/>
      </w:r>
      <w:r>
        <w:t>He planteado de una forma “práctica” cómo es que las consultas federadas son indispensables en un mundo con datos que no son distribuidos. [R1 y R3 – Planteamiento del problema</w:t>
      </w:r>
    </w:p>
  </w:comment>
  <w:comment w:id="14" w:author="Oswaldo Emmanuel Paez Ortega" w:date="2019-04-27T17:13:00Z" w:initials="OEPO">
    <w:p w14:paraId="70441658" w14:textId="77777777" w:rsidR="00DA6330" w:rsidRDefault="00DA6330" w:rsidP="002F0277">
      <w:pPr>
        <w:pStyle w:val="Textocomentario"/>
      </w:pPr>
      <w:r>
        <w:rPr>
          <w:rStyle w:val="Refdecomentario"/>
        </w:rPr>
        <w:annotationRef/>
      </w:r>
      <w:r>
        <w:t>Agregué esta explicación para mencionar que Apache Marmotta NO tiene la capacidad de hacer consultas federadas. [R2 – Planteamiento del problema]</w:t>
      </w:r>
    </w:p>
    <w:p w14:paraId="7F1A1584" w14:textId="77777777" w:rsidR="00DA6330" w:rsidRDefault="00DA6330" w:rsidP="002F0277">
      <w:pPr>
        <w:pStyle w:val="Textocomentario"/>
      </w:pPr>
      <w:r>
        <w:t>Además, lo incluyo para armonizar el resumen con el planteamiento con el fin de que se hable de Apache Marmotta en ambos [R3 – Resumen]</w:t>
      </w:r>
    </w:p>
  </w:comment>
  <w:comment w:id="15" w:author="Oswaldo Emmanuel Paez Ortega" w:date="2019-04-27T15:55:00Z" w:initials="OEPO">
    <w:p w14:paraId="26B86A5B" w14:textId="77777777" w:rsidR="00DA6330" w:rsidRDefault="00DA6330" w:rsidP="002F0277">
      <w:pPr>
        <w:pStyle w:val="Textocomentario"/>
      </w:pPr>
      <w:r>
        <w:rPr>
          <w:rStyle w:val="Refdecomentario"/>
        </w:rPr>
        <w:annotationRef/>
      </w:r>
      <w:r>
        <w:t>Menciono que el objetivo no es crear la herramienta de visualización, solo es usarla. [R2]</w:t>
      </w:r>
    </w:p>
  </w:comment>
  <w:comment w:id="18" w:author="Oswaldo Emmanuel Paez Ortega" w:date="2019-04-27T16:03:00Z" w:initials="OEPO">
    <w:p w14:paraId="0BD4F336" w14:textId="77777777" w:rsidR="00DA6330" w:rsidRPr="00B35768" w:rsidRDefault="00DA6330" w:rsidP="002F0277">
      <w:pPr>
        <w:pStyle w:val="Textocomentario"/>
      </w:pPr>
      <w:r>
        <w:rPr>
          <w:rStyle w:val="Refdecomentario"/>
        </w:rPr>
        <w:annotationRef/>
      </w:r>
      <w:r>
        <w:t xml:space="preserve">Un revisor hace mención de que no indico como se llevará a cabo la caracterización. Agregué esta parte para indicar que la caracterización se basará por completo en los resultados del </w:t>
      </w:r>
      <w:r>
        <w:rPr>
          <w:i/>
        </w:rPr>
        <w:t>benchmarking.</w:t>
      </w:r>
    </w:p>
  </w:comment>
  <w:comment w:id="19" w:author="Oswaldo Emmanuel Paez Ortega" w:date="2019-04-27T17:25:00Z" w:initials="OEPO">
    <w:p w14:paraId="03832368" w14:textId="77777777" w:rsidR="00DA6330" w:rsidRDefault="00DA6330" w:rsidP="002F0277">
      <w:pPr>
        <w:pStyle w:val="Textocomentario"/>
      </w:pPr>
      <w:r>
        <w:rPr>
          <w:rStyle w:val="Refdecomentario"/>
        </w:rPr>
        <w:annotationRef/>
      </w:r>
      <w:r>
        <w:t>Aclaro que no se va a desarrollar la herramienta de visualización. [R2 – Resumen, Introducción, Planteamiento del problema y Alcances.]</w:t>
      </w:r>
    </w:p>
  </w:comment>
  <w:comment w:id="23" w:author="Oswaldo Emmanuel Paez Ortega" w:date="2019-04-27T17:24:00Z" w:initials="OEPO">
    <w:p w14:paraId="58F1F684" w14:textId="77777777" w:rsidR="00DA6330" w:rsidRDefault="00DA6330" w:rsidP="002F0277">
      <w:pPr>
        <w:pStyle w:val="Textocomentario"/>
      </w:pPr>
      <w:r>
        <w:rPr>
          <w:rStyle w:val="Refdecomentario"/>
        </w:rPr>
        <w:annotationRef/>
      </w:r>
      <w:r>
        <w:t>Aclaro que ningún alcance se ha desarrollado. [R2 – Alcances]</w:t>
      </w:r>
    </w:p>
  </w:comment>
  <w:comment w:id="24" w:author="Oswaldo Emmanuel Paez Ortega" w:date="2019-04-27T16:05:00Z" w:initials="OEPO">
    <w:p w14:paraId="558B0676" w14:textId="77777777" w:rsidR="00DA6330" w:rsidRPr="00B35768" w:rsidRDefault="00DA6330" w:rsidP="002F0277">
      <w:pPr>
        <w:pStyle w:val="Textocomentario"/>
      </w:pPr>
      <w:r>
        <w:rPr>
          <w:rStyle w:val="Refdecomentario"/>
        </w:rPr>
        <w:annotationRef/>
      </w:r>
      <w:r>
        <w:t xml:space="preserve">Lo mismo de la caracterización y el </w:t>
      </w:r>
      <w:r>
        <w:rPr>
          <w:i/>
        </w:rPr>
        <w:t>benchmarking</w:t>
      </w:r>
      <w:r>
        <w:t>.</w:t>
      </w:r>
    </w:p>
  </w:comment>
  <w:comment w:id="25" w:author="Oswaldo Emmanuel Paez Ortega" w:date="2019-04-27T16:07:00Z" w:initials="OEPO">
    <w:p w14:paraId="5183B4E8" w14:textId="77777777" w:rsidR="00DA6330" w:rsidRDefault="00DA6330" w:rsidP="002F0277">
      <w:pPr>
        <w:pStyle w:val="Textocomentario"/>
      </w:pPr>
      <w:r>
        <w:rPr>
          <w:rStyle w:val="Refdecomentario"/>
        </w:rPr>
        <w:annotationRef/>
      </w:r>
      <w:r>
        <w:t>Menciono que no será desarrollada la herramienta de visualización, solo usada.</w:t>
      </w:r>
    </w:p>
  </w:comment>
  <w:comment w:id="26" w:author="Oswaldo Emmanuel Paez Ortega" w:date="2019-04-27T16:07:00Z" w:initials="OEPO">
    <w:p w14:paraId="44C01288" w14:textId="77777777" w:rsidR="00DA6330" w:rsidRPr="00246AB4" w:rsidRDefault="00DA6330" w:rsidP="002F0277">
      <w:pPr>
        <w:pStyle w:val="Textocomentario"/>
      </w:pPr>
      <w:r>
        <w:rPr>
          <w:rStyle w:val="Refdecomentario"/>
        </w:rPr>
        <w:annotationRef/>
      </w:r>
      <w:r>
        <w:rPr>
          <w:rStyle w:val="Refdecomentario"/>
        </w:rPr>
        <w:t xml:space="preserve">Indico que no se busca igualar el rendimiento de los otros </w:t>
      </w:r>
      <w:r>
        <w:rPr>
          <w:rStyle w:val="Refdecomentario"/>
          <w:i/>
        </w:rPr>
        <w:t>triple store</w:t>
      </w:r>
      <w:r>
        <w:rPr>
          <w:rStyle w:val="Refdecomentario"/>
        </w:rPr>
        <w:t>, solo implementar una nueva funcionalidad.</w:t>
      </w:r>
    </w:p>
  </w:comment>
  <w:comment w:id="27" w:author="Oswaldo Emmanuel Paez Ortega" w:date="2019-04-27T22:17:00Z" w:initials="OEPO">
    <w:p w14:paraId="1793B49D" w14:textId="77777777" w:rsidR="00DA6330" w:rsidRDefault="00DA6330" w:rsidP="002F0277">
      <w:pPr>
        <w:pStyle w:val="Textocomentario"/>
      </w:pPr>
      <w:r>
        <w:rPr>
          <w:rStyle w:val="Refdecomentario"/>
        </w:rPr>
        <w:annotationRef/>
      </w:r>
      <w:r>
        <w:t>[R1 – Resumen]</w:t>
      </w:r>
    </w:p>
  </w:comment>
  <w:comment w:id="31" w:author="Oswaldo Emmanuel Paez Ortega" w:date="2019-04-27T16:10:00Z" w:initials="OEPO">
    <w:p w14:paraId="1884B046" w14:textId="77777777" w:rsidR="00DA6330" w:rsidRDefault="00DA6330" w:rsidP="002F0277">
      <w:pPr>
        <w:pStyle w:val="Textocomentario"/>
      </w:pPr>
      <w:r>
        <w:rPr>
          <w:rStyle w:val="Refdecomentario"/>
        </w:rPr>
        <w:annotationRef/>
      </w:r>
      <w:r>
        <w:t xml:space="preserve">Especifico que será al </w:t>
      </w:r>
      <w:r>
        <w:rPr>
          <w:i/>
        </w:rPr>
        <w:t>triple store</w:t>
      </w:r>
      <w:r>
        <w:t xml:space="preserve"> Apache Marmotta y será una alternativa, ya que Parliament es la único que puede hacer esta función. [R2 -Objetivos]</w:t>
      </w:r>
    </w:p>
    <w:p w14:paraId="356B1A9D" w14:textId="77777777" w:rsidR="00DA6330" w:rsidRPr="00CD6E54" w:rsidRDefault="00DA6330" w:rsidP="002F0277">
      <w:pPr>
        <w:pStyle w:val="Textocomentario"/>
      </w:pPr>
      <w:r>
        <w:t>Cambié un poco el objetivo, pero considero que sigue diciendo lo mismo. [R3 – Objetivos]</w:t>
      </w:r>
    </w:p>
  </w:comment>
  <w:comment w:id="35" w:author="Oswaldo Emmanuel Paez Ortega" w:date="2019-04-27T16:12:00Z" w:initials="OEPO">
    <w:p w14:paraId="68E8C0D0" w14:textId="77777777" w:rsidR="00DA6330" w:rsidRDefault="00DA6330" w:rsidP="002F0277">
      <w:pPr>
        <w:pStyle w:val="Textocomentario"/>
      </w:pPr>
      <w:r>
        <w:rPr>
          <w:rStyle w:val="Refdecomentario"/>
        </w:rPr>
        <w:annotationRef/>
      </w:r>
      <w:r>
        <w:t>Agregué este objetivo específico para auxiliar la elaboración de la caracterización.</w:t>
      </w:r>
    </w:p>
  </w:comment>
  <w:comment w:id="38" w:author="Oswaldo Emmanuel Paez Ortega" w:date="2019-04-27T16:21:00Z" w:initials="OEPO">
    <w:p w14:paraId="4439EC37" w14:textId="77777777" w:rsidR="00DA6330" w:rsidRDefault="00DA6330" w:rsidP="002F0277">
      <w:pPr>
        <w:pStyle w:val="Textocomentario"/>
      </w:pPr>
      <w:r>
        <w:rPr>
          <w:rStyle w:val="Refdecomentario"/>
        </w:rPr>
        <w:annotationRef/>
      </w:r>
      <w:r>
        <w:t>Parliament es la única opción que ya hace consultas federadas. Hago una comparación del por qué desarrollar el módulo a Apache Marmotta hace que ésta sea una mejor alternativa que Parliament.</w:t>
      </w:r>
    </w:p>
    <w:p w14:paraId="7D27CF18" w14:textId="77777777" w:rsidR="00DA6330" w:rsidRPr="00227720" w:rsidRDefault="00DA6330" w:rsidP="002F0277">
      <w:pPr>
        <w:pStyle w:val="Textocomentario"/>
      </w:pPr>
      <w:r>
        <w:t>[R2 y R3 – Estado del arte]</w:t>
      </w:r>
    </w:p>
  </w:comment>
  <w:comment w:id="41" w:author="Oswaldo Emmanuel Paez Ortega" w:date="2019-04-27T16:24:00Z" w:initials="OEPO">
    <w:p w14:paraId="7B40D91B" w14:textId="77777777" w:rsidR="00DA6330" w:rsidRPr="00063236" w:rsidRDefault="00DA6330" w:rsidP="002F0277">
      <w:pPr>
        <w:pStyle w:val="Textocomentario"/>
        <w:jc w:val="right"/>
        <w:rPr>
          <w:u w:val="single"/>
        </w:rPr>
      </w:pPr>
      <w:r>
        <w:rPr>
          <w:rStyle w:val="Refdecomentario"/>
        </w:rPr>
        <w:annotationRef/>
      </w:r>
      <w:r>
        <w:t>Justifico el porqué de los conceptos manejados en el marco teórico. [R3 – Marco Teórico]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B3D6D" w15:done="0"/>
  <w15:commentEx w15:paraId="526062C7" w15:done="0"/>
  <w15:commentEx w15:paraId="5950150A" w15:done="0"/>
  <w15:commentEx w15:paraId="7F1A1584" w15:done="0"/>
  <w15:commentEx w15:paraId="26B86A5B" w15:done="0"/>
  <w15:commentEx w15:paraId="0BD4F336" w15:done="0"/>
  <w15:commentEx w15:paraId="03832368" w15:done="0"/>
  <w15:commentEx w15:paraId="58F1F684" w15:done="0"/>
  <w15:commentEx w15:paraId="558B0676" w15:done="0"/>
  <w15:commentEx w15:paraId="5183B4E8" w15:done="0"/>
  <w15:commentEx w15:paraId="44C01288" w15:done="0"/>
  <w15:commentEx w15:paraId="1793B49D" w15:done="0"/>
  <w15:commentEx w15:paraId="356B1A9D" w15:done="0"/>
  <w15:commentEx w15:paraId="68E8C0D0" w15:done="0"/>
  <w15:commentEx w15:paraId="7D27CF18" w15:done="0"/>
  <w15:commentEx w15:paraId="7B40D9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B3D6D" w16cid:durableId="206F0972"/>
  <w16cid:commentId w16cid:paraId="526062C7" w16cid:durableId="206EF80A"/>
  <w16cid:commentId w16cid:paraId="5950150A" w16cid:durableId="206EF8E0"/>
  <w16cid:commentId w16cid:paraId="7F1A1584" w16cid:durableId="206F0C49"/>
  <w16cid:commentId w16cid:paraId="26B86A5B" w16cid:durableId="206EF9F8"/>
  <w16cid:commentId w16cid:paraId="0BD4F336" w16cid:durableId="206EFBD1"/>
  <w16cid:commentId w16cid:paraId="03832368" w16cid:durableId="206F0EF3"/>
  <w16cid:commentId w16cid:paraId="58F1F684" w16cid:durableId="206F0EC9"/>
  <w16cid:commentId w16cid:paraId="558B0676" w16cid:durableId="206EFC62"/>
  <w16cid:commentId w16cid:paraId="5183B4E8" w16cid:durableId="206EFCAB"/>
  <w16cid:commentId w16cid:paraId="44C01288" w16cid:durableId="206EFCD3"/>
  <w16cid:commentId w16cid:paraId="1793B49D" w16cid:durableId="206F5373"/>
  <w16cid:commentId w16cid:paraId="356B1A9D" w16cid:durableId="206EFD79"/>
  <w16cid:commentId w16cid:paraId="68E8C0D0" w16cid:durableId="206EFDF5"/>
  <w16cid:commentId w16cid:paraId="7D27CF18" w16cid:durableId="2074746B"/>
  <w16cid:commentId w16cid:paraId="7B40D91B" w16cid:durableId="206F00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BB3849" w14:textId="77777777" w:rsidR="004C2FFE" w:rsidRDefault="004C2FFE" w:rsidP="002F0277">
      <w:pPr>
        <w:spacing w:after="0" w:line="240" w:lineRule="auto"/>
      </w:pPr>
      <w:r>
        <w:separator/>
      </w:r>
    </w:p>
  </w:endnote>
  <w:endnote w:type="continuationSeparator" w:id="0">
    <w:p w14:paraId="4DAA653E" w14:textId="77777777" w:rsidR="004C2FFE" w:rsidRDefault="004C2FFE" w:rsidP="002F0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4083" w14:textId="77777777" w:rsidR="00DA6330" w:rsidRDefault="00DA6330"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49C1B9" w14:textId="77777777" w:rsidR="00DA6330" w:rsidRDefault="00DA6330"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299B1C6" w14:textId="77777777" w:rsidR="00DA6330" w:rsidRDefault="00DA6330" w:rsidP="009E35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841806"/>
      <w:docPartObj>
        <w:docPartGallery w:val="Page Numbers (Bottom of Page)"/>
        <w:docPartUnique/>
      </w:docPartObj>
    </w:sdtPr>
    <w:sdtContent>
      <w:p w14:paraId="6330A306" w14:textId="6399E3E1" w:rsidR="00DA6330" w:rsidRDefault="00DA6330">
        <w:pPr>
          <w:pStyle w:val="Piedepgina"/>
          <w:jc w:val="right"/>
        </w:pPr>
        <w:r>
          <w:fldChar w:fldCharType="begin"/>
        </w:r>
        <w:r>
          <w:instrText>PAGE   \* MERGEFORMAT</w:instrText>
        </w:r>
        <w:r>
          <w:fldChar w:fldCharType="separate"/>
        </w:r>
        <w:r>
          <w:rPr>
            <w:lang w:val="es-ES"/>
          </w:rPr>
          <w:t>2</w:t>
        </w:r>
        <w:r>
          <w:fldChar w:fldCharType="end"/>
        </w:r>
      </w:p>
    </w:sdtContent>
  </w:sdt>
  <w:p w14:paraId="74C025C7" w14:textId="77777777" w:rsidR="00DA6330" w:rsidRDefault="00DA6330" w:rsidP="009E35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D5B673" w14:textId="77777777" w:rsidR="004C2FFE" w:rsidRDefault="004C2FFE" w:rsidP="002F0277">
      <w:pPr>
        <w:spacing w:after="0" w:line="240" w:lineRule="auto"/>
      </w:pPr>
      <w:r>
        <w:separator/>
      </w:r>
    </w:p>
  </w:footnote>
  <w:footnote w:type="continuationSeparator" w:id="0">
    <w:p w14:paraId="5498C0B2" w14:textId="77777777" w:rsidR="004C2FFE" w:rsidRDefault="004C2FFE" w:rsidP="002F0277">
      <w:pPr>
        <w:spacing w:after="0" w:line="240" w:lineRule="auto"/>
      </w:pPr>
      <w:r>
        <w:continuationSeparator/>
      </w:r>
    </w:p>
  </w:footnote>
  <w:footnote w:id="1">
    <w:p w14:paraId="409D4E54" w14:textId="77777777" w:rsidR="00DA6330" w:rsidRDefault="00DA6330" w:rsidP="002F0277">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9B224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5"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2874652"/>
    <w:multiLevelType w:val="hybridMultilevel"/>
    <w:tmpl w:val="509CFD74"/>
    <w:lvl w:ilvl="0" w:tplc="AAE24BA8">
      <w:start w:val="1"/>
      <w:numFmt w:val="bullet"/>
      <w:lvlText w:val=""/>
      <w:lvlJc w:val="left"/>
      <w:pPr>
        <w:tabs>
          <w:tab w:val="num" w:pos="1080"/>
        </w:tabs>
        <w:ind w:left="1080" w:hanging="360"/>
      </w:pPr>
      <w:rPr>
        <w:rFonts w:ascii="Wingdings" w:hAnsi="Wingdings" w:hint="default"/>
        <w:color w:val="0000FF"/>
      </w:rPr>
    </w:lvl>
    <w:lvl w:ilvl="1" w:tplc="FB5A2DF6">
      <w:start w:val="14"/>
      <w:numFmt w:val="bullet"/>
      <w:lvlText w:val="-"/>
      <w:lvlJc w:val="left"/>
      <w:pPr>
        <w:tabs>
          <w:tab w:val="num" w:pos="1452"/>
        </w:tabs>
        <w:ind w:left="1452" w:hanging="360"/>
      </w:pPr>
      <w:rPr>
        <w:rFonts w:ascii="Times New Roman" w:eastAsia="Times New Roman" w:hAnsi="Times New Roman" w:cs="Times New Roman" w:hint="default"/>
      </w:rPr>
    </w:lvl>
    <w:lvl w:ilvl="2" w:tplc="0C0A0005">
      <w:start w:val="1"/>
      <w:numFmt w:val="bullet"/>
      <w:lvlText w:val=""/>
      <w:lvlJc w:val="left"/>
      <w:pPr>
        <w:tabs>
          <w:tab w:val="num" w:pos="2172"/>
        </w:tabs>
        <w:ind w:left="2172" w:hanging="360"/>
      </w:pPr>
      <w:rPr>
        <w:rFonts w:ascii="Wingdings" w:hAnsi="Wingdings" w:hint="default"/>
      </w:rPr>
    </w:lvl>
    <w:lvl w:ilvl="3" w:tplc="0C0A0001">
      <w:start w:val="1"/>
      <w:numFmt w:val="bullet"/>
      <w:lvlText w:val=""/>
      <w:lvlJc w:val="left"/>
      <w:pPr>
        <w:tabs>
          <w:tab w:val="num" w:pos="2892"/>
        </w:tabs>
        <w:ind w:left="2892" w:hanging="360"/>
      </w:pPr>
      <w:rPr>
        <w:rFonts w:ascii="Symbol" w:hAnsi="Symbol" w:hint="default"/>
      </w:rPr>
    </w:lvl>
    <w:lvl w:ilvl="4" w:tplc="0C0A0003" w:tentative="1">
      <w:start w:val="1"/>
      <w:numFmt w:val="bullet"/>
      <w:lvlText w:val="o"/>
      <w:lvlJc w:val="left"/>
      <w:pPr>
        <w:tabs>
          <w:tab w:val="num" w:pos="3612"/>
        </w:tabs>
        <w:ind w:left="3612" w:hanging="360"/>
      </w:pPr>
      <w:rPr>
        <w:rFonts w:ascii="Courier New" w:hAnsi="Courier New" w:hint="default"/>
      </w:rPr>
    </w:lvl>
    <w:lvl w:ilvl="5" w:tplc="0C0A0005" w:tentative="1">
      <w:start w:val="1"/>
      <w:numFmt w:val="bullet"/>
      <w:lvlText w:val=""/>
      <w:lvlJc w:val="left"/>
      <w:pPr>
        <w:tabs>
          <w:tab w:val="num" w:pos="4332"/>
        </w:tabs>
        <w:ind w:left="4332" w:hanging="360"/>
      </w:pPr>
      <w:rPr>
        <w:rFonts w:ascii="Wingdings" w:hAnsi="Wingdings" w:hint="default"/>
      </w:rPr>
    </w:lvl>
    <w:lvl w:ilvl="6" w:tplc="0C0A0001" w:tentative="1">
      <w:start w:val="1"/>
      <w:numFmt w:val="bullet"/>
      <w:lvlText w:val=""/>
      <w:lvlJc w:val="left"/>
      <w:pPr>
        <w:tabs>
          <w:tab w:val="num" w:pos="5052"/>
        </w:tabs>
        <w:ind w:left="5052" w:hanging="360"/>
      </w:pPr>
      <w:rPr>
        <w:rFonts w:ascii="Symbol" w:hAnsi="Symbol" w:hint="default"/>
      </w:rPr>
    </w:lvl>
    <w:lvl w:ilvl="7" w:tplc="0C0A0003" w:tentative="1">
      <w:start w:val="1"/>
      <w:numFmt w:val="bullet"/>
      <w:lvlText w:val="o"/>
      <w:lvlJc w:val="left"/>
      <w:pPr>
        <w:tabs>
          <w:tab w:val="num" w:pos="5772"/>
        </w:tabs>
        <w:ind w:left="5772" w:hanging="360"/>
      </w:pPr>
      <w:rPr>
        <w:rFonts w:ascii="Courier New" w:hAnsi="Courier New" w:hint="default"/>
      </w:rPr>
    </w:lvl>
    <w:lvl w:ilvl="8" w:tplc="0C0A0005" w:tentative="1">
      <w:start w:val="1"/>
      <w:numFmt w:val="bullet"/>
      <w:lvlText w:val=""/>
      <w:lvlJc w:val="left"/>
      <w:pPr>
        <w:tabs>
          <w:tab w:val="num" w:pos="6492"/>
        </w:tabs>
        <w:ind w:left="6492" w:hanging="360"/>
      </w:pPr>
      <w:rPr>
        <w:rFonts w:ascii="Wingdings" w:hAnsi="Wingdings" w:hint="default"/>
      </w:rPr>
    </w:lvl>
  </w:abstractNum>
  <w:abstractNum w:abstractNumId="11"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EE91D97"/>
    <w:multiLevelType w:val="multilevel"/>
    <w:tmpl w:val="B6A422A4"/>
    <w:lvl w:ilvl="0">
      <w:start w:val="9"/>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9"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4"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12"/>
  </w:num>
  <w:num w:numId="3">
    <w:abstractNumId w:val="1"/>
  </w:num>
  <w:num w:numId="4">
    <w:abstractNumId w:val="11"/>
  </w:num>
  <w:num w:numId="5">
    <w:abstractNumId w:val="22"/>
  </w:num>
  <w:num w:numId="6">
    <w:abstractNumId w:val="10"/>
  </w:num>
  <w:num w:numId="7">
    <w:abstractNumId w:val="2"/>
  </w:num>
  <w:num w:numId="8">
    <w:abstractNumId w:val="8"/>
  </w:num>
  <w:num w:numId="9">
    <w:abstractNumId w:val="9"/>
  </w:num>
  <w:num w:numId="10">
    <w:abstractNumId w:val="23"/>
  </w:num>
  <w:num w:numId="11">
    <w:abstractNumId w:val="13"/>
  </w:num>
  <w:num w:numId="12">
    <w:abstractNumId w:val="14"/>
  </w:num>
  <w:num w:numId="13">
    <w:abstractNumId w:val="5"/>
  </w:num>
  <w:num w:numId="14">
    <w:abstractNumId w:val="15"/>
  </w:num>
  <w:num w:numId="15">
    <w:abstractNumId w:val="19"/>
  </w:num>
  <w:num w:numId="16">
    <w:abstractNumId w:val="20"/>
  </w:num>
  <w:num w:numId="17">
    <w:abstractNumId w:val="4"/>
  </w:num>
  <w:num w:numId="18">
    <w:abstractNumId w:val="24"/>
  </w:num>
  <w:num w:numId="19">
    <w:abstractNumId w:val="16"/>
  </w:num>
  <w:num w:numId="20">
    <w:abstractNumId w:val="0"/>
  </w:num>
  <w:num w:numId="21">
    <w:abstractNumId w:val="21"/>
  </w:num>
  <w:num w:numId="22">
    <w:abstractNumId w:val="6"/>
  </w:num>
  <w:num w:numId="23">
    <w:abstractNumId w:val="7"/>
  </w:num>
  <w:num w:numId="24">
    <w:abstractNumId w:val="3"/>
  </w:num>
  <w:num w:numId="25">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waldo Emmanuel Paez Ortega">
    <w15:presenceInfo w15:providerId="None" w15:userId="Oswaldo Emmanuel Paez Orteg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1117F"/>
    <w:rsid w:val="00013BA8"/>
    <w:rsid w:val="00014DEA"/>
    <w:rsid w:val="00020DF3"/>
    <w:rsid w:val="0002223D"/>
    <w:rsid w:val="000223D9"/>
    <w:rsid w:val="000267CF"/>
    <w:rsid w:val="00036466"/>
    <w:rsid w:val="00043139"/>
    <w:rsid w:val="000472FA"/>
    <w:rsid w:val="000735C8"/>
    <w:rsid w:val="00073F29"/>
    <w:rsid w:val="00087D43"/>
    <w:rsid w:val="000936BA"/>
    <w:rsid w:val="000A0E6F"/>
    <w:rsid w:val="000B5B14"/>
    <w:rsid w:val="000D5860"/>
    <w:rsid w:val="000F0D52"/>
    <w:rsid w:val="00136816"/>
    <w:rsid w:val="00143379"/>
    <w:rsid w:val="00146C1D"/>
    <w:rsid w:val="001572F3"/>
    <w:rsid w:val="00177463"/>
    <w:rsid w:val="001A119B"/>
    <w:rsid w:val="001D3CF6"/>
    <w:rsid w:val="001D557A"/>
    <w:rsid w:val="001F16F7"/>
    <w:rsid w:val="001F4149"/>
    <w:rsid w:val="00205213"/>
    <w:rsid w:val="0022038B"/>
    <w:rsid w:val="00222F2A"/>
    <w:rsid w:val="00225FC3"/>
    <w:rsid w:val="002261F5"/>
    <w:rsid w:val="00230FC2"/>
    <w:rsid w:val="00234205"/>
    <w:rsid w:val="00234219"/>
    <w:rsid w:val="002422C9"/>
    <w:rsid w:val="002950A2"/>
    <w:rsid w:val="002A768B"/>
    <w:rsid w:val="002D0AE9"/>
    <w:rsid w:val="002F0277"/>
    <w:rsid w:val="002F63AD"/>
    <w:rsid w:val="0030091E"/>
    <w:rsid w:val="003134CE"/>
    <w:rsid w:val="00317532"/>
    <w:rsid w:val="003259A3"/>
    <w:rsid w:val="00334EBB"/>
    <w:rsid w:val="0034280D"/>
    <w:rsid w:val="003510A9"/>
    <w:rsid w:val="0039303B"/>
    <w:rsid w:val="003A16C2"/>
    <w:rsid w:val="003B6541"/>
    <w:rsid w:val="003C7266"/>
    <w:rsid w:val="003D1115"/>
    <w:rsid w:val="003D3BBC"/>
    <w:rsid w:val="003E5990"/>
    <w:rsid w:val="003F2218"/>
    <w:rsid w:val="003F397E"/>
    <w:rsid w:val="003F5CF0"/>
    <w:rsid w:val="00401380"/>
    <w:rsid w:val="00403B37"/>
    <w:rsid w:val="00444BCC"/>
    <w:rsid w:val="00453ACA"/>
    <w:rsid w:val="00476EEC"/>
    <w:rsid w:val="004932AC"/>
    <w:rsid w:val="004B412B"/>
    <w:rsid w:val="004C2DD4"/>
    <w:rsid w:val="004C2FFE"/>
    <w:rsid w:val="0051263F"/>
    <w:rsid w:val="00520CF5"/>
    <w:rsid w:val="00521B30"/>
    <w:rsid w:val="00535DE0"/>
    <w:rsid w:val="00571435"/>
    <w:rsid w:val="00571749"/>
    <w:rsid w:val="00584CBA"/>
    <w:rsid w:val="00595C94"/>
    <w:rsid w:val="005A32A7"/>
    <w:rsid w:val="005B1F7D"/>
    <w:rsid w:val="005E1917"/>
    <w:rsid w:val="005F10DC"/>
    <w:rsid w:val="00604B16"/>
    <w:rsid w:val="00674075"/>
    <w:rsid w:val="006A125E"/>
    <w:rsid w:val="006A160F"/>
    <w:rsid w:val="006A21F0"/>
    <w:rsid w:val="006E0B5B"/>
    <w:rsid w:val="00701DBB"/>
    <w:rsid w:val="007132F0"/>
    <w:rsid w:val="00760421"/>
    <w:rsid w:val="00763C63"/>
    <w:rsid w:val="00774C0E"/>
    <w:rsid w:val="00784EF5"/>
    <w:rsid w:val="0078602A"/>
    <w:rsid w:val="0079641B"/>
    <w:rsid w:val="007A2B2F"/>
    <w:rsid w:val="007C05BC"/>
    <w:rsid w:val="007D0248"/>
    <w:rsid w:val="007D32B0"/>
    <w:rsid w:val="007E292D"/>
    <w:rsid w:val="007F011A"/>
    <w:rsid w:val="008005DD"/>
    <w:rsid w:val="00827A79"/>
    <w:rsid w:val="00837FCC"/>
    <w:rsid w:val="0085531D"/>
    <w:rsid w:val="008708BE"/>
    <w:rsid w:val="00882133"/>
    <w:rsid w:val="00891989"/>
    <w:rsid w:val="008A36B0"/>
    <w:rsid w:val="008B09CF"/>
    <w:rsid w:val="00936342"/>
    <w:rsid w:val="00965EFA"/>
    <w:rsid w:val="00974510"/>
    <w:rsid w:val="009753F9"/>
    <w:rsid w:val="00977E76"/>
    <w:rsid w:val="00982774"/>
    <w:rsid w:val="00984990"/>
    <w:rsid w:val="0099115D"/>
    <w:rsid w:val="00991279"/>
    <w:rsid w:val="009A6024"/>
    <w:rsid w:val="009C1260"/>
    <w:rsid w:val="009C6D4F"/>
    <w:rsid w:val="009E301A"/>
    <w:rsid w:val="009E35A7"/>
    <w:rsid w:val="009E7D13"/>
    <w:rsid w:val="009F126D"/>
    <w:rsid w:val="00A04CE5"/>
    <w:rsid w:val="00A22A04"/>
    <w:rsid w:val="00A35C22"/>
    <w:rsid w:val="00A44694"/>
    <w:rsid w:val="00A6352D"/>
    <w:rsid w:val="00A6787E"/>
    <w:rsid w:val="00A71E3B"/>
    <w:rsid w:val="00A83A37"/>
    <w:rsid w:val="00A95DFE"/>
    <w:rsid w:val="00A97B88"/>
    <w:rsid w:val="00AA6B2F"/>
    <w:rsid w:val="00AB038F"/>
    <w:rsid w:val="00AE5FE3"/>
    <w:rsid w:val="00B06CC3"/>
    <w:rsid w:val="00B14731"/>
    <w:rsid w:val="00B2238C"/>
    <w:rsid w:val="00B24AA5"/>
    <w:rsid w:val="00B333D0"/>
    <w:rsid w:val="00B57877"/>
    <w:rsid w:val="00B66310"/>
    <w:rsid w:val="00B715FA"/>
    <w:rsid w:val="00B748E1"/>
    <w:rsid w:val="00B84B8C"/>
    <w:rsid w:val="00B86444"/>
    <w:rsid w:val="00BC76E0"/>
    <w:rsid w:val="00BD19FC"/>
    <w:rsid w:val="00BD1A31"/>
    <w:rsid w:val="00BD7727"/>
    <w:rsid w:val="00BF0F73"/>
    <w:rsid w:val="00C04042"/>
    <w:rsid w:val="00C23A1D"/>
    <w:rsid w:val="00C40D23"/>
    <w:rsid w:val="00C52668"/>
    <w:rsid w:val="00C55215"/>
    <w:rsid w:val="00C65B79"/>
    <w:rsid w:val="00C73EB3"/>
    <w:rsid w:val="00CA0C59"/>
    <w:rsid w:val="00CB420F"/>
    <w:rsid w:val="00CC1BD1"/>
    <w:rsid w:val="00CD7200"/>
    <w:rsid w:val="00CE1B4A"/>
    <w:rsid w:val="00CE34BB"/>
    <w:rsid w:val="00D06E6E"/>
    <w:rsid w:val="00D154DB"/>
    <w:rsid w:val="00D4381D"/>
    <w:rsid w:val="00D52AD1"/>
    <w:rsid w:val="00D64564"/>
    <w:rsid w:val="00D67792"/>
    <w:rsid w:val="00DA6330"/>
    <w:rsid w:val="00DB6EB5"/>
    <w:rsid w:val="00DC0BD3"/>
    <w:rsid w:val="00DD0F03"/>
    <w:rsid w:val="00DF3303"/>
    <w:rsid w:val="00DF489B"/>
    <w:rsid w:val="00DF567D"/>
    <w:rsid w:val="00E21D97"/>
    <w:rsid w:val="00E27D35"/>
    <w:rsid w:val="00EA5EE1"/>
    <w:rsid w:val="00EA7FA3"/>
    <w:rsid w:val="00EC5446"/>
    <w:rsid w:val="00EF2B79"/>
    <w:rsid w:val="00EF496F"/>
    <w:rsid w:val="00EF6D7B"/>
    <w:rsid w:val="00F01457"/>
    <w:rsid w:val="00F03971"/>
    <w:rsid w:val="00F07C2A"/>
    <w:rsid w:val="00F10E2C"/>
    <w:rsid w:val="00F141AF"/>
    <w:rsid w:val="00F146D1"/>
    <w:rsid w:val="00F21628"/>
    <w:rsid w:val="00F25E57"/>
    <w:rsid w:val="00F47028"/>
    <w:rsid w:val="00F7500C"/>
    <w:rsid w:val="00F833F7"/>
    <w:rsid w:val="00F87555"/>
    <w:rsid w:val="00FA461B"/>
    <w:rsid w:val="00FB405A"/>
    <w:rsid w:val="00FC69AB"/>
    <w:rsid w:val="00FC7966"/>
    <w:rsid w:val="00FE5ED8"/>
    <w:rsid w:val="00FF2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line="240" w:lineRule="auto"/>
      <w:jc w:val="both"/>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line="240" w:lineRule="auto"/>
      <w:jc w:val="both"/>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jc w:val="both"/>
    </w:pPr>
    <w:rPr>
      <w:rFonts w:ascii="Times New Roman" w:hAnsi="Times New Roman"/>
      <w:sz w:val="24"/>
      <w:lang w:val="es-MX"/>
    </w:rPr>
  </w:style>
  <w:style w:type="paragraph" w:styleId="Descripcin">
    <w:name w:val="caption"/>
    <w:basedOn w:val="Normal"/>
    <w:next w:val="Normal"/>
    <w:unhideWhenUsed/>
    <w:qFormat/>
    <w:rsid w:val="002F0277"/>
    <w:pPr>
      <w:spacing w:after="200" w:line="240" w:lineRule="auto"/>
      <w:jc w:val="both"/>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784EF5"/>
  </w:style>
  <w:style w:type="paragraph" w:styleId="Subttulo">
    <w:name w:val="Subtitle"/>
    <w:basedOn w:val="Normal"/>
    <w:next w:val="Normal"/>
    <w:link w:val="SubttuloCar"/>
    <w:uiPriority w:val="11"/>
    <w:qFormat/>
    <w:rsid w:val="00A6787E"/>
    <w:pPr>
      <w:spacing w:after="0" w:line="240" w:lineRule="auto"/>
      <w:jc w:val="both"/>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A6787E"/>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A6787E"/>
    <w:pPr>
      <w:spacing w:after="0" w:line="240" w:lineRule="auto"/>
    </w:pPr>
    <w:rPr>
      <w:lang w:val="es-MX"/>
    </w:rPr>
  </w:style>
  <w:style w:type="paragraph" w:customStyle="1" w:styleId="Default">
    <w:name w:val="Default"/>
    <w:rsid w:val="00A6787E"/>
    <w:pPr>
      <w:autoSpaceDE w:val="0"/>
      <w:autoSpaceDN w:val="0"/>
      <w:adjustRightInd w:val="0"/>
      <w:spacing w:after="0" w:line="240" w:lineRule="auto"/>
    </w:pPr>
    <w:rPr>
      <w:rFonts w:ascii="Arial" w:hAnsi="Arial" w:cs="Arial"/>
      <w:color w:val="000000"/>
      <w:sz w:val="24"/>
      <w:szCs w:val="24"/>
      <w:lang w:val="es-MX"/>
    </w:rPr>
  </w:style>
  <w:style w:type="paragraph" w:styleId="Piedepgina">
    <w:name w:val="footer"/>
    <w:basedOn w:val="Normal"/>
    <w:link w:val="PiedepginaCar"/>
    <w:uiPriority w:val="99"/>
    <w:unhideWhenUsed/>
    <w:rsid w:val="00A6787E"/>
    <w:pPr>
      <w:tabs>
        <w:tab w:val="center" w:pos="4252"/>
        <w:tab w:val="right" w:pos="8504"/>
      </w:tabs>
      <w:spacing w:after="0" w:line="240" w:lineRule="auto"/>
      <w:jc w:val="both"/>
    </w:pPr>
    <w:rPr>
      <w:rFonts w:ascii="Times New Roman" w:hAnsi="Times New Roman"/>
      <w:sz w:val="24"/>
      <w:lang w:val="es-MX"/>
    </w:rPr>
  </w:style>
  <w:style w:type="character" w:customStyle="1" w:styleId="PiedepginaCar">
    <w:name w:val="Pie de página Car"/>
    <w:basedOn w:val="Fuentedeprrafopredeter"/>
    <w:link w:val="Piedepgina"/>
    <w:uiPriority w:val="99"/>
    <w:rsid w:val="00A6787E"/>
    <w:rPr>
      <w:rFonts w:ascii="Times New Roman" w:hAnsi="Times New Roman"/>
      <w:sz w:val="24"/>
      <w:lang w:val="es-MX"/>
    </w:rPr>
  </w:style>
  <w:style w:type="character" w:styleId="Nmerodepgina">
    <w:name w:val="page number"/>
    <w:basedOn w:val="Fuentedeprrafopredeter"/>
    <w:uiPriority w:val="99"/>
    <w:semiHidden/>
    <w:unhideWhenUsed/>
    <w:rsid w:val="00A6787E"/>
  </w:style>
  <w:style w:type="paragraph" w:styleId="Encabezado">
    <w:name w:val="header"/>
    <w:basedOn w:val="Normal"/>
    <w:link w:val="EncabezadoCar"/>
    <w:uiPriority w:val="99"/>
    <w:unhideWhenUsed/>
    <w:rsid w:val="00520C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0CF5"/>
  </w:style>
  <w:style w:type="paragraph" w:customStyle="1" w:styleId="Normalindentado1">
    <w:name w:val="Normal indentado 1"/>
    <w:basedOn w:val="Normal"/>
    <w:rsid w:val="00A97B88"/>
    <w:pPr>
      <w:spacing w:after="0" w:line="240" w:lineRule="auto"/>
      <w:ind w:left="300"/>
    </w:pPr>
    <w:rPr>
      <w:rFonts w:ascii="Arial" w:eastAsia="Times New Roman" w:hAnsi="Arial" w:cs="Times New Roman"/>
      <w:sz w:val="20"/>
      <w:szCs w:val="24"/>
      <w:lang w:val="es-ES" w:eastAsia="es-ES"/>
    </w:rPr>
  </w:style>
  <w:style w:type="paragraph" w:customStyle="1" w:styleId="guiazul">
    <w:name w:val="guiazul"/>
    <w:basedOn w:val="NormalWeb"/>
    <w:rsid w:val="00A97B88"/>
    <w:pPr>
      <w:spacing w:after="0"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A97B88"/>
    <w:rPr>
      <w:rFonts w:ascii="Times New Roman" w:hAnsi="Times New Roman" w:cs="Times New Roman"/>
      <w:sz w:val="24"/>
      <w:szCs w:val="24"/>
    </w:rPr>
  </w:style>
  <w:style w:type="paragraph" w:customStyle="1" w:styleId="Normalindentado3">
    <w:name w:val="Normal indentado 3"/>
    <w:basedOn w:val="Normal"/>
    <w:rsid w:val="00B84B8C"/>
    <w:pPr>
      <w:spacing w:after="0" w:line="240" w:lineRule="auto"/>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1A119B"/>
    <w:rPr>
      <w:lang w:val="es-MX"/>
    </w:rPr>
  </w:style>
  <w:style w:type="paragraph" w:customStyle="1" w:styleId="Normalindentado2">
    <w:name w:val="Normal indentado 2"/>
    <w:basedOn w:val="Normal"/>
    <w:rsid w:val="0099115D"/>
    <w:pPr>
      <w:spacing w:after="0" w:line="240" w:lineRule="auto"/>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1A119B"/>
    <w:rPr>
      <w:rFonts w:asciiTheme="majorHAnsi" w:eastAsiaTheme="majorEastAsia" w:hAnsiTheme="majorHAnsi" w:cstheme="majorBidi"/>
      <w:color w:val="2F5496" w:themeColor="accent1" w:themeShade="BF"/>
      <w:sz w:val="32"/>
      <w:szCs w:val="3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170">
      <w:bodyDiv w:val="1"/>
      <w:marLeft w:val="0"/>
      <w:marRight w:val="0"/>
      <w:marTop w:val="0"/>
      <w:marBottom w:val="0"/>
      <w:divBdr>
        <w:top w:val="none" w:sz="0" w:space="0" w:color="auto"/>
        <w:left w:val="none" w:sz="0" w:space="0" w:color="auto"/>
        <w:bottom w:val="none" w:sz="0" w:space="0" w:color="auto"/>
        <w:right w:val="none" w:sz="0" w:space="0" w:color="auto"/>
      </w:divBdr>
    </w:div>
    <w:div w:id="4863317">
      <w:bodyDiv w:val="1"/>
      <w:marLeft w:val="0"/>
      <w:marRight w:val="0"/>
      <w:marTop w:val="0"/>
      <w:marBottom w:val="0"/>
      <w:divBdr>
        <w:top w:val="none" w:sz="0" w:space="0" w:color="auto"/>
        <w:left w:val="none" w:sz="0" w:space="0" w:color="auto"/>
        <w:bottom w:val="none" w:sz="0" w:space="0" w:color="auto"/>
        <w:right w:val="none" w:sz="0" w:space="0" w:color="auto"/>
      </w:divBdr>
    </w:div>
    <w:div w:id="5250246">
      <w:bodyDiv w:val="1"/>
      <w:marLeft w:val="0"/>
      <w:marRight w:val="0"/>
      <w:marTop w:val="0"/>
      <w:marBottom w:val="0"/>
      <w:divBdr>
        <w:top w:val="none" w:sz="0" w:space="0" w:color="auto"/>
        <w:left w:val="none" w:sz="0" w:space="0" w:color="auto"/>
        <w:bottom w:val="none" w:sz="0" w:space="0" w:color="auto"/>
        <w:right w:val="none" w:sz="0" w:space="0" w:color="auto"/>
      </w:divBdr>
    </w:div>
    <w:div w:id="8024670">
      <w:bodyDiv w:val="1"/>
      <w:marLeft w:val="0"/>
      <w:marRight w:val="0"/>
      <w:marTop w:val="0"/>
      <w:marBottom w:val="0"/>
      <w:divBdr>
        <w:top w:val="none" w:sz="0" w:space="0" w:color="auto"/>
        <w:left w:val="none" w:sz="0" w:space="0" w:color="auto"/>
        <w:bottom w:val="none" w:sz="0" w:space="0" w:color="auto"/>
        <w:right w:val="none" w:sz="0" w:space="0" w:color="auto"/>
      </w:divBdr>
    </w:div>
    <w:div w:id="10375675">
      <w:bodyDiv w:val="1"/>
      <w:marLeft w:val="0"/>
      <w:marRight w:val="0"/>
      <w:marTop w:val="0"/>
      <w:marBottom w:val="0"/>
      <w:divBdr>
        <w:top w:val="none" w:sz="0" w:space="0" w:color="auto"/>
        <w:left w:val="none" w:sz="0" w:space="0" w:color="auto"/>
        <w:bottom w:val="none" w:sz="0" w:space="0" w:color="auto"/>
        <w:right w:val="none" w:sz="0" w:space="0" w:color="auto"/>
      </w:divBdr>
    </w:div>
    <w:div w:id="10883672">
      <w:bodyDiv w:val="1"/>
      <w:marLeft w:val="0"/>
      <w:marRight w:val="0"/>
      <w:marTop w:val="0"/>
      <w:marBottom w:val="0"/>
      <w:divBdr>
        <w:top w:val="none" w:sz="0" w:space="0" w:color="auto"/>
        <w:left w:val="none" w:sz="0" w:space="0" w:color="auto"/>
        <w:bottom w:val="none" w:sz="0" w:space="0" w:color="auto"/>
        <w:right w:val="none" w:sz="0" w:space="0" w:color="auto"/>
      </w:divBdr>
    </w:div>
    <w:div w:id="19360564">
      <w:bodyDiv w:val="1"/>
      <w:marLeft w:val="0"/>
      <w:marRight w:val="0"/>
      <w:marTop w:val="0"/>
      <w:marBottom w:val="0"/>
      <w:divBdr>
        <w:top w:val="none" w:sz="0" w:space="0" w:color="auto"/>
        <w:left w:val="none" w:sz="0" w:space="0" w:color="auto"/>
        <w:bottom w:val="none" w:sz="0" w:space="0" w:color="auto"/>
        <w:right w:val="none" w:sz="0" w:space="0" w:color="auto"/>
      </w:divBdr>
    </w:div>
    <w:div w:id="20715376">
      <w:bodyDiv w:val="1"/>
      <w:marLeft w:val="0"/>
      <w:marRight w:val="0"/>
      <w:marTop w:val="0"/>
      <w:marBottom w:val="0"/>
      <w:divBdr>
        <w:top w:val="none" w:sz="0" w:space="0" w:color="auto"/>
        <w:left w:val="none" w:sz="0" w:space="0" w:color="auto"/>
        <w:bottom w:val="none" w:sz="0" w:space="0" w:color="auto"/>
        <w:right w:val="none" w:sz="0" w:space="0" w:color="auto"/>
      </w:divBdr>
    </w:div>
    <w:div w:id="22707560">
      <w:bodyDiv w:val="1"/>
      <w:marLeft w:val="0"/>
      <w:marRight w:val="0"/>
      <w:marTop w:val="0"/>
      <w:marBottom w:val="0"/>
      <w:divBdr>
        <w:top w:val="none" w:sz="0" w:space="0" w:color="auto"/>
        <w:left w:val="none" w:sz="0" w:space="0" w:color="auto"/>
        <w:bottom w:val="none" w:sz="0" w:space="0" w:color="auto"/>
        <w:right w:val="none" w:sz="0" w:space="0" w:color="auto"/>
      </w:divBdr>
    </w:div>
    <w:div w:id="25300156">
      <w:bodyDiv w:val="1"/>
      <w:marLeft w:val="0"/>
      <w:marRight w:val="0"/>
      <w:marTop w:val="0"/>
      <w:marBottom w:val="0"/>
      <w:divBdr>
        <w:top w:val="none" w:sz="0" w:space="0" w:color="auto"/>
        <w:left w:val="none" w:sz="0" w:space="0" w:color="auto"/>
        <w:bottom w:val="none" w:sz="0" w:space="0" w:color="auto"/>
        <w:right w:val="none" w:sz="0" w:space="0" w:color="auto"/>
      </w:divBdr>
    </w:div>
    <w:div w:id="34158839">
      <w:bodyDiv w:val="1"/>
      <w:marLeft w:val="0"/>
      <w:marRight w:val="0"/>
      <w:marTop w:val="0"/>
      <w:marBottom w:val="0"/>
      <w:divBdr>
        <w:top w:val="none" w:sz="0" w:space="0" w:color="auto"/>
        <w:left w:val="none" w:sz="0" w:space="0" w:color="auto"/>
        <w:bottom w:val="none" w:sz="0" w:space="0" w:color="auto"/>
        <w:right w:val="none" w:sz="0" w:space="0" w:color="auto"/>
      </w:divBdr>
    </w:div>
    <w:div w:id="38820536">
      <w:bodyDiv w:val="1"/>
      <w:marLeft w:val="0"/>
      <w:marRight w:val="0"/>
      <w:marTop w:val="0"/>
      <w:marBottom w:val="0"/>
      <w:divBdr>
        <w:top w:val="none" w:sz="0" w:space="0" w:color="auto"/>
        <w:left w:val="none" w:sz="0" w:space="0" w:color="auto"/>
        <w:bottom w:val="none" w:sz="0" w:space="0" w:color="auto"/>
        <w:right w:val="none" w:sz="0" w:space="0" w:color="auto"/>
      </w:divBdr>
    </w:div>
    <w:div w:id="42750996">
      <w:bodyDiv w:val="1"/>
      <w:marLeft w:val="0"/>
      <w:marRight w:val="0"/>
      <w:marTop w:val="0"/>
      <w:marBottom w:val="0"/>
      <w:divBdr>
        <w:top w:val="none" w:sz="0" w:space="0" w:color="auto"/>
        <w:left w:val="none" w:sz="0" w:space="0" w:color="auto"/>
        <w:bottom w:val="none" w:sz="0" w:space="0" w:color="auto"/>
        <w:right w:val="none" w:sz="0" w:space="0" w:color="auto"/>
      </w:divBdr>
    </w:div>
    <w:div w:id="53091965">
      <w:bodyDiv w:val="1"/>
      <w:marLeft w:val="0"/>
      <w:marRight w:val="0"/>
      <w:marTop w:val="0"/>
      <w:marBottom w:val="0"/>
      <w:divBdr>
        <w:top w:val="none" w:sz="0" w:space="0" w:color="auto"/>
        <w:left w:val="none" w:sz="0" w:space="0" w:color="auto"/>
        <w:bottom w:val="none" w:sz="0" w:space="0" w:color="auto"/>
        <w:right w:val="none" w:sz="0" w:space="0" w:color="auto"/>
      </w:divBdr>
    </w:div>
    <w:div w:id="56830349">
      <w:bodyDiv w:val="1"/>
      <w:marLeft w:val="0"/>
      <w:marRight w:val="0"/>
      <w:marTop w:val="0"/>
      <w:marBottom w:val="0"/>
      <w:divBdr>
        <w:top w:val="none" w:sz="0" w:space="0" w:color="auto"/>
        <w:left w:val="none" w:sz="0" w:space="0" w:color="auto"/>
        <w:bottom w:val="none" w:sz="0" w:space="0" w:color="auto"/>
        <w:right w:val="none" w:sz="0" w:space="0" w:color="auto"/>
      </w:divBdr>
    </w:div>
    <w:div w:id="59988488">
      <w:bodyDiv w:val="1"/>
      <w:marLeft w:val="0"/>
      <w:marRight w:val="0"/>
      <w:marTop w:val="0"/>
      <w:marBottom w:val="0"/>
      <w:divBdr>
        <w:top w:val="none" w:sz="0" w:space="0" w:color="auto"/>
        <w:left w:val="none" w:sz="0" w:space="0" w:color="auto"/>
        <w:bottom w:val="none" w:sz="0" w:space="0" w:color="auto"/>
        <w:right w:val="none" w:sz="0" w:space="0" w:color="auto"/>
      </w:divBdr>
    </w:div>
    <w:div w:id="68502946">
      <w:bodyDiv w:val="1"/>
      <w:marLeft w:val="0"/>
      <w:marRight w:val="0"/>
      <w:marTop w:val="0"/>
      <w:marBottom w:val="0"/>
      <w:divBdr>
        <w:top w:val="none" w:sz="0" w:space="0" w:color="auto"/>
        <w:left w:val="none" w:sz="0" w:space="0" w:color="auto"/>
        <w:bottom w:val="none" w:sz="0" w:space="0" w:color="auto"/>
        <w:right w:val="none" w:sz="0" w:space="0" w:color="auto"/>
      </w:divBdr>
    </w:div>
    <w:div w:id="76709601">
      <w:bodyDiv w:val="1"/>
      <w:marLeft w:val="0"/>
      <w:marRight w:val="0"/>
      <w:marTop w:val="0"/>
      <w:marBottom w:val="0"/>
      <w:divBdr>
        <w:top w:val="none" w:sz="0" w:space="0" w:color="auto"/>
        <w:left w:val="none" w:sz="0" w:space="0" w:color="auto"/>
        <w:bottom w:val="none" w:sz="0" w:space="0" w:color="auto"/>
        <w:right w:val="none" w:sz="0" w:space="0" w:color="auto"/>
      </w:divBdr>
    </w:div>
    <w:div w:id="78842156">
      <w:bodyDiv w:val="1"/>
      <w:marLeft w:val="0"/>
      <w:marRight w:val="0"/>
      <w:marTop w:val="0"/>
      <w:marBottom w:val="0"/>
      <w:divBdr>
        <w:top w:val="none" w:sz="0" w:space="0" w:color="auto"/>
        <w:left w:val="none" w:sz="0" w:space="0" w:color="auto"/>
        <w:bottom w:val="none" w:sz="0" w:space="0" w:color="auto"/>
        <w:right w:val="none" w:sz="0" w:space="0" w:color="auto"/>
      </w:divBdr>
    </w:div>
    <w:div w:id="84301544">
      <w:bodyDiv w:val="1"/>
      <w:marLeft w:val="0"/>
      <w:marRight w:val="0"/>
      <w:marTop w:val="0"/>
      <w:marBottom w:val="0"/>
      <w:divBdr>
        <w:top w:val="none" w:sz="0" w:space="0" w:color="auto"/>
        <w:left w:val="none" w:sz="0" w:space="0" w:color="auto"/>
        <w:bottom w:val="none" w:sz="0" w:space="0" w:color="auto"/>
        <w:right w:val="none" w:sz="0" w:space="0" w:color="auto"/>
      </w:divBdr>
    </w:div>
    <w:div w:id="87233082">
      <w:bodyDiv w:val="1"/>
      <w:marLeft w:val="0"/>
      <w:marRight w:val="0"/>
      <w:marTop w:val="0"/>
      <w:marBottom w:val="0"/>
      <w:divBdr>
        <w:top w:val="none" w:sz="0" w:space="0" w:color="auto"/>
        <w:left w:val="none" w:sz="0" w:space="0" w:color="auto"/>
        <w:bottom w:val="none" w:sz="0" w:space="0" w:color="auto"/>
        <w:right w:val="none" w:sz="0" w:space="0" w:color="auto"/>
      </w:divBdr>
    </w:div>
    <w:div w:id="96415306">
      <w:bodyDiv w:val="1"/>
      <w:marLeft w:val="0"/>
      <w:marRight w:val="0"/>
      <w:marTop w:val="0"/>
      <w:marBottom w:val="0"/>
      <w:divBdr>
        <w:top w:val="none" w:sz="0" w:space="0" w:color="auto"/>
        <w:left w:val="none" w:sz="0" w:space="0" w:color="auto"/>
        <w:bottom w:val="none" w:sz="0" w:space="0" w:color="auto"/>
        <w:right w:val="none" w:sz="0" w:space="0" w:color="auto"/>
      </w:divBdr>
    </w:div>
    <w:div w:id="98379059">
      <w:bodyDiv w:val="1"/>
      <w:marLeft w:val="0"/>
      <w:marRight w:val="0"/>
      <w:marTop w:val="0"/>
      <w:marBottom w:val="0"/>
      <w:divBdr>
        <w:top w:val="none" w:sz="0" w:space="0" w:color="auto"/>
        <w:left w:val="none" w:sz="0" w:space="0" w:color="auto"/>
        <w:bottom w:val="none" w:sz="0" w:space="0" w:color="auto"/>
        <w:right w:val="none" w:sz="0" w:space="0" w:color="auto"/>
      </w:divBdr>
    </w:div>
    <w:div w:id="9961623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16677998">
      <w:bodyDiv w:val="1"/>
      <w:marLeft w:val="0"/>
      <w:marRight w:val="0"/>
      <w:marTop w:val="0"/>
      <w:marBottom w:val="0"/>
      <w:divBdr>
        <w:top w:val="none" w:sz="0" w:space="0" w:color="auto"/>
        <w:left w:val="none" w:sz="0" w:space="0" w:color="auto"/>
        <w:bottom w:val="none" w:sz="0" w:space="0" w:color="auto"/>
        <w:right w:val="none" w:sz="0" w:space="0" w:color="auto"/>
      </w:divBdr>
    </w:div>
    <w:div w:id="117264311">
      <w:bodyDiv w:val="1"/>
      <w:marLeft w:val="0"/>
      <w:marRight w:val="0"/>
      <w:marTop w:val="0"/>
      <w:marBottom w:val="0"/>
      <w:divBdr>
        <w:top w:val="none" w:sz="0" w:space="0" w:color="auto"/>
        <w:left w:val="none" w:sz="0" w:space="0" w:color="auto"/>
        <w:bottom w:val="none" w:sz="0" w:space="0" w:color="auto"/>
        <w:right w:val="none" w:sz="0" w:space="0" w:color="auto"/>
      </w:divBdr>
    </w:div>
    <w:div w:id="118840341">
      <w:bodyDiv w:val="1"/>
      <w:marLeft w:val="0"/>
      <w:marRight w:val="0"/>
      <w:marTop w:val="0"/>
      <w:marBottom w:val="0"/>
      <w:divBdr>
        <w:top w:val="none" w:sz="0" w:space="0" w:color="auto"/>
        <w:left w:val="none" w:sz="0" w:space="0" w:color="auto"/>
        <w:bottom w:val="none" w:sz="0" w:space="0" w:color="auto"/>
        <w:right w:val="none" w:sz="0" w:space="0" w:color="auto"/>
      </w:divBdr>
    </w:div>
    <w:div w:id="136343266">
      <w:bodyDiv w:val="1"/>
      <w:marLeft w:val="0"/>
      <w:marRight w:val="0"/>
      <w:marTop w:val="0"/>
      <w:marBottom w:val="0"/>
      <w:divBdr>
        <w:top w:val="none" w:sz="0" w:space="0" w:color="auto"/>
        <w:left w:val="none" w:sz="0" w:space="0" w:color="auto"/>
        <w:bottom w:val="none" w:sz="0" w:space="0" w:color="auto"/>
        <w:right w:val="none" w:sz="0" w:space="0" w:color="auto"/>
      </w:divBdr>
    </w:div>
    <w:div w:id="141820677">
      <w:bodyDiv w:val="1"/>
      <w:marLeft w:val="0"/>
      <w:marRight w:val="0"/>
      <w:marTop w:val="0"/>
      <w:marBottom w:val="0"/>
      <w:divBdr>
        <w:top w:val="none" w:sz="0" w:space="0" w:color="auto"/>
        <w:left w:val="none" w:sz="0" w:space="0" w:color="auto"/>
        <w:bottom w:val="none" w:sz="0" w:space="0" w:color="auto"/>
        <w:right w:val="none" w:sz="0" w:space="0" w:color="auto"/>
      </w:divBdr>
    </w:div>
    <w:div w:id="143551041">
      <w:bodyDiv w:val="1"/>
      <w:marLeft w:val="0"/>
      <w:marRight w:val="0"/>
      <w:marTop w:val="0"/>
      <w:marBottom w:val="0"/>
      <w:divBdr>
        <w:top w:val="none" w:sz="0" w:space="0" w:color="auto"/>
        <w:left w:val="none" w:sz="0" w:space="0" w:color="auto"/>
        <w:bottom w:val="none" w:sz="0" w:space="0" w:color="auto"/>
        <w:right w:val="none" w:sz="0" w:space="0" w:color="auto"/>
      </w:divBdr>
    </w:div>
    <w:div w:id="145126110">
      <w:bodyDiv w:val="1"/>
      <w:marLeft w:val="0"/>
      <w:marRight w:val="0"/>
      <w:marTop w:val="0"/>
      <w:marBottom w:val="0"/>
      <w:divBdr>
        <w:top w:val="none" w:sz="0" w:space="0" w:color="auto"/>
        <w:left w:val="none" w:sz="0" w:space="0" w:color="auto"/>
        <w:bottom w:val="none" w:sz="0" w:space="0" w:color="auto"/>
        <w:right w:val="none" w:sz="0" w:space="0" w:color="auto"/>
      </w:divBdr>
    </w:div>
    <w:div w:id="152571129">
      <w:bodyDiv w:val="1"/>
      <w:marLeft w:val="0"/>
      <w:marRight w:val="0"/>
      <w:marTop w:val="0"/>
      <w:marBottom w:val="0"/>
      <w:divBdr>
        <w:top w:val="none" w:sz="0" w:space="0" w:color="auto"/>
        <w:left w:val="none" w:sz="0" w:space="0" w:color="auto"/>
        <w:bottom w:val="none" w:sz="0" w:space="0" w:color="auto"/>
        <w:right w:val="none" w:sz="0" w:space="0" w:color="auto"/>
      </w:divBdr>
    </w:div>
    <w:div w:id="153841248">
      <w:bodyDiv w:val="1"/>
      <w:marLeft w:val="0"/>
      <w:marRight w:val="0"/>
      <w:marTop w:val="0"/>
      <w:marBottom w:val="0"/>
      <w:divBdr>
        <w:top w:val="none" w:sz="0" w:space="0" w:color="auto"/>
        <w:left w:val="none" w:sz="0" w:space="0" w:color="auto"/>
        <w:bottom w:val="none" w:sz="0" w:space="0" w:color="auto"/>
        <w:right w:val="none" w:sz="0" w:space="0" w:color="auto"/>
      </w:divBdr>
    </w:div>
    <w:div w:id="153842920">
      <w:bodyDiv w:val="1"/>
      <w:marLeft w:val="0"/>
      <w:marRight w:val="0"/>
      <w:marTop w:val="0"/>
      <w:marBottom w:val="0"/>
      <w:divBdr>
        <w:top w:val="none" w:sz="0" w:space="0" w:color="auto"/>
        <w:left w:val="none" w:sz="0" w:space="0" w:color="auto"/>
        <w:bottom w:val="none" w:sz="0" w:space="0" w:color="auto"/>
        <w:right w:val="none" w:sz="0" w:space="0" w:color="auto"/>
      </w:divBdr>
    </w:div>
    <w:div w:id="159926599">
      <w:bodyDiv w:val="1"/>
      <w:marLeft w:val="0"/>
      <w:marRight w:val="0"/>
      <w:marTop w:val="0"/>
      <w:marBottom w:val="0"/>
      <w:divBdr>
        <w:top w:val="none" w:sz="0" w:space="0" w:color="auto"/>
        <w:left w:val="none" w:sz="0" w:space="0" w:color="auto"/>
        <w:bottom w:val="none" w:sz="0" w:space="0" w:color="auto"/>
        <w:right w:val="none" w:sz="0" w:space="0" w:color="auto"/>
      </w:divBdr>
    </w:div>
    <w:div w:id="172452691">
      <w:bodyDiv w:val="1"/>
      <w:marLeft w:val="0"/>
      <w:marRight w:val="0"/>
      <w:marTop w:val="0"/>
      <w:marBottom w:val="0"/>
      <w:divBdr>
        <w:top w:val="none" w:sz="0" w:space="0" w:color="auto"/>
        <w:left w:val="none" w:sz="0" w:space="0" w:color="auto"/>
        <w:bottom w:val="none" w:sz="0" w:space="0" w:color="auto"/>
        <w:right w:val="none" w:sz="0" w:space="0" w:color="auto"/>
      </w:divBdr>
    </w:div>
    <w:div w:id="180052225">
      <w:bodyDiv w:val="1"/>
      <w:marLeft w:val="0"/>
      <w:marRight w:val="0"/>
      <w:marTop w:val="0"/>
      <w:marBottom w:val="0"/>
      <w:divBdr>
        <w:top w:val="none" w:sz="0" w:space="0" w:color="auto"/>
        <w:left w:val="none" w:sz="0" w:space="0" w:color="auto"/>
        <w:bottom w:val="none" w:sz="0" w:space="0" w:color="auto"/>
        <w:right w:val="none" w:sz="0" w:space="0" w:color="auto"/>
      </w:divBdr>
    </w:div>
    <w:div w:id="180364627">
      <w:bodyDiv w:val="1"/>
      <w:marLeft w:val="0"/>
      <w:marRight w:val="0"/>
      <w:marTop w:val="0"/>
      <w:marBottom w:val="0"/>
      <w:divBdr>
        <w:top w:val="none" w:sz="0" w:space="0" w:color="auto"/>
        <w:left w:val="none" w:sz="0" w:space="0" w:color="auto"/>
        <w:bottom w:val="none" w:sz="0" w:space="0" w:color="auto"/>
        <w:right w:val="none" w:sz="0" w:space="0" w:color="auto"/>
      </w:divBdr>
    </w:div>
    <w:div w:id="180626877">
      <w:bodyDiv w:val="1"/>
      <w:marLeft w:val="0"/>
      <w:marRight w:val="0"/>
      <w:marTop w:val="0"/>
      <w:marBottom w:val="0"/>
      <w:divBdr>
        <w:top w:val="none" w:sz="0" w:space="0" w:color="auto"/>
        <w:left w:val="none" w:sz="0" w:space="0" w:color="auto"/>
        <w:bottom w:val="none" w:sz="0" w:space="0" w:color="auto"/>
        <w:right w:val="none" w:sz="0" w:space="0" w:color="auto"/>
      </w:divBdr>
    </w:div>
    <w:div w:id="182787943">
      <w:bodyDiv w:val="1"/>
      <w:marLeft w:val="0"/>
      <w:marRight w:val="0"/>
      <w:marTop w:val="0"/>
      <w:marBottom w:val="0"/>
      <w:divBdr>
        <w:top w:val="none" w:sz="0" w:space="0" w:color="auto"/>
        <w:left w:val="none" w:sz="0" w:space="0" w:color="auto"/>
        <w:bottom w:val="none" w:sz="0" w:space="0" w:color="auto"/>
        <w:right w:val="none" w:sz="0" w:space="0" w:color="auto"/>
      </w:divBdr>
    </w:div>
    <w:div w:id="185408242">
      <w:bodyDiv w:val="1"/>
      <w:marLeft w:val="0"/>
      <w:marRight w:val="0"/>
      <w:marTop w:val="0"/>
      <w:marBottom w:val="0"/>
      <w:divBdr>
        <w:top w:val="none" w:sz="0" w:space="0" w:color="auto"/>
        <w:left w:val="none" w:sz="0" w:space="0" w:color="auto"/>
        <w:bottom w:val="none" w:sz="0" w:space="0" w:color="auto"/>
        <w:right w:val="none" w:sz="0" w:space="0" w:color="auto"/>
      </w:divBdr>
    </w:div>
    <w:div w:id="186918329">
      <w:bodyDiv w:val="1"/>
      <w:marLeft w:val="0"/>
      <w:marRight w:val="0"/>
      <w:marTop w:val="0"/>
      <w:marBottom w:val="0"/>
      <w:divBdr>
        <w:top w:val="none" w:sz="0" w:space="0" w:color="auto"/>
        <w:left w:val="none" w:sz="0" w:space="0" w:color="auto"/>
        <w:bottom w:val="none" w:sz="0" w:space="0" w:color="auto"/>
        <w:right w:val="none" w:sz="0" w:space="0" w:color="auto"/>
      </w:divBdr>
    </w:div>
    <w:div w:id="190145168">
      <w:bodyDiv w:val="1"/>
      <w:marLeft w:val="0"/>
      <w:marRight w:val="0"/>
      <w:marTop w:val="0"/>
      <w:marBottom w:val="0"/>
      <w:divBdr>
        <w:top w:val="none" w:sz="0" w:space="0" w:color="auto"/>
        <w:left w:val="none" w:sz="0" w:space="0" w:color="auto"/>
        <w:bottom w:val="none" w:sz="0" w:space="0" w:color="auto"/>
        <w:right w:val="none" w:sz="0" w:space="0" w:color="auto"/>
      </w:divBdr>
    </w:div>
    <w:div w:id="190843749">
      <w:bodyDiv w:val="1"/>
      <w:marLeft w:val="0"/>
      <w:marRight w:val="0"/>
      <w:marTop w:val="0"/>
      <w:marBottom w:val="0"/>
      <w:divBdr>
        <w:top w:val="none" w:sz="0" w:space="0" w:color="auto"/>
        <w:left w:val="none" w:sz="0" w:space="0" w:color="auto"/>
        <w:bottom w:val="none" w:sz="0" w:space="0" w:color="auto"/>
        <w:right w:val="none" w:sz="0" w:space="0" w:color="auto"/>
      </w:divBdr>
    </w:div>
    <w:div w:id="190992968">
      <w:bodyDiv w:val="1"/>
      <w:marLeft w:val="0"/>
      <w:marRight w:val="0"/>
      <w:marTop w:val="0"/>
      <w:marBottom w:val="0"/>
      <w:divBdr>
        <w:top w:val="none" w:sz="0" w:space="0" w:color="auto"/>
        <w:left w:val="none" w:sz="0" w:space="0" w:color="auto"/>
        <w:bottom w:val="none" w:sz="0" w:space="0" w:color="auto"/>
        <w:right w:val="none" w:sz="0" w:space="0" w:color="auto"/>
      </w:divBdr>
    </w:div>
    <w:div w:id="191043808">
      <w:bodyDiv w:val="1"/>
      <w:marLeft w:val="0"/>
      <w:marRight w:val="0"/>
      <w:marTop w:val="0"/>
      <w:marBottom w:val="0"/>
      <w:divBdr>
        <w:top w:val="none" w:sz="0" w:space="0" w:color="auto"/>
        <w:left w:val="none" w:sz="0" w:space="0" w:color="auto"/>
        <w:bottom w:val="none" w:sz="0" w:space="0" w:color="auto"/>
        <w:right w:val="none" w:sz="0" w:space="0" w:color="auto"/>
      </w:divBdr>
    </w:div>
    <w:div w:id="194932547">
      <w:bodyDiv w:val="1"/>
      <w:marLeft w:val="0"/>
      <w:marRight w:val="0"/>
      <w:marTop w:val="0"/>
      <w:marBottom w:val="0"/>
      <w:divBdr>
        <w:top w:val="none" w:sz="0" w:space="0" w:color="auto"/>
        <w:left w:val="none" w:sz="0" w:space="0" w:color="auto"/>
        <w:bottom w:val="none" w:sz="0" w:space="0" w:color="auto"/>
        <w:right w:val="none" w:sz="0" w:space="0" w:color="auto"/>
      </w:divBdr>
    </w:div>
    <w:div w:id="197351375">
      <w:bodyDiv w:val="1"/>
      <w:marLeft w:val="0"/>
      <w:marRight w:val="0"/>
      <w:marTop w:val="0"/>
      <w:marBottom w:val="0"/>
      <w:divBdr>
        <w:top w:val="none" w:sz="0" w:space="0" w:color="auto"/>
        <w:left w:val="none" w:sz="0" w:space="0" w:color="auto"/>
        <w:bottom w:val="none" w:sz="0" w:space="0" w:color="auto"/>
        <w:right w:val="none" w:sz="0" w:space="0" w:color="auto"/>
      </w:divBdr>
    </w:div>
    <w:div w:id="198324353">
      <w:bodyDiv w:val="1"/>
      <w:marLeft w:val="0"/>
      <w:marRight w:val="0"/>
      <w:marTop w:val="0"/>
      <w:marBottom w:val="0"/>
      <w:divBdr>
        <w:top w:val="none" w:sz="0" w:space="0" w:color="auto"/>
        <w:left w:val="none" w:sz="0" w:space="0" w:color="auto"/>
        <w:bottom w:val="none" w:sz="0" w:space="0" w:color="auto"/>
        <w:right w:val="none" w:sz="0" w:space="0" w:color="auto"/>
      </w:divBdr>
    </w:div>
    <w:div w:id="200360151">
      <w:bodyDiv w:val="1"/>
      <w:marLeft w:val="0"/>
      <w:marRight w:val="0"/>
      <w:marTop w:val="0"/>
      <w:marBottom w:val="0"/>
      <w:divBdr>
        <w:top w:val="none" w:sz="0" w:space="0" w:color="auto"/>
        <w:left w:val="none" w:sz="0" w:space="0" w:color="auto"/>
        <w:bottom w:val="none" w:sz="0" w:space="0" w:color="auto"/>
        <w:right w:val="none" w:sz="0" w:space="0" w:color="auto"/>
      </w:divBdr>
    </w:div>
    <w:div w:id="203641033">
      <w:bodyDiv w:val="1"/>
      <w:marLeft w:val="0"/>
      <w:marRight w:val="0"/>
      <w:marTop w:val="0"/>
      <w:marBottom w:val="0"/>
      <w:divBdr>
        <w:top w:val="none" w:sz="0" w:space="0" w:color="auto"/>
        <w:left w:val="none" w:sz="0" w:space="0" w:color="auto"/>
        <w:bottom w:val="none" w:sz="0" w:space="0" w:color="auto"/>
        <w:right w:val="none" w:sz="0" w:space="0" w:color="auto"/>
      </w:divBdr>
    </w:div>
    <w:div w:id="204489112">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11617088">
      <w:bodyDiv w:val="1"/>
      <w:marLeft w:val="0"/>
      <w:marRight w:val="0"/>
      <w:marTop w:val="0"/>
      <w:marBottom w:val="0"/>
      <w:divBdr>
        <w:top w:val="none" w:sz="0" w:space="0" w:color="auto"/>
        <w:left w:val="none" w:sz="0" w:space="0" w:color="auto"/>
        <w:bottom w:val="none" w:sz="0" w:space="0" w:color="auto"/>
        <w:right w:val="none" w:sz="0" w:space="0" w:color="auto"/>
      </w:divBdr>
    </w:div>
    <w:div w:id="223571199">
      <w:bodyDiv w:val="1"/>
      <w:marLeft w:val="0"/>
      <w:marRight w:val="0"/>
      <w:marTop w:val="0"/>
      <w:marBottom w:val="0"/>
      <w:divBdr>
        <w:top w:val="none" w:sz="0" w:space="0" w:color="auto"/>
        <w:left w:val="none" w:sz="0" w:space="0" w:color="auto"/>
        <w:bottom w:val="none" w:sz="0" w:space="0" w:color="auto"/>
        <w:right w:val="none" w:sz="0" w:space="0" w:color="auto"/>
      </w:divBdr>
    </w:div>
    <w:div w:id="224029516">
      <w:bodyDiv w:val="1"/>
      <w:marLeft w:val="0"/>
      <w:marRight w:val="0"/>
      <w:marTop w:val="0"/>
      <w:marBottom w:val="0"/>
      <w:divBdr>
        <w:top w:val="none" w:sz="0" w:space="0" w:color="auto"/>
        <w:left w:val="none" w:sz="0" w:space="0" w:color="auto"/>
        <w:bottom w:val="none" w:sz="0" w:space="0" w:color="auto"/>
        <w:right w:val="none" w:sz="0" w:space="0" w:color="auto"/>
      </w:divBdr>
    </w:div>
    <w:div w:id="225380855">
      <w:bodyDiv w:val="1"/>
      <w:marLeft w:val="0"/>
      <w:marRight w:val="0"/>
      <w:marTop w:val="0"/>
      <w:marBottom w:val="0"/>
      <w:divBdr>
        <w:top w:val="none" w:sz="0" w:space="0" w:color="auto"/>
        <w:left w:val="none" w:sz="0" w:space="0" w:color="auto"/>
        <w:bottom w:val="none" w:sz="0" w:space="0" w:color="auto"/>
        <w:right w:val="none" w:sz="0" w:space="0" w:color="auto"/>
      </w:divBdr>
    </w:div>
    <w:div w:id="228198559">
      <w:bodyDiv w:val="1"/>
      <w:marLeft w:val="0"/>
      <w:marRight w:val="0"/>
      <w:marTop w:val="0"/>
      <w:marBottom w:val="0"/>
      <w:divBdr>
        <w:top w:val="none" w:sz="0" w:space="0" w:color="auto"/>
        <w:left w:val="none" w:sz="0" w:space="0" w:color="auto"/>
        <w:bottom w:val="none" w:sz="0" w:space="0" w:color="auto"/>
        <w:right w:val="none" w:sz="0" w:space="0" w:color="auto"/>
      </w:divBdr>
    </w:div>
    <w:div w:id="231159250">
      <w:bodyDiv w:val="1"/>
      <w:marLeft w:val="0"/>
      <w:marRight w:val="0"/>
      <w:marTop w:val="0"/>
      <w:marBottom w:val="0"/>
      <w:divBdr>
        <w:top w:val="none" w:sz="0" w:space="0" w:color="auto"/>
        <w:left w:val="none" w:sz="0" w:space="0" w:color="auto"/>
        <w:bottom w:val="none" w:sz="0" w:space="0" w:color="auto"/>
        <w:right w:val="none" w:sz="0" w:space="0" w:color="auto"/>
      </w:divBdr>
    </w:div>
    <w:div w:id="242186745">
      <w:bodyDiv w:val="1"/>
      <w:marLeft w:val="0"/>
      <w:marRight w:val="0"/>
      <w:marTop w:val="0"/>
      <w:marBottom w:val="0"/>
      <w:divBdr>
        <w:top w:val="none" w:sz="0" w:space="0" w:color="auto"/>
        <w:left w:val="none" w:sz="0" w:space="0" w:color="auto"/>
        <w:bottom w:val="none" w:sz="0" w:space="0" w:color="auto"/>
        <w:right w:val="none" w:sz="0" w:space="0" w:color="auto"/>
      </w:divBdr>
    </w:div>
    <w:div w:id="247353125">
      <w:bodyDiv w:val="1"/>
      <w:marLeft w:val="0"/>
      <w:marRight w:val="0"/>
      <w:marTop w:val="0"/>
      <w:marBottom w:val="0"/>
      <w:divBdr>
        <w:top w:val="none" w:sz="0" w:space="0" w:color="auto"/>
        <w:left w:val="none" w:sz="0" w:space="0" w:color="auto"/>
        <w:bottom w:val="none" w:sz="0" w:space="0" w:color="auto"/>
        <w:right w:val="none" w:sz="0" w:space="0" w:color="auto"/>
      </w:divBdr>
    </w:div>
    <w:div w:id="252976122">
      <w:bodyDiv w:val="1"/>
      <w:marLeft w:val="0"/>
      <w:marRight w:val="0"/>
      <w:marTop w:val="0"/>
      <w:marBottom w:val="0"/>
      <w:divBdr>
        <w:top w:val="none" w:sz="0" w:space="0" w:color="auto"/>
        <w:left w:val="none" w:sz="0" w:space="0" w:color="auto"/>
        <w:bottom w:val="none" w:sz="0" w:space="0" w:color="auto"/>
        <w:right w:val="none" w:sz="0" w:space="0" w:color="auto"/>
      </w:divBdr>
    </w:div>
    <w:div w:id="253243501">
      <w:bodyDiv w:val="1"/>
      <w:marLeft w:val="0"/>
      <w:marRight w:val="0"/>
      <w:marTop w:val="0"/>
      <w:marBottom w:val="0"/>
      <w:divBdr>
        <w:top w:val="none" w:sz="0" w:space="0" w:color="auto"/>
        <w:left w:val="none" w:sz="0" w:space="0" w:color="auto"/>
        <w:bottom w:val="none" w:sz="0" w:space="0" w:color="auto"/>
        <w:right w:val="none" w:sz="0" w:space="0" w:color="auto"/>
      </w:divBdr>
    </w:div>
    <w:div w:id="256327623">
      <w:bodyDiv w:val="1"/>
      <w:marLeft w:val="0"/>
      <w:marRight w:val="0"/>
      <w:marTop w:val="0"/>
      <w:marBottom w:val="0"/>
      <w:divBdr>
        <w:top w:val="none" w:sz="0" w:space="0" w:color="auto"/>
        <w:left w:val="none" w:sz="0" w:space="0" w:color="auto"/>
        <w:bottom w:val="none" w:sz="0" w:space="0" w:color="auto"/>
        <w:right w:val="none" w:sz="0" w:space="0" w:color="auto"/>
      </w:divBdr>
    </w:div>
    <w:div w:id="260264880">
      <w:bodyDiv w:val="1"/>
      <w:marLeft w:val="0"/>
      <w:marRight w:val="0"/>
      <w:marTop w:val="0"/>
      <w:marBottom w:val="0"/>
      <w:divBdr>
        <w:top w:val="none" w:sz="0" w:space="0" w:color="auto"/>
        <w:left w:val="none" w:sz="0" w:space="0" w:color="auto"/>
        <w:bottom w:val="none" w:sz="0" w:space="0" w:color="auto"/>
        <w:right w:val="none" w:sz="0" w:space="0" w:color="auto"/>
      </w:divBdr>
    </w:div>
    <w:div w:id="266473417">
      <w:bodyDiv w:val="1"/>
      <w:marLeft w:val="0"/>
      <w:marRight w:val="0"/>
      <w:marTop w:val="0"/>
      <w:marBottom w:val="0"/>
      <w:divBdr>
        <w:top w:val="none" w:sz="0" w:space="0" w:color="auto"/>
        <w:left w:val="none" w:sz="0" w:space="0" w:color="auto"/>
        <w:bottom w:val="none" w:sz="0" w:space="0" w:color="auto"/>
        <w:right w:val="none" w:sz="0" w:space="0" w:color="auto"/>
      </w:divBdr>
    </w:div>
    <w:div w:id="274751998">
      <w:bodyDiv w:val="1"/>
      <w:marLeft w:val="0"/>
      <w:marRight w:val="0"/>
      <w:marTop w:val="0"/>
      <w:marBottom w:val="0"/>
      <w:divBdr>
        <w:top w:val="none" w:sz="0" w:space="0" w:color="auto"/>
        <w:left w:val="none" w:sz="0" w:space="0" w:color="auto"/>
        <w:bottom w:val="none" w:sz="0" w:space="0" w:color="auto"/>
        <w:right w:val="none" w:sz="0" w:space="0" w:color="auto"/>
      </w:divBdr>
    </w:div>
    <w:div w:id="276063965">
      <w:bodyDiv w:val="1"/>
      <w:marLeft w:val="0"/>
      <w:marRight w:val="0"/>
      <w:marTop w:val="0"/>
      <w:marBottom w:val="0"/>
      <w:divBdr>
        <w:top w:val="none" w:sz="0" w:space="0" w:color="auto"/>
        <w:left w:val="none" w:sz="0" w:space="0" w:color="auto"/>
        <w:bottom w:val="none" w:sz="0" w:space="0" w:color="auto"/>
        <w:right w:val="none" w:sz="0" w:space="0" w:color="auto"/>
      </w:divBdr>
    </w:div>
    <w:div w:id="278293976">
      <w:bodyDiv w:val="1"/>
      <w:marLeft w:val="0"/>
      <w:marRight w:val="0"/>
      <w:marTop w:val="0"/>
      <w:marBottom w:val="0"/>
      <w:divBdr>
        <w:top w:val="none" w:sz="0" w:space="0" w:color="auto"/>
        <w:left w:val="none" w:sz="0" w:space="0" w:color="auto"/>
        <w:bottom w:val="none" w:sz="0" w:space="0" w:color="auto"/>
        <w:right w:val="none" w:sz="0" w:space="0" w:color="auto"/>
      </w:divBdr>
    </w:div>
    <w:div w:id="281884422">
      <w:bodyDiv w:val="1"/>
      <w:marLeft w:val="0"/>
      <w:marRight w:val="0"/>
      <w:marTop w:val="0"/>
      <w:marBottom w:val="0"/>
      <w:divBdr>
        <w:top w:val="none" w:sz="0" w:space="0" w:color="auto"/>
        <w:left w:val="none" w:sz="0" w:space="0" w:color="auto"/>
        <w:bottom w:val="none" w:sz="0" w:space="0" w:color="auto"/>
        <w:right w:val="none" w:sz="0" w:space="0" w:color="auto"/>
      </w:divBdr>
    </w:div>
    <w:div w:id="282228195">
      <w:bodyDiv w:val="1"/>
      <w:marLeft w:val="0"/>
      <w:marRight w:val="0"/>
      <w:marTop w:val="0"/>
      <w:marBottom w:val="0"/>
      <w:divBdr>
        <w:top w:val="none" w:sz="0" w:space="0" w:color="auto"/>
        <w:left w:val="none" w:sz="0" w:space="0" w:color="auto"/>
        <w:bottom w:val="none" w:sz="0" w:space="0" w:color="auto"/>
        <w:right w:val="none" w:sz="0" w:space="0" w:color="auto"/>
      </w:divBdr>
    </w:div>
    <w:div w:id="282463007">
      <w:bodyDiv w:val="1"/>
      <w:marLeft w:val="0"/>
      <w:marRight w:val="0"/>
      <w:marTop w:val="0"/>
      <w:marBottom w:val="0"/>
      <w:divBdr>
        <w:top w:val="none" w:sz="0" w:space="0" w:color="auto"/>
        <w:left w:val="none" w:sz="0" w:space="0" w:color="auto"/>
        <w:bottom w:val="none" w:sz="0" w:space="0" w:color="auto"/>
        <w:right w:val="none" w:sz="0" w:space="0" w:color="auto"/>
      </w:divBdr>
    </w:div>
    <w:div w:id="283732455">
      <w:bodyDiv w:val="1"/>
      <w:marLeft w:val="0"/>
      <w:marRight w:val="0"/>
      <w:marTop w:val="0"/>
      <w:marBottom w:val="0"/>
      <w:divBdr>
        <w:top w:val="none" w:sz="0" w:space="0" w:color="auto"/>
        <w:left w:val="none" w:sz="0" w:space="0" w:color="auto"/>
        <w:bottom w:val="none" w:sz="0" w:space="0" w:color="auto"/>
        <w:right w:val="none" w:sz="0" w:space="0" w:color="auto"/>
      </w:divBdr>
    </w:div>
    <w:div w:id="284586607">
      <w:bodyDiv w:val="1"/>
      <w:marLeft w:val="0"/>
      <w:marRight w:val="0"/>
      <w:marTop w:val="0"/>
      <w:marBottom w:val="0"/>
      <w:divBdr>
        <w:top w:val="none" w:sz="0" w:space="0" w:color="auto"/>
        <w:left w:val="none" w:sz="0" w:space="0" w:color="auto"/>
        <w:bottom w:val="none" w:sz="0" w:space="0" w:color="auto"/>
        <w:right w:val="none" w:sz="0" w:space="0" w:color="auto"/>
      </w:divBdr>
    </w:div>
    <w:div w:id="289018221">
      <w:bodyDiv w:val="1"/>
      <w:marLeft w:val="0"/>
      <w:marRight w:val="0"/>
      <w:marTop w:val="0"/>
      <w:marBottom w:val="0"/>
      <w:divBdr>
        <w:top w:val="none" w:sz="0" w:space="0" w:color="auto"/>
        <w:left w:val="none" w:sz="0" w:space="0" w:color="auto"/>
        <w:bottom w:val="none" w:sz="0" w:space="0" w:color="auto"/>
        <w:right w:val="none" w:sz="0" w:space="0" w:color="auto"/>
      </w:divBdr>
    </w:div>
    <w:div w:id="290405807">
      <w:bodyDiv w:val="1"/>
      <w:marLeft w:val="0"/>
      <w:marRight w:val="0"/>
      <w:marTop w:val="0"/>
      <w:marBottom w:val="0"/>
      <w:divBdr>
        <w:top w:val="none" w:sz="0" w:space="0" w:color="auto"/>
        <w:left w:val="none" w:sz="0" w:space="0" w:color="auto"/>
        <w:bottom w:val="none" w:sz="0" w:space="0" w:color="auto"/>
        <w:right w:val="none" w:sz="0" w:space="0" w:color="auto"/>
      </w:divBdr>
    </w:div>
    <w:div w:id="295650505">
      <w:bodyDiv w:val="1"/>
      <w:marLeft w:val="0"/>
      <w:marRight w:val="0"/>
      <w:marTop w:val="0"/>
      <w:marBottom w:val="0"/>
      <w:divBdr>
        <w:top w:val="none" w:sz="0" w:space="0" w:color="auto"/>
        <w:left w:val="none" w:sz="0" w:space="0" w:color="auto"/>
        <w:bottom w:val="none" w:sz="0" w:space="0" w:color="auto"/>
        <w:right w:val="none" w:sz="0" w:space="0" w:color="auto"/>
      </w:divBdr>
    </w:div>
    <w:div w:id="297999580">
      <w:bodyDiv w:val="1"/>
      <w:marLeft w:val="0"/>
      <w:marRight w:val="0"/>
      <w:marTop w:val="0"/>
      <w:marBottom w:val="0"/>
      <w:divBdr>
        <w:top w:val="none" w:sz="0" w:space="0" w:color="auto"/>
        <w:left w:val="none" w:sz="0" w:space="0" w:color="auto"/>
        <w:bottom w:val="none" w:sz="0" w:space="0" w:color="auto"/>
        <w:right w:val="none" w:sz="0" w:space="0" w:color="auto"/>
      </w:divBdr>
    </w:div>
    <w:div w:id="300810756">
      <w:bodyDiv w:val="1"/>
      <w:marLeft w:val="0"/>
      <w:marRight w:val="0"/>
      <w:marTop w:val="0"/>
      <w:marBottom w:val="0"/>
      <w:divBdr>
        <w:top w:val="none" w:sz="0" w:space="0" w:color="auto"/>
        <w:left w:val="none" w:sz="0" w:space="0" w:color="auto"/>
        <w:bottom w:val="none" w:sz="0" w:space="0" w:color="auto"/>
        <w:right w:val="none" w:sz="0" w:space="0" w:color="auto"/>
      </w:divBdr>
    </w:div>
    <w:div w:id="302270310">
      <w:bodyDiv w:val="1"/>
      <w:marLeft w:val="0"/>
      <w:marRight w:val="0"/>
      <w:marTop w:val="0"/>
      <w:marBottom w:val="0"/>
      <w:divBdr>
        <w:top w:val="none" w:sz="0" w:space="0" w:color="auto"/>
        <w:left w:val="none" w:sz="0" w:space="0" w:color="auto"/>
        <w:bottom w:val="none" w:sz="0" w:space="0" w:color="auto"/>
        <w:right w:val="none" w:sz="0" w:space="0" w:color="auto"/>
      </w:divBdr>
    </w:div>
    <w:div w:id="302472042">
      <w:bodyDiv w:val="1"/>
      <w:marLeft w:val="0"/>
      <w:marRight w:val="0"/>
      <w:marTop w:val="0"/>
      <w:marBottom w:val="0"/>
      <w:divBdr>
        <w:top w:val="none" w:sz="0" w:space="0" w:color="auto"/>
        <w:left w:val="none" w:sz="0" w:space="0" w:color="auto"/>
        <w:bottom w:val="none" w:sz="0" w:space="0" w:color="auto"/>
        <w:right w:val="none" w:sz="0" w:space="0" w:color="auto"/>
      </w:divBdr>
    </w:div>
    <w:div w:id="306709751">
      <w:bodyDiv w:val="1"/>
      <w:marLeft w:val="0"/>
      <w:marRight w:val="0"/>
      <w:marTop w:val="0"/>
      <w:marBottom w:val="0"/>
      <w:divBdr>
        <w:top w:val="none" w:sz="0" w:space="0" w:color="auto"/>
        <w:left w:val="none" w:sz="0" w:space="0" w:color="auto"/>
        <w:bottom w:val="none" w:sz="0" w:space="0" w:color="auto"/>
        <w:right w:val="none" w:sz="0" w:space="0" w:color="auto"/>
      </w:divBdr>
    </w:div>
    <w:div w:id="312226110">
      <w:bodyDiv w:val="1"/>
      <w:marLeft w:val="0"/>
      <w:marRight w:val="0"/>
      <w:marTop w:val="0"/>
      <w:marBottom w:val="0"/>
      <w:divBdr>
        <w:top w:val="none" w:sz="0" w:space="0" w:color="auto"/>
        <w:left w:val="none" w:sz="0" w:space="0" w:color="auto"/>
        <w:bottom w:val="none" w:sz="0" w:space="0" w:color="auto"/>
        <w:right w:val="none" w:sz="0" w:space="0" w:color="auto"/>
      </w:divBdr>
    </w:div>
    <w:div w:id="325524044">
      <w:bodyDiv w:val="1"/>
      <w:marLeft w:val="0"/>
      <w:marRight w:val="0"/>
      <w:marTop w:val="0"/>
      <w:marBottom w:val="0"/>
      <w:divBdr>
        <w:top w:val="none" w:sz="0" w:space="0" w:color="auto"/>
        <w:left w:val="none" w:sz="0" w:space="0" w:color="auto"/>
        <w:bottom w:val="none" w:sz="0" w:space="0" w:color="auto"/>
        <w:right w:val="none" w:sz="0" w:space="0" w:color="auto"/>
      </w:divBdr>
    </w:div>
    <w:div w:id="326324883">
      <w:bodyDiv w:val="1"/>
      <w:marLeft w:val="0"/>
      <w:marRight w:val="0"/>
      <w:marTop w:val="0"/>
      <w:marBottom w:val="0"/>
      <w:divBdr>
        <w:top w:val="none" w:sz="0" w:space="0" w:color="auto"/>
        <w:left w:val="none" w:sz="0" w:space="0" w:color="auto"/>
        <w:bottom w:val="none" w:sz="0" w:space="0" w:color="auto"/>
        <w:right w:val="none" w:sz="0" w:space="0" w:color="auto"/>
      </w:divBdr>
    </w:div>
    <w:div w:id="329604882">
      <w:bodyDiv w:val="1"/>
      <w:marLeft w:val="0"/>
      <w:marRight w:val="0"/>
      <w:marTop w:val="0"/>
      <w:marBottom w:val="0"/>
      <w:divBdr>
        <w:top w:val="none" w:sz="0" w:space="0" w:color="auto"/>
        <w:left w:val="none" w:sz="0" w:space="0" w:color="auto"/>
        <w:bottom w:val="none" w:sz="0" w:space="0" w:color="auto"/>
        <w:right w:val="none" w:sz="0" w:space="0" w:color="auto"/>
      </w:divBdr>
    </w:div>
    <w:div w:id="331836610">
      <w:bodyDiv w:val="1"/>
      <w:marLeft w:val="0"/>
      <w:marRight w:val="0"/>
      <w:marTop w:val="0"/>
      <w:marBottom w:val="0"/>
      <w:divBdr>
        <w:top w:val="none" w:sz="0" w:space="0" w:color="auto"/>
        <w:left w:val="none" w:sz="0" w:space="0" w:color="auto"/>
        <w:bottom w:val="none" w:sz="0" w:space="0" w:color="auto"/>
        <w:right w:val="none" w:sz="0" w:space="0" w:color="auto"/>
      </w:divBdr>
    </w:div>
    <w:div w:id="331882134">
      <w:bodyDiv w:val="1"/>
      <w:marLeft w:val="0"/>
      <w:marRight w:val="0"/>
      <w:marTop w:val="0"/>
      <w:marBottom w:val="0"/>
      <w:divBdr>
        <w:top w:val="none" w:sz="0" w:space="0" w:color="auto"/>
        <w:left w:val="none" w:sz="0" w:space="0" w:color="auto"/>
        <w:bottom w:val="none" w:sz="0" w:space="0" w:color="auto"/>
        <w:right w:val="none" w:sz="0" w:space="0" w:color="auto"/>
      </w:divBdr>
    </w:div>
    <w:div w:id="338580969">
      <w:bodyDiv w:val="1"/>
      <w:marLeft w:val="0"/>
      <w:marRight w:val="0"/>
      <w:marTop w:val="0"/>
      <w:marBottom w:val="0"/>
      <w:divBdr>
        <w:top w:val="none" w:sz="0" w:space="0" w:color="auto"/>
        <w:left w:val="none" w:sz="0" w:space="0" w:color="auto"/>
        <w:bottom w:val="none" w:sz="0" w:space="0" w:color="auto"/>
        <w:right w:val="none" w:sz="0" w:space="0" w:color="auto"/>
      </w:divBdr>
    </w:div>
    <w:div w:id="343094892">
      <w:bodyDiv w:val="1"/>
      <w:marLeft w:val="0"/>
      <w:marRight w:val="0"/>
      <w:marTop w:val="0"/>
      <w:marBottom w:val="0"/>
      <w:divBdr>
        <w:top w:val="none" w:sz="0" w:space="0" w:color="auto"/>
        <w:left w:val="none" w:sz="0" w:space="0" w:color="auto"/>
        <w:bottom w:val="none" w:sz="0" w:space="0" w:color="auto"/>
        <w:right w:val="none" w:sz="0" w:space="0" w:color="auto"/>
      </w:divBdr>
    </w:div>
    <w:div w:id="343365910">
      <w:bodyDiv w:val="1"/>
      <w:marLeft w:val="0"/>
      <w:marRight w:val="0"/>
      <w:marTop w:val="0"/>
      <w:marBottom w:val="0"/>
      <w:divBdr>
        <w:top w:val="none" w:sz="0" w:space="0" w:color="auto"/>
        <w:left w:val="none" w:sz="0" w:space="0" w:color="auto"/>
        <w:bottom w:val="none" w:sz="0" w:space="0" w:color="auto"/>
        <w:right w:val="none" w:sz="0" w:space="0" w:color="auto"/>
      </w:divBdr>
    </w:div>
    <w:div w:id="353116384">
      <w:bodyDiv w:val="1"/>
      <w:marLeft w:val="0"/>
      <w:marRight w:val="0"/>
      <w:marTop w:val="0"/>
      <w:marBottom w:val="0"/>
      <w:divBdr>
        <w:top w:val="none" w:sz="0" w:space="0" w:color="auto"/>
        <w:left w:val="none" w:sz="0" w:space="0" w:color="auto"/>
        <w:bottom w:val="none" w:sz="0" w:space="0" w:color="auto"/>
        <w:right w:val="none" w:sz="0" w:space="0" w:color="auto"/>
      </w:divBdr>
    </w:div>
    <w:div w:id="357661756">
      <w:bodyDiv w:val="1"/>
      <w:marLeft w:val="0"/>
      <w:marRight w:val="0"/>
      <w:marTop w:val="0"/>
      <w:marBottom w:val="0"/>
      <w:divBdr>
        <w:top w:val="none" w:sz="0" w:space="0" w:color="auto"/>
        <w:left w:val="none" w:sz="0" w:space="0" w:color="auto"/>
        <w:bottom w:val="none" w:sz="0" w:space="0" w:color="auto"/>
        <w:right w:val="none" w:sz="0" w:space="0" w:color="auto"/>
      </w:divBdr>
    </w:div>
    <w:div w:id="358703520">
      <w:bodyDiv w:val="1"/>
      <w:marLeft w:val="0"/>
      <w:marRight w:val="0"/>
      <w:marTop w:val="0"/>
      <w:marBottom w:val="0"/>
      <w:divBdr>
        <w:top w:val="none" w:sz="0" w:space="0" w:color="auto"/>
        <w:left w:val="none" w:sz="0" w:space="0" w:color="auto"/>
        <w:bottom w:val="none" w:sz="0" w:space="0" w:color="auto"/>
        <w:right w:val="none" w:sz="0" w:space="0" w:color="auto"/>
      </w:divBdr>
    </w:div>
    <w:div w:id="359742693">
      <w:bodyDiv w:val="1"/>
      <w:marLeft w:val="0"/>
      <w:marRight w:val="0"/>
      <w:marTop w:val="0"/>
      <w:marBottom w:val="0"/>
      <w:divBdr>
        <w:top w:val="none" w:sz="0" w:space="0" w:color="auto"/>
        <w:left w:val="none" w:sz="0" w:space="0" w:color="auto"/>
        <w:bottom w:val="none" w:sz="0" w:space="0" w:color="auto"/>
        <w:right w:val="none" w:sz="0" w:space="0" w:color="auto"/>
      </w:divBdr>
    </w:div>
    <w:div w:id="361590668">
      <w:bodyDiv w:val="1"/>
      <w:marLeft w:val="0"/>
      <w:marRight w:val="0"/>
      <w:marTop w:val="0"/>
      <w:marBottom w:val="0"/>
      <w:divBdr>
        <w:top w:val="none" w:sz="0" w:space="0" w:color="auto"/>
        <w:left w:val="none" w:sz="0" w:space="0" w:color="auto"/>
        <w:bottom w:val="none" w:sz="0" w:space="0" w:color="auto"/>
        <w:right w:val="none" w:sz="0" w:space="0" w:color="auto"/>
      </w:divBdr>
    </w:div>
    <w:div w:id="363942385">
      <w:bodyDiv w:val="1"/>
      <w:marLeft w:val="0"/>
      <w:marRight w:val="0"/>
      <w:marTop w:val="0"/>
      <w:marBottom w:val="0"/>
      <w:divBdr>
        <w:top w:val="none" w:sz="0" w:space="0" w:color="auto"/>
        <w:left w:val="none" w:sz="0" w:space="0" w:color="auto"/>
        <w:bottom w:val="none" w:sz="0" w:space="0" w:color="auto"/>
        <w:right w:val="none" w:sz="0" w:space="0" w:color="auto"/>
      </w:divBdr>
    </w:div>
    <w:div w:id="364135818">
      <w:bodyDiv w:val="1"/>
      <w:marLeft w:val="0"/>
      <w:marRight w:val="0"/>
      <w:marTop w:val="0"/>
      <w:marBottom w:val="0"/>
      <w:divBdr>
        <w:top w:val="none" w:sz="0" w:space="0" w:color="auto"/>
        <w:left w:val="none" w:sz="0" w:space="0" w:color="auto"/>
        <w:bottom w:val="none" w:sz="0" w:space="0" w:color="auto"/>
        <w:right w:val="none" w:sz="0" w:space="0" w:color="auto"/>
      </w:divBdr>
    </w:div>
    <w:div w:id="365562459">
      <w:bodyDiv w:val="1"/>
      <w:marLeft w:val="0"/>
      <w:marRight w:val="0"/>
      <w:marTop w:val="0"/>
      <w:marBottom w:val="0"/>
      <w:divBdr>
        <w:top w:val="none" w:sz="0" w:space="0" w:color="auto"/>
        <w:left w:val="none" w:sz="0" w:space="0" w:color="auto"/>
        <w:bottom w:val="none" w:sz="0" w:space="0" w:color="auto"/>
        <w:right w:val="none" w:sz="0" w:space="0" w:color="auto"/>
      </w:divBdr>
    </w:div>
    <w:div w:id="367873458">
      <w:bodyDiv w:val="1"/>
      <w:marLeft w:val="0"/>
      <w:marRight w:val="0"/>
      <w:marTop w:val="0"/>
      <w:marBottom w:val="0"/>
      <w:divBdr>
        <w:top w:val="none" w:sz="0" w:space="0" w:color="auto"/>
        <w:left w:val="none" w:sz="0" w:space="0" w:color="auto"/>
        <w:bottom w:val="none" w:sz="0" w:space="0" w:color="auto"/>
        <w:right w:val="none" w:sz="0" w:space="0" w:color="auto"/>
      </w:divBdr>
    </w:div>
    <w:div w:id="371155737">
      <w:bodyDiv w:val="1"/>
      <w:marLeft w:val="0"/>
      <w:marRight w:val="0"/>
      <w:marTop w:val="0"/>
      <w:marBottom w:val="0"/>
      <w:divBdr>
        <w:top w:val="none" w:sz="0" w:space="0" w:color="auto"/>
        <w:left w:val="none" w:sz="0" w:space="0" w:color="auto"/>
        <w:bottom w:val="none" w:sz="0" w:space="0" w:color="auto"/>
        <w:right w:val="none" w:sz="0" w:space="0" w:color="auto"/>
      </w:divBdr>
    </w:div>
    <w:div w:id="375399005">
      <w:bodyDiv w:val="1"/>
      <w:marLeft w:val="0"/>
      <w:marRight w:val="0"/>
      <w:marTop w:val="0"/>
      <w:marBottom w:val="0"/>
      <w:divBdr>
        <w:top w:val="none" w:sz="0" w:space="0" w:color="auto"/>
        <w:left w:val="none" w:sz="0" w:space="0" w:color="auto"/>
        <w:bottom w:val="none" w:sz="0" w:space="0" w:color="auto"/>
        <w:right w:val="none" w:sz="0" w:space="0" w:color="auto"/>
      </w:divBdr>
    </w:div>
    <w:div w:id="378091242">
      <w:bodyDiv w:val="1"/>
      <w:marLeft w:val="0"/>
      <w:marRight w:val="0"/>
      <w:marTop w:val="0"/>
      <w:marBottom w:val="0"/>
      <w:divBdr>
        <w:top w:val="none" w:sz="0" w:space="0" w:color="auto"/>
        <w:left w:val="none" w:sz="0" w:space="0" w:color="auto"/>
        <w:bottom w:val="none" w:sz="0" w:space="0" w:color="auto"/>
        <w:right w:val="none" w:sz="0" w:space="0" w:color="auto"/>
      </w:divBdr>
    </w:div>
    <w:div w:id="379281488">
      <w:bodyDiv w:val="1"/>
      <w:marLeft w:val="0"/>
      <w:marRight w:val="0"/>
      <w:marTop w:val="0"/>
      <w:marBottom w:val="0"/>
      <w:divBdr>
        <w:top w:val="none" w:sz="0" w:space="0" w:color="auto"/>
        <w:left w:val="none" w:sz="0" w:space="0" w:color="auto"/>
        <w:bottom w:val="none" w:sz="0" w:space="0" w:color="auto"/>
        <w:right w:val="none" w:sz="0" w:space="0" w:color="auto"/>
      </w:divBdr>
    </w:div>
    <w:div w:id="391125985">
      <w:bodyDiv w:val="1"/>
      <w:marLeft w:val="0"/>
      <w:marRight w:val="0"/>
      <w:marTop w:val="0"/>
      <w:marBottom w:val="0"/>
      <w:divBdr>
        <w:top w:val="none" w:sz="0" w:space="0" w:color="auto"/>
        <w:left w:val="none" w:sz="0" w:space="0" w:color="auto"/>
        <w:bottom w:val="none" w:sz="0" w:space="0" w:color="auto"/>
        <w:right w:val="none" w:sz="0" w:space="0" w:color="auto"/>
      </w:divBdr>
    </w:div>
    <w:div w:id="392169010">
      <w:bodyDiv w:val="1"/>
      <w:marLeft w:val="0"/>
      <w:marRight w:val="0"/>
      <w:marTop w:val="0"/>
      <w:marBottom w:val="0"/>
      <w:divBdr>
        <w:top w:val="none" w:sz="0" w:space="0" w:color="auto"/>
        <w:left w:val="none" w:sz="0" w:space="0" w:color="auto"/>
        <w:bottom w:val="none" w:sz="0" w:space="0" w:color="auto"/>
        <w:right w:val="none" w:sz="0" w:space="0" w:color="auto"/>
      </w:divBdr>
    </w:div>
    <w:div w:id="394744449">
      <w:bodyDiv w:val="1"/>
      <w:marLeft w:val="0"/>
      <w:marRight w:val="0"/>
      <w:marTop w:val="0"/>
      <w:marBottom w:val="0"/>
      <w:divBdr>
        <w:top w:val="none" w:sz="0" w:space="0" w:color="auto"/>
        <w:left w:val="none" w:sz="0" w:space="0" w:color="auto"/>
        <w:bottom w:val="none" w:sz="0" w:space="0" w:color="auto"/>
        <w:right w:val="none" w:sz="0" w:space="0" w:color="auto"/>
      </w:divBdr>
    </w:div>
    <w:div w:id="395859732">
      <w:bodyDiv w:val="1"/>
      <w:marLeft w:val="0"/>
      <w:marRight w:val="0"/>
      <w:marTop w:val="0"/>
      <w:marBottom w:val="0"/>
      <w:divBdr>
        <w:top w:val="none" w:sz="0" w:space="0" w:color="auto"/>
        <w:left w:val="none" w:sz="0" w:space="0" w:color="auto"/>
        <w:bottom w:val="none" w:sz="0" w:space="0" w:color="auto"/>
        <w:right w:val="none" w:sz="0" w:space="0" w:color="auto"/>
      </w:divBdr>
    </w:div>
    <w:div w:id="401297535">
      <w:bodyDiv w:val="1"/>
      <w:marLeft w:val="0"/>
      <w:marRight w:val="0"/>
      <w:marTop w:val="0"/>
      <w:marBottom w:val="0"/>
      <w:divBdr>
        <w:top w:val="none" w:sz="0" w:space="0" w:color="auto"/>
        <w:left w:val="none" w:sz="0" w:space="0" w:color="auto"/>
        <w:bottom w:val="none" w:sz="0" w:space="0" w:color="auto"/>
        <w:right w:val="none" w:sz="0" w:space="0" w:color="auto"/>
      </w:divBdr>
    </w:div>
    <w:div w:id="414088560">
      <w:bodyDiv w:val="1"/>
      <w:marLeft w:val="0"/>
      <w:marRight w:val="0"/>
      <w:marTop w:val="0"/>
      <w:marBottom w:val="0"/>
      <w:divBdr>
        <w:top w:val="none" w:sz="0" w:space="0" w:color="auto"/>
        <w:left w:val="none" w:sz="0" w:space="0" w:color="auto"/>
        <w:bottom w:val="none" w:sz="0" w:space="0" w:color="auto"/>
        <w:right w:val="none" w:sz="0" w:space="0" w:color="auto"/>
      </w:divBdr>
    </w:div>
    <w:div w:id="414598295">
      <w:bodyDiv w:val="1"/>
      <w:marLeft w:val="0"/>
      <w:marRight w:val="0"/>
      <w:marTop w:val="0"/>
      <w:marBottom w:val="0"/>
      <w:divBdr>
        <w:top w:val="none" w:sz="0" w:space="0" w:color="auto"/>
        <w:left w:val="none" w:sz="0" w:space="0" w:color="auto"/>
        <w:bottom w:val="none" w:sz="0" w:space="0" w:color="auto"/>
        <w:right w:val="none" w:sz="0" w:space="0" w:color="auto"/>
      </w:divBdr>
    </w:div>
    <w:div w:id="422075122">
      <w:bodyDiv w:val="1"/>
      <w:marLeft w:val="0"/>
      <w:marRight w:val="0"/>
      <w:marTop w:val="0"/>
      <w:marBottom w:val="0"/>
      <w:divBdr>
        <w:top w:val="none" w:sz="0" w:space="0" w:color="auto"/>
        <w:left w:val="none" w:sz="0" w:space="0" w:color="auto"/>
        <w:bottom w:val="none" w:sz="0" w:space="0" w:color="auto"/>
        <w:right w:val="none" w:sz="0" w:space="0" w:color="auto"/>
      </w:divBdr>
    </w:div>
    <w:div w:id="422148747">
      <w:bodyDiv w:val="1"/>
      <w:marLeft w:val="0"/>
      <w:marRight w:val="0"/>
      <w:marTop w:val="0"/>
      <w:marBottom w:val="0"/>
      <w:divBdr>
        <w:top w:val="none" w:sz="0" w:space="0" w:color="auto"/>
        <w:left w:val="none" w:sz="0" w:space="0" w:color="auto"/>
        <w:bottom w:val="none" w:sz="0" w:space="0" w:color="auto"/>
        <w:right w:val="none" w:sz="0" w:space="0" w:color="auto"/>
      </w:divBdr>
    </w:div>
    <w:div w:id="425610923">
      <w:bodyDiv w:val="1"/>
      <w:marLeft w:val="0"/>
      <w:marRight w:val="0"/>
      <w:marTop w:val="0"/>
      <w:marBottom w:val="0"/>
      <w:divBdr>
        <w:top w:val="none" w:sz="0" w:space="0" w:color="auto"/>
        <w:left w:val="none" w:sz="0" w:space="0" w:color="auto"/>
        <w:bottom w:val="none" w:sz="0" w:space="0" w:color="auto"/>
        <w:right w:val="none" w:sz="0" w:space="0" w:color="auto"/>
      </w:divBdr>
    </w:div>
    <w:div w:id="427430449">
      <w:bodyDiv w:val="1"/>
      <w:marLeft w:val="0"/>
      <w:marRight w:val="0"/>
      <w:marTop w:val="0"/>
      <w:marBottom w:val="0"/>
      <w:divBdr>
        <w:top w:val="none" w:sz="0" w:space="0" w:color="auto"/>
        <w:left w:val="none" w:sz="0" w:space="0" w:color="auto"/>
        <w:bottom w:val="none" w:sz="0" w:space="0" w:color="auto"/>
        <w:right w:val="none" w:sz="0" w:space="0" w:color="auto"/>
      </w:divBdr>
    </w:div>
    <w:div w:id="433139260">
      <w:bodyDiv w:val="1"/>
      <w:marLeft w:val="0"/>
      <w:marRight w:val="0"/>
      <w:marTop w:val="0"/>
      <w:marBottom w:val="0"/>
      <w:divBdr>
        <w:top w:val="none" w:sz="0" w:space="0" w:color="auto"/>
        <w:left w:val="none" w:sz="0" w:space="0" w:color="auto"/>
        <w:bottom w:val="none" w:sz="0" w:space="0" w:color="auto"/>
        <w:right w:val="none" w:sz="0" w:space="0" w:color="auto"/>
      </w:divBdr>
    </w:div>
    <w:div w:id="441613186">
      <w:bodyDiv w:val="1"/>
      <w:marLeft w:val="0"/>
      <w:marRight w:val="0"/>
      <w:marTop w:val="0"/>
      <w:marBottom w:val="0"/>
      <w:divBdr>
        <w:top w:val="none" w:sz="0" w:space="0" w:color="auto"/>
        <w:left w:val="none" w:sz="0" w:space="0" w:color="auto"/>
        <w:bottom w:val="none" w:sz="0" w:space="0" w:color="auto"/>
        <w:right w:val="none" w:sz="0" w:space="0" w:color="auto"/>
      </w:divBdr>
    </w:div>
    <w:div w:id="454951575">
      <w:bodyDiv w:val="1"/>
      <w:marLeft w:val="0"/>
      <w:marRight w:val="0"/>
      <w:marTop w:val="0"/>
      <w:marBottom w:val="0"/>
      <w:divBdr>
        <w:top w:val="none" w:sz="0" w:space="0" w:color="auto"/>
        <w:left w:val="none" w:sz="0" w:space="0" w:color="auto"/>
        <w:bottom w:val="none" w:sz="0" w:space="0" w:color="auto"/>
        <w:right w:val="none" w:sz="0" w:space="0" w:color="auto"/>
      </w:divBdr>
    </w:div>
    <w:div w:id="455493335">
      <w:bodyDiv w:val="1"/>
      <w:marLeft w:val="0"/>
      <w:marRight w:val="0"/>
      <w:marTop w:val="0"/>
      <w:marBottom w:val="0"/>
      <w:divBdr>
        <w:top w:val="none" w:sz="0" w:space="0" w:color="auto"/>
        <w:left w:val="none" w:sz="0" w:space="0" w:color="auto"/>
        <w:bottom w:val="none" w:sz="0" w:space="0" w:color="auto"/>
        <w:right w:val="none" w:sz="0" w:space="0" w:color="auto"/>
      </w:divBdr>
    </w:div>
    <w:div w:id="456224460">
      <w:bodyDiv w:val="1"/>
      <w:marLeft w:val="0"/>
      <w:marRight w:val="0"/>
      <w:marTop w:val="0"/>
      <w:marBottom w:val="0"/>
      <w:divBdr>
        <w:top w:val="none" w:sz="0" w:space="0" w:color="auto"/>
        <w:left w:val="none" w:sz="0" w:space="0" w:color="auto"/>
        <w:bottom w:val="none" w:sz="0" w:space="0" w:color="auto"/>
        <w:right w:val="none" w:sz="0" w:space="0" w:color="auto"/>
      </w:divBdr>
    </w:div>
    <w:div w:id="460420058">
      <w:bodyDiv w:val="1"/>
      <w:marLeft w:val="0"/>
      <w:marRight w:val="0"/>
      <w:marTop w:val="0"/>
      <w:marBottom w:val="0"/>
      <w:divBdr>
        <w:top w:val="none" w:sz="0" w:space="0" w:color="auto"/>
        <w:left w:val="none" w:sz="0" w:space="0" w:color="auto"/>
        <w:bottom w:val="none" w:sz="0" w:space="0" w:color="auto"/>
        <w:right w:val="none" w:sz="0" w:space="0" w:color="auto"/>
      </w:divBdr>
    </w:div>
    <w:div w:id="464854743">
      <w:bodyDiv w:val="1"/>
      <w:marLeft w:val="0"/>
      <w:marRight w:val="0"/>
      <w:marTop w:val="0"/>
      <w:marBottom w:val="0"/>
      <w:divBdr>
        <w:top w:val="none" w:sz="0" w:space="0" w:color="auto"/>
        <w:left w:val="none" w:sz="0" w:space="0" w:color="auto"/>
        <w:bottom w:val="none" w:sz="0" w:space="0" w:color="auto"/>
        <w:right w:val="none" w:sz="0" w:space="0" w:color="auto"/>
      </w:divBdr>
    </w:div>
    <w:div w:id="469052852">
      <w:bodyDiv w:val="1"/>
      <w:marLeft w:val="0"/>
      <w:marRight w:val="0"/>
      <w:marTop w:val="0"/>
      <w:marBottom w:val="0"/>
      <w:divBdr>
        <w:top w:val="none" w:sz="0" w:space="0" w:color="auto"/>
        <w:left w:val="none" w:sz="0" w:space="0" w:color="auto"/>
        <w:bottom w:val="none" w:sz="0" w:space="0" w:color="auto"/>
        <w:right w:val="none" w:sz="0" w:space="0" w:color="auto"/>
      </w:divBdr>
    </w:div>
    <w:div w:id="473371864">
      <w:bodyDiv w:val="1"/>
      <w:marLeft w:val="0"/>
      <w:marRight w:val="0"/>
      <w:marTop w:val="0"/>
      <w:marBottom w:val="0"/>
      <w:divBdr>
        <w:top w:val="none" w:sz="0" w:space="0" w:color="auto"/>
        <w:left w:val="none" w:sz="0" w:space="0" w:color="auto"/>
        <w:bottom w:val="none" w:sz="0" w:space="0" w:color="auto"/>
        <w:right w:val="none" w:sz="0" w:space="0" w:color="auto"/>
      </w:divBdr>
    </w:div>
    <w:div w:id="476150416">
      <w:bodyDiv w:val="1"/>
      <w:marLeft w:val="0"/>
      <w:marRight w:val="0"/>
      <w:marTop w:val="0"/>
      <w:marBottom w:val="0"/>
      <w:divBdr>
        <w:top w:val="none" w:sz="0" w:space="0" w:color="auto"/>
        <w:left w:val="none" w:sz="0" w:space="0" w:color="auto"/>
        <w:bottom w:val="none" w:sz="0" w:space="0" w:color="auto"/>
        <w:right w:val="none" w:sz="0" w:space="0" w:color="auto"/>
      </w:divBdr>
    </w:div>
    <w:div w:id="482355763">
      <w:bodyDiv w:val="1"/>
      <w:marLeft w:val="0"/>
      <w:marRight w:val="0"/>
      <w:marTop w:val="0"/>
      <w:marBottom w:val="0"/>
      <w:divBdr>
        <w:top w:val="none" w:sz="0" w:space="0" w:color="auto"/>
        <w:left w:val="none" w:sz="0" w:space="0" w:color="auto"/>
        <w:bottom w:val="none" w:sz="0" w:space="0" w:color="auto"/>
        <w:right w:val="none" w:sz="0" w:space="0" w:color="auto"/>
      </w:divBdr>
    </w:div>
    <w:div w:id="482816034">
      <w:bodyDiv w:val="1"/>
      <w:marLeft w:val="0"/>
      <w:marRight w:val="0"/>
      <w:marTop w:val="0"/>
      <w:marBottom w:val="0"/>
      <w:divBdr>
        <w:top w:val="none" w:sz="0" w:space="0" w:color="auto"/>
        <w:left w:val="none" w:sz="0" w:space="0" w:color="auto"/>
        <w:bottom w:val="none" w:sz="0" w:space="0" w:color="auto"/>
        <w:right w:val="none" w:sz="0" w:space="0" w:color="auto"/>
      </w:divBdr>
    </w:div>
    <w:div w:id="483156901">
      <w:bodyDiv w:val="1"/>
      <w:marLeft w:val="0"/>
      <w:marRight w:val="0"/>
      <w:marTop w:val="0"/>
      <w:marBottom w:val="0"/>
      <w:divBdr>
        <w:top w:val="none" w:sz="0" w:space="0" w:color="auto"/>
        <w:left w:val="none" w:sz="0" w:space="0" w:color="auto"/>
        <w:bottom w:val="none" w:sz="0" w:space="0" w:color="auto"/>
        <w:right w:val="none" w:sz="0" w:space="0" w:color="auto"/>
      </w:divBdr>
    </w:div>
    <w:div w:id="488711872">
      <w:bodyDiv w:val="1"/>
      <w:marLeft w:val="0"/>
      <w:marRight w:val="0"/>
      <w:marTop w:val="0"/>
      <w:marBottom w:val="0"/>
      <w:divBdr>
        <w:top w:val="none" w:sz="0" w:space="0" w:color="auto"/>
        <w:left w:val="none" w:sz="0" w:space="0" w:color="auto"/>
        <w:bottom w:val="none" w:sz="0" w:space="0" w:color="auto"/>
        <w:right w:val="none" w:sz="0" w:space="0" w:color="auto"/>
      </w:divBdr>
    </w:div>
    <w:div w:id="495339318">
      <w:bodyDiv w:val="1"/>
      <w:marLeft w:val="0"/>
      <w:marRight w:val="0"/>
      <w:marTop w:val="0"/>
      <w:marBottom w:val="0"/>
      <w:divBdr>
        <w:top w:val="none" w:sz="0" w:space="0" w:color="auto"/>
        <w:left w:val="none" w:sz="0" w:space="0" w:color="auto"/>
        <w:bottom w:val="none" w:sz="0" w:space="0" w:color="auto"/>
        <w:right w:val="none" w:sz="0" w:space="0" w:color="auto"/>
      </w:divBdr>
    </w:div>
    <w:div w:id="508059363">
      <w:bodyDiv w:val="1"/>
      <w:marLeft w:val="0"/>
      <w:marRight w:val="0"/>
      <w:marTop w:val="0"/>
      <w:marBottom w:val="0"/>
      <w:divBdr>
        <w:top w:val="none" w:sz="0" w:space="0" w:color="auto"/>
        <w:left w:val="none" w:sz="0" w:space="0" w:color="auto"/>
        <w:bottom w:val="none" w:sz="0" w:space="0" w:color="auto"/>
        <w:right w:val="none" w:sz="0" w:space="0" w:color="auto"/>
      </w:divBdr>
    </w:div>
    <w:div w:id="512303610">
      <w:bodyDiv w:val="1"/>
      <w:marLeft w:val="0"/>
      <w:marRight w:val="0"/>
      <w:marTop w:val="0"/>
      <w:marBottom w:val="0"/>
      <w:divBdr>
        <w:top w:val="none" w:sz="0" w:space="0" w:color="auto"/>
        <w:left w:val="none" w:sz="0" w:space="0" w:color="auto"/>
        <w:bottom w:val="none" w:sz="0" w:space="0" w:color="auto"/>
        <w:right w:val="none" w:sz="0" w:space="0" w:color="auto"/>
      </w:divBdr>
    </w:div>
    <w:div w:id="514004041">
      <w:bodyDiv w:val="1"/>
      <w:marLeft w:val="0"/>
      <w:marRight w:val="0"/>
      <w:marTop w:val="0"/>
      <w:marBottom w:val="0"/>
      <w:divBdr>
        <w:top w:val="none" w:sz="0" w:space="0" w:color="auto"/>
        <w:left w:val="none" w:sz="0" w:space="0" w:color="auto"/>
        <w:bottom w:val="none" w:sz="0" w:space="0" w:color="auto"/>
        <w:right w:val="none" w:sz="0" w:space="0" w:color="auto"/>
      </w:divBdr>
    </w:div>
    <w:div w:id="514147968">
      <w:bodyDiv w:val="1"/>
      <w:marLeft w:val="0"/>
      <w:marRight w:val="0"/>
      <w:marTop w:val="0"/>
      <w:marBottom w:val="0"/>
      <w:divBdr>
        <w:top w:val="none" w:sz="0" w:space="0" w:color="auto"/>
        <w:left w:val="none" w:sz="0" w:space="0" w:color="auto"/>
        <w:bottom w:val="none" w:sz="0" w:space="0" w:color="auto"/>
        <w:right w:val="none" w:sz="0" w:space="0" w:color="auto"/>
      </w:divBdr>
    </w:div>
    <w:div w:id="522674261">
      <w:bodyDiv w:val="1"/>
      <w:marLeft w:val="0"/>
      <w:marRight w:val="0"/>
      <w:marTop w:val="0"/>
      <w:marBottom w:val="0"/>
      <w:divBdr>
        <w:top w:val="none" w:sz="0" w:space="0" w:color="auto"/>
        <w:left w:val="none" w:sz="0" w:space="0" w:color="auto"/>
        <w:bottom w:val="none" w:sz="0" w:space="0" w:color="auto"/>
        <w:right w:val="none" w:sz="0" w:space="0" w:color="auto"/>
      </w:divBdr>
    </w:div>
    <w:div w:id="524446130">
      <w:bodyDiv w:val="1"/>
      <w:marLeft w:val="0"/>
      <w:marRight w:val="0"/>
      <w:marTop w:val="0"/>
      <w:marBottom w:val="0"/>
      <w:divBdr>
        <w:top w:val="none" w:sz="0" w:space="0" w:color="auto"/>
        <w:left w:val="none" w:sz="0" w:space="0" w:color="auto"/>
        <w:bottom w:val="none" w:sz="0" w:space="0" w:color="auto"/>
        <w:right w:val="none" w:sz="0" w:space="0" w:color="auto"/>
      </w:divBdr>
    </w:div>
    <w:div w:id="526211097">
      <w:bodyDiv w:val="1"/>
      <w:marLeft w:val="0"/>
      <w:marRight w:val="0"/>
      <w:marTop w:val="0"/>
      <w:marBottom w:val="0"/>
      <w:divBdr>
        <w:top w:val="none" w:sz="0" w:space="0" w:color="auto"/>
        <w:left w:val="none" w:sz="0" w:space="0" w:color="auto"/>
        <w:bottom w:val="none" w:sz="0" w:space="0" w:color="auto"/>
        <w:right w:val="none" w:sz="0" w:space="0" w:color="auto"/>
      </w:divBdr>
    </w:div>
    <w:div w:id="528763326">
      <w:bodyDiv w:val="1"/>
      <w:marLeft w:val="0"/>
      <w:marRight w:val="0"/>
      <w:marTop w:val="0"/>
      <w:marBottom w:val="0"/>
      <w:divBdr>
        <w:top w:val="none" w:sz="0" w:space="0" w:color="auto"/>
        <w:left w:val="none" w:sz="0" w:space="0" w:color="auto"/>
        <w:bottom w:val="none" w:sz="0" w:space="0" w:color="auto"/>
        <w:right w:val="none" w:sz="0" w:space="0" w:color="auto"/>
      </w:divBdr>
    </w:div>
    <w:div w:id="538317465">
      <w:bodyDiv w:val="1"/>
      <w:marLeft w:val="0"/>
      <w:marRight w:val="0"/>
      <w:marTop w:val="0"/>
      <w:marBottom w:val="0"/>
      <w:divBdr>
        <w:top w:val="none" w:sz="0" w:space="0" w:color="auto"/>
        <w:left w:val="none" w:sz="0" w:space="0" w:color="auto"/>
        <w:bottom w:val="none" w:sz="0" w:space="0" w:color="auto"/>
        <w:right w:val="none" w:sz="0" w:space="0" w:color="auto"/>
      </w:divBdr>
    </w:div>
    <w:div w:id="538667161">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48567808">
      <w:bodyDiv w:val="1"/>
      <w:marLeft w:val="0"/>
      <w:marRight w:val="0"/>
      <w:marTop w:val="0"/>
      <w:marBottom w:val="0"/>
      <w:divBdr>
        <w:top w:val="none" w:sz="0" w:space="0" w:color="auto"/>
        <w:left w:val="none" w:sz="0" w:space="0" w:color="auto"/>
        <w:bottom w:val="none" w:sz="0" w:space="0" w:color="auto"/>
        <w:right w:val="none" w:sz="0" w:space="0" w:color="auto"/>
      </w:divBdr>
    </w:div>
    <w:div w:id="560672111">
      <w:bodyDiv w:val="1"/>
      <w:marLeft w:val="0"/>
      <w:marRight w:val="0"/>
      <w:marTop w:val="0"/>
      <w:marBottom w:val="0"/>
      <w:divBdr>
        <w:top w:val="none" w:sz="0" w:space="0" w:color="auto"/>
        <w:left w:val="none" w:sz="0" w:space="0" w:color="auto"/>
        <w:bottom w:val="none" w:sz="0" w:space="0" w:color="auto"/>
        <w:right w:val="none" w:sz="0" w:space="0" w:color="auto"/>
      </w:divBdr>
    </w:div>
    <w:div w:id="561646291">
      <w:bodyDiv w:val="1"/>
      <w:marLeft w:val="0"/>
      <w:marRight w:val="0"/>
      <w:marTop w:val="0"/>
      <w:marBottom w:val="0"/>
      <w:divBdr>
        <w:top w:val="none" w:sz="0" w:space="0" w:color="auto"/>
        <w:left w:val="none" w:sz="0" w:space="0" w:color="auto"/>
        <w:bottom w:val="none" w:sz="0" w:space="0" w:color="auto"/>
        <w:right w:val="none" w:sz="0" w:space="0" w:color="auto"/>
      </w:divBdr>
    </w:div>
    <w:div w:id="568342532">
      <w:bodyDiv w:val="1"/>
      <w:marLeft w:val="0"/>
      <w:marRight w:val="0"/>
      <w:marTop w:val="0"/>
      <w:marBottom w:val="0"/>
      <w:divBdr>
        <w:top w:val="none" w:sz="0" w:space="0" w:color="auto"/>
        <w:left w:val="none" w:sz="0" w:space="0" w:color="auto"/>
        <w:bottom w:val="none" w:sz="0" w:space="0" w:color="auto"/>
        <w:right w:val="none" w:sz="0" w:space="0" w:color="auto"/>
      </w:divBdr>
    </w:div>
    <w:div w:id="572204652">
      <w:bodyDiv w:val="1"/>
      <w:marLeft w:val="0"/>
      <w:marRight w:val="0"/>
      <w:marTop w:val="0"/>
      <w:marBottom w:val="0"/>
      <w:divBdr>
        <w:top w:val="none" w:sz="0" w:space="0" w:color="auto"/>
        <w:left w:val="none" w:sz="0" w:space="0" w:color="auto"/>
        <w:bottom w:val="none" w:sz="0" w:space="0" w:color="auto"/>
        <w:right w:val="none" w:sz="0" w:space="0" w:color="auto"/>
      </w:divBdr>
    </w:div>
    <w:div w:id="576866820">
      <w:bodyDiv w:val="1"/>
      <w:marLeft w:val="0"/>
      <w:marRight w:val="0"/>
      <w:marTop w:val="0"/>
      <w:marBottom w:val="0"/>
      <w:divBdr>
        <w:top w:val="none" w:sz="0" w:space="0" w:color="auto"/>
        <w:left w:val="none" w:sz="0" w:space="0" w:color="auto"/>
        <w:bottom w:val="none" w:sz="0" w:space="0" w:color="auto"/>
        <w:right w:val="none" w:sz="0" w:space="0" w:color="auto"/>
      </w:divBdr>
    </w:div>
    <w:div w:id="581064167">
      <w:bodyDiv w:val="1"/>
      <w:marLeft w:val="0"/>
      <w:marRight w:val="0"/>
      <w:marTop w:val="0"/>
      <w:marBottom w:val="0"/>
      <w:divBdr>
        <w:top w:val="none" w:sz="0" w:space="0" w:color="auto"/>
        <w:left w:val="none" w:sz="0" w:space="0" w:color="auto"/>
        <w:bottom w:val="none" w:sz="0" w:space="0" w:color="auto"/>
        <w:right w:val="none" w:sz="0" w:space="0" w:color="auto"/>
      </w:divBdr>
    </w:div>
    <w:div w:id="583537901">
      <w:bodyDiv w:val="1"/>
      <w:marLeft w:val="0"/>
      <w:marRight w:val="0"/>
      <w:marTop w:val="0"/>
      <w:marBottom w:val="0"/>
      <w:divBdr>
        <w:top w:val="none" w:sz="0" w:space="0" w:color="auto"/>
        <w:left w:val="none" w:sz="0" w:space="0" w:color="auto"/>
        <w:bottom w:val="none" w:sz="0" w:space="0" w:color="auto"/>
        <w:right w:val="none" w:sz="0" w:space="0" w:color="auto"/>
      </w:divBdr>
    </w:div>
    <w:div w:id="584731450">
      <w:bodyDiv w:val="1"/>
      <w:marLeft w:val="0"/>
      <w:marRight w:val="0"/>
      <w:marTop w:val="0"/>
      <w:marBottom w:val="0"/>
      <w:divBdr>
        <w:top w:val="none" w:sz="0" w:space="0" w:color="auto"/>
        <w:left w:val="none" w:sz="0" w:space="0" w:color="auto"/>
        <w:bottom w:val="none" w:sz="0" w:space="0" w:color="auto"/>
        <w:right w:val="none" w:sz="0" w:space="0" w:color="auto"/>
      </w:divBdr>
    </w:div>
    <w:div w:id="595552164">
      <w:bodyDiv w:val="1"/>
      <w:marLeft w:val="0"/>
      <w:marRight w:val="0"/>
      <w:marTop w:val="0"/>
      <w:marBottom w:val="0"/>
      <w:divBdr>
        <w:top w:val="none" w:sz="0" w:space="0" w:color="auto"/>
        <w:left w:val="none" w:sz="0" w:space="0" w:color="auto"/>
        <w:bottom w:val="none" w:sz="0" w:space="0" w:color="auto"/>
        <w:right w:val="none" w:sz="0" w:space="0" w:color="auto"/>
      </w:divBdr>
    </w:div>
    <w:div w:id="600065616">
      <w:bodyDiv w:val="1"/>
      <w:marLeft w:val="0"/>
      <w:marRight w:val="0"/>
      <w:marTop w:val="0"/>
      <w:marBottom w:val="0"/>
      <w:divBdr>
        <w:top w:val="none" w:sz="0" w:space="0" w:color="auto"/>
        <w:left w:val="none" w:sz="0" w:space="0" w:color="auto"/>
        <w:bottom w:val="none" w:sz="0" w:space="0" w:color="auto"/>
        <w:right w:val="none" w:sz="0" w:space="0" w:color="auto"/>
      </w:divBdr>
    </w:div>
    <w:div w:id="601033529">
      <w:bodyDiv w:val="1"/>
      <w:marLeft w:val="0"/>
      <w:marRight w:val="0"/>
      <w:marTop w:val="0"/>
      <w:marBottom w:val="0"/>
      <w:divBdr>
        <w:top w:val="none" w:sz="0" w:space="0" w:color="auto"/>
        <w:left w:val="none" w:sz="0" w:space="0" w:color="auto"/>
        <w:bottom w:val="none" w:sz="0" w:space="0" w:color="auto"/>
        <w:right w:val="none" w:sz="0" w:space="0" w:color="auto"/>
      </w:divBdr>
    </w:div>
    <w:div w:id="606276065">
      <w:bodyDiv w:val="1"/>
      <w:marLeft w:val="0"/>
      <w:marRight w:val="0"/>
      <w:marTop w:val="0"/>
      <w:marBottom w:val="0"/>
      <w:divBdr>
        <w:top w:val="none" w:sz="0" w:space="0" w:color="auto"/>
        <w:left w:val="none" w:sz="0" w:space="0" w:color="auto"/>
        <w:bottom w:val="none" w:sz="0" w:space="0" w:color="auto"/>
        <w:right w:val="none" w:sz="0" w:space="0" w:color="auto"/>
      </w:divBdr>
    </w:div>
    <w:div w:id="606809973">
      <w:bodyDiv w:val="1"/>
      <w:marLeft w:val="0"/>
      <w:marRight w:val="0"/>
      <w:marTop w:val="0"/>
      <w:marBottom w:val="0"/>
      <w:divBdr>
        <w:top w:val="none" w:sz="0" w:space="0" w:color="auto"/>
        <w:left w:val="none" w:sz="0" w:space="0" w:color="auto"/>
        <w:bottom w:val="none" w:sz="0" w:space="0" w:color="auto"/>
        <w:right w:val="none" w:sz="0" w:space="0" w:color="auto"/>
      </w:divBdr>
    </w:div>
    <w:div w:id="609514386">
      <w:bodyDiv w:val="1"/>
      <w:marLeft w:val="0"/>
      <w:marRight w:val="0"/>
      <w:marTop w:val="0"/>
      <w:marBottom w:val="0"/>
      <w:divBdr>
        <w:top w:val="none" w:sz="0" w:space="0" w:color="auto"/>
        <w:left w:val="none" w:sz="0" w:space="0" w:color="auto"/>
        <w:bottom w:val="none" w:sz="0" w:space="0" w:color="auto"/>
        <w:right w:val="none" w:sz="0" w:space="0" w:color="auto"/>
      </w:divBdr>
    </w:div>
    <w:div w:id="612902655">
      <w:bodyDiv w:val="1"/>
      <w:marLeft w:val="0"/>
      <w:marRight w:val="0"/>
      <w:marTop w:val="0"/>
      <w:marBottom w:val="0"/>
      <w:divBdr>
        <w:top w:val="none" w:sz="0" w:space="0" w:color="auto"/>
        <w:left w:val="none" w:sz="0" w:space="0" w:color="auto"/>
        <w:bottom w:val="none" w:sz="0" w:space="0" w:color="auto"/>
        <w:right w:val="none" w:sz="0" w:space="0" w:color="auto"/>
      </w:divBdr>
    </w:div>
    <w:div w:id="613755554">
      <w:bodyDiv w:val="1"/>
      <w:marLeft w:val="0"/>
      <w:marRight w:val="0"/>
      <w:marTop w:val="0"/>
      <w:marBottom w:val="0"/>
      <w:divBdr>
        <w:top w:val="none" w:sz="0" w:space="0" w:color="auto"/>
        <w:left w:val="none" w:sz="0" w:space="0" w:color="auto"/>
        <w:bottom w:val="none" w:sz="0" w:space="0" w:color="auto"/>
        <w:right w:val="none" w:sz="0" w:space="0" w:color="auto"/>
      </w:divBdr>
    </w:div>
    <w:div w:id="613907310">
      <w:bodyDiv w:val="1"/>
      <w:marLeft w:val="0"/>
      <w:marRight w:val="0"/>
      <w:marTop w:val="0"/>
      <w:marBottom w:val="0"/>
      <w:divBdr>
        <w:top w:val="none" w:sz="0" w:space="0" w:color="auto"/>
        <w:left w:val="none" w:sz="0" w:space="0" w:color="auto"/>
        <w:bottom w:val="none" w:sz="0" w:space="0" w:color="auto"/>
        <w:right w:val="none" w:sz="0" w:space="0" w:color="auto"/>
      </w:divBdr>
    </w:div>
    <w:div w:id="613949335">
      <w:bodyDiv w:val="1"/>
      <w:marLeft w:val="0"/>
      <w:marRight w:val="0"/>
      <w:marTop w:val="0"/>
      <w:marBottom w:val="0"/>
      <w:divBdr>
        <w:top w:val="none" w:sz="0" w:space="0" w:color="auto"/>
        <w:left w:val="none" w:sz="0" w:space="0" w:color="auto"/>
        <w:bottom w:val="none" w:sz="0" w:space="0" w:color="auto"/>
        <w:right w:val="none" w:sz="0" w:space="0" w:color="auto"/>
      </w:divBdr>
    </w:div>
    <w:div w:id="614213274">
      <w:bodyDiv w:val="1"/>
      <w:marLeft w:val="0"/>
      <w:marRight w:val="0"/>
      <w:marTop w:val="0"/>
      <w:marBottom w:val="0"/>
      <w:divBdr>
        <w:top w:val="none" w:sz="0" w:space="0" w:color="auto"/>
        <w:left w:val="none" w:sz="0" w:space="0" w:color="auto"/>
        <w:bottom w:val="none" w:sz="0" w:space="0" w:color="auto"/>
        <w:right w:val="none" w:sz="0" w:space="0" w:color="auto"/>
      </w:divBdr>
    </w:div>
    <w:div w:id="614680836">
      <w:bodyDiv w:val="1"/>
      <w:marLeft w:val="0"/>
      <w:marRight w:val="0"/>
      <w:marTop w:val="0"/>
      <w:marBottom w:val="0"/>
      <w:divBdr>
        <w:top w:val="none" w:sz="0" w:space="0" w:color="auto"/>
        <w:left w:val="none" w:sz="0" w:space="0" w:color="auto"/>
        <w:bottom w:val="none" w:sz="0" w:space="0" w:color="auto"/>
        <w:right w:val="none" w:sz="0" w:space="0" w:color="auto"/>
      </w:divBdr>
    </w:div>
    <w:div w:id="615259579">
      <w:bodyDiv w:val="1"/>
      <w:marLeft w:val="0"/>
      <w:marRight w:val="0"/>
      <w:marTop w:val="0"/>
      <w:marBottom w:val="0"/>
      <w:divBdr>
        <w:top w:val="none" w:sz="0" w:space="0" w:color="auto"/>
        <w:left w:val="none" w:sz="0" w:space="0" w:color="auto"/>
        <w:bottom w:val="none" w:sz="0" w:space="0" w:color="auto"/>
        <w:right w:val="none" w:sz="0" w:space="0" w:color="auto"/>
      </w:divBdr>
    </w:div>
    <w:div w:id="616064933">
      <w:bodyDiv w:val="1"/>
      <w:marLeft w:val="0"/>
      <w:marRight w:val="0"/>
      <w:marTop w:val="0"/>
      <w:marBottom w:val="0"/>
      <w:divBdr>
        <w:top w:val="none" w:sz="0" w:space="0" w:color="auto"/>
        <w:left w:val="none" w:sz="0" w:space="0" w:color="auto"/>
        <w:bottom w:val="none" w:sz="0" w:space="0" w:color="auto"/>
        <w:right w:val="none" w:sz="0" w:space="0" w:color="auto"/>
      </w:divBdr>
    </w:div>
    <w:div w:id="616105489">
      <w:bodyDiv w:val="1"/>
      <w:marLeft w:val="0"/>
      <w:marRight w:val="0"/>
      <w:marTop w:val="0"/>
      <w:marBottom w:val="0"/>
      <w:divBdr>
        <w:top w:val="none" w:sz="0" w:space="0" w:color="auto"/>
        <w:left w:val="none" w:sz="0" w:space="0" w:color="auto"/>
        <w:bottom w:val="none" w:sz="0" w:space="0" w:color="auto"/>
        <w:right w:val="none" w:sz="0" w:space="0" w:color="auto"/>
      </w:divBdr>
    </w:div>
    <w:div w:id="622267341">
      <w:bodyDiv w:val="1"/>
      <w:marLeft w:val="0"/>
      <w:marRight w:val="0"/>
      <w:marTop w:val="0"/>
      <w:marBottom w:val="0"/>
      <w:divBdr>
        <w:top w:val="none" w:sz="0" w:space="0" w:color="auto"/>
        <w:left w:val="none" w:sz="0" w:space="0" w:color="auto"/>
        <w:bottom w:val="none" w:sz="0" w:space="0" w:color="auto"/>
        <w:right w:val="none" w:sz="0" w:space="0" w:color="auto"/>
      </w:divBdr>
    </w:div>
    <w:div w:id="625626857">
      <w:bodyDiv w:val="1"/>
      <w:marLeft w:val="0"/>
      <w:marRight w:val="0"/>
      <w:marTop w:val="0"/>
      <w:marBottom w:val="0"/>
      <w:divBdr>
        <w:top w:val="none" w:sz="0" w:space="0" w:color="auto"/>
        <w:left w:val="none" w:sz="0" w:space="0" w:color="auto"/>
        <w:bottom w:val="none" w:sz="0" w:space="0" w:color="auto"/>
        <w:right w:val="none" w:sz="0" w:space="0" w:color="auto"/>
      </w:divBdr>
    </w:div>
    <w:div w:id="627317599">
      <w:bodyDiv w:val="1"/>
      <w:marLeft w:val="0"/>
      <w:marRight w:val="0"/>
      <w:marTop w:val="0"/>
      <w:marBottom w:val="0"/>
      <w:divBdr>
        <w:top w:val="none" w:sz="0" w:space="0" w:color="auto"/>
        <w:left w:val="none" w:sz="0" w:space="0" w:color="auto"/>
        <w:bottom w:val="none" w:sz="0" w:space="0" w:color="auto"/>
        <w:right w:val="none" w:sz="0" w:space="0" w:color="auto"/>
      </w:divBdr>
    </w:div>
    <w:div w:id="628246375">
      <w:bodyDiv w:val="1"/>
      <w:marLeft w:val="0"/>
      <w:marRight w:val="0"/>
      <w:marTop w:val="0"/>
      <w:marBottom w:val="0"/>
      <w:divBdr>
        <w:top w:val="none" w:sz="0" w:space="0" w:color="auto"/>
        <w:left w:val="none" w:sz="0" w:space="0" w:color="auto"/>
        <w:bottom w:val="none" w:sz="0" w:space="0" w:color="auto"/>
        <w:right w:val="none" w:sz="0" w:space="0" w:color="auto"/>
      </w:divBdr>
    </w:div>
    <w:div w:id="628978272">
      <w:bodyDiv w:val="1"/>
      <w:marLeft w:val="0"/>
      <w:marRight w:val="0"/>
      <w:marTop w:val="0"/>
      <w:marBottom w:val="0"/>
      <w:divBdr>
        <w:top w:val="none" w:sz="0" w:space="0" w:color="auto"/>
        <w:left w:val="none" w:sz="0" w:space="0" w:color="auto"/>
        <w:bottom w:val="none" w:sz="0" w:space="0" w:color="auto"/>
        <w:right w:val="none" w:sz="0" w:space="0" w:color="auto"/>
      </w:divBdr>
    </w:div>
    <w:div w:id="630138786">
      <w:bodyDiv w:val="1"/>
      <w:marLeft w:val="0"/>
      <w:marRight w:val="0"/>
      <w:marTop w:val="0"/>
      <w:marBottom w:val="0"/>
      <w:divBdr>
        <w:top w:val="none" w:sz="0" w:space="0" w:color="auto"/>
        <w:left w:val="none" w:sz="0" w:space="0" w:color="auto"/>
        <w:bottom w:val="none" w:sz="0" w:space="0" w:color="auto"/>
        <w:right w:val="none" w:sz="0" w:space="0" w:color="auto"/>
      </w:divBdr>
    </w:div>
    <w:div w:id="632516755">
      <w:bodyDiv w:val="1"/>
      <w:marLeft w:val="0"/>
      <w:marRight w:val="0"/>
      <w:marTop w:val="0"/>
      <w:marBottom w:val="0"/>
      <w:divBdr>
        <w:top w:val="none" w:sz="0" w:space="0" w:color="auto"/>
        <w:left w:val="none" w:sz="0" w:space="0" w:color="auto"/>
        <w:bottom w:val="none" w:sz="0" w:space="0" w:color="auto"/>
        <w:right w:val="none" w:sz="0" w:space="0" w:color="auto"/>
      </w:divBdr>
    </w:div>
    <w:div w:id="633607783">
      <w:bodyDiv w:val="1"/>
      <w:marLeft w:val="0"/>
      <w:marRight w:val="0"/>
      <w:marTop w:val="0"/>
      <w:marBottom w:val="0"/>
      <w:divBdr>
        <w:top w:val="none" w:sz="0" w:space="0" w:color="auto"/>
        <w:left w:val="none" w:sz="0" w:space="0" w:color="auto"/>
        <w:bottom w:val="none" w:sz="0" w:space="0" w:color="auto"/>
        <w:right w:val="none" w:sz="0" w:space="0" w:color="auto"/>
      </w:divBdr>
    </w:div>
    <w:div w:id="633827189">
      <w:bodyDiv w:val="1"/>
      <w:marLeft w:val="0"/>
      <w:marRight w:val="0"/>
      <w:marTop w:val="0"/>
      <w:marBottom w:val="0"/>
      <w:divBdr>
        <w:top w:val="none" w:sz="0" w:space="0" w:color="auto"/>
        <w:left w:val="none" w:sz="0" w:space="0" w:color="auto"/>
        <w:bottom w:val="none" w:sz="0" w:space="0" w:color="auto"/>
        <w:right w:val="none" w:sz="0" w:space="0" w:color="auto"/>
      </w:divBdr>
    </w:div>
    <w:div w:id="641236656">
      <w:bodyDiv w:val="1"/>
      <w:marLeft w:val="0"/>
      <w:marRight w:val="0"/>
      <w:marTop w:val="0"/>
      <w:marBottom w:val="0"/>
      <w:divBdr>
        <w:top w:val="none" w:sz="0" w:space="0" w:color="auto"/>
        <w:left w:val="none" w:sz="0" w:space="0" w:color="auto"/>
        <w:bottom w:val="none" w:sz="0" w:space="0" w:color="auto"/>
        <w:right w:val="none" w:sz="0" w:space="0" w:color="auto"/>
      </w:divBdr>
    </w:div>
    <w:div w:id="642195782">
      <w:bodyDiv w:val="1"/>
      <w:marLeft w:val="0"/>
      <w:marRight w:val="0"/>
      <w:marTop w:val="0"/>
      <w:marBottom w:val="0"/>
      <w:divBdr>
        <w:top w:val="none" w:sz="0" w:space="0" w:color="auto"/>
        <w:left w:val="none" w:sz="0" w:space="0" w:color="auto"/>
        <w:bottom w:val="none" w:sz="0" w:space="0" w:color="auto"/>
        <w:right w:val="none" w:sz="0" w:space="0" w:color="auto"/>
      </w:divBdr>
    </w:div>
    <w:div w:id="643588915">
      <w:bodyDiv w:val="1"/>
      <w:marLeft w:val="0"/>
      <w:marRight w:val="0"/>
      <w:marTop w:val="0"/>
      <w:marBottom w:val="0"/>
      <w:divBdr>
        <w:top w:val="none" w:sz="0" w:space="0" w:color="auto"/>
        <w:left w:val="none" w:sz="0" w:space="0" w:color="auto"/>
        <w:bottom w:val="none" w:sz="0" w:space="0" w:color="auto"/>
        <w:right w:val="none" w:sz="0" w:space="0" w:color="auto"/>
      </w:divBdr>
    </w:div>
    <w:div w:id="644629333">
      <w:bodyDiv w:val="1"/>
      <w:marLeft w:val="0"/>
      <w:marRight w:val="0"/>
      <w:marTop w:val="0"/>
      <w:marBottom w:val="0"/>
      <w:divBdr>
        <w:top w:val="none" w:sz="0" w:space="0" w:color="auto"/>
        <w:left w:val="none" w:sz="0" w:space="0" w:color="auto"/>
        <w:bottom w:val="none" w:sz="0" w:space="0" w:color="auto"/>
        <w:right w:val="none" w:sz="0" w:space="0" w:color="auto"/>
      </w:divBdr>
    </w:div>
    <w:div w:id="648559240">
      <w:bodyDiv w:val="1"/>
      <w:marLeft w:val="0"/>
      <w:marRight w:val="0"/>
      <w:marTop w:val="0"/>
      <w:marBottom w:val="0"/>
      <w:divBdr>
        <w:top w:val="none" w:sz="0" w:space="0" w:color="auto"/>
        <w:left w:val="none" w:sz="0" w:space="0" w:color="auto"/>
        <w:bottom w:val="none" w:sz="0" w:space="0" w:color="auto"/>
        <w:right w:val="none" w:sz="0" w:space="0" w:color="auto"/>
      </w:divBdr>
    </w:div>
    <w:div w:id="650644571">
      <w:bodyDiv w:val="1"/>
      <w:marLeft w:val="0"/>
      <w:marRight w:val="0"/>
      <w:marTop w:val="0"/>
      <w:marBottom w:val="0"/>
      <w:divBdr>
        <w:top w:val="none" w:sz="0" w:space="0" w:color="auto"/>
        <w:left w:val="none" w:sz="0" w:space="0" w:color="auto"/>
        <w:bottom w:val="none" w:sz="0" w:space="0" w:color="auto"/>
        <w:right w:val="none" w:sz="0" w:space="0" w:color="auto"/>
      </w:divBdr>
    </w:div>
    <w:div w:id="650982755">
      <w:bodyDiv w:val="1"/>
      <w:marLeft w:val="0"/>
      <w:marRight w:val="0"/>
      <w:marTop w:val="0"/>
      <w:marBottom w:val="0"/>
      <w:divBdr>
        <w:top w:val="none" w:sz="0" w:space="0" w:color="auto"/>
        <w:left w:val="none" w:sz="0" w:space="0" w:color="auto"/>
        <w:bottom w:val="none" w:sz="0" w:space="0" w:color="auto"/>
        <w:right w:val="none" w:sz="0" w:space="0" w:color="auto"/>
      </w:divBdr>
    </w:div>
    <w:div w:id="651832781">
      <w:bodyDiv w:val="1"/>
      <w:marLeft w:val="0"/>
      <w:marRight w:val="0"/>
      <w:marTop w:val="0"/>
      <w:marBottom w:val="0"/>
      <w:divBdr>
        <w:top w:val="none" w:sz="0" w:space="0" w:color="auto"/>
        <w:left w:val="none" w:sz="0" w:space="0" w:color="auto"/>
        <w:bottom w:val="none" w:sz="0" w:space="0" w:color="auto"/>
        <w:right w:val="none" w:sz="0" w:space="0" w:color="auto"/>
      </w:divBdr>
    </w:div>
    <w:div w:id="656231807">
      <w:bodyDiv w:val="1"/>
      <w:marLeft w:val="0"/>
      <w:marRight w:val="0"/>
      <w:marTop w:val="0"/>
      <w:marBottom w:val="0"/>
      <w:divBdr>
        <w:top w:val="none" w:sz="0" w:space="0" w:color="auto"/>
        <w:left w:val="none" w:sz="0" w:space="0" w:color="auto"/>
        <w:bottom w:val="none" w:sz="0" w:space="0" w:color="auto"/>
        <w:right w:val="none" w:sz="0" w:space="0" w:color="auto"/>
      </w:divBdr>
    </w:div>
    <w:div w:id="677469742">
      <w:bodyDiv w:val="1"/>
      <w:marLeft w:val="0"/>
      <w:marRight w:val="0"/>
      <w:marTop w:val="0"/>
      <w:marBottom w:val="0"/>
      <w:divBdr>
        <w:top w:val="none" w:sz="0" w:space="0" w:color="auto"/>
        <w:left w:val="none" w:sz="0" w:space="0" w:color="auto"/>
        <w:bottom w:val="none" w:sz="0" w:space="0" w:color="auto"/>
        <w:right w:val="none" w:sz="0" w:space="0" w:color="auto"/>
      </w:divBdr>
    </w:div>
    <w:div w:id="690760725">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4211126">
      <w:bodyDiv w:val="1"/>
      <w:marLeft w:val="0"/>
      <w:marRight w:val="0"/>
      <w:marTop w:val="0"/>
      <w:marBottom w:val="0"/>
      <w:divBdr>
        <w:top w:val="none" w:sz="0" w:space="0" w:color="auto"/>
        <w:left w:val="none" w:sz="0" w:space="0" w:color="auto"/>
        <w:bottom w:val="none" w:sz="0" w:space="0" w:color="auto"/>
        <w:right w:val="none" w:sz="0" w:space="0" w:color="auto"/>
      </w:divBdr>
    </w:div>
    <w:div w:id="709454807">
      <w:bodyDiv w:val="1"/>
      <w:marLeft w:val="0"/>
      <w:marRight w:val="0"/>
      <w:marTop w:val="0"/>
      <w:marBottom w:val="0"/>
      <w:divBdr>
        <w:top w:val="none" w:sz="0" w:space="0" w:color="auto"/>
        <w:left w:val="none" w:sz="0" w:space="0" w:color="auto"/>
        <w:bottom w:val="none" w:sz="0" w:space="0" w:color="auto"/>
        <w:right w:val="none" w:sz="0" w:space="0" w:color="auto"/>
      </w:divBdr>
    </w:div>
    <w:div w:id="713240393">
      <w:bodyDiv w:val="1"/>
      <w:marLeft w:val="0"/>
      <w:marRight w:val="0"/>
      <w:marTop w:val="0"/>
      <w:marBottom w:val="0"/>
      <w:divBdr>
        <w:top w:val="none" w:sz="0" w:space="0" w:color="auto"/>
        <w:left w:val="none" w:sz="0" w:space="0" w:color="auto"/>
        <w:bottom w:val="none" w:sz="0" w:space="0" w:color="auto"/>
        <w:right w:val="none" w:sz="0" w:space="0" w:color="auto"/>
      </w:divBdr>
    </w:div>
    <w:div w:id="724991233">
      <w:bodyDiv w:val="1"/>
      <w:marLeft w:val="0"/>
      <w:marRight w:val="0"/>
      <w:marTop w:val="0"/>
      <w:marBottom w:val="0"/>
      <w:divBdr>
        <w:top w:val="none" w:sz="0" w:space="0" w:color="auto"/>
        <w:left w:val="none" w:sz="0" w:space="0" w:color="auto"/>
        <w:bottom w:val="none" w:sz="0" w:space="0" w:color="auto"/>
        <w:right w:val="none" w:sz="0" w:space="0" w:color="auto"/>
      </w:divBdr>
    </w:div>
    <w:div w:id="729378110">
      <w:bodyDiv w:val="1"/>
      <w:marLeft w:val="0"/>
      <w:marRight w:val="0"/>
      <w:marTop w:val="0"/>
      <w:marBottom w:val="0"/>
      <w:divBdr>
        <w:top w:val="none" w:sz="0" w:space="0" w:color="auto"/>
        <w:left w:val="none" w:sz="0" w:space="0" w:color="auto"/>
        <w:bottom w:val="none" w:sz="0" w:space="0" w:color="auto"/>
        <w:right w:val="none" w:sz="0" w:space="0" w:color="auto"/>
      </w:divBdr>
    </w:div>
    <w:div w:id="733741179">
      <w:bodyDiv w:val="1"/>
      <w:marLeft w:val="0"/>
      <w:marRight w:val="0"/>
      <w:marTop w:val="0"/>
      <w:marBottom w:val="0"/>
      <w:divBdr>
        <w:top w:val="none" w:sz="0" w:space="0" w:color="auto"/>
        <w:left w:val="none" w:sz="0" w:space="0" w:color="auto"/>
        <w:bottom w:val="none" w:sz="0" w:space="0" w:color="auto"/>
        <w:right w:val="none" w:sz="0" w:space="0" w:color="auto"/>
      </w:divBdr>
    </w:div>
    <w:div w:id="743334009">
      <w:bodyDiv w:val="1"/>
      <w:marLeft w:val="0"/>
      <w:marRight w:val="0"/>
      <w:marTop w:val="0"/>
      <w:marBottom w:val="0"/>
      <w:divBdr>
        <w:top w:val="none" w:sz="0" w:space="0" w:color="auto"/>
        <w:left w:val="none" w:sz="0" w:space="0" w:color="auto"/>
        <w:bottom w:val="none" w:sz="0" w:space="0" w:color="auto"/>
        <w:right w:val="none" w:sz="0" w:space="0" w:color="auto"/>
      </w:divBdr>
    </w:div>
    <w:div w:id="747774712">
      <w:bodyDiv w:val="1"/>
      <w:marLeft w:val="0"/>
      <w:marRight w:val="0"/>
      <w:marTop w:val="0"/>
      <w:marBottom w:val="0"/>
      <w:divBdr>
        <w:top w:val="none" w:sz="0" w:space="0" w:color="auto"/>
        <w:left w:val="none" w:sz="0" w:space="0" w:color="auto"/>
        <w:bottom w:val="none" w:sz="0" w:space="0" w:color="auto"/>
        <w:right w:val="none" w:sz="0" w:space="0" w:color="auto"/>
      </w:divBdr>
    </w:div>
    <w:div w:id="748424393">
      <w:bodyDiv w:val="1"/>
      <w:marLeft w:val="0"/>
      <w:marRight w:val="0"/>
      <w:marTop w:val="0"/>
      <w:marBottom w:val="0"/>
      <w:divBdr>
        <w:top w:val="none" w:sz="0" w:space="0" w:color="auto"/>
        <w:left w:val="none" w:sz="0" w:space="0" w:color="auto"/>
        <w:bottom w:val="none" w:sz="0" w:space="0" w:color="auto"/>
        <w:right w:val="none" w:sz="0" w:space="0" w:color="auto"/>
      </w:divBdr>
    </w:div>
    <w:div w:id="752319568">
      <w:bodyDiv w:val="1"/>
      <w:marLeft w:val="0"/>
      <w:marRight w:val="0"/>
      <w:marTop w:val="0"/>
      <w:marBottom w:val="0"/>
      <w:divBdr>
        <w:top w:val="none" w:sz="0" w:space="0" w:color="auto"/>
        <w:left w:val="none" w:sz="0" w:space="0" w:color="auto"/>
        <w:bottom w:val="none" w:sz="0" w:space="0" w:color="auto"/>
        <w:right w:val="none" w:sz="0" w:space="0" w:color="auto"/>
      </w:divBdr>
    </w:div>
    <w:div w:id="758137662">
      <w:bodyDiv w:val="1"/>
      <w:marLeft w:val="0"/>
      <w:marRight w:val="0"/>
      <w:marTop w:val="0"/>
      <w:marBottom w:val="0"/>
      <w:divBdr>
        <w:top w:val="none" w:sz="0" w:space="0" w:color="auto"/>
        <w:left w:val="none" w:sz="0" w:space="0" w:color="auto"/>
        <w:bottom w:val="none" w:sz="0" w:space="0" w:color="auto"/>
        <w:right w:val="none" w:sz="0" w:space="0" w:color="auto"/>
      </w:divBdr>
    </w:div>
    <w:div w:id="760879920">
      <w:bodyDiv w:val="1"/>
      <w:marLeft w:val="0"/>
      <w:marRight w:val="0"/>
      <w:marTop w:val="0"/>
      <w:marBottom w:val="0"/>
      <w:divBdr>
        <w:top w:val="none" w:sz="0" w:space="0" w:color="auto"/>
        <w:left w:val="none" w:sz="0" w:space="0" w:color="auto"/>
        <w:bottom w:val="none" w:sz="0" w:space="0" w:color="auto"/>
        <w:right w:val="none" w:sz="0" w:space="0" w:color="auto"/>
      </w:divBdr>
    </w:div>
    <w:div w:id="761800082">
      <w:bodyDiv w:val="1"/>
      <w:marLeft w:val="0"/>
      <w:marRight w:val="0"/>
      <w:marTop w:val="0"/>
      <w:marBottom w:val="0"/>
      <w:divBdr>
        <w:top w:val="none" w:sz="0" w:space="0" w:color="auto"/>
        <w:left w:val="none" w:sz="0" w:space="0" w:color="auto"/>
        <w:bottom w:val="none" w:sz="0" w:space="0" w:color="auto"/>
        <w:right w:val="none" w:sz="0" w:space="0" w:color="auto"/>
      </w:divBdr>
    </w:div>
    <w:div w:id="762721472">
      <w:bodyDiv w:val="1"/>
      <w:marLeft w:val="0"/>
      <w:marRight w:val="0"/>
      <w:marTop w:val="0"/>
      <w:marBottom w:val="0"/>
      <w:divBdr>
        <w:top w:val="none" w:sz="0" w:space="0" w:color="auto"/>
        <w:left w:val="none" w:sz="0" w:space="0" w:color="auto"/>
        <w:bottom w:val="none" w:sz="0" w:space="0" w:color="auto"/>
        <w:right w:val="none" w:sz="0" w:space="0" w:color="auto"/>
      </w:divBdr>
    </w:div>
    <w:div w:id="765005454">
      <w:bodyDiv w:val="1"/>
      <w:marLeft w:val="0"/>
      <w:marRight w:val="0"/>
      <w:marTop w:val="0"/>
      <w:marBottom w:val="0"/>
      <w:divBdr>
        <w:top w:val="none" w:sz="0" w:space="0" w:color="auto"/>
        <w:left w:val="none" w:sz="0" w:space="0" w:color="auto"/>
        <w:bottom w:val="none" w:sz="0" w:space="0" w:color="auto"/>
        <w:right w:val="none" w:sz="0" w:space="0" w:color="auto"/>
      </w:divBdr>
    </w:div>
    <w:div w:id="775632634">
      <w:bodyDiv w:val="1"/>
      <w:marLeft w:val="0"/>
      <w:marRight w:val="0"/>
      <w:marTop w:val="0"/>
      <w:marBottom w:val="0"/>
      <w:divBdr>
        <w:top w:val="none" w:sz="0" w:space="0" w:color="auto"/>
        <w:left w:val="none" w:sz="0" w:space="0" w:color="auto"/>
        <w:bottom w:val="none" w:sz="0" w:space="0" w:color="auto"/>
        <w:right w:val="none" w:sz="0" w:space="0" w:color="auto"/>
      </w:divBdr>
    </w:div>
    <w:div w:id="782311476">
      <w:bodyDiv w:val="1"/>
      <w:marLeft w:val="0"/>
      <w:marRight w:val="0"/>
      <w:marTop w:val="0"/>
      <w:marBottom w:val="0"/>
      <w:divBdr>
        <w:top w:val="none" w:sz="0" w:space="0" w:color="auto"/>
        <w:left w:val="none" w:sz="0" w:space="0" w:color="auto"/>
        <w:bottom w:val="none" w:sz="0" w:space="0" w:color="auto"/>
        <w:right w:val="none" w:sz="0" w:space="0" w:color="auto"/>
      </w:divBdr>
    </w:div>
    <w:div w:id="790318511">
      <w:bodyDiv w:val="1"/>
      <w:marLeft w:val="0"/>
      <w:marRight w:val="0"/>
      <w:marTop w:val="0"/>
      <w:marBottom w:val="0"/>
      <w:divBdr>
        <w:top w:val="none" w:sz="0" w:space="0" w:color="auto"/>
        <w:left w:val="none" w:sz="0" w:space="0" w:color="auto"/>
        <w:bottom w:val="none" w:sz="0" w:space="0" w:color="auto"/>
        <w:right w:val="none" w:sz="0" w:space="0" w:color="auto"/>
      </w:divBdr>
    </w:div>
    <w:div w:id="790514019">
      <w:bodyDiv w:val="1"/>
      <w:marLeft w:val="0"/>
      <w:marRight w:val="0"/>
      <w:marTop w:val="0"/>
      <w:marBottom w:val="0"/>
      <w:divBdr>
        <w:top w:val="none" w:sz="0" w:space="0" w:color="auto"/>
        <w:left w:val="none" w:sz="0" w:space="0" w:color="auto"/>
        <w:bottom w:val="none" w:sz="0" w:space="0" w:color="auto"/>
        <w:right w:val="none" w:sz="0" w:space="0" w:color="auto"/>
      </w:divBdr>
    </w:div>
    <w:div w:id="790826039">
      <w:bodyDiv w:val="1"/>
      <w:marLeft w:val="0"/>
      <w:marRight w:val="0"/>
      <w:marTop w:val="0"/>
      <w:marBottom w:val="0"/>
      <w:divBdr>
        <w:top w:val="none" w:sz="0" w:space="0" w:color="auto"/>
        <w:left w:val="none" w:sz="0" w:space="0" w:color="auto"/>
        <w:bottom w:val="none" w:sz="0" w:space="0" w:color="auto"/>
        <w:right w:val="none" w:sz="0" w:space="0" w:color="auto"/>
      </w:divBdr>
    </w:div>
    <w:div w:id="793252776">
      <w:bodyDiv w:val="1"/>
      <w:marLeft w:val="0"/>
      <w:marRight w:val="0"/>
      <w:marTop w:val="0"/>
      <w:marBottom w:val="0"/>
      <w:divBdr>
        <w:top w:val="none" w:sz="0" w:space="0" w:color="auto"/>
        <w:left w:val="none" w:sz="0" w:space="0" w:color="auto"/>
        <w:bottom w:val="none" w:sz="0" w:space="0" w:color="auto"/>
        <w:right w:val="none" w:sz="0" w:space="0" w:color="auto"/>
      </w:divBdr>
    </w:div>
    <w:div w:id="793713030">
      <w:bodyDiv w:val="1"/>
      <w:marLeft w:val="0"/>
      <w:marRight w:val="0"/>
      <w:marTop w:val="0"/>
      <w:marBottom w:val="0"/>
      <w:divBdr>
        <w:top w:val="none" w:sz="0" w:space="0" w:color="auto"/>
        <w:left w:val="none" w:sz="0" w:space="0" w:color="auto"/>
        <w:bottom w:val="none" w:sz="0" w:space="0" w:color="auto"/>
        <w:right w:val="none" w:sz="0" w:space="0" w:color="auto"/>
      </w:divBdr>
    </w:div>
    <w:div w:id="796722561">
      <w:bodyDiv w:val="1"/>
      <w:marLeft w:val="0"/>
      <w:marRight w:val="0"/>
      <w:marTop w:val="0"/>
      <w:marBottom w:val="0"/>
      <w:divBdr>
        <w:top w:val="none" w:sz="0" w:space="0" w:color="auto"/>
        <w:left w:val="none" w:sz="0" w:space="0" w:color="auto"/>
        <w:bottom w:val="none" w:sz="0" w:space="0" w:color="auto"/>
        <w:right w:val="none" w:sz="0" w:space="0" w:color="auto"/>
      </w:divBdr>
    </w:div>
    <w:div w:id="804615021">
      <w:bodyDiv w:val="1"/>
      <w:marLeft w:val="0"/>
      <w:marRight w:val="0"/>
      <w:marTop w:val="0"/>
      <w:marBottom w:val="0"/>
      <w:divBdr>
        <w:top w:val="none" w:sz="0" w:space="0" w:color="auto"/>
        <w:left w:val="none" w:sz="0" w:space="0" w:color="auto"/>
        <w:bottom w:val="none" w:sz="0" w:space="0" w:color="auto"/>
        <w:right w:val="none" w:sz="0" w:space="0" w:color="auto"/>
      </w:divBdr>
    </w:div>
    <w:div w:id="809909151">
      <w:bodyDiv w:val="1"/>
      <w:marLeft w:val="0"/>
      <w:marRight w:val="0"/>
      <w:marTop w:val="0"/>
      <w:marBottom w:val="0"/>
      <w:divBdr>
        <w:top w:val="none" w:sz="0" w:space="0" w:color="auto"/>
        <w:left w:val="none" w:sz="0" w:space="0" w:color="auto"/>
        <w:bottom w:val="none" w:sz="0" w:space="0" w:color="auto"/>
        <w:right w:val="none" w:sz="0" w:space="0" w:color="auto"/>
      </w:divBdr>
    </w:div>
    <w:div w:id="811215703">
      <w:bodyDiv w:val="1"/>
      <w:marLeft w:val="0"/>
      <w:marRight w:val="0"/>
      <w:marTop w:val="0"/>
      <w:marBottom w:val="0"/>
      <w:divBdr>
        <w:top w:val="none" w:sz="0" w:space="0" w:color="auto"/>
        <w:left w:val="none" w:sz="0" w:space="0" w:color="auto"/>
        <w:bottom w:val="none" w:sz="0" w:space="0" w:color="auto"/>
        <w:right w:val="none" w:sz="0" w:space="0" w:color="auto"/>
      </w:divBdr>
    </w:div>
    <w:div w:id="812597915">
      <w:bodyDiv w:val="1"/>
      <w:marLeft w:val="0"/>
      <w:marRight w:val="0"/>
      <w:marTop w:val="0"/>
      <w:marBottom w:val="0"/>
      <w:divBdr>
        <w:top w:val="none" w:sz="0" w:space="0" w:color="auto"/>
        <w:left w:val="none" w:sz="0" w:space="0" w:color="auto"/>
        <w:bottom w:val="none" w:sz="0" w:space="0" w:color="auto"/>
        <w:right w:val="none" w:sz="0" w:space="0" w:color="auto"/>
      </w:divBdr>
    </w:div>
    <w:div w:id="818422921">
      <w:bodyDiv w:val="1"/>
      <w:marLeft w:val="0"/>
      <w:marRight w:val="0"/>
      <w:marTop w:val="0"/>
      <w:marBottom w:val="0"/>
      <w:divBdr>
        <w:top w:val="none" w:sz="0" w:space="0" w:color="auto"/>
        <w:left w:val="none" w:sz="0" w:space="0" w:color="auto"/>
        <w:bottom w:val="none" w:sz="0" w:space="0" w:color="auto"/>
        <w:right w:val="none" w:sz="0" w:space="0" w:color="auto"/>
      </w:divBdr>
    </w:div>
    <w:div w:id="822693971">
      <w:bodyDiv w:val="1"/>
      <w:marLeft w:val="0"/>
      <w:marRight w:val="0"/>
      <w:marTop w:val="0"/>
      <w:marBottom w:val="0"/>
      <w:divBdr>
        <w:top w:val="none" w:sz="0" w:space="0" w:color="auto"/>
        <w:left w:val="none" w:sz="0" w:space="0" w:color="auto"/>
        <w:bottom w:val="none" w:sz="0" w:space="0" w:color="auto"/>
        <w:right w:val="none" w:sz="0" w:space="0" w:color="auto"/>
      </w:divBdr>
    </w:div>
    <w:div w:id="828447997">
      <w:bodyDiv w:val="1"/>
      <w:marLeft w:val="0"/>
      <w:marRight w:val="0"/>
      <w:marTop w:val="0"/>
      <w:marBottom w:val="0"/>
      <w:divBdr>
        <w:top w:val="none" w:sz="0" w:space="0" w:color="auto"/>
        <w:left w:val="none" w:sz="0" w:space="0" w:color="auto"/>
        <w:bottom w:val="none" w:sz="0" w:space="0" w:color="auto"/>
        <w:right w:val="none" w:sz="0" w:space="0" w:color="auto"/>
      </w:divBdr>
    </w:div>
    <w:div w:id="829103368">
      <w:bodyDiv w:val="1"/>
      <w:marLeft w:val="0"/>
      <w:marRight w:val="0"/>
      <w:marTop w:val="0"/>
      <w:marBottom w:val="0"/>
      <w:divBdr>
        <w:top w:val="none" w:sz="0" w:space="0" w:color="auto"/>
        <w:left w:val="none" w:sz="0" w:space="0" w:color="auto"/>
        <w:bottom w:val="none" w:sz="0" w:space="0" w:color="auto"/>
        <w:right w:val="none" w:sz="0" w:space="0" w:color="auto"/>
      </w:divBdr>
    </w:div>
    <w:div w:id="833568617">
      <w:bodyDiv w:val="1"/>
      <w:marLeft w:val="0"/>
      <w:marRight w:val="0"/>
      <w:marTop w:val="0"/>
      <w:marBottom w:val="0"/>
      <w:divBdr>
        <w:top w:val="none" w:sz="0" w:space="0" w:color="auto"/>
        <w:left w:val="none" w:sz="0" w:space="0" w:color="auto"/>
        <w:bottom w:val="none" w:sz="0" w:space="0" w:color="auto"/>
        <w:right w:val="none" w:sz="0" w:space="0" w:color="auto"/>
      </w:divBdr>
    </w:div>
    <w:div w:id="834688259">
      <w:bodyDiv w:val="1"/>
      <w:marLeft w:val="0"/>
      <w:marRight w:val="0"/>
      <w:marTop w:val="0"/>
      <w:marBottom w:val="0"/>
      <w:divBdr>
        <w:top w:val="none" w:sz="0" w:space="0" w:color="auto"/>
        <w:left w:val="none" w:sz="0" w:space="0" w:color="auto"/>
        <w:bottom w:val="none" w:sz="0" w:space="0" w:color="auto"/>
        <w:right w:val="none" w:sz="0" w:space="0" w:color="auto"/>
      </w:divBdr>
    </w:div>
    <w:div w:id="843086328">
      <w:bodyDiv w:val="1"/>
      <w:marLeft w:val="0"/>
      <w:marRight w:val="0"/>
      <w:marTop w:val="0"/>
      <w:marBottom w:val="0"/>
      <w:divBdr>
        <w:top w:val="none" w:sz="0" w:space="0" w:color="auto"/>
        <w:left w:val="none" w:sz="0" w:space="0" w:color="auto"/>
        <w:bottom w:val="none" w:sz="0" w:space="0" w:color="auto"/>
        <w:right w:val="none" w:sz="0" w:space="0" w:color="auto"/>
      </w:divBdr>
    </w:div>
    <w:div w:id="850872688">
      <w:bodyDiv w:val="1"/>
      <w:marLeft w:val="0"/>
      <w:marRight w:val="0"/>
      <w:marTop w:val="0"/>
      <w:marBottom w:val="0"/>
      <w:divBdr>
        <w:top w:val="none" w:sz="0" w:space="0" w:color="auto"/>
        <w:left w:val="none" w:sz="0" w:space="0" w:color="auto"/>
        <w:bottom w:val="none" w:sz="0" w:space="0" w:color="auto"/>
        <w:right w:val="none" w:sz="0" w:space="0" w:color="auto"/>
      </w:divBdr>
    </w:div>
    <w:div w:id="857161214">
      <w:bodyDiv w:val="1"/>
      <w:marLeft w:val="0"/>
      <w:marRight w:val="0"/>
      <w:marTop w:val="0"/>
      <w:marBottom w:val="0"/>
      <w:divBdr>
        <w:top w:val="none" w:sz="0" w:space="0" w:color="auto"/>
        <w:left w:val="none" w:sz="0" w:space="0" w:color="auto"/>
        <w:bottom w:val="none" w:sz="0" w:space="0" w:color="auto"/>
        <w:right w:val="none" w:sz="0" w:space="0" w:color="auto"/>
      </w:divBdr>
    </w:div>
    <w:div w:id="858855888">
      <w:bodyDiv w:val="1"/>
      <w:marLeft w:val="0"/>
      <w:marRight w:val="0"/>
      <w:marTop w:val="0"/>
      <w:marBottom w:val="0"/>
      <w:divBdr>
        <w:top w:val="none" w:sz="0" w:space="0" w:color="auto"/>
        <w:left w:val="none" w:sz="0" w:space="0" w:color="auto"/>
        <w:bottom w:val="none" w:sz="0" w:space="0" w:color="auto"/>
        <w:right w:val="none" w:sz="0" w:space="0" w:color="auto"/>
      </w:divBdr>
    </w:div>
    <w:div w:id="860902544">
      <w:bodyDiv w:val="1"/>
      <w:marLeft w:val="0"/>
      <w:marRight w:val="0"/>
      <w:marTop w:val="0"/>
      <w:marBottom w:val="0"/>
      <w:divBdr>
        <w:top w:val="none" w:sz="0" w:space="0" w:color="auto"/>
        <w:left w:val="none" w:sz="0" w:space="0" w:color="auto"/>
        <w:bottom w:val="none" w:sz="0" w:space="0" w:color="auto"/>
        <w:right w:val="none" w:sz="0" w:space="0" w:color="auto"/>
      </w:divBdr>
    </w:div>
    <w:div w:id="863444433">
      <w:bodyDiv w:val="1"/>
      <w:marLeft w:val="0"/>
      <w:marRight w:val="0"/>
      <w:marTop w:val="0"/>
      <w:marBottom w:val="0"/>
      <w:divBdr>
        <w:top w:val="none" w:sz="0" w:space="0" w:color="auto"/>
        <w:left w:val="none" w:sz="0" w:space="0" w:color="auto"/>
        <w:bottom w:val="none" w:sz="0" w:space="0" w:color="auto"/>
        <w:right w:val="none" w:sz="0" w:space="0" w:color="auto"/>
      </w:divBdr>
    </w:div>
    <w:div w:id="866220127">
      <w:bodyDiv w:val="1"/>
      <w:marLeft w:val="0"/>
      <w:marRight w:val="0"/>
      <w:marTop w:val="0"/>
      <w:marBottom w:val="0"/>
      <w:divBdr>
        <w:top w:val="none" w:sz="0" w:space="0" w:color="auto"/>
        <w:left w:val="none" w:sz="0" w:space="0" w:color="auto"/>
        <w:bottom w:val="none" w:sz="0" w:space="0" w:color="auto"/>
        <w:right w:val="none" w:sz="0" w:space="0" w:color="auto"/>
      </w:divBdr>
    </w:div>
    <w:div w:id="866916210">
      <w:bodyDiv w:val="1"/>
      <w:marLeft w:val="0"/>
      <w:marRight w:val="0"/>
      <w:marTop w:val="0"/>
      <w:marBottom w:val="0"/>
      <w:divBdr>
        <w:top w:val="none" w:sz="0" w:space="0" w:color="auto"/>
        <w:left w:val="none" w:sz="0" w:space="0" w:color="auto"/>
        <w:bottom w:val="none" w:sz="0" w:space="0" w:color="auto"/>
        <w:right w:val="none" w:sz="0" w:space="0" w:color="auto"/>
      </w:divBdr>
    </w:div>
    <w:div w:id="868110195">
      <w:bodyDiv w:val="1"/>
      <w:marLeft w:val="0"/>
      <w:marRight w:val="0"/>
      <w:marTop w:val="0"/>
      <w:marBottom w:val="0"/>
      <w:divBdr>
        <w:top w:val="none" w:sz="0" w:space="0" w:color="auto"/>
        <w:left w:val="none" w:sz="0" w:space="0" w:color="auto"/>
        <w:bottom w:val="none" w:sz="0" w:space="0" w:color="auto"/>
        <w:right w:val="none" w:sz="0" w:space="0" w:color="auto"/>
      </w:divBdr>
    </w:div>
    <w:div w:id="873008615">
      <w:bodyDiv w:val="1"/>
      <w:marLeft w:val="0"/>
      <w:marRight w:val="0"/>
      <w:marTop w:val="0"/>
      <w:marBottom w:val="0"/>
      <w:divBdr>
        <w:top w:val="none" w:sz="0" w:space="0" w:color="auto"/>
        <w:left w:val="none" w:sz="0" w:space="0" w:color="auto"/>
        <w:bottom w:val="none" w:sz="0" w:space="0" w:color="auto"/>
        <w:right w:val="none" w:sz="0" w:space="0" w:color="auto"/>
      </w:divBdr>
    </w:div>
    <w:div w:id="876892634">
      <w:bodyDiv w:val="1"/>
      <w:marLeft w:val="0"/>
      <w:marRight w:val="0"/>
      <w:marTop w:val="0"/>
      <w:marBottom w:val="0"/>
      <w:divBdr>
        <w:top w:val="none" w:sz="0" w:space="0" w:color="auto"/>
        <w:left w:val="none" w:sz="0" w:space="0" w:color="auto"/>
        <w:bottom w:val="none" w:sz="0" w:space="0" w:color="auto"/>
        <w:right w:val="none" w:sz="0" w:space="0" w:color="auto"/>
      </w:divBdr>
    </w:div>
    <w:div w:id="883099672">
      <w:bodyDiv w:val="1"/>
      <w:marLeft w:val="0"/>
      <w:marRight w:val="0"/>
      <w:marTop w:val="0"/>
      <w:marBottom w:val="0"/>
      <w:divBdr>
        <w:top w:val="none" w:sz="0" w:space="0" w:color="auto"/>
        <w:left w:val="none" w:sz="0" w:space="0" w:color="auto"/>
        <w:bottom w:val="none" w:sz="0" w:space="0" w:color="auto"/>
        <w:right w:val="none" w:sz="0" w:space="0" w:color="auto"/>
      </w:divBdr>
    </w:div>
    <w:div w:id="884368708">
      <w:bodyDiv w:val="1"/>
      <w:marLeft w:val="0"/>
      <w:marRight w:val="0"/>
      <w:marTop w:val="0"/>
      <w:marBottom w:val="0"/>
      <w:divBdr>
        <w:top w:val="none" w:sz="0" w:space="0" w:color="auto"/>
        <w:left w:val="none" w:sz="0" w:space="0" w:color="auto"/>
        <w:bottom w:val="none" w:sz="0" w:space="0" w:color="auto"/>
        <w:right w:val="none" w:sz="0" w:space="0" w:color="auto"/>
      </w:divBdr>
    </w:div>
    <w:div w:id="891114443">
      <w:bodyDiv w:val="1"/>
      <w:marLeft w:val="0"/>
      <w:marRight w:val="0"/>
      <w:marTop w:val="0"/>
      <w:marBottom w:val="0"/>
      <w:divBdr>
        <w:top w:val="none" w:sz="0" w:space="0" w:color="auto"/>
        <w:left w:val="none" w:sz="0" w:space="0" w:color="auto"/>
        <w:bottom w:val="none" w:sz="0" w:space="0" w:color="auto"/>
        <w:right w:val="none" w:sz="0" w:space="0" w:color="auto"/>
      </w:divBdr>
    </w:div>
    <w:div w:id="895357855">
      <w:bodyDiv w:val="1"/>
      <w:marLeft w:val="0"/>
      <w:marRight w:val="0"/>
      <w:marTop w:val="0"/>
      <w:marBottom w:val="0"/>
      <w:divBdr>
        <w:top w:val="none" w:sz="0" w:space="0" w:color="auto"/>
        <w:left w:val="none" w:sz="0" w:space="0" w:color="auto"/>
        <w:bottom w:val="none" w:sz="0" w:space="0" w:color="auto"/>
        <w:right w:val="none" w:sz="0" w:space="0" w:color="auto"/>
      </w:divBdr>
    </w:div>
    <w:div w:id="909195356">
      <w:bodyDiv w:val="1"/>
      <w:marLeft w:val="0"/>
      <w:marRight w:val="0"/>
      <w:marTop w:val="0"/>
      <w:marBottom w:val="0"/>
      <w:divBdr>
        <w:top w:val="none" w:sz="0" w:space="0" w:color="auto"/>
        <w:left w:val="none" w:sz="0" w:space="0" w:color="auto"/>
        <w:bottom w:val="none" w:sz="0" w:space="0" w:color="auto"/>
        <w:right w:val="none" w:sz="0" w:space="0" w:color="auto"/>
      </w:divBdr>
    </w:div>
    <w:div w:id="920405838">
      <w:bodyDiv w:val="1"/>
      <w:marLeft w:val="0"/>
      <w:marRight w:val="0"/>
      <w:marTop w:val="0"/>
      <w:marBottom w:val="0"/>
      <w:divBdr>
        <w:top w:val="none" w:sz="0" w:space="0" w:color="auto"/>
        <w:left w:val="none" w:sz="0" w:space="0" w:color="auto"/>
        <w:bottom w:val="none" w:sz="0" w:space="0" w:color="auto"/>
        <w:right w:val="none" w:sz="0" w:space="0" w:color="auto"/>
      </w:divBdr>
    </w:div>
    <w:div w:id="920791089">
      <w:bodyDiv w:val="1"/>
      <w:marLeft w:val="0"/>
      <w:marRight w:val="0"/>
      <w:marTop w:val="0"/>
      <w:marBottom w:val="0"/>
      <w:divBdr>
        <w:top w:val="none" w:sz="0" w:space="0" w:color="auto"/>
        <w:left w:val="none" w:sz="0" w:space="0" w:color="auto"/>
        <w:bottom w:val="none" w:sz="0" w:space="0" w:color="auto"/>
        <w:right w:val="none" w:sz="0" w:space="0" w:color="auto"/>
      </w:divBdr>
    </w:div>
    <w:div w:id="922226410">
      <w:bodyDiv w:val="1"/>
      <w:marLeft w:val="0"/>
      <w:marRight w:val="0"/>
      <w:marTop w:val="0"/>
      <w:marBottom w:val="0"/>
      <w:divBdr>
        <w:top w:val="none" w:sz="0" w:space="0" w:color="auto"/>
        <w:left w:val="none" w:sz="0" w:space="0" w:color="auto"/>
        <w:bottom w:val="none" w:sz="0" w:space="0" w:color="auto"/>
        <w:right w:val="none" w:sz="0" w:space="0" w:color="auto"/>
      </w:divBdr>
    </w:div>
    <w:div w:id="92257279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30428936">
      <w:bodyDiv w:val="1"/>
      <w:marLeft w:val="0"/>
      <w:marRight w:val="0"/>
      <w:marTop w:val="0"/>
      <w:marBottom w:val="0"/>
      <w:divBdr>
        <w:top w:val="none" w:sz="0" w:space="0" w:color="auto"/>
        <w:left w:val="none" w:sz="0" w:space="0" w:color="auto"/>
        <w:bottom w:val="none" w:sz="0" w:space="0" w:color="auto"/>
        <w:right w:val="none" w:sz="0" w:space="0" w:color="auto"/>
      </w:divBdr>
    </w:div>
    <w:div w:id="932394995">
      <w:bodyDiv w:val="1"/>
      <w:marLeft w:val="0"/>
      <w:marRight w:val="0"/>
      <w:marTop w:val="0"/>
      <w:marBottom w:val="0"/>
      <w:divBdr>
        <w:top w:val="none" w:sz="0" w:space="0" w:color="auto"/>
        <w:left w:val="none" w:sz="0" w:space="0" w:color="auto"/>
        <w:bottom w:val="none" w:sz="0" w:space="0" w:color="auto"/>
        <w:right w:val="none" w:sz="0" w:space="0" w:color="auto"/>
      </w:divBdr>
    </w:div>
    <w:div w:id="934246788">
      <w:bodyDiv w:val="1"/>
      <w:marLeft w:val="0"/>
      <w:marRight w:val="0"/>
      <w:marTop w:val="0"/>
      <w:marBottom w:val="0"/>
      <w:divBdr>
        <w:top w:val="none" w:sz="0" w:space="0" w:color="auto"/>
        <w:left w:val="none" w:sz="0" w:space="0" w:color="auto"/>
        <w:bottom w:val="none" w:sz="0" w:space="0" w:color="auto"/>
        <w:right w:val="none" w:sz="0" w:space="0" w:color="auto"/>
      </w:divBdr>
    </w:div>
    <w:div w:id="938562739">
      <w:bodyDiv w:val="1"/>
      <w:marLeft w:val="0"/>
      <w:marRight w:val="0"/>
      <w:marTop w:val="0"/>
      <w:marBottom w:val="0"/>
      <w:divBdr>
        <w:top w:val="none" w:sz="0" w:space="0" w:color="auto"/>
        <w:left w:val="none" w:sz="0" w:space="0" w:color="auto"/>
        <w:bottom w:val="none" w:sz="0" w:space="0" w:color="auto"/>
        <w:right w:val="none" w:sz="0" w:space="0" w:color="auto"/>
      </w:divBdr>
    </w:div>
    <w:div w:id="941452238">
      <w:bodyDiv w:val="1"/>
      <w:marLeft w:val="0"/>
      <w:marRight w:val="0"/>
      <w:marTop w:val="0"/>
      <w:marBottom w:val="0"/>
      <w:divBdr>
        <w:top w:val="none" w:sz="0" w:space="0" w:color="auto"/>
        <w:left w:val="none" w:sz="0" w:space="0" w:color="auto"/>
        <w:bottom w:val="none" w:sz="0" w:space="0" w:color="auto"/>
        <w:right w:val="none" w:sz="0" w:space="0" w:color="auto"/>
      </w:divBdr>
    </w:div>
    <w:div w:id="942148627">
      <w:bodyDiv w:val="1"/>
      <w:marLeft w:val="0"/>
      <w:marRight w:val="0"/>
      <w:marTop w:val="0"/>
      <w:marBottom w:val="0"/>
      <w:divBdr>
        <w:top w:val="none" w:sz="0" w:space="0" w:color="auto"/>
        <w:left w:val="none" w:sz="0" w:space="0" w:color="auto"/>
        <w:bottom w:val="none" w:sz="0" w:space="0" w:color="auto"/>
        <w:right w:val="none" w:sz="0" w:space="0" w:color="auto"/>
      </w:divBdr>
    </w:div>
    <w:div w:id="947733169">
      <w:bodyDiv w:val="1"/>
      <w:marLeft w:val="0"/>
      <w:marRight w:val="0"/>
      <w:marTop w:val="0"/>
      <w:marBottom w:val="0"/>
      <w:divBdr>
        <w:top w:val="none" w:sz="0" w:space="0" w:color="auto"/>
        <w:left w:val="none" w:sz="0" w:space="0" w:color="auto"/>
        <w:bottom w:val="none" w:sz="0" w:space="0" w:color="auto"/>
        <w:right w:val="none" w:sz="0" w:space="0" w:color="auto"/>
      </w:divBdr>
    </w:div>
    <w:div w:id="958489582">
      <w:bodyDiv w:val="1"/>
      <w:marLeft w:val="0"/>
      <w:marRight w:val="0"/>
      <w:marTop w:val="0"/>
      <w:marBottom w:val="0"/>
      <w:divBdr>
        <w:top w:val="none" w:sz="0" w:space="0" w:color="auto"/>
        <w:left w:val="none" w:sz="0" w:space="0" w:color="auto"/>
        <w:bottom w:val="none" w:sz="0" w:space="0" w:color="auto"/>
        <w:right w:val="none" w:sz="0" w:space="0" w:color="auto"/>
      </w:divBdr>
    </w:div>
    <w:div w:id="960500303">
      <w:bodyDiv w:val="1"/>
      <w:marLeft w:val="0"/>
      <w:marRight w:val="0"/>
      <w:marTop w:val="0"/>
      <w:marBottom w:val="0"/>
      <w:divBdr>
        <w:top w:val="none" w:sz="0" w:space="0" w:color="auto"/>
        <w:left w:val="none" w:sz="0" w:space="0" w:color="auto"/>
        <w:bottom w:val="none" w:sz="0" w:space="0" w:color="auto"/>
        <w:right w:val="none" w:sz="0" w:space="0" w:color="auto"/>
      </w:divBdr>
    </w:div>
    <w:div w:id="964779039">
      <w:bodyDiv w:val="1"/>
      <w:marLeft w:val="0"/>
      <w:marRight w:val="0"/>
      <w:marTop w:val="0"/>
      <w:marBottom w:val="0"/>
      <w:divBdr>
        <w:top w:val="none" w:sz="0" w:space="0" w:color="auto"/>
        <w:left w:val="none" w:sz="0" w:space="0" w:color="auto"/>
        <w:bottom w:val="none" w:sz="0" w:space="0" w:color="auto"/>
        <w:right w:val="none" w:sz="0" w:space="0" w:color="auto"/>
      </w:divBdr>
    </w:div>
    <w:div w:id="966812265">
      <w:bodyDiv w:val="1"/>
      <w:marLeft w:val="0"/>
      <w:marRight w:val="0"/>
      <w:marTop w:val="0"/>
      <w:marBottom w:val="0"/>
      <w:divBdr>
        <w:top w:val="none" w:sz="0" w:space="0" w:color="auto"/>
        <w:left w:val="none" w:sz="0" w:space="0" w:color="auto"/>
        <w:bottom w:val="none" w:sz="0" w:space="0" w:color="auto"/>
        <w:right w:val="none" w:sz="0" w:space="0" w:color="auto"/>
      </w:divBdr>
    </w:div>
    <w:div w:id="973173732">
      <w:bodyDiv w:val="1"/>
      <w:marLeft w:val="0"/>
      <w:marRight w:val="0"/>
      <w:marTop w:val="0"/>
      <w:marBottom w:val="0"/>
      <w:divBdr>
        <w:top w:val="none" w:sz="0" w:space="0" w:color="auto"/>
        <w:left w:val="none" w:sz="0" w:space="0" w:color="auto"/>
        <w:bottom w:val="none" w:sz="0" w:space="0" w:color="auto"/>
        <w:right w:val="none" w:sz="0" w:space="0" w:color="auto"/>
      </w:divBdr>
    </w:div>
    <w:div w:id="974062508">
      <w:bodyDiv w:val="1"/>
      <w:marLeft w:val="0"/>
      <w:marRight w:val="0"/>
      <w:marTop w:val="0"/>
      <w:marBottom w:val="0"/>
      <w:divBdr>
        <w:top w:val="none" w:sz="0" w:space="0" w:color="auto"/>
        <w:left w:val="none" w:sz="0" w:space="0" w:color="auto"/>
        <w:bottom w:val="none" w:sz="0" w:space="0" w:color="auto"/>
        <w:right w:val="none" w:sz="0" w:space="0" w:color="auto"/>
      </w:divBdr>
    </w:div>
    <w:div w:id="990445804">
      <w:bodyDiv w:val="1"/>
      <w:marLeft w:val="0"/>
      <w:marRight w:val="0"/>
      <w:marTop w:val="0"/>
      <w:marBottom w:val="0"/>
      <w:divBdr>
        <w:top w:val="none" w:sz="0" w:space="0" w:color="auto"/>
        <w:left w:val="none" w:sz="0" w:space="0" w:color="auto"/>
        <w:bottom w:val="none" w:sz="0" w:space="0" w:color="auto"/>
        <w:right w:val="none" w:sz="0" w:space="0" w:color="auto"/>
      </w:divBdr>
    </w:div>
    <w:div w:id="993021260">
      <w:bodyDiv w:val="1"/>
      <w:marLeft w:val="0"/>
      <w:marRight w:val="0"/>
      <w:marTop w:val="0"/>
      <w:marBottom w:val="0"/>
      <w:divBdr>
        <w:top w:val="none" w:sz="0" w:space="0" w:color="auto"/>
        <w:left w:val="none" w:sz="0" w:space="0" w:color="auto"/>
        <w:bottom w:val="none" w:sz="0" w:space="0" w:color="auto"/>
        <w:right w:val="none" w:sz="0" w:space="0" w:color="auto"/>
      </w:divBdr>
    </w:div>
    <w:div w:id="994458995">
      <w:bodyDiv w:val="1"/>
      <w:marLeft w:val="0"/>
      <w:marRight w:val="0"/>
      <w:marTop w:val="0"/>
      <w:marBottom w:val="0"/>
      <w:divBdr>
        <w:top w:val="none" w:sz="0" w:space="0" w:color="auto"/>
        <w:left w:val="none" w:sz="0" w:space="0" w:color="auto"/>
        <w:bottom w:val="none" w:sz="0" w:space="0" w:color="auto"/>
        <w:right w:val="none" w:sz="0" w:space="0" w:color="auto"/>
      </w:divBdr>
    </w:div>
    <w:div w:id="994647953">
      <w:bodyDiv w:val="1"/>
      <w:marLeft w:val="0"/>
      <w:marRight w:val="0"/>
      <w:marTop w:val="0"/>
      <w:marBottom w:val="0"/>
      <w:divBdr>
        <w:top w:val="none" w:sz="0" w:space="0" w:color="auto"/>
        <w:left w:val="none" w:sz="0" w:space="0" w:color="auto"/>
        <w:bottom w:val="none" w:sz="0" w:space="0" w:color="auto"/>
        <w:right w:val="none" w:sz="0" w:space="0" w:color="auto"/>
      </w:divBdr>
    </w:div>
    <w:div w:id="998770336">
      <w:bodyDiv w:val="1"/>
      <w:marLeft w:val="0"/>
      <w:marRight w:val="0"/>
      <w:marTop w:val="0"/>
      <w:marBottom w:val="0"/>
      <w:divBdr>
        <w:top w:val="none" w:sz="0" w:space="0" w:color="auto"/>
        <w:left w:val="none" w:sz="0" w:space="0" w:color="auto"/>
        <w:bottom w:val="none" w:sz="0" w:space="0" w:color="auto"/>
        <w:right w:val="none" w:sz="0" w:space="0" w:color="auto"/>
      </w:divBdr>
    </w:div>
    <w:div w:id="1001391428">
      <w:bodyDiv w:val="1"/>
      <w:marLeft w:val="0"/>
      <w:marRight w:val="0"/>
      <w:marTop w:val="0"/>
      <w:marBottom w:val="0"/>
      <w:divBdr>
        <w:top w:val="none" w:sz="0" w:space="0" w:color="auto"/>
        <w:left w:val="none" w:sz="0" w:space="0" w:color="auto"/>
        <w:bottom w:val="none" w:sz="0" w:space="0" w:color="auto"/>
        <w:right w:val="none" w:sz="0" w:space="0" w:color="auto"/>
      </w:divBdr>
    </w:div>
    <w:div w:id="1001587361">
      <w:bodyDiv w:val="1"/>
      <w:marLeft w:val="0"/>
      <w:marRight w:val="0"/>
      <w:marTop w:val="0"/>
      <w:marBottom w:val="0"/>
      <w:divBdr>
        <w:top w:val="none" w:sz="0" w:space="0" w:color="auto"/>
        <w:left w:val="none" w:sz="0" w:space="0" w:color="auto"/>
        <w:bottom w:val="none" w:sz="0" w:space="0" w:color="auto"/>
        <w:right w:val="none" w:sz="0" w:space="0" w:color="auto"/>
      </w:divBdr>
    </w:div>
    <w:div w:id="1004089817">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7752950">
      <w:bodyDiv w:val="1"/>
      <w:marLeft w:val="0"/>
      <w:marRight w:val="0"/>
      <w:marTop w:val="0"/>
      <w:marBottom w:val="0"/>
      <w:divBdr>
        <w:top w:val="none" w:sz="0" w:space="0" w:color="auto"/>
        <w:left w:val="none" w:sz="0" w:space="0" w:color="auto"/>
        <w:bottom w:val="none" w:sz="0" w:space="0" w:color="auto"/>
        <w:right w:val="none" w:sz="0" w:space="0" w:color="auto"/>
      </w:divBdr>
    </w:div>
    <w:div w:id="1010060413">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4965828">
      <w:bodyDiv w:val="1"/>
      <w:marLeft w:val="0"/>
      <w:marRight w:val="0"/>
      <w:marTop w:val="0"/>
      <w:marBottom w:val="0"/>
      <w:divBdr>
        <w:top w:val="none" w:sz="0" w:space="0" w:color="auto"/>
        <w:left w:val="none" w:sz="0" w:space="0" w:color="auto"/>
        <w:bottom w:val="none" w:sz="0" w:space="0" w:color="auto"/>
        <w:right w:val="none" w:sz="0" w:space="0" w:color="auto"/>
      </w:divBdr>
    </w:div>
    <w:div w:id="1019115121">
      <w:bodyDiv w:val="1"/>
      <w:marLeft w:val="0"/>
      <w:marRight w:val="0"/>
      <w:marTop w:val="0"/>
      <w:marBottom w:val="0"/>
      <w:divBdr>
        <w:top w:val="none" w:sz="0" w:space="0" w:color="auto"/>
        <w:left w:val="none" w:sz="0" w:space="0" w:color="auto"/>
        <w:bottom w:val="none" w:sz="0" w:space="0" w:color="auto"/>
        <w:right w:val="none" w:sz="0" w:space="0" w:color="auto"/>
      </w:divBdr>
    </w:div>
    <w:div w:id="1019240578">
      <w:bodyDiv w:val="1"/>
      <w:marLeft w:val="0"/>
      <w:marRight w:val="0"/>
      <w:marTop w:val="0"/>
      <w:marBottom w:val="0"/>
      <w:divBdr>
        <w:top w:val="none" w:sz="0" w:space="0" w:color="auto"/>
        <w:left w:val="none" w:sz="0" w:space="0" w:color="auto"/>
        <w:bottom w:val="none" w:sz="0" w:space="0" w:color="auto"/>
        <w:right w:val="none" w:sz="0" w:space="0" w:color="auto"/>
      </w:divBdr>
    </w:div>
    <w:div w:id="1035929893">
      <w:bodyDiv w:val="1"/>
      <w:marLeft w:val="0"/>
      <w:marRight w:val="0"/>
      <w:marTop w:val="0"/>
      <w:marBottom w:val="0"/>
      <w:divBdr>
        <w:top w:val="none" w:sz="0" w:space="0" w:color="auto"/>
        <w:left w:val="none" w:sz="0" w:space="0" w:color="auto"/>
        <w:bottom w:val="none" w:sz="0" w:space="0" w:color="auto"/>
        <w:right w:val="none" w:sz="0" w:space="0" w:color="auto"/>
      </w:divBdr>
    </w:div>
    <w:div w:id="1041444335">
      <w:bodyDiv w:val="1"/>
      <w:marLeft w:val="0"/>
      <w:marRight w:val="0"/>
      <w:marTop w:val="0"/>
      <w:marBottom w:val="0"/>
      <w:divBdr>
        <w:top w:val="none" w:sz="0" w:space="0" w:color="auto"/>
        <w:left w:val="none" w:sz="0" w:space="0" w:color="auto"/>
        <w:bottom w:val="none" w:sz="0" w:space="0" w:color="auto"/>
        <w:right w:val="none" w:sz="0" w:space="0" w:color="auto"/>
      </w:divBdr>
    </w:div>
    <w:div w:id="1042250281">
      <w:bodyDiv w:val="1"/>
      <w:marLeft w:val="0"/>
      <w:marRight w:val="0"/>
      <w:marTop w:val="0"/>
      <w:marBottom w:val="0"/>
      <w:divBdr>
        <w:top w:val="none" w:sz="0" w:space="0" w:color="auto"/>
        <w:left w:val="none" w:sz="0" w:space="0" w:color="auto"/>
        <w:bottom w:val="none" w:sz="0" w:space="0" w:color="auto"/>
        <w:right w:val="none" w:sz="0" w:space="0" w:color="auto"/>
      </w:divBdr>
    </w:div>
    <w:div w:id="1046757991">
      <w:bodyDiv w:val="1"/>
      <w:marLeft w:val="0"/>
      <w:marRight w:val="0"/>
      <w:marTop w:val="0"/>
      <w:marBottom w:val="0"/>
      <w:divBdr>
        <w:top w:val="none" w:sz="0" w:space="0" w:color="auto"/>
        <w:left w:val="none" w:sz="0" w:space="0" w:color="auto"/>
        <w:bottom w:val="none" w:sz="0" w:space="0" w:color="auto"/>
        <w:right w:val="none" w:sz="0" w:space="0" w:color="auto"/>
      </w:divBdr>
    </w:div>
    <w:div w:id="1057051082">
      <w:bodyDiv w:val="1"/>
      <w:marLeft w:val="0"/>
      <w:marRight w:val="0"/>
      <w:marTop w:val="0"/>
      <w:marBottom w:val="0"/>
      <w:divBdr>
        <w:top w:val="none" w:sz="0" w:space="0" w:color="auto"/>
        <w:left w:val="none" w:sz="0" w:space="0" w:color="auto"/>
        <w:bottom w:val="none" w:sz="0" w:space="0" w:color="auto"/>
        <w:right w:val="none" w:sz="0" w:space="0" w:color="auto"/>
      </w:divBdr>
    </w:div>
    <w:div w:id="1057825920">
      <w:bodyDiv w:val="1"/>
      <w:marLeft w:val="0"/>
      <w:marRight w:val="0"/>
      <w:marTop w:val="0"/>
      <w:marBottom w:val="0"/>
      <w:divBdr>
        <w:top w:val="none" w:sz="0" w:space="0" w:color="auto"/>
        <w:left w:val="none" w:sz="0" w:space="0" w:color="auto"/>
        <w:bottom w:val="none" w:sz="0" w:space="0" w:color="auto"/>
        <w:right w:val="none" w:sz="0" w:space="0" w:color="auto"/>
      </w:divBdr>
    </w:div>
    <w:div w:id="1066881545">
      <w:bodyDiv w:val="1"/>
      <w:marLeft w:val="0"/>
      <w:marRight w:val="0"/>
      <w:marTop w:val="0"/>
      <w:marBottom w:val="0"/>
      <w:divBdr>
        <w:top w:val="none" w:sz="0" w:space="0" w:color="auto"/>
        <w:left w:val="none" w:sz="0" w:space="0" w:color="auto"/>
        <w:bottom w:val="none" w:sz="0" w:space="0" w:color="auto"/>
        <w:right w:val="none" w:sz="0" w:space="0" w:color="auto"/>
      </w:divBdr>
    </w:div>
    <w:div w:id="1079181985">
      <w:bodyDiv w:val="1"/>
      <w:marLeft w:val="0"/>
      <w:marRight w:val="0"/>
      <w:marTop w:val="0"/>
      <w:marBottom w:val="0"/>
      <w:divBdr>
        <w:top w:val="none" w:sz="0" w:space="0" w:color="auto"/>
        <w:left w:val="none" w:sz="0" w:space="0" w:color="auto"/>
        <w:bottom w:val="none" w:sz="0" w:space="0" w:color="auto"/>
        <w:right w:val="none" w:sz="0" w:space="0" w:color="auto"/>
      </w:divBdr>
    </w:div>
    <w:div w:id="1081294727">
      <w:bodyDiv w:val="1"/>
      <w:marLeft w:val="0"/>
      <w:marRight w:val="0"/>
      <w:marTop w:val="0"/>
      <w:marBottom w:val="0"/>
      <w:divBdr>
        <w:top w:val="none" w:sz="0" w:space="0" w:color="auto"/>
        <w:left w:val="none" w:sz="0" w:space="0" w:color="auto"/>
        <w:bottom w:val="none" w:sz="0" w:space="0" w:color="auto"/>
        <w:right w:val="none" w:sz="0" w:space="0" w:color="auto"/>
      </w:divBdr>
    </w:div>
    <w:div w:id="1081869936">
      <w:bodyDiv w:val="1"/>
      <w:marLeft w:val="0"/>
      <w:marRight w:val="0"/>
      <w:marTop w:val="0"/>
      <w:marBottom w:val="0"/>
      <w:divBdr>
        <w:top w:val="none" w:sz="0" w:space="0" w:color="auto"/>
        <w:left w:val="none" w:sz="0" w:space="0" w:color="auto"/>
        <w:bottom w:val="none" w:sz="0" w:space="0" w:color="auto"/>
        <w:right w:val="none" w:sz="0" w:space="0" w:color="auto"/>
      </w:divBdr>
    </w:div>
    <w:div w:id="1085493564">
      <w:bodyDiv w:val="1"/>
      <w:marLeft w:val="0"/>
      <w:marRight w:val="0"/>
      <w:marTop w:val="0"/>
      <w:marBottom w:val="0"/>
      <w:divBdr>
        <w:top w:val="none" w:sz="0" w:space="0" w:color="auto"/>
        <w:left w:val="none" w:sz="0" w:space="0" w:color="auto"/>
        <w:bottom w:val="none" w:sz="0" w:space="0" w:color="auto"/>
        <w:right w:val="none" w:sz="0" w:space="0" w:color="auto"/>
      </w:divBdr>
    </w:div>
    <w:div w:id="1087725247">
      <w:bodyDiv w:val="1"/>
      <w:marLeft w:val="0"/>
      <w:marRight w:val="0"/>
      <w:marTop w:val="0"/>
      <w:marBottom w:val="0"/>
      <w:divBdr>
        <w:top w:val="none" w:sz="0" w:space="0" w:color="auto"/>
        <w:left w:val="none" w:sz="0" w:space="0" w:color="auto"/>
        <w:bottom w:val="none" w:sz="0" w:space="0" w:color="auto"/>
        <w:right w:val="none" w:sz="0" w:space="0" w:color="auto"/>
      </w:divBdr>
    </w:div>
    <w:div w:id="1088846840">
      <w:bodyDiv w:val="1"/>
      <w:marLeft w:val="0"/>
      <w:marRight w:val="0"/>
      <w:marTop w:val="0"/>
      <w:marBottom w:val="0"/>
      <w:divBdr>
        <w:top w:val="none" w:sz="0" w:space="0" w:color="auto"/>
        <w:left w:val="none" w:sz="0" w:space="0" w:color="auto"/>
        <w:bottom w:val="none" w:sz="0" w:space="0" w:color="auto"/>
        <w:right w:val="none" w:sz="0" w:space="0" w:color="auto"/>
      </w:divBdr>
    </w:div>
    <w:div w:id="1091970515">
      <w:bodyDiv w:val="1"/>
      <w:marLeft w:val="0"/>
      <w:marRight w:val="0"/>
      <w:marTop w:val="0"/>
      <w:marBottom w:val="0"/>
      <w:divBdr>
        <w:top w:val="none" w:sz="0" w:space="0" w:color="auto"/>
        <w:left w:val="none" w:sz="0" w:space="0" w:color="auto"/>
        <w:bottom w:val="none" w:sz="0" w:space="0" w:color="auto"/>
        <w:right w:val="none" w:sz="0" w:space="0" w:color="auto"/>
      </w:divBdr>
    </w:div>
    <w:div w:id="1094935823">
      <w:bodyDiv w:val="1"/>
      <w:marLeft w:val="0"/>
      <w:marRight w:val="0"/>
      <w:marTop w:val="0"/>
      <w:marBottom w:val="0"/>
      <w:divBdr>
        <w:top w:val="none" w:sz="0" w:space="0" w:color="auto"/>
        <w:left w:val="none" w:sz="0" w:space="0" w:color="auto"/>
        <w:bottom w:val="none" w:sz="0" w:space="0" w:color="auto"/>
        <w:right w:val="none" w:sz="0" w:space="0" w:color="auto"/>
      </w:divBdr>
    </w:div>
    <w:div w:id="1096949330">
      <w:bodyDiv w:val="1"/>
      <w:marLeft w:val="0"/>
      <w:marRight w:val="0"/>
      <w:marTop w:val="0"/>
      <w:marBottom w:val="0"/>
      <w:divBdr>
        <w:top w:val="none" w:sz="0" w:space="0" w:color="auto"/>
        <w:left w:val="none" w:sz="0" w:space="0" w:color="auto"/>
        <w:bottom w:val="none" w:sz="0" w:space="0" w:color="auto"/>
        <w:right w:val="none" w:sz="0" w:space="0" w:color="auto"/>
      </w:divBdr>
    </w:div>
    <w:div w:id="1099521098">
      <w:bodyDiv w:val="1"/>
      <w:marLeft w:val="0"/>
      <w:marRight w:val="0"/>
      <w:marTop w:val="0"/>
      <w:marBottom w:val="0"/>
      <w:divBdr>
        <w:top w:val="none" w:sz="0" w:space="0" w:color="auto"/>
        <w:left w:val="none" w:sz="0" w:space="0" w:color="auto"/>
        <w:bottom w:val="none" w:sz="0" w:space="0" w:color="auto"/>
        <w:right w:val="none" w:sz="0" w:space="0" w:color="auto"/>
      </w:divBdr>
    </w:div>
    <w:div w:id="1100759368">
      <w:bodyDiv w:val="1"/>
      <w:marLeft w:val="0"/>
      <w:marRight w:val="0"/>
      <w:marTop w:val="0"/>
      <w:marBottom w:val="0"/>
      <w:divBdr>
        <w:top w:val="none" w:sz="0" w:space="0" w:color="auto"/>
        <w:left w:val="none" w:sz="0" w:space="0" w:color="auto"/>
        <w:bottom w:val="none" w:sz="0" w:space="0" w:color="auto"/>
        <w:right w:val="none" w:sz="0" w:space="0" w:color="auto"/>
      </w:divBdr>
    </w:div>
    <w:div w:id="1102997860">
      <w:bodyDiv w:val="1"/>
      <w:marLeft w:val="0"/>
      <w:marRight w:val="0"/>
      <w:marTop w:val="0"/>
      <w:marBottom w:val="0"/>
      <w:divBdr>
        <w:top w:val="none" w:sz="0" w:space="0" w:color="auto"/>
        <w:left w:val="none" w:sz="0" w:space="0" w:color="auto"/>
        <w:bottom w:val="none" w:sz="0" w:space="0" w:color="auto"/>
        <w:right w:val="none" w:sz="0" w:space="0" w:color="auto"/>
      </w:divBdr>
    </w:div>
    <w:div w:id="1103768954">
      <w:bodyDiv w:val="1"/>
      <w:marLeft w:val="0"/>
      <w:marRight w:val="0"/>
      <w:marTop w:val="0"/>
      <w:marBottom w:val="0"/>
      <w:divBdr>
        <w:top w:val="none" w:sz="0" w:space="0" w:color="auto"/>
        <w:left w:val="none" w:sz="0" w:space="0" w:color="auto"/>
        <w:bottom w:val="none" w:sz="0" w:space="0" w:color="auto"/>
        <w:right w:val="none" w:sz="0" w:space="0" w:color="auto"/>
      </w:divBdr>
    </w:div>
    <w:div w:id="1104418791">
      <w:bodyDiv w:val="1"/>
      <w:marLeft w:val="0"/>
      <w:marRight w:val="0"/>
      <w:marTop w:val="0"/>
      <w:marBottom w:val="0"/>
      <w:divBdr>
        <w:top w:val="none" w:sz="0" w:space="0" w:color="auto"/>
        <w:left w:val="none" w:sz="0" w:space="0" w:color="auto"/>
        <w:bottom w:val="none" w:sz="0" w:space="0" w:color="auto"/>
        <w:right w:val="none" w:sz="0" w:space="0" w:color="auto"/>
      </w:divBdr>
    </w:div>
    <w:div w:id="1108159668">
      <w:bodyDiv w:val="1"/>
      <w:marLeft w:val="0"/>
      <w:marRight w:val="0"/>
      <w:marTop w:val="0"/>
      <w:marBottom w:val="0"/>
      <w:divBdr>
        <w:top w:val="none" w:sz="0" w:space="0" w:color="auto"/>
        <w:left w:val="none" w:sz="0" w:space="0" w:color="auto"/>
        <w:bottom w:val="none" w:sz="0" w:space="0" w:color="auto"/>
        <w:right w:val="none" w:sz="0" w:space="0" w:color="auto"/>
      </w:divBdr>
    </w:div>
    <w:div w:id="1109742425">
      <w:bodyDiv w:val="1"/>
      <w:marLeft w:val="0"/>
      <w:marRight w:val="0"/>
      <w:marTop w:val="0"/>
      <w:marBottom w:val="0"/>
      <w:divBdr>
        <w:top w:val="none" w:sz="0" w:space="0" w:color="auto"/>
        <w:left w:val="none" w:sz="0" w:space="0" w:color="auto"/>
        <w:bottom w:val="none" w:sz="0" w:space="0" w:color="auto"/>
        <w:right w:val="none" w:sz="0" w:space="0" w:color="auto"/>
      </w:divBdr>
    </w:div>
    <w:div w:id="1115560683">
      <w:bodyDiv w:val="1"/>
      <w:marLeft w:val="0"/>
      <w:marRight w:val="0"/>
      <w:marTop w:val="0"/>
      <w:marBottom w:val="0"/>
      <w:divBdr>
        <w:top w:val="none" w:sz="0" w:space="0" w:color="auto"/>
        <w:left w:val="none" w:sz="0" w:space="0" w:color="auto"/>
        <w:bottom w:val="none" w:sz="0" w:space="0" w:color="auto"/>
        <w:right w:val="none" w:sz="0" w:space="0" w:color="auto"/>
      </w:divBdr>
    </w:div>
    <w:div w:id="1115949284">
      <w:bodyDiv w:val="1"/>
      <w:marLeft w:val="0"/>
      <w:marRight w:val="0"/>
      <w:marTop w:val="0"/>
      <w:marBottom w:val="0"/>
      <w:divBdr>
        <w:top w:val="none" w:sz="0" w:space="0" w:color="auto"/>
        <w:left w:val="none" w:sz="0" w:space="0" w:color="auto"/>
        <w:bottom w:val="none" w:sz="0" w:space="0" w:color="auto"/>
        <w:right w:val="none" w:sz="0" w:space="0" w:color="auto"/>
      </w:divBdr>
    </w:div>
    <w:div w:id="1116871098">
      <w:bodyDiv w:val="1"/>
      <w:marLeft w:val="0"/>
      <w:marRight w:val="0"/>
      <w:marTop w:val="0"/>
      <w:marBottom w:val="0"/>
      <w:divBdr>
        <w:top w:val="none" w:sz="0" w:space="0" w:color="auto"/>
        <w:left w:val="none" w:sz="0" w:space="0" w:color="auto"/>
        <w:bottom w:val="none" w:sz="0" w:space="0" w:color="auto"/>
        <w:right w:val="none" w:sz="0" w:space="0" w:color="auto"/>
      </w:divBdr>
    </w:div>
    <w:div w:id="1120497247">
      <w:bodyDiv w:val="1"/>
      <w:marLeft w:val="0"/>
      <w:marRight w:val="0"/>
      <w:marTop w:val="0"/>
      <w:marBottom w:val="0"/>
      <w:divBdr>
        <w:top w:val="none" w:sz="0" w:space="0" w:color="auto"/>
        <w:left w:val="none" w:sz="0" w:space="0" w:color="auto"/>
        <w:bottom w:val="none" w:sz="0" w:space="0" w:color="auto"/>
        <w:right w:val="none" w:sz="0" w:space="0" w:color="auto"/>
      </w:divBdr>
    </w:div>
    <w:div w:id="1121068010">
      <w:bodyDiv w:val="1"/>
      <w:marLeft w:val="0"/>
      <w:marRight w:val="0"/>
      <w:marTop w:val="0"/>
      <w:marBottom w:val="0"/>
      <w:divBdr>
        <w:top w:val="none" w:sz="0" w:space="0" w:color="auto"/>
        <w:left w:val="none" w:sz="0" w:space="0" w:color="auto"/>
        <w:bottom w:val="none" w:sz="0" w:space="0" w:color="auto"/>
        <w:right w:val="none" w:sz="0" w:space="0" w:color="auto"/>
      </w:divBdr>
    </w:div>
    <w:div w:id="1122649239">
      <w:bodyDiv w:val="1"/>
      <w:marLeft w:val="0"/>
      <w:marRight w:val="0"/>
      <w:marTop w:val="0"/>
      <w:marBottom w:val="0"/>
      <w:divBdr>
        <w:top w:val="none" w:sz="0" w:space="0" w:color="auto"/>
        <w:left w:val="none" w:sz="0" w:space="0" w:color="auto"/>
        <w:bottom w:val="none" w:sz="0" w:space="0" w:color="auto"/>
        <w:right w:val="none" w:sz="0" w:space="0" w:color="auto"/>
      </w:divBdr>
    </w:div>
    <w:div w:id="1125586799">
      <w:bodyDiv w:val="1"/>
      <w:marLeft w:val="0"/>
      <w:marRight w:val="0"/>
      <w:marTop w:val="0"/>
      <w:marBottom w:val="0"/>
      <w:divBdr>
        <w:top w:val="none" w:sz="0" w:space="0" w:color="auto"/>
        <w:left w:val="none" w:sz="0" w:space="0" w:color="auto"/>
        <w:bottom w:val="none" w:sz="0" w:space="0" w:color="auto"/>
        <w:right w:val="none" w:sz="0" w:space="0" w:color="auto"/>
      </w:divBdr>
    </w:div>
    <w:div w:id="1126195813">
      <w:bodyDiv w:val="1"/>
      <w:marLeft w:val="0"/>
      <w:marRight w:val="0"/>
      <w:marTop w:val="0"/>
      <w:marBottom w:val="0"/>
      <w:divBdr>
        <w:top w:val="none" w:sz="0" w:space="0" w:color="auto"/>
        <w:left w:val="none" w:sz="0" w:space="0" w:color="auto"/>
        <w:bottom w:val="none" w:sz="0" w:space="0" w:color="auto"/>
        <w:right w:val="none" w:sz="0" w:space="0" w:color="auto"/>
      </w:divBdr>
    </w:div>
    <w:div w:id="1136724390">
      <w:bodyDiv w:val="1"/>
      <w:marLeft w:val="0"/>
      <w:marRight w:val="0"/>
      <w:marTop w:val="0"/>
      <w:marBottom w:val="0"/>
      <w:divBdr>
        <w:top w:val="none" w:sz="0" w:space="0" w:color="auto"/>
        <w:left w:val="none" w:sz="0" w:space="0" w:color="auto"/>
        <w:bottom w:val="none" w:sz="0" w:space="0" w:color="auto"/>
        <w:right w:val="none" w:sz="0" w:space="0" w:color="auto"/>
      </w:divBdr>
    </w:div>
    <w:div w:id="1136996419">
      <w:bodyDiv w:val="1"/>
      <w:marLeft w:val="0"/>
      <w:marRight w:val="0"/>
      <w:marTop w:val="0"/>
      <w:marBottom w:val="0"/>
      <w:divBdr>
        <w:top w:val="none" w:sz="0" w:space="0" w:color="auto"/>
        <w:left w:val="none" w:sz="0" w:space="0" w:color="auto"/>
        <w:bottom w:val="none" w:sz="0" w:space="0" w:color="auto"/>
        <w:right w:val="none" w:sz="0" w:space="0" w:color="auto"/>
      </w:divBdr>
    </w:div>
    <w:div w:id="1137720562">
      <w:bodyDiv w:val="1"/>
      <w:marLeft w:val="0"/>
      <w:marRight w:val="0"/>
      <w:marTop w:val="0"/>
      <w:marBottom w:val="0"/>
      <w:divBdr>
        <w:top w:val="none" w:sz="0" w:space="0" w:color="auto"/>
        <w:left w:val="none" w:sz="0" w:space="0" w:color="auto"/>
        <w:bottom w:val="none" w:sz="0" w:space="0" w:color="auto"/>
        <w:right w:val="none" w:sz="0" w:space="0" w:color="auto"/>
      </w:divBdr>
    </w:div>
    <w:div w:id="1146236487">
      <w:bodyDiv w:val="1"/>
      <w:marLeft w:val="0"/>
      <w:marRight w:val="0"/>
      <w:marTop w:val="0"/>
      <w:marBottom w:val="0"/>
      <w:divBdr>
        <w:top w:val="none" w:sz="0" w:space="0" w:color="auto"/>
        <w:left w:val="none" w:sz="0" w:space="0" w:color="auto"/>
        <w:bottom w:val="none" w:sz="0" w:space="0" w:color="auto"/>
        <w:right w:val="none" w:sz="0" w:space="0" w:color="auto"/>
      </w:divBdr>
    </w:div>
    <w:div w:id="1148787798">
      <w:bodyDiv w:val="1"/>
      <w:marLeft w:val="0"/>
      <w:marRight w:val="0"/>
      <w:marTop w:val="0"/>
      <w:marBottom w:val="0"/>
      <w:divBdr>
        <w:top w:val="none" w:sz="0" w:space="0" w:color="auto"/>
        <w:left w:val="none" w:sz="0" w:space="0" w:color="auto"/>
        <w:bottom w:val="none" w:sz="0" w:space="0" w:color="auto"/>
        <w:right w:val="none" w:sz="0" w:space="0" w:color="auto"/>
      </w:divBdr>
    </w:div>
    <w:div w:id="1152404056">
      <w:bodyDiv w:val="1"/>
      <w:marLeft w:val="0"/>
      <w:marRight w:val="0"/>
      <w:marTop w:val="0"/>
      <w:marBottom w:val="0"/>
      <w:divBdr>
        <w:top w:val="none" w:sz="0" w:space="0" w:color="auto"/>
        <w:left w:val="none" w:sz="0" w:space="0" w:color="auto"/>
        <w:bottom w:val="none" w:sz="0" w:space="0" w:color="auto"/>
        <w:right w:val="none" w:sz="0" w:space="0" w:color="auto"/>
      </w:divBdr>
    </w:div>
    <w:div w:id="1152798453">
      <w:bodyDiv w:val="1"/>
      <w:marLeft w:val="0"/>
      <w:marRight w:val="0"/>
      <w:marTop w:val="0"/>
      <w:marBottom w:val="0"/>
      <w:divBdr>
        <w:top w:val="none" w:sz="0" w:space="0" w:color="auto"/>
        <w:left w:val="none" w:sz="0" w:space="0" w:color="auto"/>
        <w:bottom w:val="none" w:sz="0" w:space="0" w:color="auto"/>
        <w:right w:val="none" w:sz="0" w:space="0" w:color="auto"/>
      </w:divBdr>
    </w:div>
    <w:div w:id="1155876247">
      <w:bodyDiv w:val="1"/>
      <w:marLeft w:val="0"/>
      <w:marRight w:val="0"/>
      <w:marTop w:val="0"/>
      <w:marBottom w:val="0"/>
      <w:divBdr>
        <w:top w:val="none" w:sz="0" w:space="0" w:color="auto"/>
        <w:left w:val="none" w:sz="0" w:space="0" w:color="auto"/>
        <w:bottom w:val="none" w:sz="0" w:space="0" w:color="auto"/>
        <w:right w:val="none" w:sz="0" w:space="0" w:color="auto"/>
      </w:divBdr>
    </w:div>
    <w:div w:id="1156145901">
      <w:bodyDiv w:val="1"/>
      <w:marLeft w:val="0"/>
      <w:marRight w:val="0"/>
      <w:marTop w:val="0"/>
      <w:marBottom w:val="0"/>
      <w:divBdr>
        <w:top w:val="none" w:sz="0" w:space="0" w:color="auto"/>
        <w:left w:val="none" w:sz="0" w:space="0" w:color="auto"/>
        <w:bottom w:val="none" w:sz="0" w:space="0" w:color="auto"/>
        <w:right w:val="none" w:sz="0" w:space="0" w:color="auto"/>
      </w:divBdr>
    </w:div>
    <w:div w:id="1161890885">
      <w:bodyDiv w:val="1"/>
      <w:marLeft w:val="0"/>
      <w:marRight w:val="0"/>
      <w:marTop w:val="0"/>
      <w:marBottom w:val="0"/>
      <w:divBdr>
        <w:top w:val="none" w:sz="0" w:space="0" w:color="auto"/>
        <w:left w:val="none" w:sz="0" w:space="0" w:color="auto"/>
        <w:bottom w:val="none" w:sz="0" w:space="0" w:color="auto"/>
        <w:right w:val="none" w:sz="0" w:space="0" w:color="auto"/>
      </w:divBdr>
    </w:div>
    <w:div w:id="1164710442">
      <w:bodyDiv w:val="1"/>
      <w:marLeft w:val="0"/>
      <w:marRight w:val="0"/>
      <w:marTop w:val="0"/>
      <w:marBottom w:val="0"/>
      <w:divBdr>
        <w:top w:val="none" w:sz="0" w:space="0" w:color="auto"/>
        <w:left w:val="none" w:sz="0" w:space="0" w:color="auto"/>
        <w:bottom w:val="none" w:sz="0" w:space="0" w:color="auto"/>
        <w:right w:val="none" w:sz="0" w:space="0" w:color="auto"/>
      </w:divBdr>
    </w:div>
    <w:div w:id="1169172551">
      <w:bodyDiv w:val="1"/>
      <w:marLeft w:val="0"/>
      <w:marRight w:val="0"/>
      <w:marTop w:val="0"/>
      <w:marBottom w:val="0"/>
      <w:divBdr>
        <w:top w:val="none" w:sz="0" w:space="0" w:color="auto"/>
        <w:left w:val="none" w:sz="0" w:space="0" w:color="auto"/>
        <w:bottom w:val="none" w:sz="0" w:space="0" w:color="auto"/>
        <w:right w:val="none" w:sz="0" w:space="0" w:color="auto"/>
      </w:divBdr>
    </w:div>
    <w:div w:id="1170483479">
      <w:bodyDiv w:val="1"/>
      <w:marLeft w:val="0"/>
      <w:marRight w:val="0"/>
      <w:marTop w:val="0"/>
      <w:marBottom w:val="0"/>
      <w:divBdr>
        <w:top w:val="none" w:sz="0" w:space="0" w:color="auto"/>
        <w:left w:val="none" w:sz="0" w:space="0" w:color="auto"/>
        <w:bottom w:val="none" w:sz="0" w:space="0" w:color="auto"/>
        <w:right w:val="none" w:sz="0" w:space="0" w:color="auto"/>
      </w:divBdr>
    </w:div>
    <w:div w:id="1171797720">
      <w:bodyDiv w:val="1"/>
      <w:marLeft w:val="0"/>
      <w:marRight w:val="0"/>
      <w:marTop w:val="0"/>
      <w:marBottom w:val="0"/>
      <w:divBdr>
        <w:top w:val="none" w:sz="0" w:space="0" w:color="auto"/>
        <w:left w:val="none" w:sz="0" w:space="0" w:color="auto"/>
        <w:bottom w:val="none" w:sz="0" w:space="0" w:color="auto"/>
        <w:right w:val="none" w:sz="0" w:space="0" w:color="auto"/>
      </w:divBdr>
    </w:div>
    <w:div w:id="1171917309">
      <w:bodyDiv w:val="1"/>
      <w:marLeft w:val="0"/>
      <w:marRight w:val="0"/>
      <w:marTop w:val="0"/>
      <w:marBottom w:val="0"/>
      <w:divBdr>
        <w:top w:val="none" w:sz="0" w:space="0" w:color="auto"/>
        <w:left w:val="none" w:sz="0" w:space="0" w:color="auto"/>
        <w:bottom w:val="none" w:sz="0" w:space="0" w:color="auto"/>
        <w:right w:val="none" w:sz="0" w:space="0" w:color="auto"/>
      </w:divBdr>
    </w:div>
    <w:div w:id="1174608651">
      <w:bodyDiv w:val="1"/>
      <w:marLeft w:val="0"/>
      <w:marRight w:val="0"/>
      <w:marTop w:val="0"/>
      <w:marBottom w:val="0"/>
      <w:divBdr>
        <w:top w:val="none" w:sz="0" w:space="0" w:color="auto"/>
        <w:left w:val="none" w:sz="0" w:space="0" w:color="auto"/>
        <w:bottom w:val="none" w:sz="0" w:space="0" w:color="auto"/>
        <w:right w:val="none" w:sz="0" w:space="0" w:color="auto"/>
      </w:divBdr>
    </w:div>
    <w:div w:id="1187326132">
      <w:bodyDiv w:val="1"/>
      <w:marLeft w:val="0"/>
      <w:marRight w:val="0"/>
      <w:marTop w:val="0"/>
      <w:marBottom w:val="0"/>
      <w:divBdr>
        <w:top w:val="none" w:sz="0" w:space="0" w:color="auto"/>
        <w:left w:val="none" w:sz="0" w:space="0" w:color="auto"/>
        <w:bottom w:val="none" w:sz="0" w:space="0" w:color="auto"/>
        <w:right w:val="none" w:sz="0" w:space="0" w:color="auto"/>
      </w:divBdr>
    </w:div>
    <w:div w:id="1187911730">
      <w:bodyDiv w:val="1"/>
      <w:marLeft w:val="0"/>
      <w:marRight w:val="0"/>
      <w:marTop w:val="0"/>
      <w:marBottom w:val="0"/>
      <w:divBdr>
        <w:top w:val="none" w:sz="0" w:space="0" w:color="auto"/>
        <w:left w:val="none" w:sz="0" w:space="0" w:color="auto"/>
        <w:bottom w:val="none" w:sz="0" w:space="0" w:color="auto"/>
        <w:right w:val="none" w:sz="0" w:space="0" w:color="auto"/>
      </w:divBdr>
    </w:div>
    <w:div w:id="1189295134">
      <w:bodyDiv w:val="1"/>
      <w:marLeft w:val="0"/>
      <w:marRight w:val="0"/>
      <w:marTop w:val="0"/>
      <w:marBottom w:val="0"/>
      <w:divBdr>
        <w:top w:val="none" w:sz="0" w:space="0" w:color="auto"/>
        <w:left w:val="none" w:sz="0" w:space="0" w:color="auto"/>
        <w:bottom w:val="none" w:sz="0" w:space="0" w:color="auto"/>
        <w:right w:val="none" w:sz="0" w:space="0" w:color="auto"/>
      </w:divBdr>
    </w:div>
    <w:div w:id="1190215720">
      <w:bodyDiv w:val="1"/>
      <w:marLeft w:val="0"/>
      <w:marRight w:val="0"/>
      <w:marTop w:val="0"/>
      <w:marBottom w:val="0"/>
      <w:divBdr>
        <w:top w:val="none" w:sz="0" w:space="0" w:color="auto"/>
        <w:left w:val="none" w:sz="0" w:space="0" w:color="auto"/>
        <w:bottom w:val="none" w:sz="0" w:space="0" w:color="auto"/>
        <w:right w:val="none" w:sz="0" w:space="0" w:color="auto"/>
      </w:divBdr>
    </w:div>
    <w:div w:id="1193492430">
      <w:bodyDiv w:val="1"/>
      <w:marLeft w:val="0"/>
      <w:marRight w:val="0"/>
      <w:marTop w:val="0"/>
      <w:marBottom w:val="0"/>
      <w:divBdr>
        <w:top w:val="none" w:sz="0" w:space="0" w:color="auto"/>
        <w:left w:val="none" w:sz="0" w:space="0" w:color="auto"/>
        <w:bottom w:val="none" w:sz="0" w:space="0" w:color="auto"/>
        <w:right w:val="none" w:sz="0" w:space="0" w:color="auto"/>
      </w:divBdr>
    </w:div>
    <w:div w:id="1196119903">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
    <w:div w:id="1199975813">
      <w:bodyDiv w:val="1"/>
      <w:marLeft w:val="0"/>
      <w:marRight w:val="0"/>
      <w:marTop w:val="0"/>
      <w:marBottom w:val="0"/>
      <w:divBdr>
        <w:top w:val="none" w:sz="0" w:space="0" w:color="auto"/>
        <w:left w:val="none" w:sz="0" w:space="0" w:color="auto"/>
        <w:bottom w:val="none" w:sz="0" w:space="0" w:color="auto"/>
        <w:right w:val="none" w:sz="0" w:space="0" w:color="auto"/>
      </w:divBdr>
    </w:div>
    <w:div w:id="1200511955">
      <w:bodyDiv w:val="1"/>
      <w:marLeft w:val="0"/>
      <w:marRight w:val="0"/>
      <w:marTop w:val="0"/>
      <w:marBottom w:val="0"/>
      <w:divBdr>
        <w:top w:val="none" w:sz="0" w:space="0" w:color="auto"/>
        <w:left w:val="none" w:sz="0" w:space="0" w:color="auto"/>
        <w:bottom w:val="none" w:sz="0" w:space="0" w:color="auto"/>
        <w:right w:val="none" w:sz="0" w:space="0" w:color="auto"/>
      </w:divBdr>
    </w:div>
    <w:div w:id="1204711923">
      <w:bodyDiv w:val="1"/>
      <w:marLeft w:val="0"/>
      <w:marRight w:val="0"/>
      <w:marTop w:val="0"/>
      <w:marBottom w:val="0"/>
      <w:divBdr>
        <w:top w:val="none" w:sz="0" w:space="0" w:color="auto"/>
        <w:left w:val="none" w:sz="0" w:space="0" w:color="auto"/>
        <w:bottom w:val="none" w:sz="0" w:space="0" w:color="auto"/>
        <w:right w:val="none" w:sz="0" w:space="0" w:color="auto"/>
      </w:divBdr>
    </w:div>
    <w:div w:id="1205486302">
      <w:bodyDiv w:val="1"/>
      <w:marLeft w:val="0"/>
      <w:marRight w:val="0"/>
      <w:marTop w:val="0"/>
      <w:marBottom w:val="0"/>
      <w:divBdr>
        <w:top w:val="none" w:sz="0" w:space="0" w:color="auto"/>
        <w:left w:val="none" w:sz="0" w:space="0" w:color="auto"/>
        <w:bottom w:val="none" w:sz="0" w:space="0" w:color="auto"/>
        <w:right w:val="none" w:sz="0" w:space="0" w:color="auto"/>
      </w:divBdr>
    </w:div>
    <w:div w:id="1214466365">
      <w:bodyDiv w:val="1"/>
      <w:marLeft w:val="0"/>
      <w:marRight w:val="0"/>
      <w:marTop w:val="0"/>
      <w:marBottom w:val="0"/>
      <w:divBdr>
        <w:top w:val="none" w:sz="0" w:space="0" w:color="auto"/>
        <w:left w:val="none" w:sz="0" w:space="0" w:color="auto"/>
        <w:bottom w:val="none" w:sz="0" w:space="0" w:color="auto"/>
        <w:right w:val="none" w:sz="0" w:space="0" w:color="auto"/>
      </w:divBdr>
    </w:div>
    <w:div w:id="1218007240">
      <w:bodyDiv w:val="1"/>
      <w:marLeft w:val="0"/>
      <w:marRight w:val="0"/>
      <w:marTop w:val="0"/>
      <w:marBottom w:val="0"/>
      <w:divBdr>
        <w:top w:val="none" w:sz="0" w:space="0" w:color="auto"/>
        <w:left w:val="none" w:sz="0" w:space="0" w:color="auto"/>
        <w:bottom w:val="none" w:sz="0" w:space="0" w:color="auto"/>
        <w:right w:val="none" w:sz="0" w:space="0" w:color="auto"/>
      </w:divBdr>
    </w:div>
    <w:div w:id="1219434063">
      <w:bodyDiv w:val="1"/>
      <w:marLeft w:val="0"/>
      <w:marRight w:val="0"/>
      <w:marTop w:val="0"/>
      <w:marBottom w:val="0"/>
      <w:divBdr>
        <w:top w:val="none" w:sz="0" w:space="0" w:color="auto"/>
        <w:left w:val="none" w:sz="0" w:space="0" w:color="auto"/>
        <w:bottom w:val="none" w:sz="0" w:space="0" w:color="auto"/>
        <w:right w:val="none" w:sz="0" w:space="0" w:color="auto"/>
      </w:divBdr>
    </w:div>
    <w:div w:id="1222206763">
      <w:bodyDiv w:val="1"/>
      <w:marLeft w:val="0"/>
      <w:marRight w:val="0"/>
      <w:marTop w:val="0"/>
      <w:marBottom w:val="0"/>
      <w:divBdr>
        <w:top w:val="none" w:sz="0" w:space="0" w:color="auto"/>
        <w:left w:val="none" w:sz="0" w:space="0" w:color="auto"/>
        <w:bottom w:val="none" w:sz="0" w:space="0" w:color="auto"/>
        <w:right w:val="none" w:sz="0" w:space="0" w:color="auto"/>
      </w:divBdr>
    </w:div>
    <w:div w:id="1225340049">
      <w:bodyDiv w:val="1"/>
      <w:marLeft w:val="0"/>
      <w:marRight w:val="0"/>
      <w:marTop w:val="0"/>
      <w:marBottom w:val="0"/>
      <w:divBdr>
        <w:top w:val="none" w:sz="0" w:space="0" w:color="auto"/>
        <w:left w:val="none" w:sz="0" w:space="0" w:color="auto"/>
        <w:bottom w:val="none" w:sz="0" w:space="0" w:color="auto"/>
        <w:right w:val="none" w:sz="0" w:space="0" w:color="auto"/>
      </w:divBdr>
    </w:div>
    <w:div w:id="1230842346">
      <w:bodyDiv w:val="1"/>
      <w:marLeft w:val="0"/>
      <w:marRight w:val="0"/>
      <w:marTop w:val="0"/>
      <w:marBottom w:val="0"/>
      <w:divBdr>
        <w:top w:val="none" w:sz="0" w:space="0" w:color="auto"/>
        <w:left w:val="none" w:sz="0" w:space="0" w:color="auto"/>
        <w:bottom w:val="none" w:sz="0" w:space="0" w:color="auto"/>
        <w:right w:val="none" w:sz="0" w:space="0" w:color="auto"/>
      </w:divBdr>
    </w:div>
    <w:div w:id="1236892534">
      <w:bodyDiv w:val="1"/>
      <w:marLeft w:val="0"/>
      <w:marRight w:val="0"/>
      <w:marTop w:val="0"/>
      <w:marBottom w:val="0"/>
      <w:divBdr>
        <w:top w:val="none" w:sz="0" w:space="0" w:color="auto"/>
        <w:left w:val="none" w:sz="0" w:space="0" w:color="auto"/>
        <w:bottom w:val="none" w:sz="0" w:space="0" w:color="auto"/>
        <w:right w:val="none" w:sz="0" w:space="0" w:color="auto"/>
      </w:divBdr>
    </w:div>
    <w:div w:id="1237402050">
      <w:bodyDiv w:val="1"/>
      <w:marLeft w:val="0"/>
      <w:marRight w:val="0"/>
      <w:marTop w:val="0"/>
      <w:marBottom w:val="0"/>
      <w:divBdr>
        <w:top w:val="none" w:sz="0" w:space="0" w:color="auto"/>
        <w:left w:val="none" w:sz="0" w:space="0" w:color="auto"/>
        <w:bottom w:val="none" w:sz="0" w:space="0" w:color="auto"/>
        <w:right w:val="none" w:sz="0" w:space="0" w:color="auto"/>
      </w:divBdr>
    </w:div>
    <w:div w:id="1237591792">
      <w:bodyDiv w:val="1"/>
      <w:marLeft w:val="0"/>
      <w:marRight w:val="0"/>
      <w:marTop w:val="0"/>
      <w:marBottom w:val="0"/>
      <w:divBdr>
        <w:top w:val="none" w:sz="0" w:space="0" w:color="auto"/>
        <w:left w:val="none" w:sz="0" w:space="0" w:color="auto"/>
        <w:bottom w:val="none" w:sz="0" w:space="0" w:color="auto"/>
        <w:right w:val="none" w:sz="0" w:space="0" w:color="auto"/>
      </w:divBdr>
    </w:div>
    <w:div w:id="1241014784">
      <w:bodyDiv w:val="1"/>
      <w:marLeft w:val="0"/>
      <w:marRight w:val="0"/>
      <w:marTop w:val="0"/>
      <w:marBottom w:val="0"/>
      <w:divBdr>
        <w:top w:val="none" w:sz="0" w:space="0" w:color="auto"/>
        <w:left w:val="none" w:sz="0" w:space="0" w:color="auto"/>
        <w:bottom w:val="none" w:sz="0" w:space="0" w:color="auto"/>
        <w:right w:val="none" w:sz="0" w:space="0" w:color="auto"/>
      </w:divBdr>
    </w:div>
    <w:div w:id="1248223424">
      <w:bodyDiv w:val="1"/>
      <w:marLeft w:val="0"/>
      <w:marRight w:val="0"/>
      <w:marTop w:val="0"/>
      <w:marBottom w:val="0"/>
      <w:divBdr>
        <w:top w:val="none" w:sz="0" w:space="0" w:color="auto"/>
        <w:left w:val="none" w:sz="0" w:space="0" w:color="auto"/>
        <w:bottom w:val="none" w:sz="0" w:space="0" w:color="auto"/>
        <w:right w:val="none" w:sz="0" w:space="0" w:color="auto"/>
      </w:divBdr>
    </w:div>
    <w:div w:id="1250653888">
      <w:bodyDiv w:val="1"/>
      <w:marLeft w:val="0"/>
      <w:marRight w:val="0"/>
      <w:marTop w:val="0"/>
      <w:marBottom w:val="0"/>
      <w:divBdr>
        <w:top w:val="none" w:sz="0" w:space="0" w:color="auto"/>
        <w:left w:val="none" w:sz="0" w:space="0" w:color="auto"/>
        <w:bottom w:val="none" w:sz="0" w:space="0" w:color="auto"/>
        <w:right w:val="none" w:sz="0" w:space="0" w:color="auto"/>
      </w:divBdr>
    </w:div>
    <w:div w:id="1251431220">
      <w:bodyDiv w:val="1"/>
      <w:marLeft w:val="0"/>
      <w:marRight w:val="0"/>
      <w:marTop w:val="0"/>
      <w:marBottom w:val="0"/>
      <w:divBdr>
        <w:top w:val="none" w:sz="0" w:space="0" w:color="auto"/>
        <w:left w:val="none" w:sz="0" w:space="0" w:color="auto"/>
        <w:bottom w:val="none" w:sz="0" w:space="0" w:color="auto"/>
        <w:right w:val="none" w:sz="0" w:space="0" w:color="auto"/>
      </w:divBdr>
    </w:div>
    <w:div w:id="1251742664">
      <w:bodyDiv w:val="1"/>
      <w:marLeft w:val="0"/>
      <w:marRight w:val="0"/>
      <w:marTop w:val="0"/>
      <w:marBottom w:val="0"/>
      <w:divBdr>
        <w:top w:val="none" w:sz="0" w:space="0" w:color="auto"/>
        <w:left w:val="none" w:sz="0" w:space="0" w:color="auto"/>
        <w:bottom w:val="none" w:sz="0" w:space="0" w:color="auto"/>
        <w:right w:val="none" w:sz="0" w:space="0" w:color="auto"/>
      </w:divBdr>
    </w:div>
    <w:div w:id="1254321007">
      <w:bodyDiv w:val="1"/>
      <w:marLeft w:val="0"/>
      <w:marRight w:val="0"/>
      <w:marTop w:val="0"/>
      <w:marBottom w:val="0"/>
      <w:divBdr>
        <w:top w:val="none" w:sz="0" w:space="0" w:color="auto"/>
        <w:left w:val="none" w:sz="0" w:space="0" w:color="auto"/>
        <w:bottom w:val="none" w:sz="0" w:space="0" w:color="auto"/>
        <w:right w:val="none" w:sz="0" w:space="0" w:color="auto"/>
      </w:divBdr>
    </w:div>
    <w:div w:id="1255632129">
      <w:bodyDiv w:val="1"/>
      <w:marLeft w:val="0"/>
      <w:marRight w:val="0"/>
      <w:marTop w:val="0"/>
      <w:marBottom w:val="0"/>
      <w:divBdr>
        <w:top w:val="none" w:sz="0" w:space="0" w:color="auto"/>
        <w:left w:val="none" w:sz="0" w:space="0" w:color="auto"/>
        <w:bottom w:val="none" w:sz="0" w:space="0" w:color="auto"/>
        <w:right w:val="none" w:sz="0" w:space="0" w:color="auto"/>
      </w:divBdr>
    </w:div>
    <w:div w:id="1264344120">
      <w:bodyDiv w:val="1"/>
      <w:marLeft w:val="0"/>
      <w:marRight w:val="0"/>
      <w:marTop w:val="0"/>
      <w:marBottom w:val="0"/>
      <w:divBdr>
        <w:top w:val="none" w:sz="0" w:space="0" w:color="auto"/>
        <w:left w:val="none" w:sz="0" w:space="0" w:color="auto"/>
        <w:bottom w:val="none" w:sz="0" w:space="0" w:color="auto"/>
        <w:right w:val="none" w:sz="0" w:space="0" w:color="auto"/>
      </w:divBdr>
    </w:div>
    <w:div w:id="1267497576">
      <w:bodyDiv w:val="1"/>
      <w:marLeft w:val="0"/>
      <w:marRight w:val="0"/>
      <w:marTop w:val="0"/>
      <w:marBottom w:val="0"/>
      <w:divBdr>
        <w:top w:val="none" w:sz="0" w:space="0" w:color="auto"/>
        <w:left w:val="none" w:sz="0" w:space="0" w:color="auto"/>
        <w:bottom w:val="none" w:sz="0" w:space="0" w:color="auto"/>
        <w:right w:val="none" w:sz="0" w:space="0" w:color="auto"/>
      </w:divBdr>
    </w:div>
    <w:div w:id="1268585826">
      <w:bodyDiv w:val="1"/>
      <w:marLeft w:val="0"/>
      <w:marRight w:val="0"/>
      <w:marTop w:val="0"/>
      <w:marBottom w:val="0"/>
      <w:divBdr>
        <w:top w:val="none" w:sz="0" w:space="0" w:color="auto"/>
        <w:left w:val="none" w:sz="0" w:space="0" w:color="auto"/>
        <w:bottom w:val="none" w:sz="0" w:space="0" w:color="auto"/>
        <w:right w:val="none" w:sz="0" w:space="0" w:color="auto"/>
      </w:divBdr>
    </w:div>
    <w:div w:id="1269851175">
      <w:bodyDiv w:val="1"/>
      <w:marLeft w:val="0"/>
      <w:marRight w:val="0"/>
      <w:marTop w:val="0"/>
      <w:marBottom w:val="0"/>
      <w:divBdr>
        <w:top w:val="none" w:sz="0" w:space="0" w:color="auto"/>
        <w:left w:val="none" w:sz="0" w:space="0" w:color="auto"/>
        <w:bottom w:val="none" w:sz="0" w:space="0" w:color="auto"/>
        <w:right w:val="none" w:sz="0" w:space="0" w:color="auto"/>
      </w:divBdr>
    </w:div>
    <w:div w:id="1272009123">
      <w:bodyDiv w:val="1"/>
      <w:marLeft w:val="0"/>
      <w:marRight w:val="0"/>
      <w:marTop w:val="0"/>
      <w:marBottom w:val="0"/>
      <w:divBdr>
        <w:top w:val="none" w:sz="0" w:space="0" w:color="auto"/>
        <w:left w:val="none" w:sz="0" w:space="0" w:color="auto"/>
        <w:bottom w:val="none" w:sz="0" w:space="0" w:color="auto"/>
        <w:right w:val="none" w:sz="0" w:space="0" w:color="auto"/>
      </w:divBdr>
    </w:div>
    <w:div w:id="1274022607">
      <w:bodyDiv w:val="1"/>
      <w:marLeft w:val="0"/>
      <w:marRight w:val="0"/>
      <w:marTop w:val="0"/>
      <w:marBottom w:val="0"/>
      <w:divBdr>
        <w:top w:val="none" w:sz="0" w:space="0" w:color="auto"/>
        <w:left w:val="none" w:sz="0" w:space="0" w:color="auto"/>
        <w:bottom w:val="none" w:sz="0" w:space="0" w:color="auto"/>
        <w:right w:val="none" w:sz="0" w:space="0" w:color="auto"/>
      </w:divBdr>
    </w:div>
    <w:div w:id="1274941459">
      <w:bodyDiv w:val="1"/>
      <w:marLeft w:val="0"/>
      <w:marRight w:val="0"/>
      <w:marTop w:val="0"/>
      <w:marBottom w:val="0"/>
      <w:divBdr>
        <w:top w:val="none" w:sz="0" w:space="0" w:color="auto"/>
        <w:left w:val="none" w:sz="0" w:space="0" w:color="auto"/>
        <w:bottom w:val="none" w:sz="0" w:space="0" w:color="auto"/>
        <w:right w:val="none" w:sz="0" w:space="0" w:color="auto"/>
      </w:divBdr>
    </w:div>
    <w:div w:id="1289822789">
      <w:bodyDiv w:val="1"/>
      <w:marLeft w:val="0"/>
      <w:marRight w:val="0"/>
      <w:marTop w:val="0"/>
      <w:marBottom w:val="0"/>
      <w:divBdr>
        <w:top w:val="none" w:sz="0" w:space="0" w:color="auto"/>
        <w:left w:val="none" w:sz="0" w:space="0" w:color="auto"/>
        <w:bottom w:val="none" w:sz="0" w:space="0" w:color="auto"/>
        <w:right w:val="none" w:sz="0" w:space="0" w:color="auto"/>
      </w:divBdr>
    </w:div>
    <w:div w:id="1293291547">
      <w:bodyDiv w:val="1"/>
      <w:marLeft w:val="0"/>
      <w:marRight w:val="0"/>
      <w:marTop w:val="0"/>
      <w:marBottom w:val="0"/>
      <w:divBdr>
        <w:top w:val="none" w:sz="0" w:space="0" w:color="auto"/>
        <w:left w:val="none" w:sz="0" w:space="0" w:color="auto"/>
        <w:bottom w:val="none" w:sz="0" w:space="0" w:color="auto"/>
        <w:right w:val="none" w:sz="0" w:space="0" w:color="auto"/>
      </w:divBdr>
    </w:div>
    <w:div w:id="1294485827">
      <w:bodyDiv w:val="1"/>
      <w:marLeft w:val="0"/>
      <w:marRight w:val="0"/>
      <w:marTop w:val="0"/>
      <w:marBottom w:val="0"/>
      <w:divBdr>
        <w:top w:val="none" w:sz="0" w:space="0" w:color="auto"/>
        <w:left w:val="none" w:sz="0" w:space="0" w:color="auto"/>
        <w:bottom w:val="none" w:sz="0" w:space="0" w:color="auto"/>
        <w:right w:val="none" w:sz="0" w:space="0" w:color="auto"/>
      </w:divBdr>
    </w:div>
    <w:div w:id="1296329030">
      <w:bodyDiv w:val="1"/>
      <w:marLeft w:val="0"/>
      <w:marRight w:val="0"/>
      <w:marTop w:val="0"/>
      <w:marBottom w:val="0"/>
      <w:divBdr>
        <w:top w:val="none" w:sz="0" w:space="0" w:color="auto"/>
        <w:left w:val="none" w:sz="0" w:space="0" w:color="auto"/>
        <w:bottom w:val="none" w:sz="0" w:space="0" w:color="auto"/>
        <w:right w:val="none" w:sz="0" w:space="0" w:color="auto"/>
      </w:divBdr>
    </w:div>
    <w:div w:id="1297562885">
      <w:bodyDiv w:val="1"/>
      <w:marLeft w:val="0"/>
      <w:marRight w:val="0"/>
      <w:marTop w:val="0"/>
      <w:marBottom w:val="0"/>
      <w:divBdr>
        <w:top w:val="none" w:sz="0" w:space="0" w:color="auto"/>
        <w:left w:val="none" w:sz="0" w:space="0" w:color="auto"/>
        <w:bottom w:val="none" w:sz="0" w:space="0" w:color="auto"/>
        <w:right w:val="none" w:sz="0" w:space="0" w:color="auto"/>
      </w:divBdr>
    </w:div>
    <w:div w:id="1297948029">
      <w:bodyDiv w:val="1"/>
      <w:marLeft w:val="0"/>
      <w:marRight w:val="0"/>
      <w:marTop w:val="0"/>
      <w:marBottom w:val="0"/>
      <w:divBdr>
        <w:top w:val="none" w:sz="0" w:space="0" w:color="auto"/>
        <w:left w:val="none" w:sz="0" w:space="0" w:color="auto"/>
        <w:bottom w:val="none" w:sz="0" w:space="0" w:color="auto"/>
        <w:right w:val="none" w:sz="0" w:space="0" w:color="auto"/>
      </w:divBdr>
    </w:div>
    <w:div w:id="1305115007">
      <w:bodyDiv w:val="1"/>
      <w:marLeft w:val="0"/>
      <w:marRight w:val="0"/>
      <w:marTop w:val="0"/>
      <w:marBottom w:val="0"/>
      <w:divBdr>
        <w:top w:val="none" w:sz="0" w:space="0" w:color="auto"/>
        <w:left w:val="none" w:sz="0" w:space="0" w:color="auto"/>
        <w:bottom w:val="none" w:sz="0" w:space="0" w:color="auto"/>
        <w:right w:val="none" w:sz="0" w:space="0" w:color="auto"/>
      </w:divBdr>
    </w:div>
    <w:div w:id="1308900573">
      <w:bodyDiv w:val="1"/>
      <w:marLeft w:val="0"/>
      <w:marRight w:val="0"/>
      <w:marTop w:val="0"/>
      <w:marBottom w:val="0"/>
      <w:divBdr>
        <w:top w:val="none" w:sz="0" w:space="0" w:color="auto"/>
        <w:left w:val="none" w:sz="0" w:space="0" w:color="auto"/>
        <w:bottom w:val="none" w:sz="0" w:space="0" w:color="auto"/>
        <w:right w:val="none" w:sz="0" w:space="0" w:color="auto"/>
      </w:divBdr>
    </w:div>
    <w:div w:id="1313943763">
      <w:bodyDiv w:val="1"/>
      <w:marLeft w:val="0"/>
      <w:marRight w:val="0"/>
      <w:marTop w:val="0"/>
      <w:marBottom w:val="0"/>
      <w:divBdr>
        <w:top w:val="none" w:sz="0" w:space="0" w:color="auto"/>
        <w:left w:val="none" w:sz="0" w:space="0" w:color="auto"/>
        <w:bottom w:val="none" w:sz="0" w:space="0" w:color="auto"/>
        <w:right w:val="none" w:sz="0" w:space="0" w:color="auto"/>
      </w:divBdr>
    </w:div>
    <w:div w:id="1315833718">
      <w:bodyDiv w:val="1"/>
      <w:marLeft w:val="0"/>
      <w:marRight w:val="0"/>
      <w:marTop w:val="0"/>
      <w:marBottom w:val="0"/>
      <w:divBdr>
        <w:top w:val="none" w:sz="0" w:space="0" w:color="auto"/>
        <w:left w:val="none" w:sz="0" w:space="0" w:color="auto"/>
        <w:bottom w:val="none" w:sz="0" w:space="0" w:color="auto"/>
        <w:right w:val="none" w:sz="0" w:space="0" w:color="auto"/>
      </w:divBdr>
    </w:div>
    <w:div w:id="1319115597">
      <w:bodyDiv w:val="1"/>
      <w:marLeft w:val="0"/>
      <w:marRight w:val="0"/>
      <w:marTop w:val="0"/>
      <w:marBottom w:val="0"/>
      <w:divBdr>
        <w:top w:val="none" w:sz="0" w:space="0" w:color="auto"/>
        <w:left w:val="none" w:sz="0" w:space="0" w:color="auto"/>
        <w:bottom w:val="none" w:sz="0" w:space="0" w:color="auto"/>
        <w:right w:val="none" w:sz="0" w:space="0" w:color="auto"/>
      </w:divBdr>
    </w:div>
    <w:div w:id="1322463768">
      <w:bodyDiv w:val="1"/>
      <w:marLeft w:val="0"/>
      <w:marRight w:val="0"/>
      <w:marTop w:val="0"/>
      <w:marBottom w:val="0"/>
      <w:divBdr>
        <w:top w:val="none" w:sz="0" w:space="0" w:color="auto"/>
        <w:left w:val="none" w:sz="0" w:space="0" w:color="auto"/>
        <w:bottom w:val="none" w:sz="0" w:space="0" w:color="auto"/>
        <w:right w:val="none" w:sz="0" w:space="0" w:color="auto"/>
      </w:divBdr>
    </w:div>
    <w:div w:id="1325162680">
      <w:bodyDiv w:val="1"/>
      <w:marLeft w:val="0"/>
      <w:marRight w:val="0"/>
      <w:marTop w:val="0"/>
      <w:marBottom w:val="0"/>
      <w:divBdr>
        <w:top w:val="none" w:sz="0" w:space="0" w:color="auto"/>
        <w:left w:val="none" w:sz="0" w:space="0" w:color="auto"/>
        <w:bottom w:val="none" w:sz="0" w:space="0" w:color="auto"/>
        <w:right w:val="none" w:sz="0" w:space="0" w:color="auto"/>
      </w:divBdr>
    </w:div>
    <w:div w:id="1325167201">
      <w:bodyDiv w:val="1"/>
      <w:marLeft w:val="0"/>
      <w:marRight w:val="0"/>
      <w:marTop w:val="0"/>
      <w:marBottom w:val="0"/>
      <w:divBdr>
        <w:top w:val="none" w:sz="0" w:space="0" w:color="auto"/>
        <w:left w:val="none" w:sz="0" w:space="0" w:color="auto"/>
        <w:bottom w:val="none" w:sz="0" w:space="0" w:color="auto"/>
        <w:right w:val="none" w:sz="0" w:space="0" w:color="auto"/>
      </w:divBdr>
    </w:div>
    <w:div w:id="1325814099">
      <w:bodyDiv w:val="1"/>
      <w:marLeft w:val="0"/>
      <w:marRight w:val="0"/>
      <w:marTop w:val="0"/>
      <w:marBottom w:val="0"/>
      <w:divBdr>
        <w:top w:val="none" w:sz="0" w:space="0" w:color="auto"/>
        <w:left w:val="none" w:sz="0" w:space="0" w:color="auto"/>
        <w:bottom w:val="none" w:sz="0" w:space="0" w:color="auto"/>
        <w:right w:val="none" w:sz="0" w:space="0" w:color="auto"/>
      </w:divBdr>
    </w:div>
    <w:div w:id="1330451718">
      <w:bodyDiv w:val="1"/>
      <w:marLeft w:val="0"/>
      <w:marRight w:val="0"/>
      <w:marTop w:val="0"/>
      <w:marBottom w:val="0"/>
      <w:divBdr>
        <w:top w:val="none" w:sz="0" w:space="0" w:color="auto"/>
        <w:left w:val="none" w:sz="0" w:space="0" w:color="auto"/>
        <w:bottom w:val="none" w:sz="0" w:space="0" w:color="auto"/>
        <w:right w:val="none" w:sz="0" w:space="0" w:color="auto"/>
      </w:divBdr>
    </w:div>
    <w:div w:id="1336423165">
      <w:bodyDiv w:val="1"/>
      <w:marLeft w:val="0"/>
      <w:marRight w:val="0"/>
      <w:marTop w:val="0"/>
      <w:marBottom w:val="0"/>
      <w:divBdr>
        <w:top w:val="none" w:sz="0" w:space="0" w:color="auto"/>
        <w:left w:val="none" w:sz="0" w:space="0" w:color="auto"/>
        <w:bottom w:val="none" w:sz="0" w:space="0" w:color="auto"/>
        <w:right w:val="none" w:sz="0" w:space="0" w:color="auto"/>
      </w:divBdr>
    </w:div>
    <w:div w:id="1347170833">
      <w:bodyDiv w:val="1"/>
      <w:marLeft w:val="0"/>
      <w:marRight w:val="0"/>
      <w:marTop w:val="0"/>
      <w:marBottom w:val="0"/>
      <w:divBdr>
        <w:top w:val="none" w:sz="0" w:space="0" w:color="auto"/>
        <w:left w:val="none" w:sz="0" w:space="0" w:color="auto"/>
        <w:bottom w:val="none" w:sz="0" w:space="0" w:color="auto"/>
        <w:right w:val="none" w:sz="0" w:space="0" w:color="auto"/>
      </w:divBdr>
    </w:div>
    <w:div w:id="1369067413">
      <w:bodyDiv w:val="1"/>
      <w:marLeft w:val="0"/>
      <w:marRight w:val="0"/>
      <w:marTop w:val="0"/>
      <w:marBottom w:val="0"/>
      <w:divBdr>
        <w:top w:val="none" w:sz="0" w:space="0" w:color="auto"/>
        <w:left w:val="none" w:sz="0" w:space="0" w:color="auto"/>
        <w:bottom w:val="none" w:sz="0" w:space="0" w:color="auto"/>
        <w:right w:val="none" w:sz="0" w:space="0" w:color="auto"/>
      </w:divBdr>
    </w:div>
    <w:div w:id="1369334571">
      <w:bodyDiv w:val="1"/>
      <w:marLeft w:val="0"/>
      <w:marRight w:val="0"/>
      <w:marTop w:val="0"/>
      <w:marBottom w:val="0"/>
      <w:divBdr>
        <w:top w:val="none" w:sz="0" w:space="0" w:color="auto"/>
        <w:left w:val="none" w:sz="0" w:space="0" w:color="auto"/>
        <w:bottom w:val="none" w:sz="0" w:space="0" w:color="auto"/>
        <w:right w:val="none" w:sz="0" w:space="0" w:color="auto"/>
      </w:divBdr>
    </w:div>
    <w:div w:id="1375421657">
      <w:bodyDiv w:val="1"/>
      <w:marLeft w:val="0"/>
      <w:marRight w:val="0"/>
      <w:marTop w:val="0"/>
      <w:marBottom w:val="0"/>
      <w:divBdr>
        <w:top w:val="none" w:sz="0" w:space="0" w:color="auto"/>
        <w:left w:val="none" w:sz="0" w:space="0" w:color="auto"/>
        <w:bottom w:val="none" w:sz="0" w:space="0" w:color="auto"/>
        <w:right w:val="none" w:sz="0" w:space="0" w:color="auto"/>
      </w:divBdr>
    </w:div>
    <w:div w:id="1376151381">
      <w:bodyDiv w:val="1"/>
      <w:marLeft w:val="0"/>
      <w:marRight w:val="0"/>
      <w:marTop w:val="0"/>
      <w:marBottom w:val="0"/>
      <w:divBdr>
        <w:top w:val="none" w:sz="0" w:space="0" w:color="auto"/>
        <w:left w:val="none" w:sz="0" w:space="0" w:color="auto"/>
        <w:bottom w:val="none" w:sz="0" w:space="0" w:color="auto"/>
        <w:right w:val="none" w:sz="0" w:space="0" w:color="auto"/>
      </w:divBdr>
    </w:div>
    <w:div w:id="1377896047">
      <w:bodyDiv w:val="1"/>
      <w:marLeft w:val="0"/>
      <w:marRight w:val="0"/>
      <w:marTop w:val="0"/>
      <w:marBottom w:val="0"/>
      <w:divBdr>
        <w:top w:val="none" w:sz="0" w:space="0" w:color="auto"/>
        <w:left w:val="none" w:sz="0" w:space="0" w:color="auto"/>
        <w:bottom w:val="none" w:sz="0" w:space="0" w:color="auto"/>
        <w:right w:val="none" w:sz="0" w:space="0" w:color="auto"/>
      </w:divBdr>
    </w:div>
    <w:div w:id="1377969673">
      <w:bodyDiv w:val="1"/>
      <w:marLeft w:val="0"/>
      <w:marRight w:val="0"/>
      <w:marTop w:val="0"/>
      <w:marBottom w:val="0"/>
      <w:divBdr>
        <w:top w:val="none" w:sz="0" w:space="0" w:color="auto"/>
        <w:left w:val="none" w:sz="0" w:space="0" w:color="auto"/>
        <w:bottom w:val="none" w:sz="0" w:space="0" w:color="auto"/>
        <w:right w:val="none" w:sz="0" w:space="0" w:color="auto"/>
      </w:divBdr>
    </w:div>
    <w:div w:id="1378047035">
      <w:bodyDiv w:val="1"/>
      <w:marLeft w:val="0"/>
      <w:marRight w:val="0"/>
      <w:marTop w:val="0"/>
      <w:marBottom w:val="0"/>
      <w:divBdr>
        <w:top w:val="none" w:sz="0" w:space="0" w:color="auto"/>
        <w:left w:val="none" w:sz="0" w:space="0" w:color="auto"/>
        <w:bottom w:val="none" w:sz="0" w:space="0" w:color="auto"/>
        <w:right w:val="none" w:sz="0" w:space="0" w:color="auto"/>
      </w:divBdr>
    </w:div>
    <w:div w:id="1379667312">
      <w:bodyDiv w:val="1"/>
      <w:marLeft w:val="0"/>
      <w:marRight w:val="0"/>
      <w:marTop w:val="0"/>
      <w:marBottom w:val="0"/>
      <w:divBdr>
        <w:top w:val="none" w:sz="0" w:space="0" w:color="auto"/>
        <w:left w:val="none" w:sz="0" w:space="0" w:color="auto"/>
        <w:bottom w:val="none" w:sz="0" w:space="0" w:color="auto"/>
        <w:right w:val="none" w:sz="0" w:space="0" w:color="auto"/>
      </w:divBdr>
    </w:div>
    <w:div w:id="1382486168">
      <w:bodyDiv w:val="1"/>
      <w:marLeft w:val="0"/>
      <w:marRight w:val="0"/>
      <w:marTop w:val="0"/>
      <w:marBottom w:val="0"/>
      <w:divBdr>
        <w:top w:val="none" w:sz="0" w:space="0" w:color="auto"/>
        <w:left w:val="none" w:sz="0" w:space="0" w:color="auto"/>
        <w:bottom w:val="none" w:sz="0" w:space="0" w:color="auto"/>
        <w:right w:val="none" w:sz="0" w:space="0" w:color="auto"/>
      </w:divBdr>
    </w:div>
    <w:div w:id="1384865983">
      <w:bodyDiv w:val="1"/>
      <w:marLeft w:val="0"/>
      <w:marRight w:val="0"/>
      <w:marTop w:val="0"/>
      <w:marBottom w:val="0"/>
      <w:divBdr>
        <w:top w:val="none" w:sz="0" w:space="0" w:color="auto"/>
        <w:left w:val="none" w:sz="0" w:space="0" w:color="auto"/>
        <w:bottom w:val="none" w:sz="0" w:space="0" w:color="auto"/>
        <w:right w:val="none" w:sz="0" w:space="0" w:color="auto"/>
      </w:divBdr>
    </w:div>
    <w:div w:id="1387560903">
      <w:bodyDiv w:val="1"/>
      <w:marLeft w:val="0"/>
      <w:marRight w:val="0"/>
      <w:marTop w:val="0"/>
      <w:marBottom w:val="0"/>
      <w:divBdr>
        <w:top w:val="none" w:sz="0" w:space="0" w:color="auto"/>
        <w:left w:val="none" w:sz="0" w:space="0" w:color="auto"/>
        <w:bottom w:val="none" w:sz="0" w:space="0" w:color="auto"/>
        <w:right w:val="none" w:sz="0" w:space="0" w:color="auto"/>
      </w:divBdr>
    </w:div>
    <w:div w:id="1394305921">
      <w:bodyDiv w:val="1"/>
      <w:marLeft w:val="0"/>
      <w:marRight w:val="0"/>
      <w:marTop w:val="0"/>
      <w:marBottom w:val="0"/>
      <w:divBdr>
        <w:top w:val="none" w:sz="0" w:space="0" w:color="auto"/>
        <w:left w:val="none" w:sz="0" w:space="0" w:color="auto"/>
        <w:bottom w:val="none" w:sz="0" w:space="0" w:color="auto"/>
        <w:right w:val="none" w:sz="0" w:space="0" w:color="auto"/>
      </w:divBdr>
    </w:div>
    <w:div w:id="1394621888">
      <w:bodyDiv w:val="1"/>
      <w:marLeft w:val="0"/>
      <w:marRight w:val="0"/>
      <w:marTop w:val="0"/>
      <w:marBottom w:val="0"/>
      <w:divBdr>
        <w:top w:val="none" w:sz="0" w:space="0" w:color="auto"/>
        <w:left w:val="none" w:sz="0" w:space="0" w:color="auto"/>
        <w:bottom w:val="none" w:sz="0" w:space="0" w:color="auto"/>
        <w:right w:val="none" w:sz="0" w:space="0" w:color="auto"/>
      </w:divBdr>
    </w:div>
    <w:div w:id="1394697471">
      <w:bodyDiv w:val="1"/>
      <w:marLeft w:val="0"/>
      <w:marRight w:val="0"/>
      <w:marTop w:val="0"/>
      <w:marBottom w:val="0"/>
      <w:divBdr>
        <w:top w:val="none" w:sz="0" w:space="0" w:color="auto"/>
        <w:left w:val="none" w:sz="0" w:space="0" w:color="auto"/>
        <w:bottom w:val="none" w:sz="0" w:space="0" w:color="auto"/>
        <w:right w:val="none" w:sz="0" w:space="0" w:color="auto"/>
      </w:divBdr>
    </w:div>
    <w:div w:id="1395816159">
      <w:bodyDiv w:val="1"/>
      <w:marLeft w:val="0"/>
      <w:marRight w:val="0"/>
      <w:marTop w:val="0"/>
      <w:marBottom w:val="0"/>
      <w:divBdr>
        <w:top w:val="none" w:sz="0" w:space="0" w:color="auto"/>
        <w:left w:val="none" w:sz="0" w:space="0" w:color="auto"/>
        <w:bottom w:val="none" w:sz="0" w:space="0" w:color="auto"/>
        <w:right w:val="none" w:sz="0" w:space="0" w:color="auto"/>
      </w:divBdr>
    </w:div>
    <w:div w:id="1400208460">
      <w:bodyDiv w:val="1"/>
      <w:marLeft w:val="0"/>
      <w:marRight w:val="0"/>
      <w:marTop w:val="0"/>
      <w:marBottom w:val="0"/>
      <w:divBdr>
        <w:top w:val="none" w:sz="0" w:space="0" w:color="auto"/>
        <w:left w:val="none" w:sz="0" w:space="0" w:color="auto"/>
        <w:bottom w:val="none" w:sz="0" w:space="0" w:color="auto"/>
        <w:right w:val="none" w:sz="0" w:space="0" w:color="auto"/>
      </w:divBdr>
    </w:div>
    <w:div w:id="1402482946">
      <w:bodyDiv w:val="1"/>
      <w:marLeft w:val="0"/>
      <w:marRight w:val="0"/>
      <w:marTop w:val="0"/>
      <w:marBottom w:val="0"/>
      <w:divBdr>
        <w:top w:val="none" w:sz="0" w:space="0" w:color="auto"/>
        <w:left w:val="none" w:sz="0" w:space="0" w:color="auto"/>
        <w:bottom w:val="none" w:sz="0" w:space="0" w:color="auto"/>
        <w:right w:val="none" w:sz="0" w:space="0" w:color="auto"/>
      </w:divBdr>
    </w:div>
    <w:div w:id="1403333010">
      <w:bodyDiv w:val="1"/>
      <w:marLeft w:val="0"/>
      <w:marRight w:val="0"/>
      <w:marTop w:val="0"/>
      <w:marBottom w:val="0"/>
      <w:divBdr>
        <w:top w:val="none" w:sz="0" w:space="0" w:color="auto"/>
        <w:left w:val="none" w:sz="0" w:space="0" w:color="auto"/>
        <w:bottom w:val="none" w:sz="0" w:space="0" w:color="auto"/>
        <w:right w:val="none" w:sz="0" w:space="0" w:color="auto"/>
      </w:divBdr>
    </w:div>
    <w:div w:id="1403680567">
      <w:bodyDiv w:val="1"/>
      <w:marLeft w:val="0"/>
      <w:marRight w:val="0"/>
      <w:marTop w:val="0"/>
      <w:marBottom w:val="0"/>
      <w:divBdr>
        <w:top w:val="none" w:sz="0" w:space="0" w:color="auto"/>
        <w:left w:val="none" w:sz="0" w:space="0" w:color="auto"/>
        <w:bottom w:val="none" w:sz="0" w:space="0" w:color="auto"/>
        <w:right w:val="none" w:sz="0" w:space="0" w:color="auto"/>
      </w:divBdr>
    </w:div>
    <w:div w:id="1406224518">
      <w:bodyDiv w:val="1"/>
      <w:marLeft w:val="0"/>
      <w:marRight w:val="0"/>
      <w:marTop w:val="0"/>
      <w:marBottom w:val="0"/>
      <w:divBdr>
        <w:top w:val="none" w:sz="0" w:space="0" w:color="auto"/>
        <w:left w:val="none" w:sz="0" w:space="0" w:color="auto"/>
        <w:bottom w:val="none" w:sz="0" w:space="0" w:color="auto"/>
        <w:right w:val="none" w:sz="0" w:space="0" w:color="auto"/>
      </w:divBdr>
    </w:div>
    <w:div w:id="1407412812">
      <w:bodyDiv w:val="1"/>
      <w:marLeft w:val="0"/>
      <w:marRight w:val="0"/>
      <w:marTop w:val="0"/>
      <w:marBottom w:val="0"/>
      <w:divBdr>
        <w:top w:val="none" w:sz="0" w:space="0" w:color="auto"/>
        <w:left w:val="none" w:sz="0" w:space="0" w:color="auto"/>
        <w:bottom w:val="none" w:sz="0" w:space="0" w:color="auto"/>
        <w:right w:val="none" w:sz="0" w:space="0" w:color="auto"/>
      </w:divBdr>
    </w:div>
    <w:div w:id="1411123709">
      <w:bodyDiv w:val="1"/>
      <w:marLeft w:val="0"/>
      <w:marRight w:val="0"/>
      <w:marTop w:val="0"/>
      <w:marBottom w:val="0"/>
      <w:divBdr>
        <w:top w:val="none" w:sz="0" w:space="0" w:color="auto"/>
        <w:left w:val="none" w:sz="0" w:space="0" w:color="auto"/>
        <w:bottom w:val="none" w:sz="0" w:space="0" w:color="auto"/>
        <w:right w:val="none" w:sz="0" w:space="0" w:color="auto"/>
      </w:divBdr>
    </w:div>
    <w:div w:id="1416395732">
      <w:bodyDiv w:val="1"/>
      <w:marLeft w:val="0"/>
      <w:marRight w:val="0"/>
      <w:marTop w:val="0"/>
      <w:marBottom w:val="0"/>
      <w:divBdr>
        <w:top w:val="none" w:sz="0" w:space="0" w:color="auto"/>
        <w:left w:val="none" w:sz="0" w:space="0" w:color="auto"/>
        <w:bottom w:val="none" w:sz="0" w:space="0" w:color="auto"/>
        <w:right w:val="none" w:sz="0" w:space="0" w:color="auto"/>
      </w:divBdr>
    </w:div>
    <w:div w:id="1422068168">
      <w:bodyDiv w:val="1"/>
      <w:marLeft w:val="0"/>
      <w:marRight w:val="0"/>
      <w:marTop w:val="0"/>
      <w:marBottom w:val="0"/>
      <w:divBdr>
        <w:top w:val="none" w:sz="0" w:space="0" w:color="auto"/>
        <w:left w:val="none" w:sz="0" w:space="0" w:color="auto"/>
        <w:bottom w:val="none" w:sz="0" w:space="0" w:color="auto"/>
        <w:right w:val="none" w:sz="0" w:space="0" w:color="auto"/>
      </w:divBdr>
    </w:div>
    <w:div w:id="1422872782">
      <w:bodyDiv w:val="1"/>
      <w:marLeft w:val="0"/>
      <w:marRight w:val="0"/>
      <w:marTop w:val="0"/>
      <w:marBottom w:val="0"/>
      <w:divBdr>
        <w:top w:val="none" w:sz="0" w:space="0" w:color="auto"/>
        <w:left w:val="none" w:sz="0" w:space="0" w:color="auto"/>
        <w:bottom w:val="none" w:sz="0" w:space="0" w:color="auto"/>
        <w:right w:val="none" w:sz="0" w:space="0" w:color="auto"/>
      </w:divBdr>
    </w:div>
    <w:div w:id="1431313271">
      <w:bodyDiv w:val="1"/>
      <w:marLeft w:val="0"/>
      <w:marRight w:val="0"/>
      <w:marTop w:val="0"/>
      <w:marBottom w:val="0"/>
      <w:divBdr>
        <w:top w:val="none" w:sz="0" w:space="0" w:color="auto"/>
        <w:left w:val="none" w:sz="0" w:space="0" w:color="auto"/>
        <w:bottom w:val="none" w:sz="0" w:space="0" w:color="auto"/>
        <w:right w:val="none" w:sz="0" w:space="0" w:color="auto"/>
      </w:divBdr>
    </w:div>
    <w:div w:id="1437215502">
      <w:bodyDiv w:val="1"/>
      <w:marLeft w:val="0"/>
      <w:marRight w:val="0"/>
      <w:marTop w:val="0"/>
      <w:marBottom w:val="0"/>
      <w:divBdr>
        <w:top w:val="none" w:sz="0" w:space="0" w:color="auto"/>
        <w:left w:val="none" w:sz="0" w:space="0" w:color="auto"/>
        <w:bottom w:val="none" w:sz="0" w:space="0" w:color="auto"/>
        <w:right w:val="none" w:sz="0" w:space="0" w:color="auto"/>
      </w:divBdr>
    </w:div>
    <w:div w:id="1437600101">
      <w:bodyDiv w:val="1"/>
      <w:marLeft w:val="0"/>
      <w:marRight w:val="0"/>
      <w:marTop w:val="0"/>
      <w:marBottom w:val="0"/>
      <w:divBdr>
        <w:top w:val="none" w:sz="0" w:space="0" w:color="auto"/>
        <w:left w:val="none" w:sz="0" w:space="0" w:color="auto"/>
        <w:bottom w:val="none" w:sz="0" w:space="0" w:color="auto"/>
        <w:right w:val="none" w:sz="0" w:space="0" w:color="auto"/>
      </w:divBdr>
    </w:div>
    <w:div w:id="1439250406">
      <w:bodyDiv w:val="1"/>
      <w:marLeft w:val="0"/>
      <w:marRight w:val="0"/>
      <w:marTop w:val="0"/>
      <w:marBottom w:val="0"/>
      <w:divBdr>
        <w:top w:val="none" w:sz="0" w:space="0" w:color="auto"/>
        <w:left w:val="none" w:sz="0" w:space="0" w:color="auto"/>
        <w:bottom w:val="none" w:sz="0" w:space="0" w:color="auto"/>
        <w:right w:val="none" w:sz="0" w:space="0" w:color="auto"/>
      </w:divBdr>
    </w:div>
    <w:div w:id="1443113302">
      <w:bodyDiv w:val="1"/>
      <w:marLeft w:val="0"/>
      <w:marRight w:val="0"/>
      <w:marTop w:val="0"/>
      <w:marBottom w:val="0"/>
      <w:divBdr>
        <w:top w:val="none" w:sz="0" w:space="0" w:color="auto"/>
        <w:left w:val="none" w:sz="0" w:space="0" w:color="auto"/>
        <w:bottom w:val="none" w:sz="0" w:space="0" w:color="auto"/>
        <w:right w:val="none" w:sz="0" w:space="0" w:color="auto"/>
      </w:divBdr>
    </w:div>
    <w:div w:id="1444300976">
      <w:bodyDiv w:val="1"/>
      <w:marLeft w:val="0"/>
      <w:marRight w:val="0"/>
      <w:marTop w:val="0"/>
      <w:marBottom w:val="0"/>
      <w:divBdr>
        <w:top w:val="none" w:sz="0" w:space="0" w:color="auto"/>
        <w:left w:val="none" w:sz="0" w:space="0" w:color="auto"/>
        <w:bottom w:val="none" w:sz="0" w:space="0" w:color="auto"/>
        <w:right w:val="none" w:sz="0" w:space="0" w:color="auto"/>
      </w:divBdr>
    </w:div>
    <w:div w:id="1450777775">
      <w:bodyDiv w:val="1"/>
      <w:marLeft w:val="0"/>
      <w:marRight w:val="0"/>
      <w:marTop w:val="0"/>
      <w:marBottom w:val="0"/>
      <w:divBdr>
        <w:top w:val="none" w:sz="0" w:space="0" w:color="auto"/>
        <w:left w:val="none" w:sz="0" w:space="0" w:color="auto"/>
        <w:bottom w:val="none" w:sz="0" w:space="0" w:color="auto"/>
        <w:right w:val="none" w:sz="0" w:space="0" w:color="auto"/>
      </w:divBdr>
    </w:div>
    <w:div w:id="1462531709">
      <w:bodyDiv w:val="1"/>
      <w:marLeft w:val="0"/>
      <w:marRight w:val="0"/>
      <w:marTop w:val="0"/>
      <w:marBottom w:val="0"/>
      <w:divBdr>
        <w:top w:val="none" w:sz="0" w:space="0" w:color="auto"/>
        <w:left w:val="none" w:sz="0" w:space="0" w:color="auto"/>
        <w:bottom w:val="none" w:sz="0" w:space="0" w:color="auto"/>
        <w:right w:val="none" w:sz="0" w:space="0" w:color="auto"/>
      </w:divBdr>
    </w:div>
    <w:div w:id="1463109830">
      <w:bodyDiv w:val="1"/>
      <w:marLeft w:val="0"/>
      <w:marRight w:val="0"/>
      <w:marTop w:val="0"/>
      <w:marBottom w:val="0"/>
      <w:divBdr>
        <w:top w:val="none" w:sz="0" w:space="0" w:color="auto"/>
        <w:left w:val="none" w:sz="0" w:space="0" w:color="auto"/>
        <w:bottom w:val="none" w:sz="0" w:space="0" w:color="auto"/>
        <w:right w:val="none" w:sz="0" w:space="0" w:color="auto"/>
      </w:divBdr>
    </w:div>
    <w:div w:id="1470708284">
      <w:bodyDiv w:val="1"/>
      <w:marLeft w:val="0"/>
      <w:marRight w:val="0"/>
      <w:marTop w:val="0"/>
      <w:marBottom w:val="0"/>
      <w:divBdr>
        <w:top w:val="none" w:sz="0" w:space="0" w:color="auto"/>
        <w:left w:val="none" w:sz="0" w:space="0" w:color="auto"/>
        <w:bottom w:val="none" w:sz="0" w:space="0" w:color="auto"/>
        <w:right w:val="none" w:sz="0" w:space="0" w:color="auto"/>
      </w:divBdr>
    </w:div>
    <w:div w:id="1470785136">
      <w:bodyDiv w:val="1"/>
      <w:marLeft w:val="0"/>
      <w:marRight w:val="0"/>
      <w:marTop w:val="0"/>
      <w:marBottom w:val="0"/>
      <w:divBdr>
        <w:top w:val="none" w:sz="0" w:space="0" w:color="auto"/>
        <w:left w:val="none" w:sz="0" w:space="0" w:color="auto"/>
        <w:bottom w:val="none" w:sz="0" w:space="0" w:color="auto"/>
        <w:right w:val="none" w:sz="0" w:space="0" w:color="auto"/>
      </w:divBdr>
    </w:div>
    <w:div w:id="1485467922">
      <w:bodyDiv w:val="1"/>
      <w:marLeft w:val="0"/>
      <w:marRight w:val="0"/>
      <w:marTop w:val="0"/>
      <w:marBottom w:val="0"/>
      <w:divBdr>
        <w:top w:val="none" w:sz="0" w:space="0" w:color="auto"/>
        <w:left w:val="none" w:sz="0" w:space="0" w:color="auto"/>
        <w:bottom w:val="none" w:sz="0" w:space="0" w:color="auto"/>
        <w:right w:val="none" w:sz="0" w:space="0" w:color="auto"/>
      </w:divBdr>
    </w:div>
    <w:div w:id="1485506666">
      <w:bodyDiv w:val="1"/>
      <w:marLeft w:val="0"/>
      <w:marRight w:val="0"/>
      <w:marTop w:val="0"/>
      <w:marBottom w:val="0"/>
      <w:divBdr>
        <w:top w:val="none" w:sz="0" w:space="0" w:color="auto"/>
        <w:left w:val="none" w:sz="0" w:space="0" w:color="auto"/>
        <w:bottom w:val="none" w:sz="0" w:space="0" w:color="auto"/>
        <w:right w:val="none" w:sz="0" w:space="0" w:color="auto"/>
      </w:divBdr>
    </w:div>
    <w:div w:id="1486237446">
      <w:bodyDiv w:val="1"/>
      <w:marLeft w:val="0"/>
      <w:marRight w:val="0"/>
      <w:marTop w:val="0"/>
      <w:marBottom w:val="0"/>
      <w:divBdr>
        <w:top w:val="none" w:sz="0" w:space="0" w:color="auto"/>
        <w:left w:val="none" w:sz="0" w:space="0" w:color="auto"/>
        <w:bottom w:val="none" w:sz="0" w:space="0" w:color="auto"/>
        <w:right w:val="none" w:sz="0" w:space="0" w:color="auto"/>
      </w:divBdr>
    </w:div>
    <w:div w:id="1492216718">
      <w:bodyDiv w:val="1"/>
      <w:marLeft w:val="0"/>
      <w:marRight w:val="0"/>
      <w:marTop w:val="0"/>
      <w:marBottom w:val="0"/>
      <w:divBdr>
        <w:top w:val="none" w:sz="0" w:space="0" w:color="auto"/>
        <w:left w:val="none" w:sz="0" w:space="0" w:color="auto"/>
        <w:bottom w:val="none" w:sz="0" w:space="0" w:color="auto"/>
        <w:right w:val="none" w:sz="0" w:space="0" w:color="auto"/>
      </w:divBdr>
    </w:div>
    <w:div w:id="1513030202">
      <w:bodyDiv w:val="1"/>
      <w:marLeft w:val="0"/>
      <w:marRight w:val="0"/>
      <w:marTop w:val="0"/>
      <w:marBottom w:val="0"/>
      <w:divBdr>
        <w:top w:val="none" w:sz="0" w:space="0" w:color="auto"/>
        <w:left w:val="none" w:sz="0" w:space="0" w:color="auto"/>
        <w:bottom w:val="none" w:sz="0" w:space="0" w:color="auto"/>
        <w:right w:val="none" w:sz="0" w:space="0" w:color="auto"/>
      </w:divBdr>
    </w:div>
    <w:div w:id="1516379582">
      <w:bodyDiv w:val="1"/>
      <w:marLeft w:val="0"/>
      <w:marRight w:val="0"/>
      <w:marTop w:val="0"/>
      <w:marBottom w:val="0"/>
      <w:divBdr>
        <w:top w:val="none" w:sz="0" w:space="0" w:color="auto"/>
        <w:left w:val="none" w:sz="0" w:space="0" w:color="auto"/>
        <w:bottom w:val="none" w:sz="0" w:space="0" w:color="auto"/>
        <w:right w:val="none" w:sz="0" w:space="0" w:color="auto"/>
      </w:divBdr>
    </w:div>
    <w:div w:id="1520924516">
      <w:bodyDiv w:val="1"/>
      <w:marLeft w:val="0"/>
      <w:marRight w:val="0"/>
      <w:marTop w:val="0"/>
      <w:marBottom w:val="0"/>
      <w:divBdr>
        <w:top w:val="none" w:sz="0" w:space="0" w:color="auto"/>
        <w:left w:val="none" w:sz="0" w:space="0" w:color="auto"/>
        <w:bottom w:val="none" w:sz="0" w:space="0" w:color="auto"/>
        <w:right w:val="none" w:sz="0" w:space="0" w:color="auto"/>
      </w:divBdr>
    </w:div>
    <w:div w:id="1532954151">
      <w:bodyDiv w:val="1"/>
      <w:marLeft w:val="0"/>
      <w:marRight w:val="0"/>
      <w:marTop w:val="0"/>
      <w:marBottom w:val="0"/>
      <w:divBdr>
        <w:top w:val="none" w:sz="0" w:space="0" w:color="auto"/>
        <w:left w:val="none" w:sz="0" w:space="0" w:color="auto"/>
        <w:bottom w:val="none" w:sz="0" w:space="0" w:color="auto"/>
        <w:right w:val="none" w:sz="0" w:space="0" w:color="auto"/>
      </w:divBdr>
    </w:div>
    <w:div w:id="1534492091">
      <w:bodyDiv w:val="1"/>
      <w:marLeft w:val="0"/>
      <w:marRight w:val="0"/>
      <w:marTop w:val="0"/>
      <w:marBottom w:val="0"/>
      <w:divBdr>
        <w:top w:val="none" w:sz="0" w:space="0" w:color="auto"/>
        <w:left w:val="none" w:sz="0" w:space="0" w:color="auto"/>
        <w:bottom w:val="none" w:sz="0" w:space="0" w:color="auto"/>
        <w:right w:val="none" w:sz="0" w:space="0" w:color="auto"/>
      </w:divBdr>
    </w:div>
    <w:div w:id="1538199249">
      <w:bodyDiv w:val="1"/>
      <w:marLeft w:val="0"/>
      <w:marRight w:val="0"/>
      <w:marTop w:val="0"/>
      <w:marBottom w:val="0"/>
      <w:divBdr>
        <w:top w:val="none" w:sz="0" w:space="0" w:color="auto"/>
        <w:left w:val="none" w:sz="0" w:space="0" w:color="auto"/>
        <w:bottom w:val="none" w:sz="0" w:space="0" w:color="auto"/>
        <w:right w:val="none" w:sz="0" w:space="0" w:color="auto"/>
      </w:divBdr>
    </w:div>
    <w:div w:id="1539854914">
      <w:bodyDiv w:val="1"/>
      <w:marLeft w:val="0"/>
      <w:marRight w:val="0"/>
      <w:marTop w:val="0"/>
      <w:marBottom w:val="0"/>
      <w:divBdr>
        <w:top w:val="none" w:sz="0" w:space="0" w:color="auto"/>
        <w:left w:val="none" w:sz="0" w:space="0" w:color="auto"/>
        <w:bottom w:val="none" w:sz="0" w:space="0" w:color="auto"/>
        <w:right w:val="none" w:sz="0" w:space="0" w:color="auto"/>
      </w:divBdr>
    </w:div>
    <w:div w:id="1540236848">
      <w:bodyDiv w:val="1"/>
      <w:marLeft w:val="0"/>
      <w:marRight w:val="0"/>
      <w:marTop w:val="0"/>
      <w:marBottom w:val="0"/>
      <w:divBdr>
        <w:top w:val="none" w:sz="0" w:space="0" w:color="auto"/>
        <w:left w:val="none" w:sz="0" w:space="0" w:color="auto"/>
        <w:bottom w:val="none" w:sz="0" w:space="0" w:color="auto"/>
        <w:right w:val="none" w:sz="0" w:space="0" w:color="auto"/>
      </w:divBdr>
    </w:div>
    <w:div w:id="1549419276">
      <w:bodyDiv w:val="1"/>
      <w:marLeft w:val="0"/>
      <w:marRight w:val="0"/>
      <w:marTop w:val="0"/>
      <w:marBottom w:val="0"/>
      <w:divBdr>
        <w:top w:val="none" w:sz="0" w:space="0" w:color="auto"/>
        <w:left w:val="none" w:sz="0" w:space="0" w:color="auto"/>
        <w:bottom w:val="none" w:sz="0" w:space="0" w:color="auto"/>
        <w:right w:val="none" w:sz="0" w:space="0" w:color="auto"/>
      </w:divBdr>
    </w:div>
    <w:div w:id="1552496840">
      <w:bodyDiv w:val="1"/>
      <w:marLeft w:val="0"/>
      <w:marRight w:val="0"/>
      <w:marTop w:val="0"/>
      <w:marBottom w:val="0"/>
      <w:divBdr>
        <w:top w:val="none" w:sz="0" w:space="0" w:color="auto"/>
        <w:left w:val="none" w:sz="0" w:space="0" w:color="auto"/>
        <w:bottom w:val="none" w:sz="0" w:space="0" w:color="auto"/>
        <w:right w:val="none" w:sz="0" w:space="0" w:color="auto"/>
      </w:divBdr>
    </w:div>
    <w:div w:id="1556159804">
      <w:bodyDiv w:val="1"/>
      <w:marLeft w:val="0"/>
      <w:marRight w:val="0"/>
      <w:marTop w:val="0"/>
      <w:marBottom w:val="0"/>
      <w:divBdr>
        <w:top w:val="none" w:sz="0" w:space="0" w:color="auto"/>
        <w:left w:val="none" w:sz="0" w:space="0" w:color="auto"/>
        <w:bottom w:val="none" w:sz="0" w:space="0" w:color="auto"/>
        <w:right w:val="none" w:sz="0" w:space="0" w:color="auto"/>
      </w:divBdr>
    </w:div>
    <w:div w:id="1558199627">
      <w:bodyDiv w:val="1"/>
      <w:marLeft w:val="0"/>
      <w:marRight w:val="0"/>
      <w:marTop w:val="0"/>
      <w:marBottom w:val="0"/>
      <w:divBdr>
        <w:top w:val="none" w:sz="0" w:space="0" w:color="auto"/>
        <w:left w:val="none" w:sz="0" w:space="0" w:color="auto"/>
        <w:bottom w:val="none" w:sz="0" w:space="0" w:color="auto"/>
        <w:right w:val="none" w:sz="0" w:space="0" w:color="auto"/>
      </w:divBdr>
    </w:div>
    <w:div w:id="1559510791">
      <w:bodyDiv w:val="1"/>
      <w:marLeft w:val="0"/>
      <w:marRight w:val="0"/>
      <w:marTop w:val="0"/>
      <w:marBottom w:val="0"/>
      <w:divBdr>
        <w:top w:val="none" w:sz="0" w:space="0" w:color="auto"/>
        <w:left w:val="none" w:sz="0" w:space="0" w:color="auto"/>
        <w:bottom w:val="none" w:sz="0" w:space="0" w:color="auto"/>
        <w:right w:val="none" w:sz="0" w:space="0" w:color="auto"/>
      </w:divBdr>
    </w:div>
    <w:div w:id="1559786142">
      <w:bodyDiv w:val="1"/>
      <w:marLeft w:val="0"/>
      <w:marRight w:val="0"/>
      <w:marTop w:val="0"/>
      <w:marBottom w:val="0"/>
      <w:divBdr>
        <w:top w:val="none" w:sz="0" w:space="0" w:color="auto"/>
        <w:left w:val="none" w:sz="0" w:space="0" w:color="auto"/>
        <w:bottom w:val="none" w:sz="0" w:space="0" w:color="auto"/>
        <w:right w:val="none" w:sz="0" w:space="0" w:color="auto"/>
      </w:divBdr>
    </w:div>
    <w:div w:id="1561286102">
      <w:bodyDiv w:val="1"/>
      <w:marLeft w:val="0"/>
      <w:marRight w:val="0"/>
      <w:marTop w:val="0"/>
      <w:marBottom w:val="0"/>
      <w:divBdr>
        <w:top w:val="none" w:sz="0" w:space="0" w:color="auto"/>
        <w:left w:val="none" w:sz="0" w:space="0" w:color="auto"/>
        <w:bottom w:val="none" w:sz="0" w:space="0" w:color="auto"/>
        <w:right w:val="none" w:sz="0" w:space="0" w:color="auto"/>
      </w:divBdr>
    </w:div>
    <w:div w:id="1562903502">
      <w:bodyDiv w:val="1"/>
      <w:marLeft w:val="0"/>
      <w:marRight w:val="0"/>
      <w:marTop w:val="0"/>
      <w:marBottom w:val="0"/>
      <w:divBdr>
        <w:top w:val="none" w:sz="0" w:space="0" w:color="auto"/>
        <w:left w:val="none" w:sz="0" w:space="0" w:color="auto"/>
        <w:bottom w:val="none" w:sz="0" w:space="0" w:color="auto"/>
        <w:right w:val="none" w:sz="0" w:space="0" w:color="auto"/>
      </w:divBdr>
    </w:div>
    <w:div w:id="1569725612">
      <w:bodyDiv w:val="1"/>
      <w:marLeft w:val="0"/>
      <w:marRight w:val="0"/>
      <w:marTop w:val="0"/>
      <w:marBottom w:val="0"/>
      <w:divBdr>
        <w:top w:val="none" w:sz="0" w:space="0" w:color="auto"/>
        <w:left w:val="none" w:sz="0" w:space="0" w:color="auto"/>
        <w:bottom w:val="none" w:sz="0" w:space="0" w:color="auto"/>
        <w:right w:val="none" w:sz="0" w:space="0" w:color="auto"/>
      </w:divBdr>
    </w:div>
    <w:div w:id="1579171776">
      <w:bodyDiv w:val="1"/>
      <w:marLeft w:val="0"/>
      <w:marRight w:val="0"/>
      <w:marTop w:val="0"/>
      <w:marBottom w:val="0"/>
      <w:divBdr>
        <w:top w:val="none" w:sz="0" w:space="0" w:color="auto"/>
        <w:left w:val="none" w:sz="0" w:space="0" w:color="auto"/>
        <w:bottom w:val="none" w:sz="0" w:space="0" w:color="auto"/>
        <w:right w:val="none" w:sz="0" w:space="0" w:color="auto"/>
      </w:divBdr>
    </w:div>
    <w:div w:id="1580794392">
      <w:bodyDiv w:val="1"/>
      <w:marLeft w:val="0"/>
      <w:marRight w:val="0"/>
      <w:marTop w:val="0"/>
      <w:marBottom w:val="0"/>
      <w:divBdr>
        <w:top w:val="none" w:sz="0" w:space="0" w:color="auto"/>
        <w:left w:val="none" w:sz="0" w:space="0" w:color="auto"/>
        <w:bottom w:val="none" w:sz="0" w:space="0" w:color="auto"/>
        <w:right w:val="none" w:sz="0" w:space="0" w:color="auto"/>
      </w:divBdr>
    </w:div>
    <w:div w:id="1583561303">
      <w:bodyDiv w:val="1"/>
      <w:marLeft w:val="0"/>
      <w:marRight w:val="0"/>
      <w:marTop w:val="0"/>
      <w:marBottom w:val="0"/>
      <w:divBdr>
        <w:top w:val="none" w:sz="0" w:space="0" w:color="auto"/>
        <w:left w:val="none" w:sz="0" w:space="0" w:color="auto"/>
        <w:bottom w:val="none" w:sz="0" w:space="0" w:color="auto"/>
        <w:right w:val="none" w:sz="0" w:space="0" w:color="auto"/>
      </w:divBdr>
    </w:div>
    <w:div w:id="1588004027">
      <w:bodyDiv w:val="1"/>
      <w:marLeft w:val="0"/>
      <w:marRight w:val="0"/>
      <w:marTop w:val="0"/>
      <w:marBottom w:val="0"/>
      <w:divBdr>
        <w:top w:val="none" w:sz="0" w:space="0" w:color="auto"/>
        <w:left w:val="none" w:sz="0" w:space="0" w:color="auto"/>
        <w:bottom w:val="none" w:sz="0" w:space="0" w:color="auto"/>
        <w:right w:val="none" w:sz="0" w:space="0" w:color="auto"/>
      </w:divBdr>
    </w:div>
    <w:div w:id="1589075260">
      <w:bodyDiv w:val="1"/>
      <w:marLeft w:val="0"/>
      <w:marRight w:val="0"/>
      <w:marTop w:val="0"/>
      <w:marBottom w:val="0"/>
      <w:divBdr>
        <w:top w:val="none" w:sz="0" w:space="0" w:color="auto"/>
        <w:left w:val="none" w:sz="0" w:space="0" w:color="auto"/>
        <w:bottom w:val="none" w:sz="0" w:space="0" w:color="auto"/>
        <w:right w:val="none" w:sz="0" w:space="0" w:color="auto"/>
      </w:divBdr>
    </w:div>
    <w:div w:id="1594052578">
      <w:bodyDiv w:val="1"/>
      <w:marLeft w:val="0"/>
      <w:marRight w:val="0"/>
      <w:marTop w:val="0"/>
      <w:marBottom w:val="0"/>
      <w:divBdr>
        <w:top w:val="none" w:sz="0" w:space="0" w:color="auto"/>
        <w:left w:val="none" w:sz="0" w:space="0" w:color="auto"/>
        <w:bottom w:val="none" w:sz="0" w:space="0" w:color="auto"/>
        <w:right w:val="none" w:sz="0" w:space="0" w:color="auto"/>
      </w:divBdr>
    </w:div>
    <w:div w:id="1595891753">
      <w:bodyDiv w:val="1"/>
      <w:marLeft w:val="0"/>
      <w:marRight w:val="0"/>
      <w:marTop w:val="0"/>
      <w:marBottom w:val="0"/>
      <w:divBdr>
        <w:top w:val="none" w:sz="0" w:space="0" w:color="auto"/>
        <w:left w:val="none" w:sz="0" w:space="0" w:color="auto"/>
        <w:bottom w:val="none" w:sz="0" w:space="0" w:color="auto"/>
        <w:right w:val="none" w:sz="0" w:space="0" w:color="auto"/>
      </w:divBdr>
    </w:div>
    <w:div w:id="1598052701">
      <w:bodyDiv w:val="1"/>
      <w:marLeft w:val="0"/>
      <w:marRight w:val="0"/>
      <w:marTop w:val="0"/>
      <w:marBottom w:val="0"/>
      <w:divBdr>
        <w:top w:val="none" w:sz="0" w:space="0" w:color="auto"/>
        <w:left w:val="none" w:sz="0" w:space="0" w:color="auto"/>
        <w:bottom w:val="none" w:sz="0" w:space="0" w:color="auto"/>
        <w:right w:val="none" w:sz="0" w:space="0" w:color="auto"/>
      </w:divBdr>
    </w:div>
    <w:div w:id="1600286221">
      <w:bodyDiv w:val="1"/>
      <w:marLeft w:val="0"/>
      <w:marRight w:val="0"/>
      <w:marTop w:val="0"/>
      <w:marBottom w:val="0"/>
      <w:divBdr>
        <w:top w:val="none" w:sz="0" w:space="0" w:color="auto"/>
        <w:left w:val="none" w:sz="0" w:space="0" w:color="auto"/>
        <w:bottom w:val="none" w:sz="0" w:space="0" w:color="auto"/>
        <w:right w:val="none" w:sz="0" w:space="0" w:color="auto"/>
      </w:divBdr>
    </w:div>
    <w:div w:id="1600483238">
      <w:bodyDiv w:val="1"/>
      <w:marLeft w:val="0"/>
      <w:marRight w:val="0"/>
      <w:marTop w:val="0"/>
      <w:marBottom w:val="0"/>
      <w:divBdr>
        <w:top w:val="none" w:sz="0" w:space="0" w:color="auto"/>
        <w:left w:val="none" w:sz="0" w:space="0" w:color="auto"/>
        <w:bottom w:val="none" w:sz="0" w:space="0" w:color="auto"/>
        <w:right w:val="none" w:sz="0" w:space="0" w:color="auto"/>
      </w:divBdr>
    </w:div>
    <w:div w:id="1616987277">
      <w:bodyDiv w:val="1"/>
      <w:marLeft w:val="0"/>
      <w:marRight w:val="0"/>
      <w:marTop w:val="0"/>
      <w:marBottom w:val="0"/>
      <w:divBdr>
        <w:top w:val="none" w:sz="0" w:space="0" w:color="auto"/>
        <w:left w:val="none" w:sz="0" w:space="0" w:color="auto"/>
        <w:bottom w:val="none" w:sz="0" w:space="0" w:color="auto"/>
        <w:right w:val="none" w:sz="0" w:space="0" w:color="auto"/>
      </w:divBdr>
    </w:div>
    <w:div w:id="1617714467">
      <w:bodyDiv w:val="1"/>
      <w:marLeft w:val="0"/>
      <w:marRight w:val="0"/>
      <w:marTop w:val="0"/>
      <w:marBottom w:val="0"/>
      <w:divBdr>
        <w:top w:val="none" w:sz="0" w:space="0" w:color="auto"/>
        <w:left w:val="none" w:sz="0" w:space="0" w:color="auto"/>
        <w:bottom w:val="none" w:sz="0" w:space="0" w:color="auto"/>
        <w:right w:val="none" w:sz="0" w:space="0" w:color="auto"/>
      </w:divBdr>
    </w:div>
    <w:div w:id="1617979817">
      <w:bodyDiv w:val="1"/>
      <w:marLeft w:val="0"/>
      <w:marRight w:val="0"/>
      <w:marTop w:val="0"/>
      <w:marBottom w:val="0"/>
      <w:divBdr>
        <w:top w:val="none" w:sz="0" w:space="0" w:color="auto"/>
        <w:left w:val="none" w:sz="0" w:space="0" w:color="auto"/>
        <w:bottom w:val="none" w:sz="0" w:space="0" w:color="auto"/>
        <w:right w:val="none" w:sz="0" w:space="0" w:color="auto"/>
      </w:divBdr>
    </w:div>
    <w:div w:id="1624772758">
      <w:bodyDiv w:val="1"/>
      <w:marLeft w:val="0"/>
      <w:marRight w:val="0"/>
      <w:marTop w:val="0"/>
      <w:marBottom w:val="0"/>
      <w:divBdr>
        <w:top w:val="none" w:sz="0" w:space="0" w:color="auto"/>
        <w:left w:val="none" w:sz="0" w:space="0" w:color="auto"/>
        <w:bottom w:val="none" w:sz="0" w:space="0" w:color="auto"/>
        <w:right w:val="none" w:sz="0" w:space="0" w:color="auto"/>
      </w:divBdr>
    </w:div>
    <w:div w:id="1627156416">
      <w:bodyDiv w:val="1"/>
      <w:marLeft w:val="0"/>
      <w:marRight w:val="0"/>
      <w:marTop w:val="0"/>
      <w:marBottom w:val="0"/>
      <w:divBdr>
        <w:top w:val="none" w:sz="0" w:space="0" w:color="auto"/>
        <w:left w:val="none" w:sz="0" w:space="0" w:color="auto"/>
        <w:bottom w:val="none" w:sz="0" w:space="0" w:color="auto"/>
        <w:right w:val="none" w:sz="0" w:space="0" w:color="auto"/>
      </w:divBdr>
    </w:div>
    <w:div w:id="1637100754">
      <w:bodyDiv w:val="1"/>
      <w:marLeft w:val="0"/>
      <w:marRight w:val="0"/>
      <w:marTop w:val="0"/>
      <w:marBottom w:val="0"/>
      <w:divBdr>
        <w:top w:val="none" w:sz="0" w:space="0" w:color="auto"/>
        <w:left w:val="none" w:sz="0" w:space="0" w:color="auto"/>
        <w:bottom w:val="none" w:sz="0" w:space="0" w:color="auto"/>
        <w:right w:val="none" w:sz="0" w:space="0" w:color="auto"/>
      </w:divBdr>
    </w:div>
    <w:div w:id="1637644159">
      <w:bodyDiv w:val="1"/>
      <w:marLeft w:val="0"/>
      <w:marRight w:val="0"/>
      <w:marTop w:val="0"/>
      <w:marBottom w:val="0"/>
      <w:divBdr>
        <w:top w:val="none" w:sz="0" w:space="0" w:color="auto"/>
        <w:left w:val="none" w:sz="0" w:space="0" w:color="auto"/>
        <w:bottom w:val="none" w:sz="0" w:space="0" w:color="auto"/>
        <w:right w:val="none" w:sz="0" w:space="0" w:color="auto"/>
      </w:divBdr>
    </w:div>
    <w:div w:id="1640765709">
      <w:bodyDiv w:val="1"/>
      <w:marLeft w:val="0"/>
      <w:marRight w:val="0"/>
      <w:marTop w:val="0"/>
      <w:marBottom w:val="0"/>
      <w:divBdr>
        <w:top w:val="none" w:sz="0" w:space="0" w:color="auto"/>
        <w:left w:val="none" w:sz="0" w:space="0" w:color="auto"/>
        <w:bottom w:val="none" w:sz="0" w:space="0" w:color="auto"/>
        <w:right w:val="none" w:sz="0" w:space="0" w:color="auto"/>
      </w:divBdr>
    </w:div>
    <w:div w:id="1646854166">
      <w:bodyDiv w:val="1"/>
      <w:marLeft w:val="0"/>
      <w:marRight w:val="0"/>
      <w:marTop w:val="0"/>
      <w:marBottom w:val="0"/>
      <w:divBdr>
        <w:top w:val="none" w:sz="0" w:space="0" w:color="auto"/>
        <w:left w:val="none" w:sz="0" w:space="0" w:color="auto"/>
        <w:bottom w:val="none" w:sz="0" w:space="0" w:color="auto"/>
        <w:right w:val="none" w:sz="0" w:space="0" w:color="auto"/>
      </w:divBdr>
    </w:div>
    <w:div w:id="1663007557">
      <w:bodyDiv w:val="1"/>
      <w:marLeft w:val="0"/>
      <w:marRight w:val="0"/>
      <w:marTop w:val="0"/>
      <w:marBottom w:val="0"/>
      <w:divBdr>
        <w:top w:val="none" w:sz="0" w:space="0" w:color="auto"/>
        <w:left w:val="none" w:sz="0" w:space="0" w:color="auto"/>
        <w:bottom w:val="none" w:sz="0" w:space="0" w:color="auto"/>
        <w:right w:val="none" w:sz="0" w:space="0" w:color="auto"/>
      </w:divBdr>
    </w:div>
    <w:div w:id="1669097139">
      <w:bodyDiv w:val="1"/>
      <w:marLeft w:val="0"/>
      <w:marRight w:val="0"/>
      <w:marTop w:val="0"/>
      <w:marBottom w:val="0"/>
      <w:divBdr>
        <w:top w:val="none" w:sz="0" w:space="0" w:color="auto"/>
        <w:left w:val="none" w:sz="0" w:space="0" w:color="auto"/>
        <w:bottom w:val="none" w:sz="0" w:space="0" w:color="auto"/>
        <w:right w:val="none" w:sz="0" w:space="0" w:color="auto"/>
      </w:divBdr>
    </w:div>
    <w:div w:id="1676807618">
      <w:bodyDiv w:val="1"/>
      <w:marLeft w:val="0"/>
      <w:marRight w:val="0"/>
      <w:marTop w:val="0"/>
      <w:marBottom w:val="0"/>
      <w:divBdr>
        <w:top w:val="none" w:sz="0" w:space="0" w:color="auto"/>
        <w:left w:val="none" w:sz="0" w:space="0" w:color="auto"/>
        <w:bottom w:val="none" w:sz="0" w:space="0" w:color="auto"/>
        <w:right w:val="none" w:sz="0" w:space="0" w:color="auto"/>
      </w:divBdr>
    </w:div>
    <w:div w:id="1681466900">
      <w:bodyDiv w:val="1"/>
      <w:marLeft w:val="0"/>
      <w:marRight w:val="0"/>
      <w:marTop w:val="0"/>
      <w:marBottom w:val="0"/>
      <w:divBdr>
        <w:top w:val="none" w:sz="0" w:space="0" w:color="auto"/>
        <w:left w:val="none" w:sz="0" w:space="0" w:color="auto"/>
        <w:bottom w:val="none" w:sz="0" w:space="0" w:color="auto"/>
        <w:right w:val="none" w:sz="0" w:space="0" w:color="auto"/>
      </w:divBdr>
    </w:div>
    <w:div w:id="1681617492">
      <w:bodyDiv w:val="1"/>
      <w:marLeft w:val="0"/>
      <w:marRight w:val="0"/>
      <w:marTop w:val="0"/>
      <w:marBottom w:val="0"/>
      <w:divBdr>
        <w:top w:val="none" w:sz="0" w:space="0" w:color="auto"/>
        <w:left w:val="none" w:sz="0" w:space="0" w:color="auto"/>
        <w:bottom w:val="none" w:sz="0" w:space="0" w:color="auto"/>
        <w:right w:val="none" w:sz="0" w:space="0" w:color="auto"/>
      </w:divBdr>
    </w:div>
    <w:div w:id="1686008212">
      <w:bodyDiv w:val="1"/>
      <w:marLeft w:val="0"/>
      <w:marRight w:val="0"/>
      <w:marTop w:val="0"/>
      <w:marBottom w:val="0"/>
      <w:divBdr>
        <w:top w:val="none" w:sz="0" w:space="0" w:color="auto"/>
        <w:left w:val="none" w:sz="0" w:space="0" w:color="auto"/>
        <w:bottom w:val="none" w:sz="0" w:space="0" w:color="auto"/>
        <w:right w:val="none" w:sz="0" w:space="0" w:color="auto"/>
      </w:divBdr>
    </w:div>
    <w:div w:id="1687097176">
      <w:bodyDiv w:val="1"/>
      <w:marLeft w:val="0"/>
      <w:marRight w:val="0"/>
      <w:marTop w:val="0"/>
      <w:marBottom w:val="0"/>
      <w:divBdr>
        <w:top w:val="none" w:sz="0" w:space="0" w:color="auto"/>
        <w:left w:val="none" w:sz="0" w:space="0" w:color="auto"/>
        <w:bottom w:val="none" w:sz="0" w:space="0" w:color="auto"/>
        <w:right w:val="none" w:sz="0" w:space="0" w:color="auto"/>
      </w:divBdr>
    </w:div>
    <w:div w:id="1689406260">
      <w:bodyDiv w:val="1"/>
      <w:marLeft w:val="0"/>
      <w:marRight w:val="0"/>
      <w:marTop w:val="0"/>
      <w:marBottom w:val="0"/>
      <w:divBdr>
        <w:top w:val="none" w:sz="0" w:space="0" w:color="auto"/>
        <w:left w:val="none" w:sz="0" w:space="0" w:color="auto"/>
        <w:bottom w:val="none" w:sz="0" w:space="0" w:color="auto"/>
        <w:right w:val="none" w:sz="0" w:space="0" w:color="auto"/>
      </w:divBdr>
    </w:div>
    <w:div w:id="1692610800">
      <w:bodyDiv w:val="1"/>
      <w:marLeft w:val="0"/>
      <w:marRight w:val="0"/>
      <w:marTop w:val="0"/>
      <w:marBottom w:val="0"/>
      <w:divBdr>
        <w:top w:val="none" w:sz="0" w:space="0" w:color="auto"/>
        <w:left w:val="none" w:sz="0" w:space="0" w:color="auto"/>
        <w:bottom w:val="none" w:sz="0" w:space="0" w:color="auto"/>
        <w:right w:val="none" w:sz="0" w:space="0" w:color="auto"/>
      </w:divBdr>
    </w:div>
    <w:div w:id="1693334260">
      <w:bodyDiv w:val="1"/>
      <w:marLeft w:val="0"/>
      <w:marRight w:val="0"/>
      <w:marTop w:val="0"/>
      <w:marBottom w:val="0"/>
      <w:divBdr>
        <w:top w:val="none" w:sz="0" w:space="0" w:color="auto"/>
        <w:left w:val="none" w:sz="0" w:space="0" w:color="auto"/>
        <w:bottom w:val="none" w:sz="0" w:space="0" w:color="auto"/>
        <w:right w:val="none" w:sz="0" w:space="0" w:color="auto"/>
      </w:divBdr>
    </w:div>
    <w:div w:id="1697776977">
      <w:bodyDiv w:val="1"/>
      <w:marLeft w:val="0"/>
      <w:marRight w:val="0"/>
      <w:marTop w:val="0"/>
      <w:marBottom w:val="0"/>
      <w:divBdr>
        <w:top w:val="none" w:sz="0" w:space="0" w:color="auto"/>
        <w:left w:val="none" w:sz="0" w:space="0" w:color="auto"/>
        <w:bottom w:val="none" w:sz="0" w:space="0" w:color="auto"/>
        <w:right w:val="none" w:sz="0" w:space="0" w:color="auto"/>
      </w:divBdr>
    </w:div>
    <w:div w:id="1704205398">
      <w:bodyDiv w:val="1"/>
      <w:marLeft w:val="0"/>
      <w:marRight w:val="0"/>
      <w:marTop w:val="0"/>
      <w:marBottom w:val="0"/>
      <w:divBdr>
        <w:top w:val="none" w:sz="0" w:space="0" w:color="auto"/>
        <w:left w:val="none" w:sz="0" w:space="0" w:color="auto"/>
        <w:bottom w:val="none" w:sz="0" w:space="0" w:color="auto"/>
        <w:right w:val="none" w:sz="0" w:space="0" w:color="auto"/>
      </w:divBdr>
    </w:div>
    <w:div w:id="1704592082">
      <w:bodyDiv w:val="1"/>
      <w:marLeft w:val="0"/>
      <w:marRight w:val="0"/>
      <w:marTop w:val="0"/>
      <w:marBottom w:val="0"/>
      <w:divBdr>
        <w:top w:val="none" w:sz="0" w:space="0" w:color="auto"/>
        <w:left w:val="none" w:sz="0" w:space="0" w:color="auto"/>
        <w:bottom w:val="none" w:sz="0" w:space="0" w:color="auto"/>
        <w:right w:val="none" w:sz="0" w:space="0" w:color="auto"/>
      </w:divBdr>
    </w:div>
    <w:div w:id="1719167102">
      <w:bodyDiv w:val="1"/>
      <w:marLeft w:val="0"/>
      <w:marRight w:val="0"/>
      <w:marTop w:val="0"/>
      <w:marBottom w:val="0"/>
      <w:divBdr>
        <w:top w:val="none" w:sz="0" w:space="0" w:color="auto"/>
        <w:left w:val="none" w:sz="0" w:space="0" w:color="auto"/>
        <w:bottom w:val="none" w:sz="0" w:space="0" w:color="auto"/>
        <w:right w:val="none" w:sz="0" w:space="0" w:color="auto"/>
      </w:divBdr>
    </w:div>
    <w:div w:id="1737438687">
      <w:bodyDiv w:val="1"/>
      <w:marLeft w:val="0"/>
      <w:marRight w:val="0"/>
      <w:marTop w:val="0"/>
      <w:marBottom w:val="0"/>
      <w:divBdr>
        <w:top w:val="none" w:sz="0" w:space="0" w:color="auto"/>
        <w:left w:val="none" w:sz="0" w:space="0" w:color="auto"/>
        <w:bottom w:val="none" w:sz="0" w:space="0" w:color="auto"/>
        <w:right w:val="none" w:sz="0" w:space="0" w:color="auto"/>
      </w:divBdr>
    </w:div>
    <w:div w:id="1741829788">
      <w:bodyDiv w:val="1"/>
      <w:marLeft w:val="0"/>
      <w:marRight w:val="0"/>
      <w:marTop w:val="0"/>
      <w:marBottom w:val="0"/>
      <w:divBdr>
        <w:top w:val="none" w:sz="0" w:space="0" w:color="auto"/>
        <w:left w:val="none" w:sz="0" w:space="0" w:color="auto"/>
        <w:bottom w:val="none" w:sz="0" w:space="0" w:color="auto"/>
        <w:right w:val="none" w:sz="0" w:space="0" w:color="auto"/>
      </w:divBdr>
    </w:div>
    <w:div w:id="1744061161">
      <w:bodyDiv w:val="1"/>
      <w:marLeft w:val="0"/>
      <w:marRight w:val="0"/>
      <w:marTop w:val="0"/>
      <w:marBottom w:val="0"/>
      <w:divBdr>
        <w:top w:val="none" w:sz="0" w:space="0" w:color="auto"/>
        <w:left w:val="none" w:sz="0" w:space="0" w:color="auto"/>
        <w:bottom w:val="none" w:sz="0" w:space="0" w:color="auto"/>
        <w:right w:val="none" w:sz="0" w:space="0" w:color="auto"/>
      </w:divBdr>
    </w:div>
    <w:div w:id="1755011184">
      <w:bodyDiv w:val="1"/>
      <w:marLeft w:val="0"/>
      <w:marRight w:val="0"/>
      <w:marTop w:val="0"/>
      <w:marBottom w:val="0"/>
      <w:divBdr>
        <w:top w:val="none" w:sz="0" w:space="0" w:color="auto"/>
        <w:left w:val="none" w:sz="0" w:space="0" w:color="auto"/>
        <w:bottom w:val="none" w:sz="0" w:space="0" w:color="auto"/>
        <w:right w:val="none" w:sz="0" w:space="0" w:color="auto"/>
      </w:divBdr>
    </w:div>
    <w:div w:id="1756583750">
      <w:bodyDiv w:val="1"/>
      <w:marLeft w:val="0"/>
      <w:marRight w:val="0"/>
      <w:marTop w:val="0"/>
      <w:marBottom w:val="0"/>
      <w:divBdr>
        <w:top w:val="none" w:sz="0" w:space="0" w:color="auto"/>
        <w:left w:val="none" w:sz="0" w:space="0" w:color="auto"/>
        <w:bottom w:val="none" w:sz="0" w:space="0" w:color="auto"/>
        <w:right w:val="none" w:sz="0" w:space="0" w:color="auto"/>
      </w:divBdr>
    </w:div>
    <w:div w:id="1766922392">
      <w:bodyDiv w:val="1"/>
      <w:marLeft w:val="0"/>
      <w:marRight w:val="0"/>
      <w:marTop w:val="0"/>
      <w:marBottom w:val="0"/>
      <w:divBdr>
        <w:top w:val="none" w:sz="0" w:space="0" w:color="auto"/>
        <w:left w:val="none" w:sz="0" w:space="0" w:color="auto"/>
        <w:bottom w:val="none" w:sz="0" w:space="0" w:color="auto"/>
        <w:right w:val="none" w:sz="0" w:space="0" w:color="auto"/>
      </w:divBdr>
    </w:div>
    <w:div w:id="1771855818">
      <w:bodyDiv w:val="1"/>
      <w:marLeft w:val="0"/>
      <w:marRight w:val="0"/>
      <w:marTop w:val="0"/>
      <w:marBottom w:val="0"/>
      <w:divBdr>
        <w:top w:val="none" w:sz="0" w:space="0" w:color="auto"/>
        <w:left w:val="none" w:sz="0" w:space="0" w:color="auto"/>
        <w:bottom w:val="none" w:sz="0" w:space="0" w:color="auto"/>
        <w:right w:val="none" w:sz="0" w:space="0" w:color="auto"/>
      </w:divBdr>
    </w:div>
    <w:div w:id="1777406629">
      <w:bodyDiv w:val="1"/>
      <w:marLeft w:val="0"/>
      <w:marRight w:val="0"/>
      <w:marTop w:val="0"/>
      <w:marBottom w:val="0"/>
      <w:divBdr>
        <w:top w:val="none" w:sz="0" w:space="0" w:color="auto"/>
        <w:left w:val="none" w:sz="0" w:space="0" w:color="auto"/>
        <w:bottom w:val="none" w:sz="0" w:space="0" w:color="auto"/>
        <w:right w:val="none" w:sz="0" w:space="0" w:color="auto"/>
      </w:divBdr>
    </w:div>
    <w:div w:id="1784112048">
      <w:bodyDiv w:val="1"/>
      <w:marLeft w:val="0"/>
      <w:marRight w:val="0"/>
      <w:marTop w:val="0"/>
      <w:marBottom w:val="0"/>
      <w:divBdr>
        <w:top w:val="none" w:sz="0" w:space="0" w:color="auto"/>
        <w:left w:val="none" w:sz="0" w:space="0" w:color="auto"/>
        <w:bottom w:val="none" w:sz="0" w:space="0" w:color="auto"/>
        <w:right w:val="none" w:sz="0" w:space="0" w:color="auto"/>
      </w:divBdr>
    </w:div>
    <w:div w:id="1787382821">
      <w:bodyDiv w:val="1"/>
      <w:marLeft w:val="0"/>
      <w:marRight w:val="0"/>
      <w:marTop w:val="0"/>
      <w:marBottom w:val="0"/>
      <w:divBdr>
        <w:top w:val="none" w:sz="0" w:space="0" w:color="auto"/>
        <w:left w:val="none" w:sz="0" w:space="0" w:color="auto"/>
        <w:bottom w:val="none" w:sz="0" w:space="0" w:color="auto"/>
        <w:right w:val="none" w:sz="0" w:space="0" w:color="auto"/>
      </w:divBdr>
    </w:div>
    <w:div w:id="1787848643">
      <w:bodyDiv w:val="1"/>
      <w:marLeft w:val="0"/>
      <w:marRight w:val="0"/>
      <w:marTop w:val="0"/>
      <w:marBottom w:val="0"/>
      <w:divBdr>
        <w:top w:val="none" w:sz="0" w:space="0" w:color="auto"/>
        <w:left w:val="none" w:sz="0" w:space="0" w:color="auto"/>
        <w:bottom w:val="none" w:sz="0" w:space="0" w:color="auto"/>
        <w:right w:val="none" w:sz="0" w:space="0" w:color="auto"/>
      </w:divBdr>
    </w:div>
    <w:div w:id="1788352456">
      <w:bodyDiv w:val="1"/>
      <w:marLeft w:val="0"/>
      <w:marRight w:val="0"/>
      <w:marTop w:val="0"/>
      <w:marBottom w:val="0"/>
      <w:divBdr>
        <w:top w:val="none" w:sz="0" w:space="0" w:color="auto"/>
        <w:left w:val="none" w:sz="0" w:space="0" w:color="auto"/>
        <w:bottom w:val="none" w:sz="0" w:space="0" w:color="auto"/>
        <w:right w:val="none" w:sz="0" w:space="0" w:color="auto"/>
      </w:divBdr>
    </w:div>
    <w:div w:id="1800605945">
      <w:bodyDiv w:val="1"/>
      <w:marLeft w:val="0"/>
      <w:marRight w:val="0"/>
      <w:marTop w:val="0"/>
      <w:marBottom w:val="0"/>
      <w:divBdr>
        <w:top w:val="none" w:sz="0" w:space="0" w:color="auto"/>
        <w:left w:val="none" w:sz="0" w:space="0" w:color="auto"/>
        <w:bottom w:val="none" w:sz="0" w:space="0" w:color="auto"/>
        <w:right w:val="none" w:sz="0" w:space="0" w:color="auto"/>
      </w:divBdr>
    </w:div>
    <w:div w:id="1800998731">
      <w:bodyDiv w:val="1"/>
      <w:marLeft w:val="0"/>
      <w:marRight w:val="0"/>
      <w:marTop w:val="0"/>
      <w:marBottom w:val="0"/>
      <w:divBdr>
        <w:top w:val="none" w:sz="0" w:space="0" w:color="auto"/>
        <w:left w:val="none" w:sz="0" w:space="0" w:color="auto"/>
        <w:bottom w:val="none" w:sz="0" w:space="0" w:color="auto"/>
        <w:right w:val="none" w:sz="0" w:space="0" w:color="auto"/>
      </w:divBdr>
    </w:div>
    <w:div w:id="1802455931">
      <w:bodyDiv w:val="1"/>
      <w:marLeft w:val="0"/>
      <w:marRight w:val="0"/>
      <w:marTop w:val="0"/>
      <w:marBottom w:val="0"/>
      <w:divBdr>
        <w:top w:val="none" w:sz="0" w:space="0" w:color="auto"/>
        <w:left w:val="none" w:sz="0" w:space="0" w:color="auto"/>
        <w:bottom w:val="none" w:sz="0" w:space="0" w:color="auto"/>
        <w:right w:val="none" w:sz="0" w:space="0" w:color="auto"/>
      </w:divBdr>
    </w:div>
    <w:div w:id="1804276940">
      <w:bodyDiv w:val="1"/>
      <w:marLeft w:val="0"/>
      <w:marRight w:val="0"/>
      <w:marTop w:val="0"/>
      <w:marBottom w:val="0"/>
      <w:divBdr>
        <w:top w:val="none" w:sz="0" w:space="0" w:color="auto"/>
        <w:left w:val="none" w:sz="0" w:space="0" w:color="auto"/>
        <w:bottom w:val="none" w:sz="0" w:space="0" w:color="auto"/>
        <w:right w:val="none" w:sz="0" w:space="0" w:color="auto"/>
      </w:divBdr>
    </w:div>
    <w:div w:id="1805007324">
      <w:bodyDiv w:val="1"/>
      <w:marLeft w:val="0"/>
      <w:marRight w:val="0"/>
      <w:marTop w:val="0"/>
      <w:marBottom w:val="0"/>
      <w:divBdr>
        <w:top w:val="none" w:sz="0" w:space="0" w:color="auto"/>
        <w:left w:val="none" w:sz="0" w:space="0" w:color="auto"/>
        <w:bottom w:val="none" w:sz="0" w:space="0" w:color="auto"/>
        <w:right w:val="none" w:sz="0" w:space="0" w:color="auto"/>
      </w:divBdr>
    </w:div>
    <w:div w:id="1806652632">
      <w:bodyDiv w:val="1"/>
      <w:marLeft w:val="0"/>
      <w:marRight w:val="0"/>
      <w:marTop w:val="0"/>
      <w:marBottom w:val="0"/>
      <w:divBdr>
        <w:top w:val="none" w:sz="0" w:space="0" w:color="auto"/>
        <w:left w:val="none" w:sz="0" w:space="0" w:color="auto"/>
        <w:bottom w:val="none" w:sz="0" w:space="0" w:color="auto"/>
        <w:right w:val="none" w:sz="0" w:space="0" w:color="auto"/>
      </w:divBdr>
    </w:div>
    <w:div w:id="1810240640">
      <w:bodyDiv w:val="1"/>
      <w:marLeft w:val="0"/>
      <w:marRight w:val="0"/>
      <w:marTop w:val="0"/>
      <w:marBottom w:val="0"/>
      <w:divBdr>
        <w:top w:val="none" w:sz="0" w:space="0" w:color="auto"/>
        <w:left w:val="none" w:sz="0" w:space="0" w:color="auto"/>
        <w:bottom w:val="none" w:sz="0" w:space="0" w:color="auto"/>
        <w:right w:val="none" w:sz="0" w:space="0" w:color="auto"/>
      </w:divBdr>
    </w:div>
    <w:div w:id="1813668790">
      <w:bodyDiv w:val="1"/>
      <w:marLeft w:val="0"/>
      <w:marRight w:val="0"/>
      <w:marTop w:val="0"/>
      <w:marBottom w:val="0"/>
      <w:divBdr>
        <w:top w:val="none" w:sz="0" w:space="0" w:color="auto"/>
        <w:left w:val="none" w:sz="0" w:space="0" w:color="auto"/>
        <w:bottom w:val="none" w:sz="0" w:space="0" w:color="auto"/>
        <w:right w:val="none" w:sz="0" w:space="0" w:color="auto"/>
      </w:divBdr>
    </w:div>
    <w:div w:id="1817061809">
      <w:bodyDiv w:val="1"/>
      <w:marLeft w:val="0"/>
      <w:marRight w:val="0"/>
      <w:marTop w:val="0"/>
      <w:marBottom w:val="0"/>
      <w:divBdr>
        <w:top w:val="none" w:sz="0" w:space="0" w:color="auto"/>
        <w:left w:val="none" w:sz="0" w:space="0" w:color="auto"/>
        <w:bottom w:val="none" w:sz="0" w:space="0" w:color="auto"/>
        <w:right w:val="none" w:sz="0" w:space="0" w:color="auto"/>
      </w:divBdr>
    </w:div>
    <w:div w:id="1818762770">
      <w:bodyDiv w:val="1"/>
      <w:marLeft w:val="0"/>
      <w:marRight w:val="0"/>
      <w:marTop w:val="0"/>
      <w:marBottom w:val="0"/>
      <w:divBdr>
        <w:top w:val="none" w:sz="0" w:space="0" w:color="auto"/>
        <w:left w:val="none" w:sz="0" w:space="0" w:color="auto"/>
        <w:bottom w:val="none" w:sz="0" w:space="0" w:color="auto"/>
        <w:right w:val="none" w:sz="0" w:space="0" w:color="auto"/>
      </w:divBdr>
    </w:div>
    <w:div w:id="1819030394">
      <w:bodyDiv w:val="1"/>
      <w:marLeft w:val="0"/>
      <w:marRight w:val="0"/>
      <w:marTop w:val="0"/>
      <w:marBottom w:val="0"/>
      <w:divBdr>
        <w:top w:val="none" w:sz="0" w:space="0" w:color="auto"/>
        <w:left w:val="none" w:sz="0" w:space="0" w:color="auto"/>
        <w:bottom w:val="none" w:sz="0" w:space="0" w:color="auto"/>
        <w:right w:val="none" w:sz="0" w:space="0" w:color="auto"/>
      </w:divBdr>
    </w:div>
    <w:div w:id="1822193157">
      <w:bodyDiv w:val="1"/>
      <w:marLeft w:val="0"/>
      <w:marRight w:val="0"/>
      <w:marTop w:val="0"/>
      <w:marBottom w:val="0"/>
      <w:divBdr>
        <w:top w:val="none" w:sz="0" w:space="0" w:color="auto"/>
        <w:left w:val="none" w:sz="0" w:space="0" w:color="auto"/>
        <w:bottom w:val="none" w:sz="0" w:space="0" w:color="auto"/>
        <w:right w:val="none" w:sz="0" w:space="0" w:color="auto"/>
      </w:divBdr>
    </w:div>
    <w:div w:id="1825004329">
      <w:bodyDiv w:val="1"/>
      <w:marLeft w:val="0"/>
      <w:marRight w:val="0"/>
      <w:marTop w:val="0"/>
      <w:marBottom w:val="0"/>
      <w:divBdr>
        <w:top w:val="none" w:sz="0" w:space="0" w:color="auto"/>
        <w:left w:val="none" w:sz="0" w:space="0" w:color="auto"/>
        <w:bottom w:val="none" w:sz="0" w:space="0" w:color="auto"/>
        <w:right w:val="none" w:sz="0" w:space="0" w:color="auto"/>
      </w:divBdr>
    </w:div>
    <w:div w:id="1834292713">
      <w:bodyDiv w:val="1"/>
      <w:marLeft w:val="0"/>
      <w:marRight w:val="0"/>
      <w:marTop w:val="0"/>
      <w:marBottom w:val="0"/>
      <w:divBdr>
        <w:top w:val="none" w:sz="0" w:space="0" w:color="auto"/>
        <w:left w:val="none" w:sz="0" w:space="0" w:color="auto"/>
        <w:bottom w:val="none" w:sz="0" w:space="0" w:color="auto"/>
        <w:right w:val="none" w:sz="0" w:space="0" w:color="auto"/>
      </w:divBdr>
    </w:div>
    <w:div w:id="1836917539">
      <w:bodyDiv w:val="1"/>
      <w:marLeft w:val="0"/>
      <w:marRight w:val="0"/>
      <w:marTop w:val="0"/>
      <w:marBottom w:val="0"/>
      <w:divBdr>
        <w:top w:val="none" w:sz="0" w:space="0" w:color="auto"/>
        <w:left w:val="none" w:sz="0" w:space="0" w:color="auto"/>
        <w:bottom w:val="none" w:sz="0" w:space="0" w:color="auto"/>
        <w:right w:val="none" w:sz="0" w:space="0" w:color="auto"/>
      </w:divBdr>
    </w:div>
    <w:div w:id="1842619214">
      <w:bodyDiv w:val="1"/>
      <w:marLeft w:val="0"/>
      <w:marRight w:val="0"/>
      <w:marTop w:val="0"/>
      <w:marBottom w:val="0"/>
      <w:divBdr>
        <w:top w:val="none" w:sz="0" w:space="0" w:color="auto"/>
        <w:left w:val="none" w:sz="0" w:space="0" w:color="auto"/>
        <w:bottom w:val="none" w:sz="0" w:space="0" w:color="auto"/>
        <w:right w:val="none" w:sz="0" w:space="0" w:color="auto"/>
      </w:divBdr>
    </w:div>
    <w:div w:id="1845709161">
      <w:bodyDiv w:val="1"/>
      <w:marLeft w:val="0"/>
      <w:marRight w:val="0"/>
      <w:marTop w:val="0"/>
      <w:marBottom w:val="0"/>
      <w:divBdr>
        <w:top w:val="none" w:sz="0" w:space="0" w:color="auto"/>
        <w:left w:val="none" w:sz="0" w:space="0" w:color="auto"/>
        <w:bottom w:val="none" w:sz="0" w:space="0" w:color="auto"/>
        <w:right w:val="none" w:sz="0" w:space="0" w:color="auto"/>
      </w:divBdr>
    </w:div>
    <w:div w:id="1857035855">
      <w:bodyDiv w:val="1"/>
      <w:marLeft w:val="0"/>
      <w:marRight w:val="0"/>
      <w:marTop w:val="0"/>
      <w:marBottom w:val="0"/>
      <w:divBdr>
        <w:top w:val="none" w:sz="0" w:space="0" w:color="auto"/>
        <w:left w:val="none" w:sz="0" w:space="0" w:color="auto"/>
        <w:bottom w:val="none" w:sz="0" w:space="0" w:color="auto"/>
        <w:right w:val="none" w:sz="0" w:space="0" w:color="auto"/>
      </w:divBdr>
    </w:div>
    <w:div w:id="1858929231">
      <w:bodyDiv w:val="1"/>
      <w:marLeft w:val="0"/>
      <w:marRight w:val="0"/>
      <w:marTop w:val="0"/>
      <w:marBottom w:val="0"/>
      <w:divBdr>
        <w:top w:val="none" w:sz="0" w:space="0" w:color="auto"/>
        <w:left w:val="none" w:sz="0" w:space="0" w:color="auto"/>
        <w:bottom w:val="none" w:sz="0" w:space="0" w:color="auto"/>
        <w:right w:val="none" w:sz="0" w:space="0" w:color="auto"/>
      </w:divBdr>
    </w:div>
    <w:div w:id="1861157677">
      <w:bodyDiv w:val="1"/>
      <w:marLeft w:val="0"/>
      <w:marRight w:val="0"/>
      <w:marTop w:val="0"/>
      <w:marBottom w:val="0"/>
      <w:divBdr>
        <w:top w:val="none" w:sz="0" w:space="0" w:color="auto"/>
        <w:left w:val="none" w:sz="0" w:space="0" w:color="auto"/>
        <w:bottom w:val="none" w:sz="0" w:space="0" w:color="auto"/>
        <w:right w:val="none" w:sz="0" w:space="0" w:color="auto"/>
      </w:divBdr>
    </w:div>
    <w:div w:id="1865089496">
      <w:bodyDiv w:val="1"/>
      <w:marLeft w:val="0"/>
      <w:marRight w:val="0"/>
      <w:marTop w:val="0"/>
      <w:marBottom w:val="0"/>
      <w:divBdr>
        <w:top w:val="none" w:sz="0" w:space="0" w:color="auto"/>
        <w:left w:val="none" w:sz="0" w:space="0" w:color="auto"/>
        <w:bottom w:val="none" w:sz="0" w:space="0" w:color="auto"/>
        <w:right w:val="none" w:sz="0" w:space="0" w:color="auto"/>
      </w:divBdr>
    </w:div>
    <w:div w:id="1874345107">
      <w:bodyDiv w:val="1"/>
      <w:marLeft w:val="0"/>
      <w:marRight w:val="0"/>
      <w:marTop w:val="0"/>
      <w:marBottom w:val="0"/>
      <w:divBdr>
        <w:top w:val="none" w:sz="0" w:space="0" w:color="auto"/>
        <w:left w:val="none" w:sz="0" w:space="0" w:color="auto"/>
        <w:bottom w:val="none" w:sz="0" w:space="0" w:color="auto"/>
        <w:right w:val="none" w:sz="0" w:space="0" w:color="auto"/>
      </w:divBdr>
    </w:div>
    <w:div w:id="1875457620">
      <w:bodyDiv w:val="1"/>
      <w:marLeft w:val="0"/>
      <w:marRight w:val="0"/>
      <w:marTop w:val="0"/>
      <w:marBottom w:val="0"/>
      <w:divBdr>
        <w:top w:val="none" w:sz="0" w:space="0" w:color="auto"/>
        <w:left w:val="none" w:sz="0" w:space="0" w:color="auto"/>
        <w:bottom w:val="none" w:sz="0" w:space="0" w:color="auto"/>
        <w:right w:val="none" w:sz="0" w:space="0" w:color="auto"/>
      </w:divBdr>
    </w:div>
    <w:div w:id="1883471472">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
    <w:div w:id="1892378675">
      <w:bodyDiv w:val="1"/>
      <w:marLeft w:val="0"/>
      <w:marRight w:val="0"/>
      <w:marTop w:val="0"/>
      <w:marBottom w:val="0"/>
      <w:divBdr>
        <w:top w:val="none" w:sz="0" w:space="0" w:color="auto"/>
        <w:left w:val="none" w:sz="0" w:space="0" w:color="auto"/>
        <w:bottom w:val="none" w:sz="0" w:space="0" w:color="auto"/>
        <w:right w:val="none" w:sz="0" w:space="0" w:color="auto"/>
      </w:divBdr>
    </w:div>
    <w:div w:id="1894191845">
      <w:bodyDiv w:val="1"/>
      <w:marLeft w:val="0"/>
      <w:marRight w:val="0"/>
      <w:marTop w:val="0"/>
      <w:marBottom w:val="0"/>
      <w:divBdr>
        <w:top w:val="none" w:sz="0" w:space="0" w:color="auto"/>
        <w:left w:val="none" w:sz="0" w:space="0" w:color="auto"/>
        <w:bottom w:val="none" w:sz="0" w:space="0" w:color="auto"/>
        <w:right w:val="none" w:sz="0" w:space="0" w:color="auto"/>
      </w:divBdr>
    </w:div>
    <w:div w:id="1894539260">
      <w:bodyDiv w:val="1"/>
      <w:marLeft w:val="0"/>
      <w:marRight w:val="0"/>
      <w:marTop w:val="0"/>
      <w:marBottom w:val="0"/>
      <w:divBdr>
        <w:top w:val="none" w:sz="0" w:space="0" w:color="auto"/>
        <w:left w:val="none" w:sz="0" w:space="0" w:color="auto"/>
        <w:bottom w:val="none" w:sz="0" w:space="0" w:color="auto"/>
        <w:right w:val="none" w:sz="0" w:space="0" w:color="auto"/>
      </w:divBdr>
    </w:div>
    <w:div w:id="1894733097">
      <w:bodyDiv w:val="1"/>
      <w:marLeft w:val="0"/>
      <w:marRight w:val="0"/>
      <w:marTop w:val="0"/>
      <w:marBottom w:val="0"/>
      <w:divBdr>
        <w:top w:val="none" w:sz="0" w:space="0" w:color="auto"/>
        <w:left w:val="none" w:sz="0" w:space="0" w:color="auto"/>
        <w:bottom w:val="none" w:sz="0" w:space="0" w:color="auto"/>
        <w:right w:val="none" w:sz="0" w:space="0" w:color="auto"/>
      </w:divBdr>
    </w:div>
    <w:div w:id="1895041420">
      <w:bodyDiv w:val="1"/>
      <w:marLeft w:val="0"/>
      <w:marRight w:val="0"/>
      <w:marTop w:val="0"/>
      <w:marBottom w:val="0"/>
      <w:divBdr>
        <w:top w:val="none" w:sz="0" w:space="0" w:color="auto"/>
        <w:left w:val="none" w:sz="0" w:space="0" w:color="auto"/>
        <w:bottom w:val="none" w:sz="0" w:space="0" w:color="auto"/>
        <w:right w:val="none" w:sz="0" w:space="0" w:color="auto"/>
      </w:divBdr>
    </w:div>
    <w:div w:id="1903440763">
      <w:bodyDiv w:val="1"/>
      <w:marLeft w:val="0"/>
      <w:marRight w:val="0"/>
      <w:marTop w:val="0"/>
      <w:marBottom w:val="0"/>
      <w:divBdr>
        <w:top w:val="none" w:sz="0" w:space="0" w:color="auto"/>
        <w:left w:val="none" w:sz="0" w:space="0" w:color="auto"/>
        <w:bottom w:val="none" w:sz="0" w:space="0" w:color="auto"/>
        <w:right w:val="none" w:sz="0" w:space="0" w:color="auto"/>
      </w:divBdr>
    </w:div>
    <w:div w:id="1906337499">
      <w:bodyDiv w:val="1"/>
      <w:marLeft w:val="0"/>
      <w:marRight w:val="0"/>
      <w:marTop w:val="0"/>
      <w:marBottom w:val="0"/>
      <w:divBdr>
        <w:top w:val="none" w:sz="0" w:space="0" w:color="auto"/>
        <w:left w:val="none" w:sz="0" w:space="0" w:color="auto"/>
        <w:bottom w:val="none" w:sz="0" w:space="0" w:color="auto"/>
        <w:right w:val="none" w:sz="0" w:space="0" w:color="auto"/>
      </w:divBdr>
    </w:div>
    <w:div w:id="1908106706">
      <w:bodyDiv w:val="1"/>
      <w:marLeft w:val="0"/>
      <w:marRight w:val="0"/>
      <w:marTop w:val="0"/>
      <w:marBottom w:val="0"/>
      <w:divBdr>
        <w:top w:val="none" w:sz="0" w:space="0" w:color="auto"/>
        <w:left w:val="none" w:sz="0" w:space="0" w:color="auto"/>
        <w:bottom w:val="none" w:sz="0" w:space="0" w:color="auto"/>
        <w:right w:val="none" w:sz="0" w:space="0" w:color="auto"/>
      </w:divBdr>
    </w:div>
    <w:div w:id="1909262363">
      <w:bodyDiv w:val="1"/>
      <w:marLeft w:val="0"/>
      <w:marRight w:val="0"/>
      <w:marTop w:val="0"/>
      <w:marBottom w:val="0"/>
      <w:divBdr>
        <w:top w:val="none" w:sz="0" w:space="0" w:color="auto"/>
        <w:left w:val="none" w:sz="0" w:space="0" w:color="auto"/>
        <w:bottom w:val="none" w:sz="0" w:space="0" w:color="auto"/>
        <w:right w:val="none" w:sz="0" w:space="0" w:color="auto"/>
      </w:divBdr>
    </w:div>
    <w:div w:id="1909612908">
      <w:bodyDiv w:val="1"/>
      <w:marLeft w:val="0"/>
      <w:marRight w:val="0"/>
      <w:marTop w:val="0"/>
      <w:marBottom w:val="0"/>
      <w:divBdr>
        <w:top w:val="none" w:sz="0" w:space="0" w:color="auto"/>
        <w:left w:val="none" w:sz="0" w:space="0" w:color="auto"/>
        <w:bottom w:val="none" w:sz="0" w:space="0" w:color="auto"/>
        <w:right w:val="none" w:sz="0" w:space="0" w:color="auto"/>
      </w:divBdr>
    </w:div>
    <w:div w:id="1912038350">
      <w:bodyDiv w:val="1"/>
      <w:marLeft w:val="0"/>
      <w:marRight w:val="0"/>
      <w:marTop w:val="0"/>
      <w:marBottom w:val="0"/>
      <w:divBdr>
        <w:top w:val="none" w:sz="0" w:space="0" w:color="auto"/>
        <w:left w:val="none" w:sz="0" w:space="0" w:color="auto"/>
        <w:bottom w:val="none" w:sz="0" w:space="0" w:color="auto"/>
        <w:right w:val="none" w:sz="0" w:space="0" w:color="auto"/>
      </w:divBdr>
    </w:div>
    <w:div w:id="1912495573">
      <w:bodyDiv w:val="1"/>
      <w:marLeft w:val="0"/>
      <w:marRight w:val="0"/>
      <w:marTop w:val="0"/>
      <w:marBottom w:val="0"/>
      <w:divBdr>
        <w:top w:val="none" w:sz="0" w:space="0" w:color="auto"/>
        <w:left w:val="none" w:sz="0" w:space="0" w:color="auto"/>
        <w:bottom w:val="none" w:sz="0" w:space="0" w:color="auto"/>
        <w:right w:val="none" w:sz="0" w:space="0" w:color="auto"/>
      </w:divBdr>
    </w:div>
    <w:div w:id="1919634705">
      <w:bodyDiv w:val="1"/>
      <w:marLeft w:val="0"/>
      <w:marRight w:val="0"/>
      <w:marTop w:val="0"/>
      <w:marBottom w:val="0"/>
      <w:divBdr>
        <w:top w:val="none" w:sz="0" w:space="0" w:color="auto"/>
        <w:left w:val="none" w:sz="0" w:space="0" w:color="auto"/>
        <w:bottom w:val="none" w:sz="0" w:space="0" w:color="auto"/>
        <w:right w:val="none" w:sz="0" w:space="0" w:color="auto"/>
      </w:divBdr>
    </w:div>
    <w:div w:id="1924144663">
      <w:bodyDiv w:val="1"/>
      <w:marLeft w:val="0"/>
      <w:marRight w:val="0"/>
      <w:marTop w:val="0"/>
      <w:marBottom w:val="0"/>
      <w:divBdr>
        <w:top w:val="none" w:sz="0" w:space="0" w:color="auto"/>
        <w:left w:val="none" w:sz="0" w:space="0" w:color="auto"/>
        <w:bottom w:val="none" w:sz="0" w:space="0" w:color="auto"/>
        <w:right w:val="none" w:sz="0" w:space="0" w:color="auto"/>
      </w:divBdr>
    </w:div>
    <w:div w:id="1925147284">
      <w:bodyDiv w:val="1"/>
      <w:marLeft w:val="0"/>
      <w:marRight w:val="0"/>
      <w:marTop w:val="0"/>
      <w:marBottom w:val="0"/>
      <w:divBdr>
        <w:top w:val="none" w:sz="0" w:space="0" w:color="auto"/>
        <w:left w:val="none" w:sz="0" w:space="0" w:color="auto"/>
        <w:bottom w:val="none" w:sz="0" w:space="0" w:color="auto"/>
        <w:right w:val="none" w:sz="0" w:space="0" w:color="auto"/>
      </w:divBdr>
    </w:div>
    <w:div w:id="1926382807">
      <w:bodyDiv w:val="1"/>
      <w:marLeft w:val="0"/>
      <w:marRight w:val="0"/>
      <w:marTop w:val="0"/>
      <w:marBottom w:val="0"/>
      <w:divBdr>
        <w:top w:val="none" w:sz="0" w:space="0" w:color="auto"/>
        <w:left w:val="none" w:sz="0" w:space="0" w:color="auto"/>
        <w:bottom w:val="none" w:sz="0" w:space="0" w:color="auto"/>
        <w:right w:val="none" w:sz="0" w:space="0" w:color="auto"/>
      </w:divBdr>
    </w:div>
    <w:div w:id="1928807899">
      <w:bodyDiv w:val="1"/>
      <w:marLeft w:val="0"/>
      <w:marRight w:val="0"/>
      <w:marTop w:val="0"/>
      <w:marBottom w:val="0"/>
      <w:divBdr>
        <w:top w:val="none" w:sz="0" w:space="0" w:color="auto"/>
        <w:left w:val="none" w:sz="0" w:space="0" w:color="auto"/>
        <w:bottom w:val="none" w:sz="0" w:space="0" w:color="auto"/>
        <w:right w:val="none" w:sz="0" w:space="0" w:color="auto"/>
      </w:divBdr>
    </w:div>
    <w:div w:id="1932006878">
      <w:bodyDiv w:val="1"/>
      <w:marLeft w:val="0"/>
      <w:marRight w:val="0"/>
      <w:marTop w:val="0"/>
      <w:marBottom w:val="0"/>
      <w:divBdr>
        <w:top w:val="none" w:sz="0" w:space="0" w:color="auto"/>
        <w:left w:val="none" w:sz="0" w:space="0" w:color="auto"/>
        <w:bottom w:val="none" w:sz="0" w:space="0" w:color="auto"/>
        <w:right w:val="none" w:sz="0" w:space="0" w:color="auto"/>
      </w:divBdr>
    </w:div>
    <w:div w:id="1949656806">
      <w:bodyDiv w:val="1"/>
      <w:marLeft w:val="0"/>
      <w:marRight w:val="0"/>
      <w:marTop w:val="0"/>
      <w:marBottom w:val="0"/>
      <w:divBdr>
        <w:top w:val="none" w:sz="0" w:space="0" w:color="auto"/>
        <w:left w:val="none" w:sz="0" w:space="0" w:color="auto"/>
        <w:bottom w:val="none" w:sz="0" w:space="0" w:color="auto"/>
        <w:right w:val="none" w:sz="0" w:space="0" w:color="auto"/>
      </w:divBdr>
    </w:div>
    <w:div w:id="1958639743">
      <w:bodyDiv w:val="1"/>
      <w:marLeft w:val="0"/>
      <w:marRight w:val="0"/>
      <w:marTop w:val="0"/>
      <w:marBottom w:val="0"/>
      <w:divBdr>
        <w:top w:val="none" w:sz="0" w:space="0" w:color="auto"/>
        <w:left w:val="none" w:sz="0" w:space="0" w:color="auto"/>
        <w:bottom w:val="none" w:sz="0" w:space="0" w:color="auto"/>
        <w:right w:val="none" w:sz="0" w:space="0" w:color="auto"/>
      </w:divBdr>
    </w:div>
    <w:div w:id="1964381147">
      <w:bodyDiv w:val="1"/>
      <w:marLeft w:val="0"/>
      <w:marRight w:val="0"/>
      <w:marTop w:val="0"/>
      <w:marBottom w:val="0"/>
      <w:divBdr>
        <w:top w:val="none" w:sz="0" w:space="0" w:color="auto"/>
        <w:left w:val="none" w:sz="0" w:space="0" w:color="auto"/>
        <w:bottom w:val="none" w:sz="0" w:space="0" w:color="auto"/>
        <w:right w:val="none" w:sz="0" w:space="0" w:color="auto"/>
      </w:divBdr>
    </w:div>
    <w:div w:id="1969697127">
      <w:bodyDiv w:val="1"/>
      <w:marLeft w:val="0"/>
      <w:marRight w:val="0"/>
      <w:marTop w:val="0"/>
      <w:marBottom w:val="0"/>
      <w:divBdr>
        <w:top w:val="none" w:sz="0" w:space="0" w:color="auto"/>
        <w:left w:val="none" w:sz="0" w:space="0" w:color="auto"/>
        <w:bottom w:val="none" w:sz="0" w:space="0" w:color="auto"/>
        <w:right w:val="none" w:sz="0" w:space="0" w:color="auto"/>
      </w:divBdr>
    </w:div>
    <w:div w:id="1969969864">
      <w:bodyDiv w:val="1"/>
      <w:marLeft w:val="0"/>
      <w:marRight w:val="0"/>
      <w:marTop w:val="0"/>
      <w:marBottom w:val="0"/>
      <w:divBdr>
        <w:top w:val="none" w:sz="0" w:space="0" w:color="auto"/>
        <w:left w:val="none" w:sz="0" w:space="0" w:color="auto"/>
        <w:bottom w:val="none" w:sz="0" w:space="0" w:color="auto"/>
        <w:right w:val="none" w:sz="0" w:space="0" w:color="auto"/>
      </w:divBdr>
    </w:div>
    <w:div w:id="1970670070">
      <w:bodyDiv w:val="1"/>
      <w:marLeft w:val="0"/>
      <w:marRight w:val="0"/>
      <w:marTop w:val="0"/>
      <w:marBottom w:val="0"/>
      <w:divBdr>
        <w:top w:val="none" w:sz="0" w:space="0" w:color="auto"/>
        <w:left w:val="none" w:sz="0" w:space="0" w:color="auto"/>
        <w:bottom w:val="none" w:sz="0" w:space="0" w:color="auto"/>
        <w:right w:val="none" w:sz="0" w:space="0" w:color="auto"/>
      </w:divBdr>
    </w:div>
    <w:div w:id="1971133299">
      <w:bodyDiv w:val="1"/>
      <w:marLeft w:val="0"/>
      <w:marRight w:val="0"/>
      <w:marTop w:val="0"/>
      <w:marBottom w:val="0"/>
      <w:divBdr>
        <w:top w:val="none" w:sz="0" w:space="0" w:color="auto"/>
        <w:left w:val="none" w:sz="0" w:space="0" w:color="auto"/>
        <w:bottom w:val="none" w:sz="0" w:space="0" w:color="auto"/>
        <w:right w:val="none" w:sz="0" w:space="0" w:color="auto"/>
      </w:divBdr>
    </w:div>
    <w:div w:id="1975452731">
      <w:bodyDiv w:val="1"/>
      <w:marLeft w:val="0"/>
      <w:marRight w:val="0"/>
      <w:marTop w:val="0"/>
      <w:marBottom w:val="0"/>
      <w:divBdr>
        <w:top w:val="none" w:sz="0" w:space="0" w:color="auto"/>
        <w:left w:val="none" w:sz="0" w:space="0" w:color="auto"/>
        <w:bottom w:val="none" w:sz="0" w:space="0" w:color="auto"/>
        <w:right w:val="none" w:sz="0" w:space="0" w:color="auto"/>
      </w:divBdr>
    </w:div>
    <w:div w:id="1976058282">
      <w:bodyDiv w:val="1"/>
      <w:marLeft w:val="0"/>
      <w:marRight w:val="0"/>
      <w:marTop w:val="0"/>
      <w:marBottom w:val="0"/>
      <w:divBdr>
        <w:top w:val="none" w:sz="0" w:space="0" w:color="auto"/>
        <w:left w:val="none" w:sz="0" w:space="0" w:color="auto"/>
        <w:bottom w:val="none" w:sz="0" w:space="0" w:color="auto"/>
        <w:right w:val="none" w:sz="0" w:space="0" w:color="auto"/>
      </w:divBdr>
    </w:div>
    <w:div w:id="1976331268">
      <w:bodyDiv w:val="1"/>
      <w:marLeft w:val="0"/>
      <w:marRight w:val="0"/>
      <w:marTop w:val="0"/>
      <w:marBottom w:val="0"/>
      <w:divBdr>
        <w:top w:val="none" w:sz="0" w:space="0" w:color="auto"/>
        <w:left w:val="none" w:sz="0" w:space="0" w:color="auto"/>
        <w:bottom w:val="none" w:sz="0" w:space="0" w:color="auto"/>
        <w:right w:val="none" w:sz="0" w:space="0" w:color="auto"/>
      </w:divBdr>
    </w:div>
    <w:div w:id="1978295227">
      <w:bodyDiv w:val="1"/>
      <w:marLeft w:val="0"/>
      <w:marRight w:val="0"/>
      <w:marTop w:val="0"/>
      <w:marBottom w:val="0"/>
      <w:divBdr>
        <w:top w:val="none" w:sz="0" w:space="0" w:color="auto"/>
        <w:left w:val="none" w:sz="0" w:space="0" w:color="auto"/>
        <w:bottom w:val="none" w:sz="0" w:space="0" w:color="auto"/>
        <w:right w:val="none" w:sz="0" w:space="0" w:color="auto"/>
      </w:divBdr>
    </w:div>
    <w:div w:id="1978677073">
      <w:bodyDiv w:val="1"/>
      <w:marLeft w:val="0"/>
      <w:marRight w:val="0"/>
      <w:marTop w:val="0"/>
      <w:marBottom w:val="0"/>
      <w:divBdr>
        <w:top w:val="none" w:sz="0" w:space="0" w:color="auto"/>
        <w:left w:val="none" w:sz="0" w:space="0" w:color="auto"/>
        <w:bottom w:val="none" w:sz="0" w:space="0" w:color="auto"/>
        <w:right w:val="none" w:sz="0" w:space="0" w:color="auto"/>
      </w:divBdr>
    </w:div>
    <w:div w:id="1983384135">
      <w:bodyDiv w:val="1"/>
      <w:marLeft w:val="0"/>
      <w:marRight w:val="0"/>
      <w:marTop w:val="0"/>
      <w:marBottom w:val="0"/>
      <w:divBdr>
        <w:top w:val="none" w:sz="0" w:space="0" w:color="auto"/>
        <w:left w:val="none" w:sz="0" w:space="0" w:color="auto"/>
        <w:bottom w:val="none" w:sz="0" w:space="0" w:color="auto"/>
        <w:right w:val="none" w:sz="0" w:space="0" w:color="auto"/>
      </w:divBdr>
    </w:div>
    <w:div w:id="1993681587">
      <w:bodyDiv w:val="1"/>
      <w:marLeft w:val="0"/>
      <w:marRight w:val="0"/>
      <w:marTop w:val="0"/>
      <w:marBottom w:val="0"/>
      <w:divBdr>
        <w:top w:val="none" w:sz="0" w:space="0" w:color="auto"/>
        <w:left w:val="none" w:sz="0" w:space="0" w:color="auto"/>
        <w:bottom w:val="none" w:sz="0" w:space="0" w:color="auto"/>
        <w:right w:val="none" w:sz="0" w:space="0" w:color="auto"/>
      </w:divBdr>
    </w:div>
    <w:div w:id="1994213853">
      <w:bodyDiv w:val="1"/>
      <w:marLeft w:val="0"/>
      <w:marRight w:val="0"/>
      <w:marTop w:val="0"/>
      <w:marBottom w:val="0"/>
      <w:divBdr>
        <w:top w:val="none" w:sz="0" w:space="0" w:color="auto"/>
        <w:left w:val="none" w:sz="0" w:space="0" w:color="auto"/>
        <w:bottom w:val="none" w:sz="0" w:space="0" w:color="auto"/>
        <w:right w:val="none" w:sz="0" w:space="0" w:color="auto"/>
      </w:divBdr>
    </w:div>
    <w:div w:id="2000767017">
      <w:bodyDiv w:val="1"/>
      <w:marLeft w:val="0"/>
      <w:marRight w:val="0"/>
      <w:marTop w:val="0"/>
      <w:marBottom w:val="0"/>
      <w:divBdr>
        <w:top w:val="none" w:sz="0" w:space="0" w:color="auto"/>
        <w:left w:val="none" w:sz="0" w:space="0" w:color="auto"/>
        <w:bottom w:val="none" w:sz="0" w:space="0" w:color="auto"/>
        <w:right w:val="none" w:sz="0" w:space="0" w:color="auto"/>
      </w:divBdr>
    </w:div>
    <w:div w:id="2007124857">
      <w:bodyDiv w:val="1"/>
      <w:marLeft w:val="0"/>
      <w:marRight w:val="0"/>
      <w:marTop w:val="0"/>
      <w:marBottom w:val="0"/>
      <w:divBdr>
        <w:top w:val="none" w:sz="0" w:space="0" w:color="auto"/>
        <w:left w:val="none" w:sz="0" w:space="0" w:color="auto"/>
        <w:bottom w:val="none" w:sz="0" w:space="0" w:color="auto"/>
        <w:right w:val="none" w:sz="0" w:space="0" w:color="auto"/>
      </w:divBdr>
    </w:div>
    <w:div w:id="2008170565">
      <w:bodyDiv w:val="1"/>
      <w:marLeft w:val="0"/>
      <w:marRight w:val="0"/>
      <w:marTop w:val="0"/>
      <w:marBottom w:val="0"/>
      <w:divBdr>
        <w:top w:val="none" w:sz="0" w:space="0" w:color="auto"/>
        <w:left w:val="none" w:sz="0" w:space="0" w:color="auto"/>
        <w:bottom w:val="none" w:sz="0" w:space="0" w:color="auto"/>
        <w:right w:val="none" w:sz="0" w:space="0" w:color="auto"/>
      </w:divBdr>
    </w:div>
    <w:div w:id="2010253781">
      <w:bodyDiv w:val="1"/>
      <w:marLeft w:val="0"/>
      <w:marRight w:val="0"/>
      <w:marTop w:val="0"/>
      <w:marBottom w:val="0"/>
      <w:divBdr>
        <w:top w:val="none" w:sz="0" w:space="0" w:color="auto"/>
        <w:left w:val="none" w:sz="0" w:space="0" w:color="auto"/>
        <w:bottom w:val="none" w:sz="0" w:space="0" w:color="auto"/>
        <w:right w:val="none" w:sz="0" w:space="0" w:color="auto"/>
      </w:divBdr>
    </w:div>
    <w:div w:id="2010912508">
      <w:bodyDiv w:val="1"/>
      <w:marLeft w:val="0"/>
      <w:marRight w:val="0"/>
      <w:marTop w:val="0"/>
      <w:marBottom w:val="0"/>
      <w:divBdr>
        <w:top w:val="none" w:sz="0" w:space="0" w:color="auto"/>
        <w:left w:val="none" w:sz="0" w:space="0" w:color="auto"/>
        <w:bottom w:val="none" w:sz="0" w:space="0" w:color="auto"/>
        <w:right w:val="none" w:sz="0" w:space="0" w:color="auto"/>
      </w:divBdr>
    </w:div>
    <w:div w:id="2014062714">
      <w:bodyDiv w:val="1"/>
      <w:marLeft w:val="0"/>
      <w:marRight w:val="0"/>
      <w:marTop w:val="0"/>
      <w:marBottom w:val="0"/>
      <w:divBdr>
        <w:top w:val="none" w:sz="0" w:space="0" w:color="auto"/>
        <w:left w:val="none" w:sz="0" w:space="0" w:color="auto"/>
        <w:bottom w:val="none" w:sz="0" w:space="0" w:color="auto"/>
        <w:right w:val="none" w:sz="0" w:space="0" w:color="auto"/>
      </w:divBdr>
    </w:div>
    <w:div w:id="2018144530">
      <w:bodyDiv w:val="1"/>
      <w:marLeft w:val="0"/>
      <w:marRight w:val="0"/>
      <w:marTop w:val="0"/>
      <w:marBottom w:val="0"/>
      <w:divBdr>
        <w:top w:val="none" w:sz="0" w:space="0" w:color="auto"/>
        <w:left w:val="none" w:sz="0" w:space="0" w:color="auto"/>
        <w:bottom w:val="none" w:sz="0" w:space="0" w:color="auto"/>
        <w:right w:val="none" w:sz="0" w:space="0" w:color="auto"/>
      </w:divBdr>
    </w:div>
    <w:div w:id="2018263142">
      <w:bodyDiv w:val="1"/>
      <w:marLeft w:val="0"/>
      <w:marRight w:val="0"/>
      <w:marTop w:val="0"/>
      <w:marBottom w:val="0"/>
      <w:divBdr>
        <w:top w:val="none" w:sz="0" w:space="0" w:color="auto"/>
        <w:left w:val="none" w:sz="0" w:space="0" w:color="auto"/>
        <w:bottom w:val="none" w:sz="0" w:space="0" w:color="auto"/>
        <w:right w:val="none" w:sz="0" w:space="0" w:color="auto"/>
      </w:divBdr>
    </w:div>
    <w:div w:id="2021810909">
      <w:bodyDiv w:val="1"/>
      <w:marLeft w:val="0"/>
      <w:marRight w:val="0"/>
      <w:marTop w:val="0"/>
      <w:marBottom w:val="0"/>
      <w:divBdr>
        <w:top w:val="none" w:sz="0" w:space="0" w:color="auto"/>
        <w:left w:val="none" w:sz="0" w:space="0" w:color="auto"/>
        <w:bottom w:val="none" w:sz="0" w:space="0" w:color="auto"/>
        <w:right w:val="none" w:sz="0" w:space="0" w:color="auto"/>
      </w:divBdr>
    </w:div>
    <w:div w:id="2023118050">
      <w:bodyDiv w:val="1"/>
      <w:marLeft w:val="0"/>
      <w:marRight w:val="0"/>
      <w:marTop w:val="0"/>
      <w:marBottom w:val="0"/>
      <w:divBdr>
        <w:top w:val="none" w:sz="0" w:space="0" w:color="auto"/>
        <w:left w:val="none" w:sz="0" w:space="0" w:color="auto"/>
        <w:bottom w:val="none" w:sz="0" w:space="0" w:color="auto"/>
        <w:right w:val="none" w:sz="0" w:space="0" w:color="auto"/>
      </w:divBdr>
    </w:div>
    <w:div w:id="2023168528">
      <w:bodyDiv w:val="1"/>
      <w:marLeft w:val="0"/>
      <w:marRight w:val="0"/>
      <w:marTop w:val="0"/>
      <w:marBottom w:val="0"/>
      <w:divBdr>
        <w:top w:val="none" w:sz="0" w:space="0" w:color="auto"/>
        <w:left w:val="none" w:sz="0" w:space="0" w:color="auto"/>
        <w:bottom w:val="none" w:sz="0" w:space="0" w:color="auto"/>
        <w:right w:val="none" w:sz="0" w:space="0" w:color="auto"/>
      </w:divBdr>
    </w:div>
    <w:div w:id="2025283072">
      <w:bodyDiv w:val="1"/>
      <w:marLeft w:val="0"/>
      <w:marRight w:val="0"/>
      <w:marTop w:val="0"/>
      <w:marBottom w:val="0"/>
      <w:divBdr>
        <w:top w:val="none" w:sz="0" w:space="0" w:color="auto"/>
        <w:left w:val="none" w:sz="0" w:space="0" w:color="auto"/>
        <w:bottom w:val="none" w:sz="0" w:space="0" w:color="auto"/>
        <w:right w:val="none" w:sz="0" w:space="0" w:color="auto"/>
      </w:divBdr>
    </w:div>
    <w:div w:id="2027709814">
      <w:bodyDiv w:val="1"/>
      <w:marLeft w:val="0"/>
      <w:marRight w:val="0"/>
      <w:marTop w:val="0"/>
      <w:marBottom w:val="0"/>
      <w:divBdr>
        <w:top w:val="none" w:sz="0" w:space="0" w:color="auto"/>
        <w:left w:val="none" w:sz="0" w:space="0" w:color="auto"/>
        <w:bottom w:val="none" w:sz="0" w:space="0" w:color="auto"/>
        <w:right w:val="none" w:sz="0" w:space="0" w:color="auto"/>
      </w:divBdr>
    </w:div>
    <w:div w:id="2028285859">
      <w:bodyDiv w:val="1"/>
      <w:marLeft w:val="0"/>
      <w:marRight w:val="0"/>
      <w:marTop w:val="0"/>
      <w:marBottom w:val="0"/>
      <w:divBdr>
        <w:top w:val="none" w:sz="0" w:space="0" w:color="auto"/>
        <w:left w:val="none" w:sz="0" w:space="0" w:color="auto"/>
        <w:bottom w:val="none" w:sz="0" w:space="0" w:color="auto"/>
        <w:right w:val="none" w:sz="0" w:space="0" w:color="auto"/>
      </w:divBdr>
    </w:div>
    <w:div w:id="2033874840">
      <w:bodyDiv w:val="1"/>
      <w:marLeft w:val="0"/>
      <w:marRight w:val="0"/>
      <w:marTop w:val="0"/>
      <w:marBottom w:val="0"/>
      <w:divBdr>
        <w:top w:val="none" w:sz="0" w:space="0" w:color="auto"/>
        <w:left w:val="none" w:sz="0" w:space="0" w:color="auto"/>
        <w:bottom w:val="none" w:sz="0" w:space="0" w:color="auto"/>
        <w:right w:val="none" w:sz="0" w:space="0" w:color="auto"/>
      </w:divBdr>
    </w:div>
    <w:div w:id="2035881698">
      <w:bodyDiv w:val="1"/>
      <w:marLeft w:val="0"/>
      <w:marRight w:val="0"/>
      <w:marTop w:val="0"/>
      <w:marBottom w:val="0"/>
      <w:divBdr>
        <w:top w:val="none" w:sz="0" w:space="0" w:color="auto"/>
        <w:left w:val="none" w:sz="0" w:space="0" w:color="auto"/>
        <w:bottom w:val="none" w:sz="0" w:space="0" w:color="auto"/>
        <w:right w:val="none" w:sz="0" w:space="0" w:color="auto"/>
      </w:divBdr>
    </w:div>
    <w:div w:id="2040472021">
      <w:bodyDiv w:val="1"/>
      <w:marLeft w:val="0"/>
      <w:marRight w:val="0"/>
      <w:marTop w:val="0"/>
      <w:marBottom w:val="0"/>
      <w:divBdr>
        <w:top w:val="none" w:sz="0" w:space="0" w:color="auto"/>
        <w:left w:val="none" w:sz="0" w:space="0" w:color="auto"/>
        <w:bottom w:val="none" w:sz="0" w:space="0" w:color="auto"/>
        <w:right w:val="none" w:sz="0" w:space="0" w:color="auto"/>
      </w:divBdr>
    </w:div>
    <w:div w:id="2051953689">
      <w:bodyDiv w:val="1"/>
      <w:marLeft w:val="0"/>
      <w:marRight w:val="0"/>
      <w:marTop w:val="0"/>
      <w:marBottom w:val="0"/>
      <w:divBdr>
        <w:top w:val="none" w:sz="0" w:space="0" w:color="auto"/>
        <w:left w:val="none" w:sz="0" w:space="0" w:color="auto"/>
        <w:bottom w:val="none" w:sz="0" w:space="0" w:color="auto"/>
        <w:right w:val="none" w:sz="0" w:space="0" w:color="auto"/>
      </w:divBdr>
    </w:div>
    <w:div w:id="2058234069">
      <w:bodyDiv w:val="1"/>
      <w:marLeft w:val="0"/>
      <w:marRight w:val="0"/>
      <w:marTop w:val="0"/>
      <w:marBottom w:val="0"/>
      <w:divBdr>
        <w:top w:val="none" w:sz="0" w:space="0" w:color="auto"/>
        <w:left w:val="none" w:sz="0" w:space="0" w:color="auto"/>
        <w:bottom w:val="none" w:sz="0" w:space="0" w:color="auto"/>
        <w:right w:val="none" w:sz="0" w:space="0" w:color="auto"/>
      </w:divBdr>
    </w:div>
    <w:div w:id="2069768254">
      <w:bodyDiv w:val="1"/>
      <w:marLeft w:val="0"/>
      <w:marRight w:val="0"/>
      <w:marTop w:val="0"/>
      <w:marBottom w:val="0"/>
      <w:divBdr>
        <w:top w:val="none" w:sz="0" w:space="0" w:color="auto"/>
        <w:left w:val="none" w:sz="0" w:space="0" w:color="auto"/>
        <w:bottom w:val="none" w:sz="0" w:space="0" w:color="auto"/>
        <w:right w:val="none" w:sz="0" w:space="0" w:color="auto"/>
      </w:divBdr>
    </w:div>
    <w:div w:id="2070839094">
      <w:bodyDiv w:val="1"/>
      <w:marLeft w:val="0"/>
      <w:marRight w:val="0"/>
      <w:marTop w:val="0"/>
      <w:marBottom w:val="0"/>
      <w:divBdr>
        <w:top w:val="none" w:sz="0" w:space="0" w:color="auto"/>
        <w:left w:val="none" w:sz="0" w:space="0" w:color="auto"/>
        <w:bottom w:val="none" w:sz="0" w:space="0" w:color="auto"/>
        <w:right w:val="none" w:sz="0" w:space="0" w:color="auto"/>
      </w:divBdr>
    </w:div>
    <w:div w:id="2072997749">
      <w:bodyDiv w:val="1"/>
      <w:marLeft w:val="0"/>
      <w:marRight w:val="0"/>
      <w:marTop w:val="0"/>
      <w:marBottom w:val="0"/>
      <w:divBdr>
        <w:top w:val="none" w:sz="0" w:space="0" w:color="auto"/>
        <w:left w:val="none" w:sz="0" w:space="0" w:color="auto"/>
        <w:bottom w:val="none" w:sz="0" w:space="0" w:color="auto"/>
        <w:right w:val="none" w:sz="0" w:space="0" w:color="auto"/>
      </w:divBdr>
    </w:div>
    <w:div w:id="2084180133">
      <w:bodyDiv w:val="1"/>
      <w:marLeft w:val="0"/>
      <w:marRight w:val="0"/>
      <w:marTop w:val="0"/>
      <w:marBottom w:val="0"/>
      <w:divBdr>
        <w:top w:val="none" w:sz="0" w:space="0" w:color="auto"/>
        <w:left w:val="none" w:sz="0" w:space="0" w:color="auto"/>
        <w:bottom w:val="none" w:sz="0" w:space="0" w:color="auto"/>
        <w:right w:val="none" w:sz="0" w:space="0" w:color="auto"/>
      </w:divBdr>
    </w:div>
    <w:div w:id="2087484707">
      <w:bodyDiv w:val="1"/>
      <w:marLeft w:val="0"/>
      <w:marRight w:val="0"/>
      <w:marTop w:val="0"/>
      <w:marBottom w:val="0"/>
      <w:divBdr>
        <w:top w:val="none" w:sz="0" w:space="0" w:color="auto"/>
        <w:left w:val="none" w:sz="0" w:space="0" w:color="auto"/>
        <w:bottom w:val="none" w:sz="0" w:space="0" w:color="auto"/>
        <w:right w:val="none" w:sz="0" w:space="0" w:color="auto"/>
      </w:divBdr>
    </w:div>
    <w:div w:id="2092312338">
      <w:bodyDiv w:val="1"/>
      <w:marLeft w:val="0"/>
      <w:marRight w:val="0"/>
      <w:marTop w:val="0"/>
      <w:marBottom w:val="0"/>
      <w:divBdr>
        <w:top w:val="none" w:sz="0" w:space="0" w:color="auto"/>
        <w:left w:val="none" w:sz="0" w:space="0" w:color="auto"/>
        <w:bottom w:val="none" w:sz="0" w:space="0" w:color="auto"/>
        <w:right w:val="none" w:sz="0" w:space="0" w:color="auto"/>
      </w:divBdr>
    </w:div>
    <w:div w:id="2094542947">
      <w:bodyDiv w:val="1"/>
      <w:marLeft w:val="0"/>
      <w:marRight w:val="0"/>
      <w:marTop w:val="0"/>
      <w:marBottom w:val="0"/>
      <w:divBdr>
        <w:top w:val="none" w:sz="0" w:space="0" w:color="auto"/>
        <w:left w:val="none" w:sz="0" w:space="0" w:color="auto"/>
        <w:bottom w:val="none" w:sz="0" w:space="0" w:color="auto"/>
        <w:right w:val="none" w:sz="0" w:space="0" w:color="auto"/>
      </w:divBdr>
    </w:div>
    <w:div w:id="2099012748">
      <w:bodyDiv w:val="1"/>
      <w:marLeft w:val="0"/>
      <w:marRight w:val="0"/>
      <w:marTop w:val="0"/>
      <w:marBottom w:val="0"/>
      <w:divBdr>
        <w:top w:val="none" w:sz="0" w:space="0" w:color="auto"/>
        <w:left w:val="none" w:sz="0" w:space="0" w:color="auto"/>
        <w:bottom w:val="none" w:sz="0" w:space="0" w:color="auto"/>
        <w:right w:val="none" w:sz="0" w:space="0" w:color="auto"/>
      </w:divBdr>
    </w:div>
    <w:div w:id="2103407452">
      <w:bodyDiv w:val="1"/>
      <w:marLeft w:val="0"/>
      <w:marRight w:val="0"/>
      <w:marTop w:val="0"/>
      <w:marBottom w:val="0"/>
      <w:divBdr>
        <w:top w:val="none" w:sz="0" w:space="0" w:color="auto"/>
        <w:left w:val="none" w:sz="0" w:space="0" w:color="auto"/>
        <w:bottom w:val="none" w:sz="0" w:space="0" w:color="auto"/>
        <w:right w:val="none" w:sz="0" w:space="0" w:color="auto"/>
      </w:divBdr>
    </w:div>
    <w:div w:id="2104523851">
      <w:bodyDiv w:val="1"/>
      <w:marLeft w:val="0"/>
      <w:marRight w:val="0"/>
      <w:marTop w:val="0"/>
      <w:marBottom w:val="0"/>
      <w:divBdr>
        <w:top w:val="none" w:sz="0" w:space="0" w:color="auto"/>
        <w:left w:val="none" w:sz="0" w:space="0" w:color="auto"/>
        <w:bottom w:val="none" w:sz="0" w:space="0" w:color="auto"/>
        <w:right w:val="none" w:sz="0" w:space="0" w:color="auto"/>
      </w:divBdr>
    </w:div>
    <w:div w:id="2107265475">
      <w:bodyDiv w:val="1"/>
      <w:marLeft w:val="0"/>
      <w:marRight w:val="0"/>
      <w:marTop w:val="0"/>
      <w:marBottom w:val="0"/>
      <w:divBdr>
        <w:top w:val="none" w:sz="0" w:space="0" w:color="auto"/>
        <w:left w:val="none" w:sz="0" w:space="0" w:color="auto"/>
        <w:bottom w:val="none" w:sz="0" w:space="0" w:color="auto"/>
        <w:right w:val="none" w:sz="0" w:space="0" w:color="auto"/>
      </w:divBdr>
    </w:div>
    <w:div w:id="2108233099">
      <w:bodyDiv w:val="1"/>
      <w:marLeft w:val="0"/>
      <w:marRight w:val="0"/>
      <w:marTop w:val="0"/>
      <w:marBottom w:val="0"/>
      <w:divBdr>
        <w:top w:val="none" w:sz="0" w:space="0" w:color="auto"/>
        <w:left w:val="none" w:sz="0" w:space="0" w:color="auto"/>
        <w:bottom w:val="none" w:sz="0" w:space="0" w:color="auto"/>
        <w:right w:val="none" w:sz="0" w:space="0" w:color="auto"/>
      </w:divBdr>
    </w:div>
    <w:div w:id="2112161938">
      <w:bodyDiv w:val="1"/>
      <w:marLeft w:val="0"/>
      <w:marRight w:val="0"/>
      <w:marTop w:val="0"/>
      <w:marBottom w:val="0"/>
      <w:divBdr>
        <w:top w:val="none" w:sz="0" w:space="0" w:color="auto"/>
        <w:left w:val="none" w:sz="0" w:space="0" w:color="auto"/>
        <w:bottom w:val="none" w:sz="0" w:space="0" w:color="auto"/>
        <w:right w:val="none" w:sz="0" w:space="0" w:color="auto"/>
      </w:divBdr>
    </w:div>
    <w:div w:id="2114284645">
      <w:bodyDiv w:val="1"/>
      <w:marLeft w:val="0"/>
      <w:marRight w:val="0"/>
      <w:marTop w:val="0"/>
      <w:marBottom w:val="0"/>
      <w:divBdr>
        <w:top w:val="none" w:sz="0" w:space="0" w:color="auto"/>
        <w:left w:val="none" w:sz="0" w:space="0" w:color="auto"/>
        <w:bottom w:val="none" w:sz="0" w:space="0" w:color="auto"/>
        <w:right w:val="none" w:sz="0" w:space="0" w:color="auto"/>
      </w:divBdr>
    </w:div>
    <w:div w:id="2120759172">
      <w:bodyDiv w:val="1"/>
      <w:marLeft w:val="0"/>
      <w:marRight w:val="0"/>
      <w:marTop w:val="0"/>
      <w:marBottom w:val="0"/>
      <w:divBdr>
        <w:top w:val="none" w:sz="0" w:space="0" w:color="auto"/>
        <w:left w:val="none" w:sz="0" w:space="0" w:color="auto"/>
        <w:bottom w:val="none" w:sz="0" w:space="0" w:color="auto"/>
        <w:right w:val="none" w:sz="0" w:space="0" w:color="auto"/>
      </w:divBdr>
    </w:div>
    <w:div w:id="2128967719">
      <w:bodyDiv w:val="1"/>
      <w:marLeft w:val="0"/>
      <w:marRight w:val="0"/>
      <w:marTop w:val="0"/>
      <w:marBottom w:val="0"/>
      <w:divBdr>
        <w:top w:val="none" w:sz="0" w:space="0" w:color="auto"/>
        <w:left w:val="none" w:sz="0" w:space="0" w:color="auto"/>
        <w:bottom w:val="none" w:sz="0" w:space="0" w:color="auto"/>
        <w:right w:val="none" w:sz="0" w:space="0" w:color="auto"/>
      </w:divBdr>
    </w:div>
    <w:div w:id="2130391208">
      <w:bodyDiv w:val="1"/>
      <w:marLeft w:val="0"/>
      <w:marRight w:val="0"/>
      <w:marTop w:val="0"/>
      <w:marBottom w:val="0"/>
      <w:divBdr>
        <w:top w:val="none" w:sz="0" w:space="0" w:color="auto"/>
        <w:left w:val="none" w:sz="0" w:space="0" w:color="auto"/>
        <w:bottom w:val="none" w:sz="0" w:space="0" w:color="auto"/>
        <w:right w:val="none" w:sz="0" w:space="0" w:color="auto"/>
      </w:divBdr>
    </w:div>
    <w:div w:id="2134903604">
      <w:bodyDiv w:val="1"/>
      <w:marLeft w:val="0"/>
      <w:marRight w:val="0"/>
      <w:marTop w:val="0"/>
      <w:marBottom w:val="0"/>
      <w:divBdr>
        <w:top w:val="none" w:sz="0" w:space="0" w:color="auto"/>
        <w:left w:val="none" w:sz="0" w:space="0" w:color="auto"/>
        <w:bottom w:val="none" w:sz="0" w:space="0" w:color="auto"/>
        <w:right w:val="none" w:sz="0" w:space="0" w:color="auto"/>
      </w:divBdr>
    </w:div>
    <w:div w:id="213786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8</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9</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10</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11</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12</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14</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15</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16</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17</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18</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19</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20</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21</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22</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23</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28</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29</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30</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31</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32</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33</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34</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35</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36</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37</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38</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39</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40</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41</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42</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47</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44</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45</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43</b:RefOrder>
  </b:Source>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13</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7</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25</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26</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27</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24</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46</b:RefOrder>
  </b:Source>
</b:Sources>
</file>

<file path=customXml/itemProps1.xml><?xml version="1.0" encoding="utf-8"?>
<ds:datastoreItem xmlns:ds="http://schemas.openxmlformats.org/officeDocument/2006/customXml" ds:itemID="{D7E40385-518D-408F-B68C-FC2DAF699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43</Pages>
  <Words>12205</Words>
  <Characters>67133</Characters>
  <Application>Microsoft Office Word</Application>
  <DocSecurity>0</DocSecurity>
  <Lines>559</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Páez Ortega</cp:lastModifiedBy>
  <cp:revision>185</cp:revision>
  <cp:lastPrinted>2019-10-31T19:19:00Z</cp:lastPrinted>
  <dcterms:created xsi:type="dcterms:W3CDTF">2019-09-30T01:27:00Z</dcterms:created>
  <dcterms:modified xsi:type="dcterms:W3CDTF">2019-11-05T21:56:00Z</dcterms:modified>
</cp:coreProperties>
</file>