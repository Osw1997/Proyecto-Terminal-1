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344586" w:rsidRDefault="00A6787E" w:rsidP="00A6787E">
      <w:pPr>
        <w:jc w:val="center"/>
        <w:rPr>
          <w:rFonts w:asciiTheme="majorHAnsi" w:hAnsiTheme="majorHAnsi"/>
          <w:b/>
          <w:sz w:val="30"/>
          <w:szCs w:val="30"/>
        </w:rPr>
      </w:pPr>
      <w:bookmarkStart w:id="0" w:name="_Hlk2786866"/>
      <w:r w:rsidRPr="00A97B68">
        <w:rPr>
          <w:rFonts w:asciiTheme="majorHAnsi" w:hAnsiTheme="majorHAnsi"/>
          <w:b/>
          <w:noProof/>
          <w:sz w:val="36"/>
          <w:szCs w:val="30"/>
          <w:lang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sidRPr="00A97B68">
        <w:rPr>
          <w:rFonts w:asciiTheme="majorHAnsi" w:hAnsiTheme="majorHAnsi"/>
          <w:b/>
          <w:sz w:val="36"/>
          <w:szCs w:val="30"/>
        </w:rPr>
        <w:t xml:space="preserve">Instituto </w:t>
      </w:r>
      <w:proofErr w:type="spellStart"/>
      <w:r w:rsidRPr="00A97B68">
        <w:rPr>
          <w:rFonts w:asciiTheme="majorHAnsi" w:hAnsiTheme="majorHAnsi"/>
          <w:b/>
          <w:sz w:val="36"/>
          <w:szCs w:val="30"/>
        </w:rPr>
        <w:t>Politécnico</w:t>
      </w:r>
      <w:proofErr w:type="spellEnd"/>
      <w:r w:rsidRPr="00A97B68">
        <w:rPr>
          <w:rFonts w:asciiTheme="majorHAnsi" w:hAnsiTheme="majorHAnsi"/>
          <w:b/>
          <w:sz w:val="36"/>
          <w:szCs w:val="30"/>
        </w:rPr>
        <w:t xml:space="preserve"> Nacional</w:t>
      </w:r>
    </w:p>
    <w:p w14:paraId="5097720B" w14:textId="77777777" w:rsidR="00A6787E" w:rsidRPr="00344586" w:rsidRDefault="00A6787E" w:rsidP="00A6787E">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w:t>
      </w:r>
      <w:proofErr w:type="spellStart"/>
      <w:r w:rsidRPr="00344586">
        <w:rPr>
          <w:rFonts w:asciiTheme="majorHAnsi" w:hAnsiTheme="majorHAnsi"/>
          <w:b/>
          <w:i/>
          <w:sz w:val="30"/>
          <w:szCs w:val="30"/>
        </w:rPr>
        <w:t>Profesional</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Interdisciplinaria</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en</w:t>
      </w:r>
      <w:proofErr w:type="spellEnd"/>
      <w:r w:rsidRPr="00344586">
        <w:rPr>
          <w:rFonts w:asciiTheme="majorHAnsi" w:hAnsiTheme="majorHAnsi"/>
          <w:b/>
          <w:i/>
          <w:sz w:val="30"/>
          <w:szCs w:val="30"/>
        </w:rPr>
        <w:t xml:space="preserve"> </w:t>
      </w:r>
    </w:p>
    <w:p w14:paraId="5CFEDFF1" w14:textId="77777777" w:rsidR="00A6787E" w:rsidRPr="00344586" w:rsidRDefault="00A6787E" w:rsidP="00A6787E">
      <w:pPr>
        <w:spacing w:after="0" w:line="240" w:lineRule="auto"/>
        <w:jc w:val="center"/>
        <w:rPr>
          <w:rFonts w:asciiTheme="majorHAnsi" w:hAnsiTheme="majorHAnsi"/>
          <w:b/>
          <w:i/>
          <w:sz w:val="30"/>
          <w:szCs w:val="30"/>
        </w:rPr>
      </w:pPr>
      <w:proofErr w:type="spellStart"/>
      <w:r w:rsidRPr="00344586">
        <w:rPr>
          <w:rFonts w:asciiTheme="majorHAnsi" w:hAnsiTheme="majorHAnsi"/>
          <w:b/>
          <w:i/>
          <w:sz w:val="30"/>
          <w:szCs w:val="30"/>
        </w:rPr>
        <w:t>Ingeniería</w:t>
      </w:r>
      <w:proofErr w:type="spellEnd"/>
      <w:r w:rsidRPr="00344586">
        <w:rPr>
          <w:rFonts w:asciiTheme="majorHAnsi" w:hAnsiTheme="majorHAnsi"/>
          <w:b/>
          <w:i/>
          <w:sz w:val="30"/>
          <w:szCs w:val="30"/>
        </w:rPr>
        <w:t xml:space="preserve"> y </w:t>
      </w:r>
      <w:proofErr w:type="spellStart"/>
      <w:r w:rsidRPr="00344586">
        <w:rPr>
          <w:rFonts w:asciiTheme="majorHAnsi" w:hAnsiTheme="majorHAnsi"/>
          <w:b/>
          <w:i/>
          <w:sz w:val="30"/>
          <w:szCs w:val="30"/>
        </w:rPr>
        <w:t>Tecnologías</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Avanzadas</w:t>
      </w:r>
      <w:proofErr w:type="spellEnd"/>
    </w:p>
    <w:p w14:paraId="38E2197C" w14:textId="77777777" w:rsidR="00A6787E" w:rsidRPr="00914DC9" w:rsidRDefault="00A6787E" w:rsidP="00A6787E">
      <w:pPr>
        <w:rPr>
          <w:sz w:val="20"/>
          <w:szCs w:val="20"/>
        </w:rPr>
      </w:pPr>
    </w:p>
    <w:p w14:paraId="54F88A54" w14:textId="77777777" w:rsidR="00A6787E" w:rsidRPr="00914DC9" w:rsidRDefault="00A6787E" w:rsidP="00A6787E">
      <w:pPr>
        <w:pStyle w:val="Subttulo"/>
        <w:rPr>
          <w:color w:val="auto"/>
          <w:sz w:val="20"/>
          <w:szCs w:val="20"/>
        </w:rPr>
      </w:pPr>
    </w:p>
    <w:p w14:paraId="5DDFA203" w14:textId="77777777" w:rsidR="00A6787E" w:rsidRPr="00914DC9" w:rsidRDefault="00A6787E" w:rsidP="00A6787E">
      <w:pPr>
        <w:pStyle w:val="Subttulo"/>
        <w:jc w:val="center"/>
        <w:rPr>
          <w:color w:val="auto"/>
          <w:sz w:val="28"/>
          <w:szCs w:val="28"/>
        </w:rPr>
      </w:pPr>
      <w:commentRangeStart w:id="1"/>
      <w:r>
        <w:rPr>
          <w:color w:val="auto"/>
          <w:sz w:val="32"/>
          <w:szCs w:val="28"/>
        </w:rPr>
        <w:t xml:space="preserve">Módulo de consultas federadas geoespaciales en el contexto de la Web de </w:t>
      </w:r>
      <w:proofErr w:type="spellStart"/>
      <w:r>
        <w:rPr>
          <w:color w:val="auto"/>
          <w:sz w:val="32"/>
          <w:szCs w:val="28"/>
        </w:rPr>
        <w:t>Linked</w:t>
      </w:r>
      <w:proofErr w:type="spellEnd"/>
      <w:r>
        <w:rPr>
          <w:color w:val="auto"/>
          <w:sz w:val="32"/>
          <w:szCs w:val="28"/>
        </w:rPr>
        <w:t xml:space="preserve"> Data para el triple store Apache </w:t>
      </w:r>
      <w:proofErr w:type="spellStart"/>
      <w:r>
        <w:rPr>
          <w:color w:val="auto"/>
          <w:sz w:val="32"/>
          <w:szCs w:val="28"/>
        </w:rPr>
        <w:t>Marmotta</w:t>
      </w:r>
      <w:commentRangeEnd w:id="1"/>
      <w:proofErr w:type="spellEnd"/>
      <w:r>
        <w:rPr>
          <w:rStyle w:val="Refdecomentario"/>
          <w:rFonts w:ascii="Times New Roman" w:eastAsiaTheme="minorHAnsi" w:hAnsi="Times New Roman" w:cstheme="minorBidi"/>
          <w:i w:val="0"/>
          <w:iCs w:val="0"/>
          <w:color w:val="auto"/>
          <w:spacing w:val="0"/>
        </w:rPr>
        <w:commentReference w:id="1"/>
      </w:r>
    </w:p>
    <w:p w14:paraId="675743B3" w14:textId="77777777" w:rsidR="00A6787E" w:rsidRPr="00344586" w:rsidRDefault="00A6787E" w:rsidP="00A6787E">
      <w:pPr>
        <w:rPr>
          <w:sz w:val="20"/>
          <w:szCs w:val="20"/>
          <w:lang w:val="es-ES_tradnl"/>
        </w:rPr>
      </w:pPr>
    </w:p>
    <w:p w14:paraId="19CD1879" w14:textId="408FCF07" w:rsidR="00A6787E" w:rsidRDefault="00A6787E" w:rsidP="00A6787E">
      <w:pPr>
        <w:jc w:val="center"/>
      </w:pPr>
      <w:proofErr w:type="spellStart"/>
      <w:r w:rsidRPr="00914DC9">
        <w:rPr>
          <w:b/>
          <w:i/>
        </w:rPr>
        <w:t>Alumn</w:t>
      </w:r>
      <w:r>
        <w:rPr>
          <w:b/>
          <w:i/>
        </w:rPr>
        <w:t>o</w:t>
      </w:r>
      <w:bookmarkStart w:id="2" w:name="_GoBack"/>
      <w:bookmarkEnd w:id="2"/>
      <w:proofErr w:type="spellEnd"/>
      <w:r>
        <w:rPr>
          <w:b/>
          <w:i/>
        </w:rPr>
        <w:t xml:space="preserve">: </w:t>
      </w:r>
      <w:r>
        <w:t>Oswaldo Emmanuel Páez Ortega</w:t>
      </w:r>
    </w:p>
    <w:p w14:paraId="6C30A9C1" w14:textId="77777777" w:rsidR="00A6787E" w:rsidRDefault="00A6787E" w:rsidP="00A6787E">
      <w:pPr>
        <w:jc w:val="center"/>
      </w:pPr>
    </w:p>
    <w:p w14:paraId="21ED3C1D" w14:textId="77777777" w:rsidR="00A6787E" w:rsidRDefault="00A6787E" w:rsidP="00A6787E">
      <w:pPr>
        <w:jc w:val="center"/>
      </w:pPr>
    </w:p>
    <w:p w14:paraId="2527E6B3" w14:textId="77777777" w:rsidR="00A6787E" w:rsidRDefault="00A6787E" w:rsidP="00A6787E">
      <w:pPr>
        <w:jc w:val="center"/>
        <w:rPr>
          <w:b/>
          <w:i/>
        </w:rPr>
      </w:pPr>
      <w:proofErr w:type="spellStart"/>
      <w:r w:rsidRPr="00914DC9">
        <w:rPr>
          <w:b/>
          <w:i/>
        </w:rPr>
        <w:t>Asesor</w:t>
      </w:r>
      <w:r>
        <w:rPr>
          <w:b/>
          <w:i/>
        </w:rPr>
        <w:t>es</w:t>
      </w:r>
      <w:proofErr w:type="spellEnd"/>
      <w:r w:rsidRPr="00914DC9">
        <w:rPr>
          <w:b/>
          <w:i/>
        </w:rPr>
        <w:t>:</w:t>
      </w:r>
      <w:r>
        <w:rPr>
          <w:b/>
          <w:i/>
        </w:rPr>
        <w:t xml:space="preserve"> </w:t>
      </w:r>
    </w:p>
    <w:p w14:paraId="06CA236B" w14:textId="77777777" w:rsidR="00A6787E" w:rsidRPr="00344586" w:rsidRDefault="00A6787E" w:rsidP="00A6787E">
      <w:pPr>
        <w:pStyle w:val="Sinespaciado"/>
      </w:pPr>
      <w:r>
        <w:t xml:space="preserve">Nombre: Luis Manuel </w:t>
      </w:r>
      <w:r w:rsidRPr="00F67012">
        <w:t>Vilch</w:t>
      </w:r>
      <w:r>
        <w:t>e</w:t>
      </w:r>
      <w:r w:rsidRPr="00F67012">
        <w:t>s</w:t>
      </w:r>
      <w:r>
        <w:t xml:space="preserve"> Blázquez</w:t>
      </w:r>
    </w:p>
    <w:p w14:paraId="13BD70CD" w14:textId="77777777" w:rsidR="00A6787E" w:rsidRDefault="00A6787E" w:rsidP="00A6787E">
      <w:proofErr w:type="spellStart"/>
      <w:r>
        <w:t>Procedencia</w:t>
      </w:r>
      <w:proofErr w:type="spellEnd"/>
      <w:r>
        <w:t xml:space="preserve">: Centro de </w:t>
      </w:r>
      <w:proofErr w:type="spellStart"/>
      <w:r>
        <w:t>Investigación</w:t>
      </w:r>
      <w:proofErr w:type="spellEnd"/>
      <w:r>
        <w:t xml:space="preserve"> </w:t>
      </w:r>
      <w:proofErr w:type="spellStart"/>
      <w:r>
        <w:t>en</w:t>
      </w:r>
      <w:proofErr w:type="spellEnd"/>
      <w:r>
        <w:t xml:space="preserve"> </w:t>
      </w:r>
      <w:proofErr w:type="spellStart"/>
      <w:r>
        <w:t>Computación</w:t>
      </w:r>
      <w:proofErr w:type="spellEnd"/>
      <w:r>
        <w:t xml:space="preserve"> (CIC)</w:t>
      </w:r>
    </w:p>
    <w:p w14:paraId="659D3366" w14:textId="77777777" w:rsidR="00A6787E" w:rsidRPr="00344586" w:rsidRDefault="00A6787E" w:rsidP="00A6787E">
      <w:pPr>
        <w:pStyle w:val="Sinespaciado"/>
      </w:pPr>
      <w:r>
        <w:t xml:space="preserve">Nombre: </w:t>
      </w:r>
      <w:proofErr w:type="spellStart"/>
      <w:r w:rsidRPr="00F67012">
        <w:t>Cyntia</w:t>
      </w:r>
      <w:proofErr w:type="spellEnd"/>
      <w:r w:rsidRPr="00F67012">
        <w:t xml:space="preserve"> </w:t>
      </w:r>
      <w:r>
        <w:t xml:space="preserve">Eugenia </w:t>
      </w:r>
      <w:r w:rsidRPr="00F67012">
        <w:t>Enríquez Ortiz</w:t>
      </w:r>
    </w:p>
    <w:p w14:paraId="5AC9C278" w14:textId="77777777" w:rsidR="00A6787E" w:rsidRDefault="00A6787E" w:rsidP="00A6787E">
      <w:pPr>
        <w:rPr>
          <w:b/>
          <w:i/>
        </w:rPr>
      </w:pPr>
      <w:proofErr w:type="spellStart"/>
      <w:r>
        <w:t>Procedencia</w:t>
      </w:r>
      <w:proofErr w:type="spellEnd"/>
      <w:r>
        <w:t xml:space="preserve">: Unidad </w:t>
      </w:r>
      <w:proofErr w:type="spellStart"/>
      <w:r>
        <w:t>Profesional</w:t>
      </w:r>
      <w:proofErr w:type="spellEnd"/>
      <w:r>
        <w:t xml:space="preserve"> </w:t>
      </w:r>
      <w:proofErr w:type="spellStart"/>
      <w:r>
        <w:t>en</w:t>
      </w:r>
      <w:proofErr w:type="spellEnd"/>
      <w:r>
        <w:t xml:space="preserve"> </w:t>
      </w:r>
      <w:proofErr w:type="spellStart"/>
      <w:r>
        <w:t>Interdisciplinaria</w:t>
      </w:r>
      <w:proofErr w:type="spellEnd"/>
      <w:r>
        <w:t xml:space="preserve"> </w:t>
      </w:r>
      <w:proofErr w:type="spellStart"/>
      <w:r>
        <w:t>en</w:t>
      </w:r>
      <w:proofErr w:type="spellEnd"/>
      <w:r>
        <w:t xml:space="preserve"> </w:t>
      </w:r>
      <w:proofErr w:type="spellStart"/>
      <w:r>
        <w:t>Ingeniería</w:t>
      </w:r>
      <w:proofErr w:type="spellEnd"/>
      <w:r>
        <w:t xml:space="preserve"> y </w:t>
      </w:r>
      <w:proofErr w:type="spellStart"/>
      <w:r>
        <w:t>Tecnologías</w:t>
      </w:r>
      <w:proofErr w:type="spellEnd"/>
      <w:r>
        <w:t xml:space="preserve"> </w:t>
      </w:r>
      <w:proofErr w:type="spellStart"/>
      <w:r>
        <w:t>Avanzadas</w:t>
      </w:r>
      <w:proofErr w:type="spellEnd"/>
      <w:r>
        <w:t xml:space="preserve"> (UPIITA)</w:t>
      </w:r>
    </w:p>
    <w:bookmarkEnd w:id="0"/>
    <w:p w14:paraId="09365D73" w14:textId="354AC0D8" w:rsidR="00A6787E" w:rsidRDefault="00F10E2C" w:rsidP="00A6787E">
      <w:pPr>
        <w:spacing w:line="360" w:lineRule="auto"/>
        <w:jc w:val="center"/>
        <w:rPr>
          <w:b/>
        </w:rPr>
      </w:pPr>
      <w:proofErr w:type="spellStart"/>
      <w:r>
        <w:rPr>
          <w:b/>
        </w:rPr>
        <w:t>Septiembre</w:t>
      </w:r>
      <w:proofErr w:type="spellEnd"/>
      <w:r w:rsidR="00A6787E">
        <w:rPr>
          <w:b/>
        </w:rPr>
        <w:t xml:space="preserve"> </w:t>
      </w:r>
      <w:del w:id="3" w:author="Oswaldo Emmanuel Paez Ortega" w:date="2019-04-27T15:48:00Z">
        <w:r w:rsidR="00A6787E" w:rsidDel="00340C9C">
          <w:rPr>
            <w:b/>
          </w:rPr>
          <w:delText>marzo</w:delText>
        </w:r>
      </w:del>
      <w:r w:rsidR="00A6787E">
        <w:rPr>
          <w:b/>
        </w:rPr>
        <w:t>de 2019</w:t>
      </w:r>
    </w:p>
    <w:p w14:paraId="05ABAED1" w14:textId="77777777" w:rsidR="00A6787E" w:rsidRPr="00651C03" w:rsidRDefault="00A6787E" w:rsidP="00A6787E">
      <w:pPr>
        <w:rPr>
          <w:b/>
          <w:i/>
        </w:rPr>
      </w:pPr>
      <w:proofErr w:type="spellStart"/>
      <w:r>
        <w:rPr>
          <w:b/>
          <w:i/>
        </w:rPr>
        <w:t>Resumen</w:t>
      </w:r>
      <w:proofErr w:type="spellEnd"/>
      <w:r w:rsidRPr="00651C03">
        <w:rPr>
          <w:b/>
          <w:i/>
        </w:rPr>
        <w:t xml:space="preserve">: </w:t>
      </w:r>
    </w:p>
    <w:p w14:paraId="265E3795" w14:textId="77777777" w:rsidR="00A6787E" w:rsidRPr="00340C9C" w:rsidRDefault="00A6787E" w:rsidP="00A6787E">
      <w:pPr>
        <w:pBdr>
          <w:left w:val="double" w:sz="4" w:space="4" w:color="auto"/>
        </w:pBdr>
      </w:pPr>
      <w:commentRangeStart w:id="4"/>
      <w:r>
        <w:t xml:space="preserve">El </w:t>
      </w:r>
      <w:proofErr w:type="spellStart"/>
      <w:r>
        <w:t>presente</w:t>
      </w:r>
      <w:proofErr w:type="spellEnd"/>
      <w:r>
        <w:t xml:space="preserve"> </w:t>
      </w:r>
      <w:proofErr w:type="spellStart"/>
      <w:r>
        <w:t>proyecto</w:t>
      </w:r>
      <w:proofErr w:type="spellEnd"/>
      <w:r>
        <w:t xml:space="preserve"> terminal propone </w:t>
      </w:r>
      <w:proofErr w:type="spellStart"/>
      <w:r>
        <w:t>diseñar</w:t>
      </w:r>
      <w:proofErr w:type="spellEnd"/>
      <w:r>
        <w:t xml:space="preserve">, </w:t>
      </w:r>
      <w:proofErr w:type="spellStart"/>
      <w:r>
        <w:t>implementar</w:t>
      </w:r>
      <w:proofErr w:type="spellEnd"/>
      <w:r>
        <w:t xml:space="preserve"> y </w:t>
      </w:r>
      <w:proofErr w:type="spellStart"/>
      <w:r>
        <w:t>caracterizar</w:t>
      </w:r>
      <w:proofErr w:type="spellEnd"/>
      <w:r>
        <w:t xml:space="preserve"> un </w:t>
      </w:r>
      <w:proofErr w:type="spellStart"/>
      <w:r>
        <w:t>módulo</w:t>
      </w:r>
      <w:proofErr w:type="spellEnd"/>
      <w:r>
        <w:t xml:space="preserve"> de </w:t>
      </w:r>
      <w:proofErr w:type="spellStart"/>
      <w:r>
        <w:t>consultas</w:t>
      </w:r>
      <w:proofErr w:type="spellEnd"/>
      <w:r>
        <w:t xml:space="preserve"> </w:t>
      </w:r>
      <w:proofErr w:type="spellStart"/>
      <w:r>
        <w:t>federadas</w:t>
      </w:r>
      <w:proofErr w:type="spellEnd"/>
      <w:r>
        <w:t xml:space="preserve"> de </w:t>
      </w:r>
      <w:proofErr w:type="spellStart"/>
      <w:r>
        <w:t>datos</w:t>
      </w:r>
      <w:proofErr w:type="spellEnd"/>
      <w:r>
        <w:t xml:space="preserve"> </w:t>
      </w:r>
      <w:proofErr w:type="spellStart"/>
      <w:r>
        <w:t>geoespaciales</w:t>
      </w:r>
      <w:proofErr w:type="spellEnd"/>
      <w:r>
        <w:t xml:space="preserve"> para un </w:t>
      </w:r>
      <w:r>
        <w:rPr>
          <w:i/>
        </w:rPr>
        <w:t xml:space="preserve">triple store </w:t>
      </w:r>
      <w:r>
        <w:t xml:space="preserve">que no </w:t>
      </w:r>
      <w:proofErr w:type="spellStart"/>
      <w:r>
        <w:t>tenga</w:t>
      </w:r>
      <w:proofErr w:type="spellEnd"/>
      <w:r>
        <w:t xml:space="preserve"> </w:t>
      </w:r>
      <w:proofErr w:type="spellStart"/>
      <w:r>
        <w:t>implementado</w:t>
      </w:r>
      <w:proofErr w:type="spellEnd"/>
      <w:r>
        <w:t xml:space="preserve"> </w:t>
      </w:r>
      <w:proofErr w:type="spellStart"/>
      <w:r>
        <w:t>dicho</w:t>
      </w:r>
      <w:proofErr w:type="spellEnd"/>
      <w:r>
        <w:t xml:space="preserve"> </w:t>
      </w:r>
      <w:proofErr w:type="spellStart"/>
      <w:r>
        <w:t>módulo</w:t>
      </w:r>
      <w:proofErr w:type="spellEnd"/>
      <w:r>
        <w:t xml:space="preserve">, </w:t>
      </w:r>
      <w:proofErr w:type="spellStart"/>
      <w:r>
        <w:t>en</w:t>
      </w:r>
      <w:proofErr w:type="spellEnd"/>
      <w:r>
        <w:t xml:space="preserve"> </w:t>
      </w:r>
      <w:proofErr w:type="spellStart"/>
      <w:r>
        <w:t>específico</w:t>
      </w:r>
      <w:proofErr w:type="spellEnd"/>
      <w:r>
        <w:t xml:space="preserve">, a la </w:t>
      </w:r>
      <w:proofErr w:type="spellStart"/>
      <w:r>
        <w:t>plataforma</w:t>
      </w:r>
      <w:proofErr w:type="spellEnd"/>
      <w:r>
        <w:t xml:space="preserve"> Apache </w:t>
      </w:r>
      <w:proofErr w:type="spellStart"/>
      <w:r>
        <w:t>Marmotta</w:t>
      </w:r>
      <w:proofErr w:type="spellEnd"/>
      <w:r>
        <w:t xml:space="preserve"> </w:t>
      </w:r>
      <w:proofErr w:type="spellStart"/>
      <w:r>
        <w:t>cuya</w:t>
      </w:r>
      <w:proofErr w:type="spellEnd"/>
      <w:r>
        <w:t xml:space="preserve"> </w:t>
      </w:r>
      <w:proofErr w:type="spellStart"/>
      <w:r>
        <w:t>arquitectura</w:t>
      </w:r>
      <w:proofErr w:type="spellEnd"/>
      <w:r>
        <w:t xml:space="preserve"> y </w:t>
      </w:r>
      <w:proofErr w:type="spellStart"/>
      <w:r>
        <w:t>funcionamiento</w:t>
      </w:r>
      <w:proofErr w:type="spellEnd"/>
      <w:r>
        <w:t xml:space="preserve"> </w:t>
      </w:r>
      <w:proofErr w:type="spellStart"/>
      <w:r>
        <w:t>están</w:t>
      </w:r>
      <w:proofErr w:type="spellEnd"/>
      <w:r>
        <w:t xml:space="preserve"> </w:t>
      </w:r>
      <w:proofErr w:type="spellStart"/>
      <w:r>
        <w:t>basados</w:t>
      </w:r>
      <w:proofErr w:type="spellEnd"/>
      <w:r>
        <w:t xml:space="preserve"> </w:t>
      </w:r>
      <w:proofErr w:type="spellStart"/>
      <w:r>
        <w:t>en</w:t>
      </w:r>
      <w:proofErr w:type="spellEnd"/>
      <w:r>
        <w:t xml:space="preserve"> los </w:t>
      </w:r>
      <w:proofErr w:type="spellStart"/>
      <w:r>
        <w:t>estándares</w:t>
      </w:r>
      <w:proofErr w:type="spellEnd"/>
      <w:r>
        <w:t xml:space="preserve"> SPARQL y </w:t>
      </w:r>
      <w:proofErr w:type="spellStart"/>
      <w:r>
        <w:t>GeoSPARQL</w:t>
      </w:r>
      <w:proofErr w:type="spellEnd"/>
      <w:r>
        <w:t xml:space="preserve">. </w:t>
      </w:r>
      <w:proofErr w:type="spellStart"/>
      <w:r>
        <w:t>Además</w:t>
      </w:r>
      <w:proofErr w:type="spellEnd"/>
      <w:r>
        <w:t xml:space="preserve">, con el </w:t>
      </w:r>
      <w:proofErr w:type="spellStart"/>
      <w:r>
        <w:t>propósito</w:t>
      </w:r>
      <w:proofErr w:type="spellEnd"/>
      <w:r>
        <w:t xml:space="preserve"> de que los </w:t>
      </w:r>
      <w:proofErr w:type="spellStart"/>
      <w:r>
        <w:t>usuarios</w:t>
      </w:r>
      <w:proofErr w:type="spellEnd"/>
      <w:r>
        <w:t xml:space="preserve"> finales </w:t>
      </w:r>
      <w:proofErr w:type="spellStart"/>
      <w:r>
        <w:t>visualicen</w:t>
      </w:r>
      <w:proofErr w:type="spellEnd"/>
      <w:r>
        <w:t xml:space="preserve"> e </w:t>
      </w:r>
      <w:proofErr w:type="spellStart"/>
      <w:r>
        <w:t>interactúen</w:t>
      </w:r>
      <w:proofErr w:type="spellEnd"/>
      <w:r>
        <w:t xml:space="preserve"> con los </w:t>
      </w:r>
      <w:proofErr w:type="spellStart"/>
      <w:r>
        <w:t>resultados</w:t>
      </w:r>
      <w:proofErr w:type="spellEnd"/>
      <w:r>
        <w:t xml:space="preserve"> </w:t>
      </w:r>
      <w:proofErr w:type="spellStart"/>
      <w:r>
        <w:t>desplegados</w:t>
      </w:r>
      <w:proofErr w:type="spellEnd"/>
      <w:r>
        <w:t xml:space="preserve"> por el </w:t>
      </w:r>
      <w:proofErr w:type="spellStart"/>
      <w:r>
        <w:t>módulo</w:t>
      </w:r>
      <w:proofErr w:type="spellEnd"/>
      <w:r>
        <w:t xml:space="preserve"> de </w:t>
      </w:r>
      <w:proofErr w:type="spellStart"/>
      <w:r>
        <w:t>consultas</w:t>
      </w:r>
      <w:proofErr w:type="spellEnd"/>
      <w:r>
        <w:t xml:space="preserve"> </w:t>
      </w:r>
      <w:proofErr w:type="spellStart"/>
      <w:r>
        <w:t>federadas</w:t>
      </w:r>
      <w:proofErr w:type="spellEnd"/>
      <w:r>
        <w:t xml:space="preserve"> </w:t>
      </w:r>
      <w:proofErr w:type="spellStart"/>
      <w:r>
        <w:t>geoespaciales</w:t>
      </w:r>
      <w:proofErr w:type="spellEnd"/>
      <w:r>
        <w:t xml:space="preserve">, se </w:t>
      </w:r>
      <w:proofErr w:type="spellStart"/>
      <w:r>
        <w:t>usará</w:t>
      </w:r>
      <w:proofErr w:type="spellEnd"/>
      <w:r>
        <w:t xml:space="preserve"> una </w:t>
      </w:r>
      <w:proofErr w:type="spellStart"/>
      <w:r>
        <w:t>aplicación</w:t>
      </w:r>
      <w:proofErr w:type="spellEnd"/>
      <w:r>
        <w:t xml:space="preserve"> Web para que los </w:t>
      </w:r>
      <w:proofErr w:type="spellStart"/>
      <w:r>
        <w:t>resultados</w:t>
      </w:r>
      <w:proofErr w:type="spellEnd"/>
      <w:r>
        <w:t xml:space="preserve"> </w:t>
      </w:r>
      <w:proofErr w:type="spellStart"/>
      <w:r>
        <w:t>recuperados</w:t>
      </w:r>
      <w:proofErr w:type="spellEnd"/>
      <w:r>
        <w:t xml:space="preserve"> de la Web de </w:t>
      </w:r>
      <w:r>
        <w:rPr>
          <w:i/>
        </w:rPr>
        <w:t xml:space="preserve">Linked Data </w:t>
      </w:r>
      <w:proofErr w:type="spellStart"/>
      <w:r w:rsidRPr="00E52DEE">
        <w:t>puedan</w:t>
      </w:r>
      <w:proofErr w:type="spellEnd"/>
      <w:r>
        <w:t xml:space="preserve"> ser </w:t>
      </w:r>
      <w:proofErr w:type="spellStart"/>
      <w:r>
        <w:t>visualizados</w:t>
      </w:r>
      <w:proofErr w:type="spellEnd"/>
      <w:r>
        <w:t xml:space="preserve"> y </w:t>
      </w:r>
      <w:proofErr w:type="spellStart"/>
      <w:r>
        <w:t>explorados</w:t>
      </w:r>
      <w:proofErr w:type="spellEnd"/>
      <w:r>
        <w:t>.</w:t>
      </w:r>
      <w:commentRangeEnd w:id="4"/>
      <w:r>
        <w:rPr>
          <w:rStyle w:val="Refdecomentario"/>
        </w:rPr>
        <w:commentReference w:id="4"/>
      </w:r>
    </w:p>
    <w:p w14:paraId="078716B0" w14:textId="7847A2D4" w:rsidR="00A6787E" w:rsidRPr="007265DC" w:rsidRDefault="00A6787E" w:rsidP="00A6787E">
      <w:pPr>
        <w:pStyle w:val="Default"/>
        <w:jc w:val="both"/>
        <w:rPr>
          <w:rFonts w:asciiTheme="minorHAnsi" w:hAnsiTheme="minorHAnsi"/>
          <w:sz w:val="22"/>
          <w:szCs w:val="22"/>
        </w:rPr>
        <w:sectPr w:rsidR="00A6787E"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Pr>
          <w:rFonts w:asciiTheme="minorHAnsi" w:hAnsiTheme="minorHAnsi"/>
          <w:b/>
          <w:i/>
          <w:sz w:val="22"/>
          <w:szCs w:val="22"/>
        </w:rPr>
        <w:t xml:space="preserve"> </w:t>
      </w:r>
      <w:r>
        <w:rPr>
          <w:rFonts w:asciiTheme="minorHAnsi" w:hAnsiTheme="minorHAnsi"/>
          <w:sz w:val="22"/>
          <w:szCs w:val="22"/>
        </w:rPr>
        <w:t xml:space="preserve">Módulo, consultas federadas, </w:t>
      </w:r>
      <w:r>
        <w:rPr>
          <w:rFonts w:asciiTheme="minorHAnsi" w:hAnsiTheme="minorHAnsi"/>
          <w:i/>
          <w:sz w:val="22"/>
          <w:szCs w:val="22"/>
        </w:rPr>
        <w:t>triple store</w:t>
      </w:r>
      <w:r>
        <w:rPr>
          <w:rFonts w:asciiTheme="minorHAnsi" w:hAnsiTheme="minorHAnsi"/>
          <w:sz w:val="22"/>
          <w:szCs w:val="22"/>
        </w:rPr>
        <w:t xml:space="preserve">, datos geoespaciales, Apache </w:t>
      </w:r>
      <w:proofErr w:type="spellStart"/>
      <w:r>
        <w:rPr>
          <w:rFonts w:asciiTheme="minorHAnsi" w:hAnsiTheme="minorHAnsi"/>
          <w:sz w:val="22"/>
          <w:szCs w:val="22"/>
        </w:rPr>
        <w:t>Marmotta</w:t>
      </w:r>
      <w:proofErr w:type="spellEnd"/>
      <w:r>
        <w:rPr>
          <w:rFonts w:asciiTheme="minorHAnsi" w:hAnsiTheme="minorHAnsi"/>
          <w:sz w:val="22"/>
          <w:szCs w:val="22"/>
        </w:rPr>
        <w:t xml:space="preserve">, </w:t>
      </w:r>
      <w:proofErr w:type="spellStart"/>
      <w:r>
        <w:rPr>
          <w:rFonts w:asciiTheme="minorHAnsi" w:hAnsiTheme="minorHAnsi"/>
          <w:i/>
          <w:sz w:val="22"/>
          <w:szCs w:val="22"/>
        </w:rPr>
        <w:t>Linked</w:t>
      </w:r>
      <w:proofErr w:type="spellEnd"/>
      <w:r>
        <w:rPr>
          <w:rFonts w:asciiTheme="minorHAnsi" w:hAnsiTheme="minorHAnsi"/>
          <w:i/>
          <w:sz w:val="22"/>
          <w:szCs w:val="22"/>
        </w:rPr>
        <w:t xml:space="preserve"> Data</w:t>
      </w:r>
      <w:r>
        <w:rPr>
          <w:rFonts w:asciiTheme="minorHAnsi" w:hAnsiTheme="minorHAnsi"/>
          <w:sz w:val="22"/>
          <w:szCs w:val="22"/>
        </w:rPr>
        <w:t xml:space="preserve">, SPARQL, </w:t>
      </w:r>
      <w:proofErr w:type="spellStart"/>
      <w:r>
        <w:rPr>
          <w:rFonts w:asciiTheme="minorHAnsi" w:hAnsiTheme="minorHAnsi"/>
          <w:sz w:val="22"/>
          <w:szCs w:val="22"/>
        </w:rPr>
        <w:t>GeoSPARQL</w:t>
      </w:r>
      <w:proofErr w:type="spellEnd"/>
      <w:r>
        <w:rPr>
          <w:rFonts w:asciiTheme="minorHAnsi" w:hAnsiTheme="minorHAnsi"/>
          <w:sz w:val="22"/>
          <w:szCs w:val="22"/>
        </w:rPr>
        <w:t xml:space="preserve">, Web Semántica, aplicación </w:t>
      </w:r>
      <w:proofErr w:type="spellStart"/>
      <w:r>
        <w:rPr>
          <w:rFonts w:asciiTheme="minorHAnsi" w:hAnsiTheme="minorHAnsi"/>
          <w:sz w:val="22"/>
          <w:szCs w:val="22"/>
        </w:rPr>
        <w:t>we</w:t>
      </w:r>
      <w:proofErr w:type="spellEnd"/>
    </w:p>
    <w:p w14:paraId="5B56B99E" w14:textId="77777777" w:rsidR="002F0277" w:rsidRPr="00F07C2A" w:rsidRDefault="002F0277" w:rsidP="002F0277">
      <w:pPr>
        <w:rPr>
          <w:lang w:val="es-MX"/>
        </w:rPr>
      </w:pPr>
    </w:p>
    <w:sdt>
      <w:sdtPr>
        <w:rPr>
          <w:rFonts w:ascii="Times New Roman" w:eastAsiaTheme="minorHAnsi" w:hAnsi="Times New Roman" w:cstheme="minorBidi"/>
          <w:b w:val="0"/>
          <w:bCs w:val="0"/>
          <w:color w:val="auto"/>
          <w:sz w:val="24"/>
          <w:szCs w:val="22"/>
          <w:lang w:val="es-MX" w:eastAsia="en-US"/>
        </w:rPr>
        <w:id w:val="-213815974"/>
        <w:docPartObj>
          <w:docPartGallery w:val="Table of Contents"/>
          <w:docPartUnique/>
        </w:docPartObj>
      </w:sdtPr>
      <w:sdtEndPr>
        <w:rPr>
          <w:rFonts w:asciiTheme="minorHAnsi" w:hAnsiTheme="minorHAnsi"/>
          <w:noProof/>
          <w:sz w:val="22"/>
        </w:rPr>
      </w:sdtEndPr>
      <w:sdtContent>
        <w:p w14:paraId="291BD86A" w14:textId="77777777" w:rsidR="002F0277" w:rsidRPr="00F07C2A" w:rsidRDefault="002F0277" w:rsidP="002F0277">
          <w:pPr>
            <w:pStyle w:val="TtuloTDC"/>
            <w:rPr>
              <w:lang w:val="es-MX"/>
            </w:rPr>
          </w:pPr>
          <w:r w:rsidRPr="00F07C2A">
            <w:rPr>
              <w:lang w:val="es-MX"/>
            </w:rPr>
            <w:t>Contenido</w:t>
          </w:r>
        </w:p>
        <w:p w14:paraId="2ED51029" w14:textId="79E04CDF" w:rsidR="00A6787E" w:rsidRDefault="002F0277">
          <w:pPr>
            <w:pStyle w:val="TDC1"/>
            <w:tabs>
              <w:tab w:val="right" w:leader="dot" w:pos="8828"/>
            </w:tabs>
            <w:rPr>
              <w:rFonts w:eastAsiaTheme="minorEastAsia"/>
              <w:b w:val="0"/>
              <w:caps w:val="0"/>
              <w:noProof/>
              <w:lang w:eastAsia="es-MX"/>
            </w:rPr>
          </w:pPr>
          <w:r w:rsidRPr="00F07C2A">
            <w:rPr>
              <w:b w:val="0"/>
            </w:rPr>
            <w:fldChar w:fldCharType="begin"/>
          </w:r>
          <w:r w:rsidRPr="00F07C2A">
            <w:instrText>TOC \o "1-3" \h \z \u</w:instrText>
          </w:r>
          <w:r w:rsidRPr="00F07C2A">
            <w:rPr>
              <w:b w:val="0"/>
            </w:rPr>
            <w:fldChar w:fldCharType="separate"/>
          </w:r>
          <w:hyperlink w:anchor="_Toc20738823" w:history="1">
            <w:r w:rsidR="00A6787E" w:rsidRPr="00F10F3B">
              <w:rPr>
                <w:rStyle w:val="Hipervnculo"/>
                <w:noProof/>
              </w:rPr>
              <w:t>Introducción</w:t>
            </w:r>
            <w:r w:rsidR="00A6787E">
              <w:rPr>
                <w:noProof/>
                <w:webHidden/>
              </w:rPr>
              <w:tab/>
            </w:r>
            <w:r w:rsidR="00A6787E">
              <w:rPr>
                <w:noProof/>
                <w:webHidden/>
              </w:rPr>
              <w:fldChar w:fldCharType="begin"/>
            </w:r>
            <w:r w:rsidR="00A6787E">
              <w:rPr>
                <w:noProof/>
                <w:webHidden/>
              </w:rPr>
              <w:instrText xml:space="preserve"> PAGEREF _Toc20738823 \h </w:instrText>
            </w:r>
            <w:r w:rsidR="00A6787E">
              <w:rPr>
                <w:noProof/>
                <w:webHidden/>
              </w:rPr>
            </w:r>
            <w:r w:rsidR="00A6787E">
              <w:rPr>
                <w:noProof/>
                <w:webHidden/>
              </w:rPr>
              <w:fldChar w:fldCharType="separate"/>
            </w:r>
            <w:r w:rsidR="00A6787E">
              <w:rPr>
                <w:noProof/>
                <w:webHidden/>
              </w:rPr>
              <w:t>3</w:t>
            </w:r>
            <w:r w:rsidR="00A6787E">
              <w:rPr>
                <w:noProof/>
                <w:webHidden/>
              </w:rPr>
              <w:fldChar w:fldCharType="end"/>
            </w:r>
          </w:hyperlink>
        </w:p>
        <w:p w14:paraId="3ED9B8EE" w14:textId="6CDFBBBC" w:rsidR="00A6787E" w:rsidRDefault="00A6787E">
          <w:pPr>
            <w:pStyle w:val="TDC1"/>
            <w:tabs>
              <w:tab w:val="right" w:leader="dot" w:pos="8828"/>
            </w:tabs>
            <w:rPr>
              <w:rFonts w:eastAsiaTheme="minorEastAsia"/>
              <w:b w:val="0"/>
              <w:caps w:val="0"/>
              <w:noProof/>
              <w:lang w:eastAsia="es-MX"/>
            </w:rPr>
          </w:pPr>
          <w:hyperlink w:anchor="_Toc20738824" w:history="1">
            <w:r w:rsidRPr="00F10F3B">
              <w:rPr>
                <w:rStyle w:val="Hipervnculo"/>
                <w:noProof/>
              </w:rPr>
              <w:t>Justificación</w:t>
            </w:r>
            <w:r>
              <w:rPr>
                <w:noProof/>
                <w:webHidden/>
              </w:rPr>
              <w:tab/>
            </w:r>
            <w:r>
              <w:rPr>
                <w:noProof/>
                <w:webHidden/>
              </w:rPr>
              <w:fldChar w:fldCharType="begin"/>
            </w:r>
            <w:r>
              <w:rPr>
                <w:noProof/>
                <w:webHidden/>
              </w:rPr>
              <w:instrText xml:space="preserve"> PAGEREF _Toc20738824 \h </w:instrText>
            </w:r>
            <w:r>
              <w:rPr>
                <w:noProof/>
                <w:webHidden/>
              </w:rPr>
            </w:r>
            <w:r>
              <w:rPr>
                <w:noProof/>
                <w:webHidden/>
              </w:rPr>
              <w:fldChar w:fldCharType="separate"/>
            </w:r>
            <w:r>
              <w:rPr>
                <w:noProof/>
                <w:webHidden/>
              </w:rPr>
              <w:t>3</w:t>
            </w:r>
            <w:r>
              <w:rPr>
                <w:noProof/>
                <w:webHidden/>
              </w:rPr>
              <w:fldChar w:fldCharType="end"/>
            </w:r>
          </w:hyperlink>
        </w:p>
        <w:p w14:paraId="4198599A" w14:textId="6FF9AA55" w:rsidR="00A6787E" w:rsidRDefault="00A6787E">
          <w:pPr>
            <w:pStyle w:val="TDC1"/>
            <w:tabs>
              <w:tab w:val="right" w:leader="dot" w:pos="8828"/>
            </w:tabs>
            <w:rPr>
              <w:rFonts w:eastAsiaTheme="minorEastAsia"/>
              <w:b w:val="0"/>
              <w:caps w:val="0"/>
              <w:noProof/>
              <w:lang w:eastAsia="es-MX"/>
            </w:rPr>
          </w:pPr>
          <w:hyperlink w:anchor="_Toc20738825" w:history="1">
            <w:r w:rsidRPr="00F10F3B">
              <w:rPr>
                <w:rStyle w:val="Hipervnculo"/>
                <w:noProof/>
              </w:rPr>
              <w:t>Planteamiento del problema</w:t>
            </w:r>
            <w:r>
              <w:rPr>
                <w:noProof/>
                <w:webHidden/>
              </w:rPr>
              <w:tab/>
            </w:r>
            <w:r>
              <w:rPr>
                <w:noProof/>
                <w:webHidden/>
              </w:rPr>
              <w:fldChar w:fldCharType="begin"/>
            </w:r>
            <w:r>
              <w:rPr>
                <w:noProof/>
                <w:webHidden/>
              </w:rPr>
              <w:instrText xml:space="preserve"> PAGEREF _Toc20738825 \h </w:instrText>
            </w:r>
            <w:r>
              <w:rPr>
                <w:noProof/>
                <w:webHidden/>
              </w:rPr>
            </w:r>
            <w:r>
              <w:rPr>
                <w:noProof/>
                <w:webHidden/>
              </w:rPr>
              <w:fldChar w:fldCharType="separate"/>
            </w:r>
            <w:r>
              <w:rPr>
                <w:noProof/>
                <w:webHidden/>
              </w:rPr>
              <w:t>4</w:t>
            </w:r>
            <w:r>
              <w:rPr>
                <w:noProof/>
                <w:webHidden/>
              </w:rPr>
              <w:fldChar w:fldCharType="end"/>
            </w:r>
          </w:hyperlink>
        </w:p>
        <w:p w14:paraId="0CB24C4E" w14:textId="6C7398B7" w:rsidR="00A6787E" w:rsidRDefault="00A6787E">
          <w:pPr>
            <w:pStyle w:val="TDC1"/>
            <w:tabs>
              <w:tab w:val="right" w:leader="dot" w:pos="8828"/>
            </w:tabs>
            <w:rPr>
              <w:rFonts w:eastAsiaTheme="minorEastAsia"/>
              <w:b w:val="0"/>
              <w:caps w:val="0"/>
              <w:noProof/>
              <w:lang w:eastAsia="es-MX"/>
            </w:rPr>
          </w:pPr>
          <w:hyperlink w:anchor="_Toc20738826" w:history="1">
            <w:r w:rsidRPr="00F10F3B">
              <w:rPr>
                <w:rStyle w:val="Hipervnculo"/>
                <w:noProof/>
              </w:rPr>
              <w:t>Propuesta de solución</w:t>
            </w:r>
            <w:r>
              <w:rPr>
                <w:noProof/>
                <w:webHidden/>
              </w:rPr>
              <w:tab/>
            </w:r>
            <w:r>
              <w:rPr>
                <w:noProof/>
                <w:webHidden/>
              </w:rPr>
              <w:fldChar w:fldCharType="begin"/>
            </w:r>
            <w:r>
              <w:rPr>
                <w:noProof/>
                <w:webHidden/>
              </w:rPr>
              <w:instrText xml:space="preserve"> PAGEREF _Toc20738826 \h </w:instrText>
            </w:r>
            <w:r>
              <w:rPr>
                <w:noProof/>
                <w:webHidden/>
              </w:rPr>
            </w:r>
            <w:r>
              <w:rPr>
                <w:noProof/>
                <w:webHidden/>
              </w:rPr>
              <w:fldChar w:fldCharType="separate"/>
            </w:r>
            <w:r>
              <w:rPr>
                <w:noProof/>
                <w:webHidden/>
              </w:rPr>
              <w:t>6</w:t>
            </w:r>
            <w:r>
              <w:rPr>
                <w:noProof/>
                <w:webHidden/>
              </w:rPr>
              <w:fldChar w:fldCharType="end"/>
            </w:r>
          </w:hyperlink>
        </w:p>
        <w:p w14:paraId="2F25FA45" w14:textId="13DF9AB0" w:rsidR="00A6787E" w:rsidRDefault="00A6787E">
          <w:pPr>
            <w:pStyle w:val="TDC2"/>
            <w:tabs>
              <w:tab w:val="right" w:leader="dot" w:pos="8828"/>
            </w:tabs>
            <w:rPr>
              <w:rFonts w:eastAsiaTheme="minorEastAsia"/>
              <w:smallCaps w:val="0"/>
              <w:noProof/>
              <w:lang w:eastAsia="es-MX"/>
            </w:rPr>
          </w:pPr>
          <w:hyperlink w:anchor="_Toc20738827" w:history="1">
            <w:r w:rsidRPr="00F10F3B">
              <w:rPr>
                <w:rStyle w:val="Hipervnculo"/>
                <w:noProof/>
              </w:rPr>
              <w:t>Alcances (Resultados esperados)</w:t>
            </w:r>
            <w:r>
              <w:rPr>
                <w:noProof/>
                <w:webHidden/>
              </w:rPr>
              <w:tab/>
            </w:r>
            <w:r>
              <w:rPr>
                <w:noProof/>
                <w:webHidden/>
              </w:rPr>
              <w:fldChar w:fldCharType="begin"/>
            </w:r>
            <w:r>
              <w:rPr>
                <w:noProof/>
                <w:webHidden/>
              </w:rPr>
              <w:instrText xml:space="preserve"> PAGEREF _Toc20738827 \h </w:instrText>
            </w:r>
            <w:r>
              <w:rPr>
                <w:noProof/>
                <w:webHidden/>
              </w:rPr>
            </w:r>
            <w:r>
              <w:rPr>
                <w:noProof/>
                <w:webHidden/>
              </w:rPr>
              <w:fldChar w:fldCharType="separate"/>
            </w:r>
            <w:r>
              <w:rPr>
                <w:noProof/>
                <w:webHidden/>
              </w:rPr>
              <w:t>9</w:t>
            </w:r>
            <w:r>
              <w:rPr>
                <w:noProof/>
                <w:webHidden/>
              </w:rPr>
              <w:fldChar w:fldCharType="end"/>
            </w:r>
          </w:hyperlink>
        </w:p>
        <w:p w14:paraId="5EFEE9CE" w14:textId="59B523A9" w:rsidR="00A6787E" w:rsidRDefault="00A6787E">
          <w:pPr>
            <w:pStyle w:val="TDC1"/>
            <w:tabs>
              <w:tab w:val="right" w:leader="dot" w:pos="8828"/>
            </w:tabs>
            <w:rPr>
              <w:rFonts w:eastAsiaTheme="minorEastAsia"/>
              <w:b w:val="0"/>
              <w:caps w:val="0"/>
              <w:noProof/>
              <w:lang w:eastAsia="es-MX"/>
            </w:rPr>
          </w:pPr>
          <w:hyperlink w:anchor="_Toc20738828" w:history="1">
            <w:r w:rsidRPr="00F10F3B">
              <w:rPr>
                <w:rStyle w:val="Hipervnculo"/>
                <w:noProof/>
              </w:rPr>
              <w:t>Objetivo general</w:t>
            </w:r>
            <w:r>
              <w:rPr>
                <w:noProof/>
                <w:webHidden/>
              </w:rPr>
              <w:tab/>
            </w:r>
            <w:r>
              <w:rPr>
                <w:noProof/>
                <w:webHidden/>
              </w:rPr>
              <w:fldChar w:fldCharType="begin"/>
            </w:r>
            <w:r>
              <w:rPr>
                <w:noProof/>
                <w:webHidden/>
              </w:rPr>
              <w:instrText xml:space="preserve"> PAGEREF _Toc20738828 \h </w:instrText>
            </w:r>
            <w:r>
              <w:rPr>
                <w:noProof/>
                <w:webHidden/>
              </w:rPr>
            </w:r>
            <w:r>
              <w:rPr>
                <w:noProof/>
                <w:webHidden/>
              </w:rPr>
              <w:fldChar w:fldCharType="separate"/>
            </w:r>
            <w:r>
              <w:rPr>
                <w:noProof/>
                <w:webHidden/>
              </w:rPr>
              <w:t>10</w:t>
            </w:r>
            <w:r>
              <w:rPr>
                <w:noProof/>
                <w:webHidden/>
              </w:rPr>
              <w:fldChar w:fldCharType="end"/>
            </w:r>
          </w:hyperlink>
        </w:p>
        <w:p w14:paraId="745C5B46" w14:textId="6B189712" w:rsidR="00A6787E" w:rsidRDefault="00A6787E">
          <w:pPr>
            <w:pStyle w:val="TDC3"/>
            <w:tabs>
              <w:tab w:val="right" w:leader="dot" w:pos="8828"/>
            </w:tabs>
            <w:rPr>
              <w:rFonts w:eastAsiaTheme="minorEastAsia"/>
              <w:i w:val="0"/>
              <w:noProof/>
              <w:lang w:eastAsia="es-MX"/>
            </w:rPr>
          </w:pPr>
          <w:hyperlink w:anchor="_Toc20738829" w:history="1">
            <w:r w:rsidRPr="00F10F3B">
              <w:rPr>
                <w:rStyle w:val="Hipervnculo"/>
                <w:noProof/>
              </w:rPr>
              <w:t>Objetivos específicos</w:t>
            </w:r>
            <w:r>
              <w:rPr>
                <w:noProof/>
                <w:webHidden/>
              </w:rPr>
              <w:tab/>
            </w:r>
            <w:r>
              <w:rPr>
                <w:noProof/>
                <w:webHidden/>
              </w:rPr>
              <w:fldChar w:fldCharType="begin"/>
            </w:r>
            <w:r>
              <w:rPr>
                <w:noProof/>
                <w:webHidden/>
              </w:rPr>
              <w:instrText xml:space="preserve"> PAGEREF _Toc20738829 \h </w:instrText>
            </w:r>
            <w:r>
              <w:rPr>
                <w:noProof/>
                <w:webHidden/>
              </w:rPr>
            </w:r>
            <w:r>
              <w:rPr>
                <w:noProof/>
                <w:webHidden/>
              </w:rPr>
              <w:fldChar w:fldCharType="separate"/>
            </w:r>
            <w:r>
              <w:rPr>
                <w:noProof/>
                <w:webHidden/>
              </w:rPr>
              <w:t>10</w:t>
            </w:r>
            <w:r>
              <w:rPr>
                <w:noProof/>
                <w:webHidden/>
              </w:rPr>
              <w:fldChar w:fldCharType="end"/>
            </w:r>
          </w:hyperlink>
        </w:p>
        <w:p w14:paraId="16268BA9" w14:textId="527EDCCA" w:rsidR="00A6787E" w:rsidRDefault="00A6787E">
          <w:pPr>
            <w:pStyle w:val="TDC1"/>
            <w:tabs>
              <w:tab w:val="right" w:leader="dot" w:pos="8828"/>
            </w:tabs>
            <w:rPr>
              <w:rFonts w:eastAsiaTheme="minorEastAsia"/>
              <w:b w:val="0"/>
              <w:caps w:val="0"/>
              <w:noProof/>
              <w:lang w:eastAsia="es-MX"/>
            </w:rPr>
          </w:pPr>
          <w:hyperlink w:anchor="_Toc20738830" w:history="1">
            <w:r w:rsidRPr="00F10F3B">
              <w:rPr>
                <w:rStyle w:val="Hipervnculo"/>
                <w:noProof/>
              </w:rPr>
              <w:t>Estado del arte</w:t>
            </w:r>
            <w:r>
              <w:rPr>
                <w:noProof/>
                <w:webHidden/>
              </w:rPr>
              <w:tab/>
            </w:r>
            <w:r>
              <w:rPr>
                <w:noProof/>
                <w:webHidden/>
              </w:rPr>
              <w:fldChar w:fldCharType="begin"/>
            </w:r>
            <w:r>
              <w:rPr>
                <w:noProof/>
                <w:webHidden/>
              </w:rPr>
              <w:instrText xml:space="preserve"> PAGEREF _Toc20738830 \h </w:instrText>
            </w:r>
            <w:r>
              <w:rPr>
                <w:noProof/>
                <w:webHidden/>
              </w:rPr>
            </w:r>
            <w:r>
              <w:rPr>
                <w:noProof/>
                <w:webHidden/>
              </w:rPr>
              <w:fldChar w:fldCharType="separate"/>
            </w:r>
            <w:r>
              <w:rPr>
                <w:noProof/>
                <w:webHidden/>
              </w:rPr>
              <w:t>11</w:t>
            </w:r>
            <w:r>
              <w:rPr>
                <w:noProof/>
                <w:webHidden/>
              </w:rPr>
              <w:fldChar w:fldCharType="end"/>
            </w:r>
          </w:hyperlink>
        </w:p>
        <w:p w14:paraId="5FC8965A" w14:textId="73BD0747" w:rsidR="00A6787E" w:rsidRDefault="00A6787E">
          <w:pPr>
            <w:pStyle w:val="TDC1"/>
            <w:tabs>
              <w:tab w:val="right" w:leader="dot" w:pos="8828"/>
            </w:tabs>
            <w:rPr>
              <w:rFonts w:eastAsiaTheme="minorEastAsia"/>
              <w:b w:val="0"/>
              <w:caps w:val="0"/>
              <w:noProof/>
              <w:lang w:eastAsia="es-MX"/>
            </w:rPr>
          </w:pPr>
          <w:hyperlink w:anchor="_Toc20738831" w:history="1">
            <w:r w:rsidRPr="00F10F3B">
              <w:rPr>
                <w:rStyle w:val="Hipervnculo"/>
                <w:noProof/>
              </w:rPr>
              <w:t>Marco teórico</w:t>
            </w:r>
            <w:r>
              <w:rPr>
                <w:noProof/>
                <w:webHidden/>
              </w:rPr>
              <w:tab/>
            </w:r>
            <w:r>
              <w:rPr>
                <w:noProof/>
                <w:webHidden/>
              </w:rPr>
              <w:fldChar w:fldCharType="begin"/>
            </w:r>
            <w:r>
              <w:rPr>
                <w:noProof/>
                <w:webHidden/>
              </w:rPr>
              <w:instrText xml:space="preserve"> PAGEREF _Toc20738831 \h </w:instrText>
            </w:r>
            <w:r>
              <w:rPr>
                <w:noProof/>
                <w:webHidden/>
              </w:rPr>
            </w:r>
            <w:r>
              <w:rPr>
                <w:noProof/>
                <w:webHidden/>
              </w:rPr>
              <w:fldChar w:fldCharType="separate"/>
            </w:r>
            <w:r>
              <w:rPr>
                <w:noProof/>
                <w:webHidden/>
              </w:rPr>
              <w:t>16</w:t>
            </w:r>
            <w:r>
              <w:rPr>
                <w:noProof/>
                <w:webHidden/>
              </w:rPr>
              <w:fldChar w:fldCharType="end"/>
            </w:r>
          </w:hyperlink>
        </w:p>
        <w:p w14:paraId="2D3CF13C" w14:textId="74298863" w:rsidR="00A6787E" w:rsidRDefault="00A6787E">
          <w:pPr>
            <w:pStyle w:val="TDC1"/>
            <w:tabs>
              <w:tab w:val="right" w:leader="dot" w:pos="8828"/>
            </w:tabs>
            <w:rPr>
              <w:rFonts w:eastAsiaTheme="minorEastAsia"/>
              <w:b w:val="0"/>
              <w:caps w:val="0"/>
              <w:noProof/>
              <w:lang w:eastAsia="es-MX"/>
            </w:rPr>
          </w:pPr>
          <w:hyperlink w:anchor="_Toc20738832" w:history="1">
            <w:r w:rsidRPr="00F10F3B">
              <w:rPr>
                <w:rStyle w:val="Hipervnculo"/>
                <w:noProof/>
                <w:lang w:val="es-ES"/>
              </w:rPr>
              <w:t>Referencias</w:t>
            </w:r>
            <w:r>
              <w:rPr>
                <w:noProof/>
                <w:webHidden/>
              </w:rPr>
              <w:tab/>
            </w:r>
            <w:r>
              <w:rPr>
                <w:noProof/>
                <w:webHidden/>
              </w:rPr>
              <w:fldChar w:fldCharType="begin"/>
            </w:r>
            <w:r>
              <w:rPr>
                <w:noProof/>
                <w:webHidden/>
              </w:rPr>
              <w:instrText xml:space="preserve"> PAGEREF _Toc20738832 \h </w:instrText>
            </w:r>
            <w:r>
              <w:rPr>
                <w:noProof/>
                <w:webHidden/>
              </w:rPr>
            </w:r>
            <w:r>
              <w:rPr>
                <w:noProof/>
                <w:webHidden/>
              </w:rPr>
              <w:fldChar w:fldCharType="separate"/>
            </w:r>
            <w:r>
              <w:rPr>
                <w:noProof/>
                <w:webHidden/>
              </w:rPr>
              <w:t>24</w:t>
            </w:r>
            <w:r>
              <w:rPr>
                <w:noProof/>
                <w:webHidden/>
              </w:rPr>
              <w:fldChar w:fldCharType="end"/>
            </w:r>
          </w:hyperlink>
        </w:p>
        <w:p w14:paraId="589C1E2A" w14:textId="19C17C95" w:rsidR="002F0277" w:rsidRPr="00F07C2A" w:rsidRDefault="002F0277" w:rsidP="002F0277">
          <w:pPr>
            <w:spacing w:after="200" w:line="276" w:lineRule="auto"/>
            <w:jc w:val="both"/>
            <w:rPr>
              <w:noProof/>
              <w:lang w:val="es-MX"/>
            </w:rPr>
          </w:pPr>
          <w:r w:rsidRPr="00F07C2A">
            <w:rPr>
              <w:b/>
              <w:bCs/>
              <w:noProof/>
              <w:lang w:val="es-MX"/>
            </w:rPr>
            <w:fldChar w:fldCharType="end"/>
          </w:r>
        </w:p>
      </w:sdtContent>
    </w:sdt>
    <w:p w14:paraId="783E05EC" w14:textId="77777777" w:rsidR="002F0277" w:rsidRPr="00F07C2A" w:rsidRDefault="002F0277" w:rsidP="002F0277">
      <w:pPr>
        <w:rPr>
          <w:lang w:val="es-MX"/>
        </w:rPr>
      </w:pPr>
    </w:p>
    <w:p w14:paraId="7E7638AD" w14:textId="77777777" w:rsidR="002F0277" w:rsidRPr="00F07C2A" w:rsidRDefault="002F0277" w:rsidP="002F0277">
      <w:pPr>
        <w:rPr>
          <w:lang w:val="es-MX"/>
        </w:rPr>
      </w:pPr>
    </w:p>
    <w:p w14:paraId="18692E20" w14:textId="77777777" w:rsidR="002F0277" w:rsidRPr="00F07C2A" w:rsidRDefault="002F0277" w:rsidP="002F0277">
      <w:pPr>
        <w:rPr>
          <w:lang w:val="es-MX"/>
        </w:rPr>
      </w:pPr>
    </w:p>
    <w:p w14:paraId="161B3D0C" w14:textId="77777777" w:rsidR="002F0277" w:rsidRPr="00F07C2A" w:rsidRDefault="002F0277" w:rsidP="002F0277">
      <w:pPr>
        <w:rPr>
          <w:lang w:val="es-MX"/>
        </w:rPr>
      </w:pPr>
    </w:p>
    <w:p w14:paraId="2E01AA69" w14:textId="77777777" w:rsidR="002F0277" w:rsidRPr="00F07C2A" w:rsidRDefault="002F0277" w:rsidP="002F0277">
      <w:pPr>
        <w:rPr>
          <w:lang w:val="es-MX"/>
        </w:rPr>
      </w:pPr>
    </w:p>
    <w:p w14:paraId="10F348B4" w14:textId="77777777" w:rsidR="002F0277" w:rsidRPr="00F07C2A" w:rsidRDefault="002F0277" w:rsidP="002F0277">
      <w:pPr>
        <w:rPr>
          <w:lang w:val="es-MX"/>
        </w:rPr>
      </w:pPr>
    </w:p>
    <w:p w14:paraId="6038CA99" w14:textId="77777777" w:rsidR="002F0277" w:rsidRPr="00F07C2A" w:rsidRDefault="002F0277" w:rsidP="002F0277">
      <w:pPr>
        <w:rPr>
          <w:lang w:val="es-MX"/>
        </w:rPr>
      </w:pPr>
    </w:p>
    <w:p w14:paraId="7DC14C09" w14:textId="77777777" w:rsidR="002F0277" w:rsidRPr="00F07C2A" w:rsidRDefault="002F0277" w:rsidP="002F0277">
      <w:pPr>
        <w:rPr>
          <w:lang w:val="es-MX"/>
        </w:rPr>
      </w:pPr>
    </w:p>
    <w:p w14:paraId="7B8EEA28" w14:textId="77777777" w:rsidR="002F0277" w:rsidRPr="00F07C2A" w:rsidRDefault="002F0277" w:rsidP="002F0277">
      <w:pPr>
        <w:rPr>
          <w:lang w:val="es-MX"/>
        </w:rPr>
      </w:pPr>
    </w:p>
    <w:p w14:paraId="34B9E828" w14:textId="77777777" w:rsidR="002F0277" w:rsidRPr="00F07C2A" w:rsidRDefault="002F0277" w:rsidP="002F0277">
      <w:pPr>
        <w:rPr>
          <w:lang w:val="es-MX"/>
        </w:rPr>
      </w:pPr>
    </w:p>
    <w:p w14:paraId="5B0C2876" w14:textId="77777777" w:rsidR="002F0277" w:rsidRPr="00F07C2A" w:rsidRDefault="002F0277" w:rsidP="002F0277">
      <w:pPr>
        <w:rPr>
          <w:lang w:val="es-MX"/>
        </w:rPr>
      </w:pPr>
    </w:p>
    <w:p w14:paraId="7C792037" w14:textId="77777777" w:rsidR="002F0277" w:rsidRPr="00F07C2A" w:rsidRDefault="002F0277" w:rsidP="002F0277">
      <w:pPr>
        <w:rPr>
          <w:lang w:val="es-MX"/>
        </w:rPr>
      </w:pPr>
    </w:p>
    <w:p w14:paraId="4DD5C6A8" w14:textId="77777777" w:rsidR="002F0277" w:rsidRPr="00F07C2A" w:rsidRDefault="002F0277" w:rsidP="002F0277">
      <w:pPr>
        <w:rPr>
          <w:lang w:val="es-MX"/>
        </w:rPr>
      </w:pPr>
    </w:p>
    <w:p w14:paraId="1D32EB6F" w14:textId="77777777" w:rsidR="002F0277" w:rsidRPr="00F07C2A" w:rsidRDefault="002F0277" w:rsidP="002F0277">
      <w:pPr>
        <w:rPr>
          <w:lang w:val="es-MX"/>
        </w:rPr>
      </w:pPr>
    </w:p>
    <w:p w14:paraId="457EB0FB" w14:textId="77777777" w:rsidR="002F0277" w:rsidRPr="00F07C2A" w:rsidRDefault="002F0277" w:rsidP="002F0277">
      <w:pPr>
        <w:rPr>
          <w:lang w:val="es-MX"/>
        </w:rPr>
      </w:pPr>
    </w:p>
    <w:p w14:paraId="285854BE" w14:textId="77777777" w:rsidR="002F0277" w:rsidRPr="00F07C2A" w:rsidRDefault="002F0277" w:rsidP="002F0277">
      <w:pPr>
        <w:rPr>
          <w:lang w:val="es-MX"/>
        </w:rPr>
      </w:pPr>
    </w:p>
    <w:p w14:paraId="5FB7C268" w14:textId="77777777" w:rsidR="002F0277" w:rsidRPr="00F07C2A" w:rsidRDefault="002F0277" w:rsidP="002F0277">
      <w:pPr>
        <w:rPr>
          <w:lang w:val="es-MX"/>
        </w:rPr>
      </w:pPr>
    </w:p>
    <w:p w14:paraId="27A9F144" w14:textId="77777777" w:rsidR="002F0277" w:rsidRPr="00F07C2A" w:rsidRDefault="002F0277" w:rsidP="002F0277">
      <w:pPr>
        <w:pStyle w:val="Ttulo1"/>
        <w:rPr>
          <w:lang w:val="es-MX"/>
        </w:rPr>
      </w:pPr>
      <w:bookmarkStart w:id="5" w:name="_Toc18501831"/>
      <w:bookmarkStart w:id="6" w:name="_Toc20738823"/>
      <w:r w:rsidRPr="00F07C2A">
        <w:rPr>
          <w:lang w:val="es-MX"/>
        </w:rPr>
        <w:t>Introducción</w:t>
      </w:r>
      <w:bookmarkEnd w:id="5"/>
      <w:bookmarkEnd w:id="6"/>
    </w:p>
    <w:p w14:paraId="44668E90" w14:textId="1F9EC3C6" w:rsidR="002F0277" w:rsidRPr="00F07C2A" w:rsidRDefault="002F0277" w:rsidP="002F0277">
      <w:pPr>
        <w:jc w:val="both"/>
        <w:rPr>
          <w:lang w:val="es-MX"/>
        </w:rPr>
      </w:pPr>
      <w:r w:rsidRPr="00F07C2A">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Pr>
              <w:lang w:val="es-MX"/>
            </w:rPr>
            <w:fldChar w:fldCharType="begin"/>
          </w:r>
          <w:r w:rsidR="00E27D35">
            <w:rPr>
              <w:lang w:val="es-MX"/>
            </w:rPr>
            <w:instrText xml:space="preserve"> CITATION Ber01 \l 2058 </w:instrText>
          </w:r>
          <w:r w:rsidR="00E27D35">
            <w:rPr>
              <w:lang w:val="es-MX"/>
            </w:rPr>
            <w:fldChar w:fldCharType="separate"/>
          </w:r>
          <w:r w:rsidR="00595C94">
            <w:rPr>
              <w:noProof/>
              <w:lang w:val="es-MX"/>
            </w:rPr>
            <w:t xml:space="preserve"> </w:t>
          </w:r>
          <w:r w:rsidR="00595C94" w:rsidRPr="00595C94">
            <w:rPr>
              <w:noProof/>
              <w:lang w:val="es-MX"/>
            </w:rPr>
            <w:t>[1]</w:t>
          </w:r>
          <w:r w:rsidR="00E27D35">
            <w:rPr>
              <w:lang w:val="es-MX"/>
            </w:rPr>
            <w:fldChar w:fldCharType="end"/>
          </w:r>
        </w:sdtContent>
      </w:sdt>
      <w:r w:rsidRPr="00F07C2A">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Pr>
              <w:lang w:val="es-MX"/>
            </w:rPr>
            <w:fldChar w:fldCharType="begin"/>
          </w:r>
          <w:r w:rsidR="00E27D35">
            <w:rPr>
              <w:lang w:val="es-MX"/>
            </w:rPr>
            <w:instrText xml:space="preserve"> CITATION Biz09 \l 2058 </w:instrText>
          </w:r>
          <w:r w:rsidR="00E27D35">
            <w:rPr>
              <w:lang w:val="es-MX"/>
            </w:rPr>
            <w:fldChar w:fldCharType="separate"/>
          </w:r>
          <w:r w:rsidR="00595C94">
            <w:rPr>
              <w:noProof/>
              <w:lang w:val="es-MX"/>
            </w:rPr>
            <w:t xml:space="preserve"> </w:t>
          </w:r>
          <w:r w:rsidR="00595C94" w:rsidRPr="00595C94">
            <w:rPr>
              <w:noProof/>
              <w:lang w:val="es-MX"/>
            </w:rPr>
            <w:t>[2]</w:t>
          </w:r>
          <w:r w:rsidR="00E27D35">
            <w:rPr>
              <w:lang w:val="es-MX"/>
            </w:rPr>
            <w:fldChar w:fldCharType="end"/>
          </w:r>
        </w:sdtContent>
      </w:sdt>
      <w:r w:rsidRPr="00F07C2A">
        <w:rPr>
          <w:lang w:val="es-MX"/>
        </w:rPr>
        <w:t xml:space="preserve">. A partir de este acontecimiento surgen servidores de triple store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F07C2A">
        <w:rPr>
          <w:i/>
          <w:iCs/>
          <w:lang w:val="es-MX"/>
        </w:rPr>
        <w:t>Linked</w:t>
      </w:r>
      <w:proofErr w:type="spellEnd"/>
      <w:r w:rsidRPr="00F07C2A">
        <w:rPr>
          <w:i/>
          <w:iCs/>
          <w:lang w:val="es-MX"/>
        </w:rPr>
        <w:t xml:space="preserve"> Data</w:t>
      </w:r>
      <w:r w:rsidRPr="00F07C2A">
        <w:rPr>
          <w:lang w:val="es-MX"/>
        </w:rPr>
        <w:t xml:space="preserve"> (LDP, por sus siglas en inglés) las cuales son herramientas que son capaces de manipular dichas entidades y las relaciones existentes entre ellas. Las </w:t>
      </w:r>
      <w:r w:rsidRPr="00F07C2A">
        <w:rPr>
          <w:i/>
          <w:iCs/>
          <w:lang w:val="es-MX"/>
        </w:rPr>
        <w:t xml:space="preserve">triple </w:t>
      </w:r>
      <w:proofErr w:type="spellStart"/>
      <w:r w:rsidRPr="00F07C2A">
        <w:rPr>
          <w:i/>
          <w:iCs/>
          <w:lang w:val="es-MX"/>
        </w:rPr>
        <w:t>stores</w:t>
      </w:r>
      <w:proofErr w:type="spellEnd"/>
      <w:r w:rsidRPr="00F07C2A">
        <w:rPr>
          <w:lang w:val="es-MX"/>
        </w:rPr>
        <w:t xml:space="preserve"> se basan en SPARQL</w:t>
      </w:r>
      <w:sdt>
        <w:sdtPr>
          <w:rPr>
            <w:lang w:val="es-MX"/>
          </w:rPr>
          <w:id w:val="781855077"/>
          <w:citation/>
        </w:sdtPr>
        <w:sdtContent>
          <w:r w:rsidR="00E27D35">
            <w:rPr>
              <w:lang w:val="es-MX"/>
            </w:rPr>
            <w:fldChar w:fldCharType="begin"/>
          </w:r>
          <w:r w:rsidR="00E27D35">
            <w:rPr>
              <w:lang w:val="es-MX"/>
            </w:rPr>
            <w:instrText xml:space="preserve"> CITATION W3C13 \l 2058 </w:instrText>
          </w:r>
          <w:r w:rsidR="00E27D35">
            <w:rPr>
              <w:lang w:val="es-MX"/>
            </w:rPr>
            <w:fldChar w:fldCharType="separate"/>
          </w:r>
          <w:r w:rsidR="00595C94">
            <w:rPr>
              <w:noProof/>
              <w:lang w:val="es-MX"/>
            </w:rPr>
            <w:t xml:space="preserve"> </w:t>
          </w:r>
          <w:r w:rsidR="00595C94" w:rsidRPr="00595C94">
            <w:rPr>
              <w:noProof/>
              <w:lang w:val="es-MX"/>
            </w:rPr>
            <w:t>[3]</w:t>
          </w:r>
          <w:r w:rsidR="00E27D35">
            <w:rPr>
              <w:lang w:val="es-MX"/>
            </w:rPr>
            <w:fldChar w:fldCharType="end"/>
          </w:r>
        </w:sdtContent>
      </w:sdt>
      <w:r w:rsidR="00E27D35">
        <w:rPr>
          <w:lang w:val="es-MX"/>
        </w:rPr>
        <w:t xml:space="preserve"> </w:t>
      </w:r>
      <w:r w:rsidRPr="00F07C2A">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proofErr w:type="spellStart"/>
      <w:r w:rsidRPr="00F07C2A">
        <w:rPr>
          <w:lang w:val="es-MX"/>
        </w:rPr>
        <w:t>GeoSPARQL</w:t>
      </w:r>
      <w:proofErr w:type="spellEnd"/>
      <w:sdt>
        <w:sdtPr>
          <w:rPr>
            <w:lang w:val="es-MX"/>
          </w:rPr>
          <w:id w:val="-782727102"/>
          <w:citation/>
        </w:sdtPr>
        <w:sdtContent>
          <w:r w:rsidR="00882133">
            <w:rPr>
              <w:lang w:val="es-MX"/>
            </w:rPr>
            <w:fldChar w:fldCharType="begin"/>
          </w:r>
          <w:r w:rsidR="00882133">
            <w:rPr>
              <w:lang w:val="es-MX"/>
            </w:rPr>
            <w:instrText xml:space="preserve"> CITATION OGC12 \l 2058 </w:instrText>
          </w:r>
          <w:r w:rsidR="00882133">
            <w:rPr>
              <w:lang w:val="es-MX"/>
            </w:rPr>
            <w:fldChar w:fldCharType="separate"/>
          </w:r>
          <w:r w:rsidR="00595C94">
            <w:rPr>
              <w:noProof/>
              <w:lang w:val="es-MX"/>
            </w:rPr>
            <w:t xml:space="preserve"> </w:t>
          </w:r>
          <w:r w:rsidR="00595C94" w:rsidRPr="00595C94">
            <w:rPr>
              <w:noProof/>
              <w:lang w:val="es-MX"/>
            </w:rPr>
            <w:t>[4]</w:t>
          </w:r>
          <w:r w:rsidR="00882133">
            <w:rPr>
              <w:lang w:val="es-MX"/>
            </w:rPr>
            <w:fldChar w:fldCharType="end"/>
          </w:r>
        </w:sdtContent>
      </w:sdt>
      <w:r w:rsidRPr="00F07C2A">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Pr>
              <w:lang w:val="es-MX"/>
            </w:rPr>
            <w:fldChar w:fldCharType="begin"/>
          </w:r>
          <w:r w:rsidR="0034280D">
            <w:rPr>
              <w:lang w:val="es-MX"/>
            </w:rPr>
            <w:instrText xml:space="preserve"> CITATION Bat11 \l 2058 </w:instrText>
          </w:r>
          <w:r w:rsidR="0034280D">
            <w:rPr>
              <w:lang w:val="es-MX"/>
            </w:rPr>
            <w:fldChar w:fldCharType="separate"/>
          </w:r>
          <w:r w:rsidR="00595C94">
            <w:rPr>
              <w:noProof/>
              <w:lang w:val="es-MX"/>
            </w:rPr>
            <w:t xml:space="preserve"> </w:t>
          </w:r>
          <w:r w:rsidR="00595C94" w:rsidRPr="00595C94">
            <w:rPr>
              <w:noProof/>
              <w:lang w:val="es-MX"/>
            </w:rPr>
            <w:t>[5]</w:t>
          </w:r>
          <w:r w:rsidR="0034280D">
            <w:rPr>
              <w:lang w:val="es-MX"/>
            </w:rPr>
            <w:fldChar w:fldCharType="end"/>
          </w:r>
        </w:sdtContent>
      </w:sdt>
      <w:r w:rsidRPr="00F07C2A">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Content>
          <w:r w:rsidR="00FB405A">
            <w:rPr>
              <w:lang w:val="es-MX"/>
            </w:rPr>
            <w:fldChar w:fldCharType="begin"/>
          </w:r>
          <w:r w:rsidR="00FB405A">
            <w:rPr>
              <w:lang w:val="es-MX"/>
            </w:rPr>
            <w:instrText xml:space="preserve"> CITATION Lup15 \l 2058 </w:instrText>
          </w:r>
          <w:r w:rsidR="00FB405A">
            <w:rPr>
              <w:lang w:val="es-MX"/>
            </w:rPr>
            <w:fldChar w:fldCharType="separate"/>
          </w:r>
          <w:r w:rsidR="00595C94">
            <w:rPr>
              <w:noProof/>
              <w:lang w:val="es-MX"/>
            </w:rPr>
            <w:t xml:space="preserve"> </w:t>
          </w:r>
          <w:r w:rsidR="00595C94" w:rsidRPr="00595C94">
            <w:rPr>
              <w:noProof/>
              <w:lang w:val="es-MX"/>
            </w:rPr>
            <w:t>[6]</w:t>
          </w:r>
          <w:r w:rsidR="00FB405A">
            <w:rPr>
              <w:lang w:val="es-MX"/>
            </w:rPr>
            <w:fldChar w:fldCharType="end"/>
          </w:r>
        </w:sdtContent>
      </w:sdt>
      <w:r w:rsidRPr="00F07C2A">
        <w:rPr>
          <w:lang w:val="es-MX"/>
        </w:rPr>
        <w:t xml:space="preserve">. Sin embargo, el estado del arte actual presenta una importante limitación, ya que existen </w:t>
      </w:r>
      <w:r w:rsidRPr="00F07C2A">
        <w:rPr>
          <w:i/>
          <w:iCs/>
          <w:lang w:val="es-MX"/>
        </w:rPr>
        <w:t xml:space="preserve">triple </w:t>
      </w:r>
      <w:proofErr w:type="spellStart"/>
      <w:r w:rsidRPr="00F07C2A">
        <w:rPr>
          <w:i/>
          <w:iCs/>
          <w:lang w:val="es-MX"/>
        </w:rPr>
        <w:t>stores</w:t>
      </w:r>
      <w:proofErr w:type="spellEnd"/>
      <w:r w:rsidRPr="00F07C2A">
        <w:rPr>
          <w:lang w:val="es-MX"/>
        </w:rPr>
        <w:t xml:space="preserve"> que no permiten la realización de consultas federadas a través de múltiples </w:t>
      </w:r>
      <w:r w:rsidRPr="00F07C2A">
        <w:rPr>
          <w:i/>
          <w:iCs/>
          <w:lang w:val="es-MX"/>
        </w:rPr>
        <w:t xml:space="preserve">triple </w:t>
      </w:r>
      <w:proofErr w:type="spellStart"/>
      <w:r w:rsidRPr="00F07C2A">
        <w:rPr>
          <w:i/>
          <w:iCs/>
          <w:lang w:val="es-MX"/>
        </w:rPr>
        <w:t>stores</w:t>
      </w:r>
      <w:proofErr w:type="spellEnd"/>
      <w:r w:rsidRPr="00F07C2A">
        <w:rPr>
          <w:lang w:val="es-MX"/>
        </w:rPr>
        <w:t xml:space="preserve"> que presenten de información geoespacial (conforme a </w:t>
      </w:r>
      <w:proofErr w:type="spellStart"/>
      <w:r w:rsidRPr="00F07C2A">
        <w:rPr>
          <w:lang w:val="es-MX"/>
        </w:rPr>
        <w:t>GeoSPARQL</w:t>
      </w:r>
      <w:proofErr w:type="spellEnd"/>
      <w:r w:rsidRPr="00F07C2A">
        <w:rPr>
          <w:lang w:val="es-MX"/>
        </w:rPr>
        <w:t xml:space="preserve">) en el contexto de la nube de </w:t>
      </w:r>
      <w:proofErr w:type="spellStart"/>
      <w:r w:rsidRPr="00F07C2A">
        <w:rPr>
          <w:i/>
          <w:iCs/>
          <w:lang w:val="es-MX"/>
        </w:rPr>
        <w:t>Linked</w:t>
      </w:r>
      <w:proofErr w:type="spellEnd"/>
      <w:r w:rsidRPr="00F07C2A">
        <w:rPr>
          <w:i/>
          <w:iCs/>
          <w:lang w:val="es-MX"/>
        </w:rPr>
        <w:t xml:space="preserve"> Data</w:t>
      </w:r>
      <w:r w:rsidRPr="00F07C2A">
        <w:rPr>
          <w:lang w:val="es-MX"/>
        </w:rPr>
        <w:t xml:space="preserve">. </w:t>
      </w:r>
    </w:p>
    <w:p w14:paraId="2D77F864" w14:textId="77777777" w:rsidR="002F0277" w:rsidRPr="00F07C2A" w:rsidRDefault="002F0277" w:rsidP="002F0277">
      <w:pPr>
        <w:jc w:val="both"/>
        <w:rPr>
          <w:lang w:val="es-MX"/>
        </w:rPr>
      </w:pPr>
    </w:p>
    <w:p w14:paraId="6E80D224" w14:textId="77777777" w:rsidR="002F0277" w:rsidRPr="00F07C2A" w:rsidRDefault="002F0277" w:rsidP="002F0277">
      <w:pPr>
        <w:pStyle w:val="Ttulo1"/>
        <w:rPr>
          <w:lang w:val="es-MX"/>
        </w:rPr>
      </w:pPr>
      <w:bookmarkStart w:id="7" w:name="_Toc18501832"/>
      <w:bookmarkStart w:id="8" w:name="_Toc20738824"/>
      <w:r w:rsidRPr="00F07C2A">
        <w:rPr>
          <w:lang w:val="es-MX"/>
        </w:rPr>
        <w:t>Justificación</w:t>
      </w:r>
      <w:bookmarkEnd w:id="7"/>
      <w:bookmarkEnd w:id="8"/>
    </w:p>
    <w:p w14:paraId="5F0AA9A9" w14:textId="6342EC01" w:rsidR="002F0277" w:rsidRPr="00F07C2A" w:rsidRDefault="002F0277" w:rsidP="002F0277">
      <w:pPr>
        <w:jc w:val="both"/>
        <w:rPr>
          <w:lang w:val="es-MX"/>
        </w:rPr>
      </w:pPr>
      <w:r w:rsidRPr="00F07C2A">
        <w:rPr>
          <w:lang w:val="es-MX"/>
        </w:rPr>
        <w:t xml:space="preserve">Existen diversas empresas y organizaciones que se encargan de desarrollar herramientas para la Web Semántica y </w:t>
      </w:r>
      <w:proofErr w:type="spellStart"/>
      <w:r w:rsidRPr="00F07C2A">
        <w:rPr>
          <w:i/>
          <w:iCs/>
          <w:lang w:val="es-MX"/>
        </w:rPr>
        <w:t>Linked</w:t>
      </w:r>
      <w:proofErr w:type="spellEnd"/>
      <w:r w:rsidRPr="00F07C2A">
        <w:rPr>
          <w:i/>
          <w:iCs/>
          <w:lang w:val="es-MX"/>
        </w:rPr>
        <w:t xml:space="preserve"> Data</w:t>
      </w:r>
      <w:r w:rsidRPr="00F07C2A">
        <w:rPr>
          <w:lang w:val="es-MX"/>
        </w:rPr>
        <w:t xml:space="preserve"> para la manipulación y almacenamiento de datos semánticos. Una de estas organizaciones es la organización sin fines de lucro </w:t>
      </w:r>
      <w:r w:rsidRPr="00F07C2A">
        <w:rPr>
          <w:i/>
          <w:iCs/>
          <w:lang w:val="es-MX"/>
        </w:rPr>
        <w:t xml:space="preserve">Apache Software </w:t>
      </w:r>
      <w:proofErr w:type="spellStart"/>
      <w:r w:rsidRPr="00F07C2A">
        <w:rPr>
          <w:i/>
          <w:iCs/>
          <w:lang w:val="es-MX"/>
        </w:rPr>
        <w:t>Foundation</w:t>
      </w:r>
      <w:proofErr w:type="spellEnd"/>
      <w:r w:rsidRPr="00F07C2A">
        <w:rPr>
          <w:lang w:val="es-MX"/>
        </w:rPr>
        <w:t xml:space="preserve"> (ASF) la cual ofrece diversas herramientas para diferentes necesidades en cuanto a software se refiere. Ejemplos de estas herramienta</w:t>
      </w:r>
      <w:r w:rsidR="00FB405A">
        <w:rPr>
          <w:lang w:val="es-MX"/>
        </w:rPr>
        <w:t>s</w:t>
      </w:r>
      <w:r w:rsidRPr="00F07C2A">
        <w:rPr>
          <w:lang w:val="es-MX"/>
        </w:rPr>
        <w:t xml:space="preserve"> son servidores Web, </w:t>
      </w:r>
      <w:proofErr w:type="spellStart"/>
      <w:r w:rsidRPr="00F07C2A">
        <w:rPr>
          <w:i/>
          <w:iCs/>
          <w:lang w:val="es-MX"/>
        </w:rPr>
        <w:t>frameworks</w:t>
      </w:r>
      <w:proofErr w:type="spellEnd"/>
      <w:r w:rsidRPr="00F07C2A">
        <w:rPr>
          <w:lang w:val="es-MX"/>
        </w:rPr>
        <w:t xml:space="preserve">, bases de datos, entre otras. Para el mundo del </w:t>
      </w:r>
      <w:proofErr w:type="spellStart"/>
      <w:r w:rsidRPr="00F07C2A">
        <w:rPr>
          <w:i/>
          <w:iCs/>
          <w:lang w:val="es-MX"/>
        </w:rPr>
        <w:t>Linked</w:t>
      </w:r>
      <w:proofErr w:type="spellEnd"/>
      <w:r w:rsidRPr="00F07C2A">
        <w:rPr>
          <w:i/>
          <w:iCs/>
          <w:lang w:val="es-MX"/>
        </w:rPr>
        <w:t xml:space="preserve"> Data</w:t>
      </w:r>
      <w:r w:rsidRPr="00F07C2A">
        <w:rPr>
          <w:lang w:val="es-MX"/>
        </w:rPr>
        <w:t xml:space="preserve"> y Web Semántica, ASF también tiene su plataforma y se le conoce como Apache </w:t>
      </w:r>
      <w:proofErr w:type="spellStart"/>
      <w:r w:rsidRPr="00F07C2A">
        <w:rPr>
          <w:lang w:val="es-MX"/>
        </w:rPr>
        <w:t>Marmotta</w:t>
      </w:r>
      <w:proofErr w:type="spellEnd"/>
      <w:r w:rsidRPr="00F07C2A">
        <w:rPr>
          <w:lang w:val="es-MX"/>
        </w:rPr>
        <w:t xml:space="preserve">. La plataforma Apache </w:t>
      </w:r>
      <w:proofErr w:type="spellStart"/>
      <w:r w:rsidRPr="00F07C2A">
        <w:rPr>
          <w:lang w:val="es-MX"/>
        </w:rPr>
        <w:t>Marmotta</w:t>
      </w:r>
      <w:proofErr w:type="spellEnd"/>
      <w:r w:rsidRPr="00F07C2A">
        <w:rPr>
          <w:lang w:val="es-MX"/>
        </w:rPr>
        <w:t xml:space="preserve"> entre las diversas características que este software tiene, las 3 relevantes para este proyecto terminal son: es una LDP, un SPARQL </w:t>
      </w:r>
      <w:proofErr w:type="spellStart"/>
      <w:r w:rsidRPr="00F07C2A">
        <w:rPr>
          <w:i/>
          <w:iCs/>
          <w:lang w:val="es-MX"/>
        </w:rPr>
        <w:t>endpoint</w:t>
      </w:r>
      <w:proofErr w:type="spellEnd"/>
      <w:r w:rsidRPr="00F07C2A">
        <w:rPr>
          <w:lang w:val="es-MX"/>
        </w:rPr>
        <w:t xml:space="preserve"> y también es una base de datos para tripletas RDF, triple store. Para contextualizar a Apache </w:t>
      </w:r>
      <w:proofErr w:type="spellStart"/>
      <w:r w:rsidRPr="00F07C2A">
        <w:rPr>
          <w:lang w:val="es-MX"/>
        </w:rPr>
        <w:t>Marmotta</w:t>
      </w:r>
      <w:proofErr w:type="spellEnd"/>
      <w:r w:rsidRPr="00F07C2A">
        <w:rPr>
          <w:lang w:val="es-MX"/>
        </w:rPr>
        <w:t>, una analogía con bases de datos SQL se muestra en la figura 1.</w:t>
      </w:r>
    </w:p>
    <w:p w14:paraId="371B9887" w14:textId="77777777" w:rsidR="002F0277" w:rsidRPr="00F07C2A" w:rsidRDefault="002F0277" w:rsidP="002F0277">
      <w:pPr>
        <w:jc w:val="center"/>
        <w:rPr>
          <w:lang w:val="es-MX"/>
        </w:rPr>
      </w:pPr>
      <w:r w:rsidRPr="00F07C2A">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F07C2A" w:rsidRDefault="002F0277" w:rsidP="002F0277">
      <w:pPr>
        <w:jc w:val="center"/>
        <w:rPr>
          <w:lang w:val="es-MX"/>
        </w:rPr>
      </w:pPr>
      <w:r w:rsidRPr="00F07C2A">
        <w:rPr>
          <w:lang w:val="es-MX"/>
        </w:rPr>
        <w:t xml:space="preserve">Fig. 1 Analogía entre MySQL y Apache </w:t>
      </w:r>
      <w:proofErr w:type="spellStart"/>
      <w:r w:rsidRPr="00F07C2A">
        <w:rPr>
          <w:lang w:val="es-MX"/>
        </w:rPr>
        <w:t>Marmotta</w:t>
      </w:r>
      <w:proofErr w:type="spellEnd"/>
    </w:p>
    <w:p w14:paraId="6B4F68CC" w14:textId="281F2422" w:rsidR="002F0277" w:rsidRPr="00F07C2A" w:rsidRDefault="002F0277" w:rsidP="002F0277">
      <w:pPr>
        <w:jc w:val="both"/>
        <w:rPr>
          <w:lang w:val="es-MX"/>
        </w:rPr>
      </w:pPr>
      <w:r w:rsidRPr="00F07C2A">
        <w:rPr>
          <w:lang w:val="es-MX"/>
        </w:rPr>
        <w:t xml:space="preserve">A pesar de que es un software desarrollado por Apache, aún tiene características por incorporar al sistema. Ejemplo de estas características es que al estar basado en el estándar SPARQL 1.1, este documento estipula que hay 11 características por cumplir para que un triple store se considere completo conforme a esta versión del estándar (SPARQL 1.1). Apache </w:t>
      </w:r>
      <w:proofErr w:type="spellStart"/>
      <w:r w:rsidRPr="00F07C2A">
        <w:rPr>
          <w:lang w:val="es-MX"/>
        </w:rPr>
        <w:t>Marmotta</w:t>
      </w:r>
      <w:proofErr w:type="spellEnd"/>
      <w:r w:rsidRPr="00F07C2A">
        <w:rPr>
          <w:lang w:val="es-MX"/>
        </w:rPr>
        <w:t xml:space="preserve"> carece de 2 características, consultas federadas y regímenes de vinculación; las consultas federadas será la característica que será implementada en el presente proyecto terminal</w:t>
      </w:r>
      <w:r w:rsidR="00521B30">
        <w:rPr>
          <w:noProof/>
          <w:lang w:val="es-MX"/>
        </w:rPr>
        <w:t xml:space="preserve"> </w:t>
      </w:r>
      <w:sdt>
        <w:sdtPr>
          <w:rPr>
            <w:noProof/>
            <w:lang w:val="es-MX"/>
          </w:rPr>
          <w:id w:val="739843141"/>
          <w:citation/>
        </w:sdtPr>
        <w:sdtContent>
          <w:r w:rsidR="00521B30">
            <w:rPr>
              <w:noProof/>
              <w:lang w:val="es-MX"/>
            </w:rPr>
            <w:fldChar w:fldCharType="begin"/>
          </w:r>
          <w:r w:rsidR="00521B30">
            <w:rPr>
              <w:noProof/>
              <w:lang w:val="es-MX"/>
            </w:rPr>
            <w:instrText xml:space="preserve"> CITATION Apa14 \l 2058 </w:instrText>
          </w:r>
          <w:r w:rsidR="00521B30">
            <w:rPr>
              <w:noProof/>
              <w:lang w:val="es-MX"/>
            </w:rPr>
            <w:fldChar w:fldCharType="separate"/>
          </w:r>
          <w:r w:rsidR="00595C94" w:rsidRPr="00595C94">
            <w:rPr>
              <w:noProof/>
              <w:lang w:val="es-MX"/>
            </w:rPr>
            <w:t>[7]</w:t>
          </w:r>
          <w:r w:rsidR="00521B30">
            <w:rPr>
              <w:noProof/>
              <w:lang w:val="es-MX"/>
            </w:rPr>
            <w:fldChar w:fldCharType="end"/>
          </w:r>
        </w:sdtContent>
      </w:sdt>
      <w:r w:rsidRPr="00F07C2A">
        <w:rPr>
          <w:lang w:val="es-MX"/>
        </w:rPr>
        <w:t xml:space="preserve"> con el fin de ofrecer una herramienta </w:t>
      </w:r>
      <w:r w:rsidRPr="00F07C2A">
        <w:rPr>
          <w:i/>
          <w:iCs/>
          <w:lang w:val="es-MX"/>
        </w:rPr>
        <w:t xml:space="preserve">open </w:t>
      </w:r>
      <w:proofErr w:type="spellStart"/>
      <w:r w:rsidRPr="00F07C2A">
        <w:rPr>
          <w:i/>
          <w:iCs/>
          <w:lang w:val="es-MX"/>
        </w:rPr>
        <w:t>source</w:t>
      </w:r>
      <w:proofErr w:type="spellEnd"/>
      <w:r w:rsidRPr="00F07C2A">
        <w:rPr>
          <w:lang w:val="es-MX"/>
        </w:rPr>
        <w:t xml:space="preserve"> a desarrolladores e investigadores que usen la Web Semántica en sus trabajos e investigaciones.</w:t>
      </w:r>
    </w:p>
    <w:p w14:paraId="607447CE" w14:textId="77777777" w:rsidR="002F0277" w:rsidRPr="00F07C2A" w:rsidRDefault="002F0277" w:rsidP="002F0277">
      <w:pPr>
        <w:pStyle w:val="Ttulo1"/>
        <w:spacing w:before="360" w:after="240" w:line="276" w:lineRule="auto"/>
        <w:ind w:left="431" w:hanging="431"/>
        <w:jc w:val="both"/>
        <w:rPr>
          <w:lang w:val="es-MX"/>
        </w:rPr>
      </w:pPr>
      <w:bookmarkStart w:id="9" w:name="_Toc18501833"/>
      <w:bookmarkStart w:id="10" w:name="_Hlk2786928"/>
      <w:bookmarkStart w:id="11" w:name="_Hlk2931732"/>
      <w:bookmarkStart w:id="12" w:name="_Toc20738825"/>
      <w:r w:rsidRPr="00F07C2A">
        <w:rPr>
          <w:lang w:val="es-MX"/>
        </w:rPr>
        <w:t>Planteamiento del problema</w:t>
      </w:r>
      <w:bookmarkEnd w:id="9"/>
      <w:bookmarkEnd w:id="12"/>
    </w:p>
    <w:bookmarkEnd w:id="10"/>
    <w:p w14:paraId="67F380AD" w14:textId="006D7974" w:rsidR="002F0277" w:rsidRPr="00F07C2A" w:rsidRDefault="002F0277" w:rsidP="002F0277">
      <w:pPr>
        <w:rPr>
          <w:rFonts w:cs="Times New Roman"/>
          <w:szCs w:val="24"/>
          <w:lang w:val="es-MX"/>
        </w:rPr>
      </w:pPr>
      <w:r w:rsidRPr="00F07C2A">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Pr>
              <w:rFonts w:cs="Times New Roman"/>
              <w:szCs w:val="24"/>
              <w:lang w:val="es-MX"/>
            </w:rPr>
            <w:fldChar w:fldCharType="begin"/>
          </w:r>
          <w:r w:rsidR="00521B30">
            <w:rPr>
              <w:rFonts w:cs="Times New Roman"/>
              <w:szCs w:val="24"/>
              <w:lang w:val="es-MX"/>
            </w:rPr>
            <w:instrText xml:space="preserve"> CITATION Vil18 \l 2058 </w:instrText>
          </w:r>
          <w:r w:rsidR="00521B30">
            <w:rPr>
              <w:rFonts w:cs="Times New Roman"/>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[8]</w:t>
          </w:r>
          <w:r w:rsidR="00521B30">
            <w:rPr>
              <w:rFonts w:cs="Times New Roman"/>
              <w:szCs w:val="24"/>
              <w:lang w:val="es-MX"/>
            </w:rPr>
            <w:fldChar w:fldCharType="end"/>
          </w:r>
        </w:sdtContent>
      </w:sdt>
      <w:r w:rsidRPr="00F07C2A">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no es la excepción. Investigadores, empresas y organizaciones gubernamentales usan la nube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Kli03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[9]</w:t>
          </w:r>
          <w:r w:rsidRPr="00F07C2A">
            <w:rPr>
              <w:rFonts w:cs="Times New Roman"/>
              <w:noProof/>
              <w:szCs w:val="24"/>
              <w:lang w:val="es-MX"/>
            </w:rPr>
            <w:fldChar w:fldCharType="end"/>
          </w:r>
        </w:sdtContent>
      </w:sdt>
      <w:r w:rsidRPr="00F07C2A">
        <w:rPr>
          <w:rFonts w:cs="Times New Roman"/>
          <w:szCs w:val="24"/>
          <w:lang w:val="es-MX"/>
        </w:rPr>
        <w:t xml:space="preserve">.  Actualmente existen diversas motores de </w:t>
      </w:r>
      <w:r w:rsidRPr="00F07C2A">
        <w:rPr>
          <w:rFonts w:cs="Times New Roman"/>
          <w:i/>
          <w:szCs w:val="24"/>
          <w:lang w:val="es-MX"/>
        </w:rPr>
        <w:t>triple store</w:t>
      </w:r>
      <w:r w:rsidRPr="00F07C2A">
        <w:rPr>
          <w:rFonts w:cs="Times New Roman"/>
          <w:szCs w:val="24"/>
          <w:lang w:val="es-MX"/>
        </w:rPr>
        <w:t xml:space="preserve"> que no son capaces de hacer consultas a diversas fuentes de información geográfica a la vez, es decir, consultas federadas a </w:t>
      </w:r>
      <w:r w:rsidRPr="00F07C2A">
        <w:rPr>
          <w:rFonts w:cs="Times New Roman"/>
          <w:i/>
          <w:szCs w:val="24"/>
          <w:lang w:val="es-MX"/>
        </w:rPr>
        <w:t xml:space="preserve">triple </w:t>
      </w:r>
      <w:proofErr w:type="spellStart"/>
      <w:r w:rsidRPr="00F07C2A">
        <w:rPr>
          <w:rFonts w:cs="Times New Roman"/>
          <w:i/>
          <w:szCs w:val="24"/>
          <w:lang w:val="es-MX"/>
        </w:rPr>
        <w:t>stores</w:t>
      </w:r>
      <w:proofErr w:type="spellEnd"/>
      <w:r w:rsidRPr="00F07C2A">
        <w:rPr>
          <w:rFonts w:cs="Times New Roman"/>
          <w:szCs w:val="24"/>
          <w:lang w:val="es-MX"/>
        </w:rPr>
        <w:t xml:space="preserve"> de datos geoespaciales conforme a los estándares SPARQL 1.1 y </w:t>
      </w:r>
      <w:proofErr w:type="spellStart"/>
      <w:r w:rsidRPr="00F07C2A">
        <w:rPr>
          <w:rFonts w:cs="Times New Roman"/>
          <w:szCs w:val="24"/>
          <w:lang w:val="es-MX"/>
        </w:rPr>
        <w:t>GeoSPARQL</w:t>
      </w:r>
      <w:proofErr w:type="spellEnd"/>
      <w:r w:rsidRPr="00F07C2A">
        <w:rPr>
          <w:rFonts w:cs="Times New Roman"/>
          <w:szCs w:val="24"/>
          <w:lang w:val="es-MX"/>
        </w:rPr>
        <w:t xml:space="preserve">.  </w:t>
      </w:r>
    </w:p>
    <w:p w14:paraId="039C5AB2" w14:textId="2960C4D8" w:rsidR="002F0277" w:rsidRPr="00F07C2A" w:rsidRDefault="002F0277" w:rsidP="002F0277">
      <w:pPr>
        <w:rPr>
          <w:rFonts w:cs="Times New Roman"/>
          <w:szCs w:val="24"/>
          <w:lang w:val="es-MX"/>
        </w:rPr>
      </w:pPr>
      <w:r w:rsidRPr="00F07C2A">
        <w:rPr>
          <w:rFonts w:cs="Times New Roman"/>
          <w:szCs w:val="24"/>
          <w:lang w:val="es-MX"/>
        </w:rPr>
        <w:t>Adicionalmente</w:t>
      </w:r>
      <w:commentRangeStart w:id="13"/>
      <w:r w:rsidRPr="00F07C2A">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F07C2A">
        <w:rPr>
          <w:rFonts w:cs="Times New Roman"/>
          <w:i/>
          <w:szCs w:val="24"/>
          <w:lang w:val="es-MX"/>
        </w:rPr>
        <w:t>federated</w:t>
      </w:r>
      <w:proofErr w:type="spellEnd"/>
      <w:r w:rsidRPr="00F07C2A">
        <w:rPr>
          <w:rFonts w:cs="Times New Roman"/>
          <w:szCs w:val="24"/>
          <w:lang w:val="es-MX"/>
        </w:rPr>
        <w:t xml:space="preserve"> </w:t>
      </w:r>
      <w:r w:rsidRPr="00F07C2A">
        <w:rPr>
          <w:rFonts w:cs="Times New Roman"/>
          <w:i/>
          <w:szCs w:val="24"/>
          <w:lang w:val="es-MX"/>
        </w:rPr>
        <w:t>triple store</w:t>
      </w:r>
      <w:r w:rsidRPr="00F07C2A">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F07C2A">
        <w:rPr>
          <w:rFonts w:cs="Times New Roman"/>
          <w:i/>
          <w:szCs w:val="24"/>
          <w:lang w:val="es-MX"/>
        </w:rPr>
        <w:t xml:space="preserve">triple store </w:t>
      </w:r>
      <w:r w:rsidRPr="00F07C2A">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F07C2A">
        <w:rPr>
          <w:rFonts w:cs="Times New Roman"/>
          <w:i/>
          <w:szCs w:val="24"/>
          <w:lang w:val="es-MX"/>
        </w:rPr>
        <w:t>triple store</w:t>
      </w:r>
      <w:r w:rsidRPr="00F07C2A">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00595C94" w:rsidRPr="00595C94">
            <w:rPr>
              <w:noProof/>
              <w:lang w:val="es-MX"/>
            </w:rPr>
            <w:t>[6]</w:t>
          </w:r>
          <w:r w:rsidRPr="00F07C2A">
            <w:rPr>
              <w:bCs/>
              <w:lang w:val="es-MX"/>
            </w:rPr>
            <w:fldChar w:fldCharType="end"/>
          </w:r>
        </w:sdtContent>
      </w:sdt>
      <w:r w:rsidRPr="00F07C2A">
        <w:rPr>
          <w:rFonts w:cs="Times New Roman"/>
          <w:szCs w:val="24"/>
          <w:lang w:val="es-MX"/>
        </w:rPr>
        <w:t xml:space="preserve"> puedan abordar sus problemáticas con una nueva herramienta que permita integrar y enriquecer sus análisis y estudio</w:t>
      </w:r>
      <w:commentRangeEnd w:id="13"/>
      <w:r w:rsidRPr="00F07C2A">
        <w:rPr>
          <w:rFonts w:cs="Times New Roman"/>
          <w:szCs w:val="24"/>
          <w:lang w:val="es-MX"/>
        </w:rPr>
        <w:t>.</w:t>
      </w:r>
      <w:r w:rsidRPr="00F07C2A">
        <w:rPr>
          <w:rStyle w:val="Refdecomentario"/>
          <w:lang w:val="es-MX"/>
        </w:rPr>
        <w:commentReference w:id="13"/>
      </w:r>
      <w:r w:rsidRPr="00F07C2A">
        <w:rPr>
          <w:rFonts w:cs="Times New Roman"/>
          <w:szCs w:val="24"/>
          <w:lang w:val="es-MX"/>
        </w:rPr>
        <w:t xml:space="preserve"> </w:t>
      </w:r>
    </w:p>
    <w:p w14:paraId="20501D15" w14:textId="77777777" w:rsidR="002F0277" w:rsidRPr="00F07C2A" w:rsidRDefault="002F0277" w:rsidP="002F0277">
      <w:pPr>
        <w:rPr>
          <w:rFonts w:cs="Times New Roman"/>
          <w:szCs w:val="24"/>
          <w:lang w:val="es-MX"/>
        </w:rPr>
      </w:pPr>
      <w:r w:rsidRPr="00F07C2A">
        <w:rPr>
          <w:rFonts w:cs="Times New Roman"/>
          <w:szCs w:val="24"/>
          <w:lang w:val="es-MX"/>
        </w:rPr>
        <w:t xml:space="preserve">Ante este escenario, desarrollar e implementar un módulo que solucione dicha problemática sería clave para que los motores de </w:t>
      </w:r>
      <w:r w:rsidRPr="00F07C2A">
        <w:rPr>
          <w:rFonts w:cs="Times New Roman"/>
          <w:i/>
          <w:szCs w:val="24"/>
          <w:lang w:val="es-MX"/>
        </w:rPr>
        <w:t xml:space="preserve">triple store </w:t>
      </w:r>
      <w:r w:rsidRPr="00F07C2A">
        <w:rPr>
          <w:rFonts w:cs="Times New Roman"/>
          <w:szCs w:val="24"/>
          <w:lang w:val="es-MX"/>
        </w:rPr>
        <w:t xml:space="preserve">puedan ser usados de una mejor manera y obtener </w:t>
      </w:r>
      <w:r w:rsidRPr="00F07C2A">
        <w:rPr>
          <w:rFonts w:cs="Times New Roman"/>
          <w:szCs w:val="24"/>
          <w:lang w:val="es-MX"/>
        </w:rPr>
        <w:lastRenderedPageBreak/>
        <w:t xml:space="preserve">mejores resultados en las búsquedas.  En el caso particular de este proyecto, el trabajo se realizará sobre Apache </w:t>
      </w:r>
      <w:proofErr w:type="spellStart"/>
      <w:r w:rsidRPr="00F07C2A">
        <w:rPr>
          <w:rFonts w:cs="Times New Roman"/>
          <w:szCs w:val="24"/>
          <w:lang w:val="es-MX"/>
        </w:rPr>
        <w:t>Marmotta</w:t>
      </w:r>
      <w:proofErr w:type="spellEnd"/>
      <w:r w:rsidRPr="00F07C2A">
        <w:rPr>
          <w:rFonts w:cs="Times New Roman"/>
          <w:szCs w:val="24"/>
          <w:lang w:val="es-MX"/>
        </w:rPr>
        <w:t xml:space="preserve">. Tal y como se indica en </w:t>
      </w:r>
      <w:commentRangeStart w:id="14"/>
      <w:r w:rsidRPr="00F07C2A">
        <w:rPr>
          <w:rFonts w:cs="Times New Roman"/>
          <w:szCs w:val="24"/>
          <w:lang w:val="es-MX"/>
        </w:rPr>
        <w:t xml:space="preserve">la figura 2, entre los elementos que contiene este </w:t>
      </w:r>
      <w:r w:rsidRPr="00F07C2A">
        <w:rPr>
          <w:rFonts w:cs="Times New Roman"/>
          <w:i/>
          <w:szCs w:val="24"/>
          <w:lang w:val="es-MX"/>
        </w:rPr>
        <w:t>triple store,</w:t>
      </w:r>
      <w:r w:rsidRPr="00F07C2A">
        <w:rPr>
          <w:rFonts w:cs="Times New Roman"/>
          <w:szCs w:val="24"/>
          <w:lang w:val="es-MX"/>
        </w:rPr>
        <w:t xml:space="preserve"> no se encuentra un módulo de consultas federadas de datos geoespaciales.</w:t>
      </w:r>
    </w:p>
    <w:p w14:paraId="3C786DDE" w14:textId="77777777" w:rsidR="002F0277" w:rsidRPr="00F07C2A" w:rsidRDefault="002F0277" w:rsidP="002F0277">
      <w:pPr>
        <w:keepNext/>
        <w:ind w:left="708" w:hanging="708"/>
        <w:jc w:val="center"/>
        <w:rPr>
          <w:lang w:val="es-MX"/>
        </w:rPr>
      </w:pPr>
      <w:r w:rsidRPr="00F07C2A">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E27D35" w:rsidRPr="00277B5F" w:rsidRDefault="00E27D3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E27D35" w:rsidRPr="00277B5F" w:rsidRDefault="00E27D3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F07C2A">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2</w:t>
      </w:r>
      <w:r w:rsidRPr="00F07C2A">
        <w:fldChar w:fldCharType="end"/>
      </w:r>
      <w:r w:rsidRPr="00F07C2A">
        <w:t xml:space="preserve"> Elementos que contiene Apache </w:t>
      </w:r>
      <w:proofErr w:type="spellStart"/>
      <w:r w:rsidRPr="00F07C2A">
        <w:t>Marmotta</w:t>
      </w:r>
      <w:proofErr w:type="spellEnd"/>
      <w:r w:rsidRPr="00F07C2A">
        <w:t xml:space="preserve"> a considerar en el proyecto</w:t>
      </w:r>
    </w:p>
    <w:p w14:paraId="0B1B73E9" w14:textId="77777777" w:rsidR="002F0277" w:rsidRPr="00F07C2A" w:rsidRDefault="002F0277" w:rsidP="002F0277">
      <w:pPr>
        <w:rPr>
          <w:rFonts w:cs="Times New Roman"/>
          <w:szCs w:val="24"/>
          <w:lang w:val="es-MX"/>
        </w:rPr>
      </w:pPr>
      <w:r w:rsidRPr="00F07C2A">
        <w:rPr>
          <w:rFonts w:cs="Times New Roman"/>
          <w:szCs w:val="24"/>
          <w:lang w:val="es-MX"/>
        </w:rPr>
        <w:t xml:space="preserve">La plataforma funciona con los estándares SPARQL y </w:t>
      </w:r>
      <w:proofErr w:type="spellStart"/>
      <w:r w:rsidRPr="00F07C2A">
        <w:rPr>
          <w:rFonts w:cs="Times New Roman"/>
          <w:szCs w:val="24"/>
          <w:lang w:val="es-MX"/>
        </w:rPr>
        <w:t>GeoSPARQL</w:t>
      </w:r>
      <w:proofErr w:type="spellEnd"/>
      <w:r w:rsidRPr="00F07C2A">
        <w:rPr>
          <w:rFonts w:cs="Times New Roman"/>
          <w:szCs w:val="24"/>
          <w:lang w:val="es-MX"/>
        </w:rPr>
        <w:t xml:space="preserve"> para establecer la manipulación correcta de datos en la nube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F07C2A">
        <w:rPr>
          <w:rFonts w:cs="Times New Roman"/>
          <w:szCs w:val="24"/>
          <w:lang w:val="es-MX"/>
        </w:rPr>
        <w:t>Marmotta</w:t>
      </w:r>
      <w:proofErr w:type="spellEnd"/>
      <w:r w:rsidRPr="00F07C2A">
        <w:rPr>
          <w:rStyle w:val="Refdenotaalpie"/>
          <w:rFonts w:cs="Times New Roman"/>
          <w:szCs w:val="24"/>
          <w:lang w:val="es-MX"/>
        </w:rPr>
        <w:footnoteReference w:id="1"/>
      </w:r>
      <w:r w:rsidRPr="00F07C2A">
        <w:rPr>
          <w:rFonts w:cs="Times New Roman"/>
          <w:szCs w:val="24"/>
          <w:lang w:val="es-MX"/>
        </w:rPr>
        <w:t>. encerrado en un rectángulo rojo, indicando que la plataforma aún no es capaz de hacer consultas federadas.</w:t>
      </w:r>
    </w:p>
    <w:p w14:paraId="373A6E1D" w14:textId="77777777" w:rsidR="002F0277" w:rsidRPr="00F07C2A" w:rsidRDefault="002F0277" w:rsidP="002F0277">
      <w:pPr>
        <w:keepNext/>
        <w:jc w:val="center"/>
        <w:rPr>
          <w:lang w:val="es-MX"/>
        </w:rPr>
      </w:pPr>
      <w:r w:rsidRPr="00F07C2A">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3</w:t>
      </w:r>
      <w:r w:rsidRPr="00F07C2A">
        <w:fldChar w:fldCharType="end"/>
      </w:r>
      <w:r w:rsidRPr="00F07C2A">
        <w:t xml:space="preserve"> Apache </w:t>
      </w:r>
      <w:proofErr w:type="spellStart"/>
      <w:r w:rsidRPr="00F07C2A">
        <w:t>Marmotta</w:t>
      </w:r>
      <w:proofErr w:type="spellEnd"/>
      <w:r w:rsidRPr="00F07C2A">
        <w:t xml:space="preserve"> no soporta consultas federadas.</w:t>
      </w:r>
      <w:commentRangeEnd w:id="14"/>
      <w:r w:rsidRPr="00F07C2A">
        <w:rPr>
          <w:rStyle w:val="Refdecomentario"/>
          <w:b w:val="0"/>
          <w:bCs w:val="0"/>
          <w:color w:val="auto"/>
        </w:rPr>
        <w:commentReference w:id="14"/>
      </w:r>
    </w:p>
    <w:p w14:paraId="0D787819" w14:textId="24F031D7" w:rsidR="002F0277" w:rsidRPr="00F07C2A" w:rsidRDefault="002F0277" w:rsidP="002F0277">
      <w:pPr>
        <w:rPr>
          <w:rFonts w:cs="Times New Roman"/>
          <w:szCs w:val="24"/>
          <w:lang w:val="es-MX"/>
        </w:rPr>
      </w:pPr>
      <w:r w:rsidRPr="00F07C2A">
        <w:rPr>
          <w:rFonts w:cs="Times New Roman"/>
          <w:szCs w:val="24"/>
          <w:lang w:val="es-MX"/>
        </w:rPr>
        <w:t xml:space="preserve">Sin embargo, hay aspectos a cumplir para que este propósito sea realidad. El primer punto por tratar es que Apache </w:t>
      </w:r>
      <w:proofErr w:type="spellStart"/>
      <w:r w:rsidRPr="00F07C2A">
        <w:rPr>
          <w:rFonts w:cs="Times New Roman"/>
          <w:szCs w:val="24"/>
          <w:lang w:val="es-MX"/>
        </w:rPr>
        <w:t>Marmotta</w:t>
      </w:r>
      <w:proofErr w:type="spellEnd"/>
      <w:sdt>
        <w:sdtPr>
          <w:rPr>
            <w:rFonts w:cs="Times New Roman"/>
            <w:noProof/>
            <w:szCs w:val="24"/>
            <w:lang w:val="es-MX"/>
          </w:rPr>
          <w:id w:val="-741793844"/>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Apa19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[10]</w:t>
          </w:r>
          <w:r w:rsidRPr="00F07C2A">
            <w:rPr>
              <w:rFonts w:cs="Times New Roman"/>
              <w:noProof/>
              <w:szCs w:val="24"/>
              <w:lang w:val="es-MX"/>
            </w:rPr>
            <w:fldChar w:fldCharType="end"/>
          </w:r>
        </w:sdtContent>
      </w:sdt>
      <w:r w:rsidRPr="00F07C2A">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F07C2A">
        <w:rPr>
          <w:rFonts w:cs="Times New Roman"/>
          <w:szCs w:val="24"/>
          <w:lang w:val="es-MX"/>
        </w:rPr>
        <w:t>Marmotta</w:t>
      </w:r>
      <w:proofErr w:type="spellEnd"/>
      <w:r w:rsidRPr="00F07C2A">
        <w:rPr>
          <w:rFonts w:cs="Times New Roman"/>
          <w:szCs w:val="24"/>
          <w:lang w:val="es-MX"/>
        </w:rPr>
        <w:t xml:space="preserve"> funcione. </w:t>
      </w:r>
    </w:p>
    <w:p w14:paraId="61A40589" w14:textId="77777777" w:rsidR="002F0277" w:rsidRPr="00F07C2A" w:rsidRDefault="002F0277" w:rsidP="002F0277">
      <w:pPr>
        <w:rPr>
          <w:rFonts w:cs="Times New Roman"/>
          <w:szCs w:val="24"/>
          <w:lang w:val="es-MX"/>
        </w:rPr>
      </w:pPr>
      <w:r w:rsidRPr="00F07C2A">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F07C2A" w:rsidRDefault="002F0277" w:rsidP="002F0277">
      <w:pPr>
        <w:rPr>
          <w:rFonts w:cs="Times New Roman"/>
          <w:szCs w:val="24"/>
          <w:lang w:val="es-MX"/>
        </w:rPr>
      </w:pPr>
      <w:r w:rsidRPr="00F07C2A">
        <w:rPr>
          <w:rFonts w:cs="Times New Roman"/>
          <w:szCs w:val="24"/>
          <w:lang w:val="es-MX"/>
        </w:rPr>
        <w:lastRenderedPageBreak/>
        <w:t xml:space="preserve">Otros aspectos por considerar es la funcionalidad del módulo la cual consiste en permitir que las consultas federadas se desplieguen en la nube de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5"/>
      <w:r w:rsidRPr="00F07C2A">
        <w:rPr>
          <w:rFonts w:cs="Times New Roman"/>
          <w:szCs w:val="24"/>
          <w:lang w:val="es-MX"/>
        </w:rPr>
        <w:t xml:space="preserve">xisten diversas alternativas para lograr esta meta, un ejemplo es la herramienta </w:t>
      </w:r>
      <w:r w:rsidRPr="00F07C2A">
        <w:rPr>
          <w:rFonts w:cs="Times New Roman"/>
          <w:i/>
          <w:szCs w:val="24"/>
          <w:lang w:val="es-MX"/>
        </w:rPr>
        <w:t>Map4RDF</w:t>
      </w:r>
      <w:r w:rsidRPr="00F07C2A">
        <w:rPr>
          <w:rFonts w:cs="Times New Roman"/>
          <w:szCs w:val="24"/>
          <w:lang w:val="es-MX"/>
        </w:rPr>
        <w:t xml:space="preserve"> cuya función es visualizar y explorar </w:t>
      </w:r>
      <w:proofErr w:type="spellStart"/>
      <w:r w:rsidRPr="00F07C2A">
        <w:rPr>
          <w:rFonts w:cs="Times New Roman"/>
          <w:i/>
          <w:szCs w:val="24"/>
          <w:lang w:val="es-MX"/>
        </w:rPr>
        <w:t>datasets</w:t>
      </w:r>
      <w:proofErr w:type="spellEnd"/>
      <w:r w:rsidRPr="00F07C2A">
        <w:rPr>
          <w:rFonts w:cs="Times New Roman"/>
          <w:szCs w:val="24"/>
          <w:lang w:val="es-MX"/>
        </w:rPr>
        <w:t xml:space="preserve"> RDF cuya información sea geométrica</w:t>
      </w:r>
      <w:sdt>
        <w:sdtPr>
          <w:rPr>
            <w:rFonts w:cs="Times New Roman"/>
            <w:noProof/>
            <w:szCs w:val="24"/>
            <w:lang w:val="es-MX"/>
          </w:rPr>
          <w:id w:val="556754052"/>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Ont15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[11]</w:t>
          </w:r>
          <w:r w:rsidRPr="00F07C2A">
            <w:rPr>
              <w:rFonts w:cs="Times New Roman"/>
              <w:noProof/>
              <w:szCs w:val="24"/>
              <w:lang w:val="es-MX"/>
            </w:rPr>
            <w:fldChar w:fldCharType="end"/>
          </w:r>
        </w:sdtContent>
      </w:sdt>
      <w:r w:rsidRPr="00F07C2A">
        <w:rPr>
          <w:rFonts w:cs="Times New Roman"/>
          <w:szCs w:val="24"/>
          <w:lang w:val="es-MX"/>
        </w:rPr>
        <w:t>. Por tanto, cabe aclarar que se reutilizará una herramienta de este estilo solo para visualizar los datos recuperados por el módulo de consultas federadas geoespaciales.</w:t>
      </w:r>
      <w:commentRangeEnd w:id="15"/>
      <w:r w:rsidRPr="00F07C2A">
        <w:rPr>
          <w:rStyle w:val="Refdecomentario"/>
          <w:lang w:val="es-MX"/>
        </w:rPr>
        <w:commentReference w:id="15"/>
      </w:r>
    </w:p>
    <w:p w14:paraId="6AAFB379" w14:textId="77777777" w:rsidR="002F0277" w:rsidRPr="00F07C2A" w:rsidRDefault="002F0277" w:rsidP="002F0277">
      <w:pPr>
        <w:rPr>
          <w:rFonts w:cs="Times New Roman"/>
          <w:szCs w:val="24"/>
          <w:lang w:val="es-MX"/>
        </w:rPr>
      </w:pPr>
      <w:r w:rsidRPr="00F07C2A">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77777777" w:rsidR="002F0277" w:rsidRPr="00F07C2A" w:rsidRDefault="002F0277" w:rsidP="002F0277">
      <w:pPr>
        <w:pStyle w:val="Ttulo1"/>
        <w:spacing w:before="360" w:after="240" w:line="276" w:lineRule="auto"/>
        <w:ind w:left="432" w:hanging="432"/>
        <w:jc w:val="both"/>
        <w:rPr>
          <w:lang w:val="es-MX"/>
        </w:rPr>
      </w:pPr>
      <w:bookmarkStart w:id="16" w:name="_Toc18501834"/>
      <w:bookmarkStart w:id="17" w:name="_Toc20738826"/>
      <w:bookmarkEnd w:id="11"/>
      <w:r w:rsidRPr="00F07C2A">
        <w:rPr>
          <w:lang w:val="es-MX"/>
        </w:rPr>
        <w:t>Propuesta de solución</w:t>
      </w:r>
      <w:bookmarkEnd w:id="16"/>
      <w:bookmarkEnd w:id="17"/>
    </w:p>
    <w:p w14:paraId="1CCDD877" w14:textId="14BDB1B1" w:rsidR="002F0277" w:rsidRPr="00F07C2A" w:rsidRDefault="002F0277" w:rsidP="002F0277">
      <w:pPr>
        <w:rPr>
          <w:rFonts w:cs="Times New Roman"/>
          <w:szCs w:val="24"/>
          <w:lang w:val="es-MX"/>
        </w:rPr>
      </w:pPr>
      <w:r w:rsidRPr="00F07C2A">
        <w:rPr>
          <w:lang w:val="es-MX"/>
        </w:rPr>
        <w:t xml:space="preserve">En la actualidad, existen diversos motores </w:t>
      </w:r>
      <w:r w:rsidRPr="00F07C2A">
        <w:rPr>
          <w:i/>
          <w:lang w:val="es-MX"/>
        </w:rPr>
        <w:t>triple store,</w:t>
      </w:r>
      <w:r w:rsidRPr="00F07C2A">
        <w:rPr>
          <w:lang w:val="es-MX"/>
        </w:rPr>
        <w:t xml:space="preserve"> aunque gran parte de ellos</w:t>
      </w:r>
      <w:sdt>
        <w:sdtPr>
          <w:rPr>
            <w:lang w:val="es-MX"/>
          </w:rPr>
          <w:id w:val="-1927332537"/>
          <w:citation/>
        </w:sdtPr>
        <w:sdtContent>
          <w:r w:rsidRPr="00F07C2A">
            <w:rPr>
              <w:lang w:val="es-MX"/>
            </w:rPr>
            <w:fldChar w:fldCharType="begin"/>
          </w:r>
          <w:r w:rsidRPr="00F07C2A">
            <w:rPr>
              <w:noProof/>
              <w:lang w:val="es-MX"/>
            </w:rPr>
            <w:instrText xml:space="preserve"> CITATION W3C131 \l 2058 </w:instrText>
          </w:r>
          <w:r w:rsidRPr="00F07C2A">
            <w:rPr>
              <w:lang w:val="es-MX"/>
            </w:rPr>
            <w:fldChar w:fldCharType="separate"/>
          </w:r>
          <w:r w:rsidR="00595C94">
            <w:rPr>
              <w:noProof/>
              <w:lang w:val="es-MX"/>
            </w:rPr>
            <w:t xml:space="preserve"> </w:t>
          </w:r>
          <w:r w:rsidR="00595C94" w:rsidRPr="00595C94">
            <w:rPr>
              <w:noProof/>
              <w:lang w:val="es-MX"/>
            </w:rPr>
            <w:t>[12]</w:t>
          </w:r>
          <w:r w:rsidRPr="00F07C2A">
            <w:rPr>
              <w:lang w:val="es-MX"/>
            </w:rPr>
            <w:fldChar w:fldCharType="end"/>
          </w:r>
        </w:sdtContent>
      </w:sdt>
      <w:r w:rsidRPr="00F07C2A">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F07C2A">
        <w:rPr>
          <w:i/>
          <w:lang w:val="es-MX"/>
        </w:rPr>
        <w:t>Linked</w:t>
      </w:r>
      <w:proofErr w:type="spellEnd"/>
      <w:r w:rsidRPr="00F07C2A">
        <w:rPr>
          <w:i/>
          <w:lang w:val="es-MX"/>
        </w:rPr>
        <w:t xml:space="preserve"> Data </w:t>
      </w:r>
      <w:r w:rsidRPr="00F07C2A">
        <w:rPr>
          <w:lang w:val="es-MX"/>
        </w:rPr>
        <w:t xml:space="preserve">para el </w:t>
      </w:r>
      <w:r w:rsidRPr="00F07C2A">
        <w:rPr>
          <w:i/>
          <w:lang w:val="es-MX"/>
        </w:rPr>
        <w:t xml:space="preserve">triple store </w:t>
      </w:r>
      <w:r w:rsidRPr="00F07C2A">
        <w:rPr>
          <w:lang w:val="es-MX"/>
        </w:rPr>
        <w:t xml:space="preserve">Apache </w:t>
      </w:r>
      <w:proofErr w:type="spellStart"/>
      <w:r w:rsidRPr="00F07C2A">
        <w:rPr>
          <w:lang w:val="es-MX"/>
        </w:rPr>
        <w:t>Marmotta</w:t>
      </w:r>
      <w:proofErr w:type="spellEnd"/>
      <w:r w:rsidRPr="00F07C2A">
        <w:rPr>
          <w:lang w:val="es-MX"/>
        </w:rPr>
        <w:t xml:space="preserve">. De esta manera, se pretende aprovechar los beneficios que dicha plataforma ofrece para avanzar en el estado del arte y </w:t>
      </w:r>
      <w:r w:rsidRPr="00F07C2A">
        <w:rPr>
          <w:rFonts w:cs="Times New Roman"/>
          <w:szCs w:val="24"/>
          <w:lang w:val="es-MX"/>
        </w:rPr>
        <w:t xml:space="preserve">contribuir con el desarrollo y progreso de la Web Semántica geoespacial. </w:t>
      </w:r>
    </w:p>
    <w:p w14:paraId="1FF61098" w14:textId="77777777" w:rsidR="002F0277" w:rsidRPr="00F07C2A" w:rsidRDefault="002F0277" w:rsidP="002F0277">
      <w:pPr>
        <w:rPr>
          <w:rFonts w:cs="Times New Roman"/>
          <w:szCs w:val="24"/>
          <w:lang w:val="es-MX"/>
        </w:rPr>
      </w:pPr>
      <w:r w:rsidRPr="00F07C2A">
        <w:rPr>
          <w:rFonts w:cs="Times New Roman"/>
          <w:szCs w:val="24"/>
          <w:lang w:val="es-MX"/>
        </w:rPr>
        <w:t xml:space="preserve">En la figura 4 se muestra en línea negra una consulta simple a un solo </w:t>
      </w:r>
      <w:r w:rsidRPr="00F07C2A">
        <w:rPr>
          <w:rFonts w:cs="Times New Roman"/>
          <w:i/>
          <w:szCs w:val="24"/>
          <w:lang w:val="es-MX"/>
        </w:rPr>
        <w:t>triple store</w:t>
      </w:r>
      <w:r w:rsidRPr="00F07C2A">
        <w:rPr>
          <w:rFonts w:cs="Times New Roman"/>
          <w:szCs w:val="24"/>
          <w:lang w:val="es-MX"/>
        </w:rPr>
        <w:t xml:space="preserve">, mientras que, en la línea roja punteada, funcionalidad que proporcionará este proyecto, representa la capacidad de consultar diversos </w:t>
      </w:r>
      <w:r w:rsidRPr="00F07C2A">
        <w:rPr>
          <w:rFonts w:cs="Times New Roman"/>
          <w:i/>
          <w:szCs w:val="24"/>
          <w:lang w:val="es-MX"/>
        </w:rPr>
        <w:t>triple store</w:t>
      </w:r>
      <w:r w:rsidRPr="00F07C2A">
        <w:rPr>
          <w:rFonts w:cs="Times New Roman"/>
          <w:szCs w:val="24"/>
          <w:lang w:val="es-MX"/>
        </w:rPr>
        <w:t xml:space="preserve"> a la vez.</w:t>
      </w:r>
    </w:p>
    <w:p w14:paraId="3DE75602" w14:textId="77777777" w:rsidR="002F0277" w:rsidRPr="00F07C2A" w:rsidRDefault="002F0277" w:rsidP="002F0277">
      <w:pPr>
        <w:keepNext/>
        <w:jc w:val="center"/>
        <w:rPr>
          <w:lang w:val="es-MX"/>
        </w:rPr>
      </w:pPr>
      <w:r w:rsidRPr="00F07C2A">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4</w:t>
      </w:r>
      <w:r w:rsidRPr="00F07C2A">
        <w:fldChar w:fldCharType="end"/>
      </w:r>
      <w:r w:rsidRPr="00F07C2A">
        <w:t xml:space="preserve"> Diagrama de Apache </w:t>
      </w:r>
      <w:proofErr w:type="spellStart"/>
      <w:r w:rsidRPr="00F07C2A">
        <w:t>Marmotta</w:t>
      </w:r>
      <w:proofErr w:type="spellEnd"/>
      <w:r w:rsidRPr="00F07C2A">
        <w:t xml:space="preserve"> haciendo una consulta individual (línea negra) y consultas federadas (líneas punteadas rojas)</w:t>
      </w:r>
    </w:p>
    <w:p w14:paraId="72EA121E" w14:textId="77777777" w:rsidR="002F0277" w:rsidRPr="00F07C2A" w:rsidRDefault="002F0277" w:rsidP="003259A3">
      <w:pPr>
        <w:jc w:val="both"/>
        <w:rPr>
          <w:lang w:val="es-MX"/>
        </w:rPr>
      </w:pPr>
      <w:r w:rsidRPr="00F07C2A">
        <w:rPr>
          <w:lang w:val="es-MX"/>
        </w:rPr>
        <w:lastRenderedPageBreak/>
        <w:t xml:space="preserve">Descomponiendo la figura 4, en la figura 5 se muestra un diagrama a bloques que detalla el proceso de una consulta geoespacial simple, es decir, una consulta a un solo </w:t>
      </w:r>
      <w:r w:rsidRPr="00F07C2A">
        <w:rPr>
          <w:i/>
          <w:lang w:val="es-MX"/>
        </w:rPr>
        <w:t>triple store</w:t>
      </w:r>
      <w:r w:rsidRPr="00F07C2A">
        <w:rPr>
          <w:lang w:val="es-MX"/>
        </w:rPr>
        <w:t xml:space="preserve">. La consulta, en función de los operadores usados, retornará una geometría o un booleano. </w:t>
      </w:r>
    </w:p>
    <w:p w14:paraId="18C60FB2" w14:textId="77777777" w:rsidR="002F0277" w:rsidRPr="00F07C2A" w:rsidRDefault="002F0277" w:rsidP="002F0277">
      <w:pPr>
        <w:keepNext/>
        <w:jc w:val="center"/>
        <w:rPr>
          <w:lang w:val="es-MX"/>
        </w:rPr>
      </w:pPr>
      <w:r w:rsidRPr="00F07C2A">
        <w:rPr>
          <w:noProof/>
          <w:lang w:val="es-MX"/>
        </w:rPr>
        <w:drawing>
          <wp:inline distT="0" distB="0" distL="0" distR="0" wp14:anchorId="655F61A9" wp14:editId="17327494">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754120" cy="836840"/>
                    </a:xfrm>
                    <a:prstGeom prst="rect">
                      <a:avLst/>
                    </a:prstGeom>
                  </pic:spPr>
                </pic:pic>
              </a:graphicData>
            </a:graphic>
          </wp:inline>
        </w:drawing>
      </w:r>
    </w:p>
    <w:p w14:paraId="0154F0D1"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5</w:t>
      </w:r>
      <w:r w:rsidRPr="00F07C2A">
        <w:fldChar w:fldCharType="end"/>
      </w:r>
      <w:r w:rsidRPr="00F07C2A">
        <w:t xml:space="preserve"> Consulta geoespacial simple</w:t>
      </w:r>
    </w:p>
    <w:p w14:paraId="32A72A8A" w14:textId="77777777" w:rsidR="002F0277" w:rsidRPr="00F07C2A" w:rsidRDefault="002F0277" w:rsidP="003259A3">
      <w:pPr>
        <w:jc w:val="both"/>
        <w:rPr>
          <w:lang w:val="es-MX"/>
        </w:rPr>
      </w:pPr>
      <w:r w:rsidRPr="00F07C2A">
        <w:rPr>
          <w:lang w:val="es-MX"/>
        </w:rPr>
        <w:t xml:space="preserve">La intención del módulo a desarrollar es que la consulta en Apache </w:t>
      </w:r>
      <w:proofErr w:type="spellStart"/>
      <w:r w:rsidRPr="00F07C2A">
        <w:rPr>
          <w:lang w:val="es-MX"/>
        </w:rPr>
        <w:t>Marmotta</w:t>
      </w:r>
      <w:proofErr w:type="spellEnd"/>
      <w:r w:rsidRPr="00F07C2A">
        <w:rPr>
          <w:lang w:val="es-MX"/>
        </w:rPr>
        <w:t xml:space="preserve"> no se centre en un solo </w:t>
      </w:r>
      <w:r w:rsidRPr="00F07C2A">
        <w:rPr>
          <w:i/>
          <w:lang w:val="es-MX"/>
        </w:rPr>
        <w:t>triple store,</w:t>
      </w:r>
      <w:r w:rsidRPr="00F07C2A">
        <w:rPr>
          <w:lang w:val="es-MX"/>
        </w:rPr>
        <w:t xml:space="preserve"> sino que consulte a todas las </w:t>
      </w:r>
      <w:r w:rsidRPr="00F07C2A">
        <w:rPr>
          <w:i/>
          <w:lang w:val="es-MX"/>
        </w:rPr>
        <w:t>triple store</w:t>
      </w:r>
      <w:r w:rsidRPr="00F07C2A">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F07C2A">
        <w:rPr>
          <w:i/>
          <w:lang w:val="es-MX"/>
        </w:rPr>
        <w:t>triple store,</w:t>
      </w:r>
      <w:r w:rsidRPr="00F07C2A">
        <w:rPr>
          <w:lang w:val="es-MX"/>
        </w:rPr>
        <w:t xml:space="preserve"> sino que la consulta será respondida con información de diferentes fuentes. La figura 6 muestra un diagrama a bloques de lo explicado.</w:t>
      </w:r>
    </w:p>
    <w:p w14:paraId="5217B4D8" w14:textId="77777777" w:rsidR="002F0277" w:rsidRPr="00F07C2A" w:rsidRDefault="002F0277" w:rsidP="002F0277">
      <w:pPr>
        <w:keepNext/>
        <w:jc w:val="center"/>
        <w:rPr>
          <w:lang w:val="es-MX"/>
        </w:rPr>
      </w:pPr>
      <w:r w:rsidRPr="00F07C2A">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6</w:t>
      </w:r>
      <w:r w:rsidRPr="00F07C2A">
        <w:fldChar w:fldCharType="end"/>
      </w:r>
      <w:r w:rsidRPr="00F07C2A">
        <w:t xml:space="preserve"> Diagrama a bloques de una consulta geoespacial federada</w:t>
      </w:r>
    </w:p>
    <w:p w14:paraId="708E8D52" w14:textId="4E2E172A" w:rsidR="002F0277" w:rsidRPr="00F07C2A" w:rsidRDefault="002F0277" w:rsidP="003259A3">
      <w:pPr>
        <w:jc w:val="both"/>
        <w:rPr>
          <w:lang w:val="es-MX"/>
        </w:rPr>
      </w:pPr>
      <w:r w:rsidRPr="00F07C2A">
        <w:rPr>
          <w:lang w:val="es-MX"/>
        </w:rPr>
        <w:t xml:space="preserve">El desarrollo e implementación del módulo de consultas federadas geoespaciales serán basados en los estándares SPARQL y </w:t>
      </w:r>
      <w:proofErr w:type="spellStart"/>
      <w:r w:rsidRPr="00F07C2A">
        <w:rPr>
          <w:lang w:val="es-MX"/>
        </w:rPr>
        <w:t>GeoSPARQL</w:t>
      </w:r>
      <w:proofErr w:type="spellEnd"/>
      <w:r w:rsidRPr="00F07C2A">
        <w:rPr>
          <w:lang w:val="es-MX"/>
        </w:rPr>
        <w:t xml:space="preserve">, es decir, su funcionamiento, desarrollo y resultados deberán cumplir con las características estipuladas en los documentos </w:t>
      </w:r>
      <w:r w:rsidRPr="00F07C2A">
        <w:rPr>
          <w:i/>
          <w:lang w:val="es-MX"/>
        </w:rPr>
        <w:t xml:space="preserve">SPARQL 1.1 </w:t>
      </w:r>
      <w:proofErr w:type="spellStart"/>
      <w:r w:rsidRPr="00F07C2A">
        <w:rPr>
          <w:i/>
          <w:lang w:val="es-MX"/>
        </w:rPr>
        <w:t>Federated</w:t>
      </w:r>
      <w:proofErr w:type="spellEnd"/>
      <w:r w:rsidRPr="00F07C2A">
        <w:rPr>
          <w:i/>
          <w:lang w:val="es-MX"/>
        </w:rPr>
        <w:t xml:space="preserve"> </w:t>
      </w:r>
      <w:proofErr w:type="spellStart"/>
      <w:r w:rsidRPr="00F07C2A">
        <w:rPr>
          <w:i/>
          <w:lang w:val="es-MX"/>
        </w:rPr>
        <w:t>Query</w:t>
      </w:r>
      <w:proofErr w:type="spellEnd"/>
      <w:sdt>
        <w:sdtPr>
          <w:rPr>
            <w:noProof/>
            <w:lang w:val="es-MX"/>
          </w:rPr>
          <w:id w:val="892165114"/>
          <w:citation/>
        </w:sdtPr>
        <w:sdtContent>
          <w:r w:rsidRPr="00F07C2A">
            <w:rPr>
              <w:noProof/>
              <w:lang w:val="es-MX"/>
            </w:rPr>
            <w:fldChar w:fldCharType="begin"/>
          </w:r>
          <w:r w:rsidRPr="00F07C2A">
            <w:rPr>
              <w:noProof/>
              <w:lang w:val="es-MX"/>
            </w:rPr>
            <w:instrText xml:space="preserve"> CITATION W3C13 \l 2058 </w:instrText>
          </w:r>
          <w:r w:rsidRPr="00F07C2A">
            <w:rPr>
              <w:noProof/>
              <w:lang w:val="es-MX"/>
            </w:rPr>
            <w:fldChar w:fldCharType="separate"/>
          </w:r>
          <w:r w:rsidR="00595C94">
            <w:rPr>
              <w:noProof/>
              <w:lang w:val="es-MX"/>
            </w:rPr>
            <w:t xml:space="preserve"> </w:t>
          </w:r>
          <w:r w:rsidR="00595C94" w:rsidRPr="00595C94">
            <w:rPr>
              <w:noProof/>
              <w:lang w:val="es-MX"/>
            </w:rPr>
            <w:t>[3]</w:t>
          </w:r>
          <w:r w:rsidRPr="00F07C2A">
            <w:rPr>
              <w:noProof/>
              <w:lang w:val="es-MX"/>
            </w:rPr>
            <w:fldChar w:fldCharType="end"/>
          </w:r>
        </w:sdtContent>
      </w:sdt>
      <w:r w:rsidRPr="00F07C2A">
        <w:rPr>
          <w:lang w:val="es-MX"/>
        </w:rPr>
        <w:t xml:space="preserve"> y </w:t>
      </w:r>
      <w:r w:rsidRPr="00F07C2A">
        <w:rPr>
          <w:i/>
          <w:lang w:val="es-MX"/>
        </w:rPr>
        <w:t xml:space="preserve">A </w:t>
      </w:r>
      <w:proofErr w:type="spellStart"/>
      <w:r w:rsidRPr="00F07C2A">
        <w:rPr>
          <w:i/>
          <w:lang w:val="es-MX"/>
        </w:rPr>
        <w:t>Geographic</w:t>
      </w:r>
      <w:proofErr w:type="spellEnd"/>
      <w:r w:rsidRPr="00F07C2A">
        <w:rPr>
          <w:i/>
          <w:lang w:val="es-MX"/>
        </w:rPr>
        <w:t xml:space="preserve"> </w:t>
      </w:r>
      <w:proofErr w:type="spellStart"/>
      <w:r w:rsidRPr="00F07C2A">
        <w:rPr>
          <w:i/>
          <w:lang w:val="es-MX"/>
        </w:rPr>
        <w:t>Query</w:t>
      </w:r>
      <w:proofErr w:type="spellEnd"/>
      <w:r w:rsidRPr="00F07C2A">
        <w:rPr>
          <w:i/>
          <w:lang w:val="es-MX"/>
        </w:rPr>
        <w:t xml:space="preserve"> </w:t>
      </w:r>
      <w:proofErr w:type="spellStart"/>
      <w:r w:rsidRPr="00F07C2A">
        <w:rPr>
          <w:i/>
          <w:lang w:val="es-MX"/>
        </w:rPr>
        <w:t>Language</w:t>
      </w:r>
      <w:proofErr w:type="spellEnd"/>
      <w:r w:rsidRPr="00F07C2A">
        <w:rPr>
          <w:i/>
          <w:lang w:val="es-MX"/>
        </w:rPr>
        <w:t xml:space="preserve"> </w:t>
      </w:r>
      <w:proofErr w:type="spellStart"/>
      <w:r w:rsidRPr="00F07C2A">
        <w:rPr>
          <w:i/>
          <w:lang w:val="es-MX"/>
        </w:rPr>
        <w:t>for</w:t>
      </w:r>
      <w:proofErr w:type="spellEnd"/>
      <w:r w:rsidRPr="00F07C2A">
        <w:rPr>
          <w:i/>
          <w:lang w:val="es-MX"/>
        </w:rPr>
        <w:t xml:space="preserve"> RDF Data</w:t>
      </w:r>
      <w:sdt>
        <w:sdtPr>
          <w:rPr>
            <w:i/>
            <w:lang w:val="es-MX"/>
          </w:rPr>
          <w:id w:val="-492485105"/>
          <w:citation/>
        </w:sdtPr>
        <w:sdtContent>
          <w:r w:rsidR="00BC76E0">
            <w:rPr>
              <w:i/>
              <w:lang w:val="es-MX"/>
            </w:rPr>
            <w:fldChar w:fldCharType="begin"/>
          </w:r>
          <w:r w:rsidR="00BC76E0">
            <w:rPr>
              <w:i/>
              <w:lang w:val="es-MX"/>
            </w:rPr>
            <w:instrText xml:space="preserve"> CITATION Ope01 \l 2058 </w:instrText>
          </w:r>
          <w:r w:rsidR="00BC76E0">
            <w:rPr>
              <w:i/>
              <w:lang w:val="es-MX"/>
            </w:rPr>
            <w:fldChar w:fldCharType="separate"/>
          </w:r>
          <w:r w:rsidR="00595C94">
            <w:rPr>
              <w:i/>
              <w:noProof/>
              <w:lang w:val="es-MX"/>
            </w:rPr>
            <w:t xml:space="preserve"> </w:t>
          </w:r>
          <w:r w:rsidR="00595C94" w:rsidRPr="00595C94">
            <w:rPr>
              <w:noProof/>
              <w:lang w:val="es-MX"/>
            </w:rPr>
            <w:t>[13]</w:t>
          </w:r>
          <w:r w:rsidR="00BC76E0">
            <w:rPr>
              <w:i/>
              <w:lang w:val="es-MX"/>
            </w:rPr>
            <w:fldChar w:fldCharType="end"/>
          </w:r>
        </w:sdtContent>
      </w:sdt>
      <w:r w:rsidRPr="00F07C2A">
        <w:rPr>
          <w:lang w:val="es-MX"/>
        </w:rPr>
        <w:t>.</w:t>
      </w:r>
    </w:p>
    <w:p w14:paraId="27D06AB7" w14:textId="77777777" w:rsidR="002F0277" w:rsidRPr="00F07C2A" w:rsidRDefault="002F0277" w:rsidP="003259A3">
      <w:pPr>
        <w:jc w:val="both"/>
        <w:rPr>
          <w:lang w:val="es-MX"/>
        </w:rPr>
      </w:pPr>
      <w:r w:rsidRPr="00F07C2A">
        <w:rPr>
          <w:lang w:val="es-MX"/>
        </w:rPr>
        <w:t xml:space="preserve">Apache </w:t>
      </w:r>
      <w:proofErr w:type="spellStart"/>
      <w:r w:rsidRPr="00F07C2A">
        <w:rPr>
          <w:lang w:val="es-MX"/>
        </w:rPr>
        <w:t>Marmotta</w:t>
      </w:r>
      <w:proofErr w:type="spellEnd"/>
      <w:r w:rsidRPr="00F07C2A">
        <w:rPr>
          <w:lang w:val="es-MX"/>
        </w:rPr>
        <w:t xml:space="preserve"> está basado en el lenguaje de consultas de la Web Semántica SPARQL y es capaz de hacer consultas geográficas SPARQL cuya tecnología es mejor conocida como </w:t>
      </w:r>
      <w:proofErr w:type="spellStart"/>
      <w:r w:rsidRPr="00F07C2A">
        <w:rPr>
          <w:lang w:val="es-MX"/>
        </w:rPr>
        <w:t>GeoSPARQL</w:t>
      </w:r>
      <w:proofErr w:type="spellEnd"/>
      <w:r w:rsidRPr="00F07C2A">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proofErr w:type="spellStart"/>
      <w:r w:rsidRPr="00F07C2A">
        <w:rPr>
          <w:lang w:val="es-MX"/>
        </w:rPr>
        <w:t>GeoSPARQL</w:t>
      </w:r>
      <w:proofErr w:type="spellEnd"/>
      <w:r w:rsidRPr="00F07C2A">
        <w:rPr>
          <w:lang w:val="es-MX"/>
        </w:rPr>
        <w:t xml:space="preserve">. La figura 7 muestra una representación de los módulos de Apache </w:t>
      </w:r>
      <w:proofErr w:type="spellStart"/>
      <w:r w:rsidRPr="00F07C2A">
        <w:rPr>
          <w:lang w:val="es-MX"/>
        </w:rPr>
        <w:t>Marmotta</w:t>
      </w:r>
      <w:proofErr w:type="spellEnd"/>
      <w:r w:rsidRPr="00F07C2A">
        <w:rPr>
          <w:lang w:val="es-MX"/>
        </w:rPr>
        <w:t xml:space="preserve">. En verde se encuentra el lenguaje y protocolo SPARQL mientras que en amarillo la extensión </w:t>
      </w:r>
      <w:proofErr w:type="spellStart"/>
      <w:r w:rsidRPr="00F07C2A">
        <w:rPr>
          <w:lang w:val="es-MX"/>
        </w:rPr>
        <w:t>GeoSPARQL</w:t>
      </w:r>
      <w:proofErr w:type="spellEnd"/>
      <w:r w:rsidRPr="00F07C2A">
        <w:rPr>
          <w:lang w:val="es-MX"/>
        </w:rPr>
        <w:t>; en rojo se muestra el módulo de consultas federadas a implementar.</w:t>
      </w:r>
    </w:p>
    <w:p w14:paraId="019AC5ED" w14:textId="77777777" w:rsidR="002F0277" w:rsidRPr="00F07C2A" w:rsidRDefault="002F0277" w:rsidP="002F0277">
      <w:pPr>
        <w:jc w:val="center"/>
        <w:rPr>
          <w:lang w:val="es-MX"/>
        </w:rPr>
      </w:pPr>
      <w:r w:rsidRPr="00F07C2A">
        <w:rPr>
          <w:noProof/>
          <w:lang w:val="es-MX"/>
        </w:rPr>
        <w:lastRenderedPageBreak/>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7</w:t>
      </w:r>
      <w:r w:rsidRPr="00F07C2A">
        <w:fldChar w:fldCharType="end"/>
      </w:r>
      <w:r w:rsidRPr="00F07C2A">
        <w:t xml:space="preserve"> Diagrama a bloques de la implementación del módulo de consultas federadas</w:t>
      </w:r>
    </w:p>
    <w:p w14:paraId="24A122C2" w14:textId="77777777" w:rsidR="002F0277" w:rsidRPr="00F07C2A" w:rsidRDefault="002F0277" w:rsidP="002F0277">
      <w:pPr>
        <w:rPr>
          <w:lang w:val="es-MX"/>
        </w:rPr>
      </w:pPr>
      <w:r w:rsidRPr="00F07C2A">
        <w:rPr>
          <w:lang w:val="es-MX"/>
        </w:rPr>
        <w:t xml:space="preserve">Para caracterizar el módulo desarrollado, se propone llevar a cabo un conjunto de pruebas descritas en el escenario de pruebas. Esto a su vez permitirá hacer un </w:t>
      </w:r>
      <w:r w:rsidRPr="00F07C2A">
        <w:rPr>
          <w:i/>
          <w:lang w:val="es-MX"/>
        </w:rPr>
        <w:t>benchmarking</w:t>
      </w:r>
      <w:r w:rsidRPr="00F07C2A">
        <w:rPr>
          <w:lang w:val="es-MX"/>
        </w:rPr>
        <w:t xml:space="preserve"> contra otras plataformas similares para determinar sus fortalezas y debilidades respecto dichas plataformas.</w:t>
      </w:r>
    </w:p>
    <w:p w14:paraId="54BF3A37" w14:textId="77777777" w:rsidR="002F0277" w:rsidRPr="00F07C2A" w:rsidRDefault="002F0277" w:rsidP="002F0277">
      <w:pPr>
        <w:rPr>
          <w:lang w:val="es-MX"/>
        </w:rPr>
      </w:pPr>
      <w:commentRangeStart w:id="18"/>
      <w:r w:rsidRPr="00F07C2A">
        <w:rPr>
          <w:lang w:val="es-MX"/>
        </w:rPr>
        <w:t xml:space="preserve">Los parámetros para tomar en cuenta en la caracterización estarán completamente determinados después de haber concluido el </w:t>
      </w:r>
      <w:r w:rsidRPr="00F07C2A">
        <w:rPr>
          <w:i/>
          <w:lang w:val="es-MX"/>
        </w:rPr>
        <w:t>benchmarking,</w:t>
      </w:r>
      <w:r w:rsidRPr="00F07C2A">
        <w:rPr>
          <w:lang w:val="es-MX"/>
        </w:rPr>
        <w:t xml:space="preserve"> pero entre estos podrían estar los siguientes:</w:t>
      </w:r>
    </w:p>
    <w:p w14:paraId="472927FC" w14:textId="77777777" w:rsidR="002F0277" w:rsidRPr="00F07C2A" w:rsidRDefault="002F0277" w:rsidP="002F0277">
      <w:pPr>
        <w:pStyle w:val="Prrafodelista"/>
        <w:numPr>
          <w:ilvl w:val="0"/>
          <w:numId w:val="4"/>
        </w:numPr>
      </w:pPr>
      <w:r w:rsidRPr="00F07C2A">
        <w:t>Tiempo de carga.</w:t>
      </w:r>
    </w:p>
    <w:p w14:paraId="10EFC22C" w14:textId="77777777" w:rsidR="002F0277" w:rsidRPr="00F07C2A" w:rsidRDefault="002F0277" w:rsidP="002F0277">
      <w:pPr>
        <w:pStyle w:val="Prrafodelista"/>
        <w:numPr>
          <w:ilvl w:val="0"/>
          <w:numId w:val="4"/>
        </w:numPr>
      </w:pPr>
      <w:r w:rsidRPr="00F07C2A">
        <w:t>Tiempo de consulta.</w:t>
      </w:r>
    </w:p>
    <w:p w14:paraId="58F8BA5F" w14:textId="77777777" w:rsidR="002F0277" w:rsidRPr="00F07C2A" w:rsidRDefault="002F0277" w:rsidP="002F0277">
      <w:pPr>
        <w:pStyle w:val="Prrafodelista"/>
        <w:numPr>
          <w:ilvl w:val="0"/>
          <w:numId w:val="4"/>
        </w:numPr>
      </w:pPr>
      <w:r w:rsidRPr="00F07C2A">
        <w:t>Consultas por segundo.</w:t>
      </w:r>
    </w:p>
    <w:p w14:paraId="5912A4AE" w14:textId="77777777" w:rsidR="002F0277" w:rsidRPr="00F07C2A" w:rsidRDefault="002F0277" w:rsidP="002F0277">
      <w:pPr>
        <w:pStyle w:val="Prrafodelista"/>
        <w:numPr>
          <w:ilvl w:val="0"/>
          <w:numId w:val="4"/>
        </w:numPr>
      </w:pPr>
      <w:r w:rsidRPr="00F07C2A">
        <w:t>Consultas mezcladas por segundo.</w:t>
      </w:r>
    </w:p>
    <w:p w14:paraId="3B447CB4" w14:textId="77777777" w:rsidR="002F0277" w:rsidRPr="00F07C2A" w:rsidRDefault="002F0277" w:rsidP="002F0277">
      <w:pPr>
        <w:pStyle w:val="Prrafodelista"/>
        <w:numPr>
          <w:ilvl w:val="0"/>
          <w:numId w:val="4"/>
        </w:numPr>
      </w:pPr>
      <w:r w:rsidRPr="00F07C2A">
        <w:t>Uso de operadores, modificadores y acceso a datos</w:t>
      </w:r>
    </w:p>
    <w:p w14:paraId="4D70E8E5" w14:textId="77777777" w:rsidR="002F0277" w:rsidRPr="00F07C2A" w:rsidRDefault="002F0277" w:rsidP="002F0277">
      <w:pPr>
        <w:rPr>
          <w:lang w:val="es-MX"/>
        </w:rPr>
      </w:pPr>
      <w:r w:rsidRPr="00F07C2A">
        <w:rPr>
          <w:lang w:val="es-MX"/>
        </w:rPr>
        <w:t xml:space="preserve">Estos parámetros están detallados en los siguientes 3 documentos: </w:t>
      </w:r>
    </w:p>
    <w:p w14:paraId="7FA37B6B" w14:textId="3668CE1B" w:rsidR="002F0277" w:rsidRPr="00F07C2A" w:rsidRDefault="002F0277" w:rsidP="002F0277">
      <w:pPr>
        <w:pStyle w:val="Prrafodelista"/>
        <w:numPr>
          <w:ilvl w:val="0"/>
          <w:numId w:val="4"/>
        </w:numPr>
        <w:rPr>
          <w:i/>
        </w:rPr>
      </w:pPr>
      <w:proofErr w:type="spellStart"/>
      <w:r w:rsidRPr="00F07C2A">
        <w:rPr>
          <w:i/>
        </w:rPr>
        <w:t>An</w:t>
      </w:r>
      <w:proofErr w:type="spellEnd"/>
      <w:r w:rsidRPr="00F07C2A">
        <w:rPr>
          <w:i/>
        </w:rPr>
        <w:t xml:space="preserve"> </w:t>
      </w:r>
      <w:proofErr w:type="spellStart"/>
      <w:r w:rsidRPr="00F07C2A">
        <w:rPr>
          <w:i/>
        </w:rPr>
        <w:t>Evaluation</w:t>
      </w:r>
      <w:proofErr w:type="spellEnd"/>
      <w:r w:rsidRPr="00F07C2A">
        <w:rPr>
          <w:i/>
        </w:rPr>
        <w:t xml:space="preserve"> </w:t>
      </w:r>
      <w:proofErr w:type="spellStart"/>
      <w:r w:rsidRPr="00F07C2A">
        <w:rPr>
          <w:i/>
        </w:rPr>
        <w:t>of</w:t>
      </w:r>
      <w:proofErr w:type="spellEnd"/>
      <w:r w:rsidRPr="00F07C2A">
        <w:rPr>
          <w:i/>
        </w:rPr>
        <w:t xml:space="preserve"> </w:t>
      </w:r>
      <w:proofErr w:type="spellStart"/>
      <w:r w:rsidRPr="00F07C2A">
        <w:rPr>
          <w:i/>
        </w:rPr>
        <w:t>Approaches</w:t>
      </w:r>
      <w:proofErr w:type="spellEnd"/>
      <w:r w:rsidRPr="00F07C2A">
        <w:rPr>
          <w:i/>
        </w:rPr>
        <w:t xml:space="preserve"> </w:t>
      </w:r>
      <w:proofErr w:type="spellStart"/>
      <w:r w:rsidRPr="00F07C2A">
        <w:rPr>
          <w:i/>
        </w:rPr>
        <w:t>to</w:t>
      </w:r>
      <w:proofErr w:type="spellEnd"/>
      <w:r w:rsidRPr="00F07C2A">
        <w:rPr>
          <w:i/>
        </w:rPr>
        <w:t xml:space="preserve"> </w:t>
      </w:r>
      <w:proofErr w:type="spellStart"/>
      <w:r w:rsidRPr="00F07C2A">
        <w:rPr>
          <w:i/>
        </w:rPr>
        <w:t>Federated</w:t>
      </w:r>
      <w:proofErr w:type="spellEnd"/>
      <w:r w:rsidRPr="00F07C2A">
        <w:rPr>
          <w:i/>
        </w:rPr>
        <w:t xml:space="preserve"> </w:t>
      </w:r>
      <w:proofErr w:type="spellStart"/>
      <w:r w:rsidRPr="00F07C2A">
        <w:rPr>
          <w:i/>
        </w:rPr>
        <w:t>Query</w:t>
      </w:r>
      <w:proofErr w:type="spellEnd"/>
      <w:r w:rsidRPr="00F07C2A">
        <w:t xml:space="preserve"> </w:t>
      </w:r>
      <w:r w:rsidRPr="00F07C2A">
        <w:rPr>
          <w:i/>
        </w:rPr>
        <w:t xml:space="preserve">Processing </w:t>
      </w:r>
      <w:proofErr w:type="spellStart"/>
      <w:r w:rsidRPr="00F07C2A">
        <w:rPr>
          <w:i/>
        </w:rPr>
        <w:t>over</w:t>
      </w:r>
      <w:proofErr w:type="spellEnd"/>
      <w:r w:rsidRPr="00F07C2A">
        <w:rPr>
          <w:i/>
        </w:rPr>
        <w:t xml:space="preserve"> </w:t>
      </w:r>
      <w:proofErr w:type="spellStart"/>
      <w:r w:rsidRPr="00F07C2A">
        <w:rPr>
          <w:i/>
        </w:rPr>
        <w:t>Linked</w:t>
      </w:r>
      <w:proofErr w:type="spellEnd"/>
      <w:r w:rsidRPr="00F07C2A">
        <w:rPr>
          <w:i/>
        </w:rPr>
        <w:t xml:space="preserve"> Data</w:t>
      </w:r>
      <w:sdt>
        <w:sdtPr>
          <w:rPr>
            <w:i/>
          </w:rPr>
          <w:id w:val="-1169010110"/>
          <w:citation/>
        </w:sdtPr>
        <w:sdtContent>
          <w:r w:rsidRPr="00F07C2A">
            <w:rPr>
              <w:i/>
            </w:rPr>
            <w:fldChar w:fldCharType="begin"/>
          </w:r>
          <w:r w:rsidRPr="00F07C2A">
            <w:rPr>
              <w:noProof/>
            </w:rPr>
            <w:instrText xml:space="preserve"> CITATION Haa10 \l 2058 </w:instrText>
          </w:r>
          <w:r w:rsidRPr="00F07C2A">
            <w:rPr>
              <w:i/>
            </w:rPr>
            <w:fldChar w:fldCharType="separate"/>
          </w:r>
          <w:r w:rsidR="00595C94">
            <w:rPr>
              <w:noProof/>
            </w:rPr>
            <w:t xml:space="preserve"> </w:t>
          </w:r>
          <w:r w:rsidR="00595C94" w:rsidRPr="00595C94">
            <w:rPr>
              <w:noProof/>
            </w:rPr>
            <w:t>[14]</w:t>
          </w:r>
          <w:r w:rsidRPr="00F07C2A">
            <w:rPr>
              <w:i/>
            </w:rPr>
            <w:fldChar w:fldCharType="end"/>
          </w:r>
        </w:sdtContent>
      </w:sdt>
    </w:p>
    <w:p w14:paraId="3DC2BD18" w14:textId="0375FF32" w:rsidR="002F0277" w:rsidRPr="00F07C2A" w:rsidRDefault="002F0277" w:rsidP="002F0277">
      <w:pPr>
        <w:pStyle w:val="Prrafodelista"/>
        <w:numPr>
          <w:ilvl w:val="0"/>
          <w:numId w:val="4"/>
        </w:numPr>
        <w:rPr>
          <w:i/>
        </w:rPr>
      </w:pPr>
      <w:r w:rsidRPr="00F07C2A">
        <w:rPr>
          <w:i/>
        </w:rPr>
        <w:t xml:space="preserve">SP2Bench: A SPARQL Performance </w:t>
      </w:r>
      <w:proofErr w:type="spellStart"/>
      <w:r w:rsidRPr="00F07C2A">
        <w:rPr>
          <w:i/>
        </w:rPr>
        <w:t>Benchmark</w:t>
      </w:r>
      <w:proofErr w:type="spellEnd"/>
      <w:sdt>
        <w:sdtPr>
          <w:rPr>
            <w:i/>
          </w:rPr>
          <w:id w:val="-1785177834"/>
          <w:citation/>
        </w:sdtPr>
        <w:sdtContent>
          <w:r w:rsidRPr="00F07C2A">
            <w:rPr>
              <w:i/>
            </w:rPr>
            <w:fldChar w:fldCharType="begin"/>
          </w:r>
          <w:r w:rsidRPr="00F07C2A">
            <w:rPr>
              <w:noProof/>
            </w:rPr>
            <w:instrText xml:space="preserve"> CITATION Sch09 \l 2058 </w:instrText>
          </w:r>
          <w:r w:rsidRPr="00F07C2A">
            <w:rPr>
              <w:i/>
            </w:rPr>
            <w:fldChar w:fldCharType="separate"/>
          </w:r>
          <w:r w:rsidR="00595C94">
            <w:rPr>
              <w:noProof/>
            </w:rPr>
            <w:t xml:space="preserve"> </w:t>
          </w:r>
          <w:r w:rsidR="00595C94" w:rsidRPr="00595C94">
            <w:rPr>
              <w:noProof/>
            </w:rPr>
            <w:t>[15]</w:t>
          </w:r>
          <w:r w:rsidRPr="00F07C2A">
            <w:rPr>
              <w:i/>
            </w:rPr>
            <w:fldChar w:fldCharType="end"/>
          </w:r>
        </w:sdtContent>
      </w:sdt>
    </w:p>
    <w:p w14:paraId="72DD1A0E" w14:textId="49B495CB" w:rsidR="002F0277" w:rsidRPr="00F07C2A" w:rsidRDefault="002F0277" w:rsidP="002F0277">
      <w:pPr>
        <w:pStyle w:val="Prrafodelista"/>
        <w:numPr>
          <w:ilvl w:val="0"/>
          <w:numId w:val="4"/>
        </w:numPr>
      </w:pPr>
      <w:r w:rsidRPr="00F07C2A">
        <w:rPr>
          <w:i/>
        </w:rPr>
        <w:t xml:space="preserve">The </w:t>
      </w:r>
      <w:proofErr w:type="spellStart"/>
      <w:r w:rsidRPr="00F07C2A">
        <w:rPr>
          <w:i/>
        </w:rPr>
        <w:t>Berlin</w:t>
      </w:r>
      <w:proofErr w:type="spellEnd"/>
      <w:r w:rsidRPr="00F07C2A">
        <w:rPr>
          <w:i/>
        </w:rPr>
        <w:t xml:space="preserve"> SPARQL </w:t>
      </w:r>
      <w:proofErr w:type="spellStart"/>
      <w:r w:rsidRPr="00F07C2A">
        <w:rPr>
          <w:i/>
        </w:rPr>
        <w:t>Benchmark</w:t>
      </w:r>
      <w:proofErr w:type="spellEnd"/>
      <w:sdt>
        <w:sdtPr>
          <w:rPr>
            <w:i/>
          </w:rPr>
          <w:id w:val="1583025510"/>
          <w:citation/>
        </w:sdtPr>
        <w:sdtContent>
          <w:r w:rsidRPr="00F07C2A">
            <w:rPr>
              <w:i/>
            </w:rPr>
            <w:fldChar w:fldCharType="begin"/>
          </w:r>
          <w:r w:rsidRPr="00F07C2A">
            <w:rPr>
              <w:i/>
            </w:rPr>
            <w:instrText xml:space="preserve"> CITATION Biz091 \l 2058 </w:instrText>
          </w:r>
          <w:r w:rsidRPr="00F07C2A">
            <w:rPr>
              <w:i/>
            </w:rPr>
            <w:fldChar w:fldCharType="separate"/>
          </w:r>
          <w:r w:rsidR="00595C94">
            <w:rPr>
              <w:i/>
              <w:noProof/>
            </w:rPr>
            <w:t xml:space="preserve"> </w:t>
          </w:r>
          <w:r w:rsidR="00595C94" w:rsidRPr="00595C94">
            <w:rPr>
              <w:noProof/>
            </w:rPr>
            <w:t>[16]</w:t>
          </w:r>
          <w:r w:rsidRPr="00F07C2A">
            <w:rPr>
              <w:i/>
            </w:rPr>
            <w:fldChar w:fldCharType="end"/>
          </w:r>
        </w:sdtContent>
      </w:sdt>
      <w:r w:rsidRPr="00F07C2A">
        <w:t xml:space="preserve"> </w:t>
      </w:r>
      <w:commentRangeEnd w:id="18"/>
      <w:r w:rsidRPr="00F07C2A">
        <w:rPr>
          <w:rStyle w:val="Refdecomentario"/>
        </w:rPr>
        <w:commentReference w:id="18"/>
      </w:r>
    </w:p>
    <w:p w14:paraId="273D9136" w14:textId="77777777" w:rsidR="002F0277" w:rsidRPr="00F07C2A" w:rsidRDefault="002F0277" w:rsidP="002F0277">
      <w:pPr>
        <w:rPr>
          <w:lang w:val="es-MX"/>
        </w:rPr>
      </w:pPr>
      <w:r w:rsidRPr="00F07C2A">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F07C2A" w:rsidRDefault="002F0277" w:rsidP="002F0277">
      <w:pPr>
        <w:rPr>
          <w:lang w:val="es-MX"/>
        </w:rPr>
      </w:pPr>
      <w:r w:rsidRPr="00F07C2A">
        <w:rPr>
          <w:lang w:val="es-MX"/>
        </w:rPr>
        <w:t xml:space="preserve">Además, el módulo se complementará con una herramienta para que los usuarios finales puedan visualizar los resultados de las consultas geoespaciales federadas. </w:t>
      </w:r>
      <w:commentRangeStart w:id="19"/>
      <w:r w:rsidRPr="00F07C2A">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F07C2A">
        <w:rPr>
          <w:i/>
          <w:lang w:val="es-MX"/>
        </w:rPr>
        <w:t>triple store</w:t>
      </w:r>
      <w:r w:rsidRPr="00F07C2A">
        <w:rPr>
          <w:lang w:val="es-MX"/>
        </w:rPr>
        <w:t>.</w:t>
      </w:r>
      <w:commentRangeEnd w:id="19"/>
      <w:r w:rsidRPr="00F07C2A">
        <w:rPr>
          <w:rStyle w:val="Refdecomentario"/>
          <w:lang w:val="es-MX"/>
        </w:rPr>
        <w:commentReference w:id="19"/>
      </w:r>
    </w:p>
    <w:p w14:paraId="7AF2F913"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8</w:t>
      </w:r>
      <w:r w:rsidRPr="00F07C2A">
        <w:fldChar w:fldCharType="end"/>
      </w:r>
      <w:r w:rsidRPr="00F07C2A">
        <w:t xml:space="preserve"> Propuesta de visualización</w:t>
      </w:r>
    </w:p>
    <w:p w14:paraId="7D1EA27B" w14:textId="77777777" w:rsidR="002F0277" w:rsidRPr="00F07C2A" w:rsidRDefault="002F0277" w:rsidP="002F0277">
      <w:pPr>
        <w:pStyle w:val="Ttulo2"/>
        <w:numPr>
          <w:ilvl w:val="1"/>
          <w:numId w:val="0"/>
        </w:numPr>
        <w:spacing w:before="200" w:line="276" w:lineRule="auto"/>
        <w:ind w:left="576" w:hanging="576"/>
        <w:jc w:val="both"/>
        <w:rPr>
          <w:lang w:val="es-MX"/>
        </w:rPr>
      </w:pPr>
      <w:bookmarkStart w:id="20" w:name="_Toc293663625"/>
      <w:bookmarkStart w:id="21" w:name="_Toc18501835"/>
      <w:bookmarkStart w:id="22" w:name="_Toc20738827"/>
      <w:r w:rsidRPr="00F07C2A">
        <w:rPr>
          <w:lang w:val="es-MX"/>
        </w:rPr>
        <w:t>Alcances (Resultados esperados)</w:t>
      </w:r>
      <w:bookmarkEnd w:id="20"/>
      <w:bookmarkEnd w:id="21"/>
      <w:bookmarkEnd w:id="22"/>
    </w:p>
    <w:p w14:paraId="1B4C4884" w14:textId="77777777" w:rsidR="002F0277" w:rsidRPr="00F07C2A" w:rsidRDefault="002F0277" w:rsidP="002F0277">
      <w:pPr>
        <w:rPr>
          <w:lang w:val="es-MX"/>
        </w:rPr>
      </w:pPr>
      <w:commentRangeStart w:id="23"/>
      <w:r w:rsidRPr="00F07C2A">
        <w:rPr>
          <w:lang w:val="es-MX"/>
        </w:rPr>
        <w:t xml:space="preserve">Al no existir un módulo de consultas federadas geoespaciales para Apache </w:t>
      </w:r>
      <w:proofErr w:type="spellStart"/>
      <w:r w:rsidRPr="00F07C2A">
        <w:rPr>
          <w:lang w:val="es-MX"/>
        </w:rPr>
        <w:t>Marmotta</w:t>
      </w:r>
      <w:proofErr w:type="spellEnd"/>
      <w:r w:rsidRPr="00F07C2A">
        <w:rPr>
          <w:lang w:val="es-MX"/>
        </w:rPr>
        <w:t>, ningunos de los alcances propuestos han sido elaborados hasta el momento, Así, los alcances fijados para este trabajo son:</w:t>
      </w:r>
      <w:commentRangeEnd w:id="23"/>
      <w:r w:rsidRPr="00F07C2A">
        <w:rPr>
          <w:rStyle w:val="Refdecomentario"/>
          <w:lang w:val="es-MX"/>
        </w:rPr>
        <w:commentReference w:id="23"/>
      </w:r>
    </w:p>
    <w:p w14:paraId="58869EEF" w14:textId="77777777" w:rsidR="002F0277" w:rsidRPr="00F07C2A" w:rsidRDefault="002F0277" w:rsidP="002F0277">
      <w:pPr>
        <w:pStyle w:val="Prrafodelista"/>
        <w:numPr>
          <w:ilvl w:val="0"/>
          <w:numId w:val="2"/>
        </w:numPr>
      </w:pPr>
      <w:r w:rsidRPr="00F07C2A">
        <w:t xml:space="preserve">El </w:t>
      </w:r>
      <w:r w:rsidRPr="00F07C2A">
        <w:rPr>
          <w:i/>
        </w:rPr>
        <w:t>triple store</w:t>
      </w:r>
      <w:r w:rsidRPr="00F07C2A">
        <w:t xml:space="preserve"> Apache </w:t>
      </w:r>
      <w:proofErr w:type="spellStart"/>
      <w:r w:rsidRPr="00F07C2A">
        <w:t>Marmotta</w:t>
      </w:r>
      <w:proofErr w:type="spellEnd"/>
      <w:r w:rsidRPr="00F07C2A">
        <w:t xml:space="preserve"> en conjunto con el módulo será capaz de hacer consultas federadas geoespaciales con base a los estándares SPARQL y </w:t>
      </w:r>
      <w:proofErr w:type="spellStart"/>
      <w:r w:rsidRPr="00F07C2A">
        <w:t>GeoSPARQL</w:t>
      </w:r>
      <w:proofErr w:type="spellEnd"/>
      <w:r w:rsidRPr="00F07C2A">
        <w:t>.</w:t>
      </w:r>
    </w:p>
    <w:p w14:paraId="3F8C0C65" w14:textId="04AF491D" w:rsidR="002F0277" w:rsidRPr="00F07C2A" w:rsidRDefault="002F0277" w:rsidP="002F0277">
      <w:pPr>
        <w:pStyle w:val="Prrafodelista"/>
        <w:numPr>
          <w:ilvl w:val="0"/>
          <w:numId w:val="2"/>
        </w:numPr>
      </w:pPr>
      <w:commentRangeStart w:id="24"/>
      <w:r w:rsidRPr="00F07C2A">
        <w:t xml:space="preserve">El </w:t>
      </w:r>
      <w:r w:rsidRPr="00F07C2A">
        <w:rPr>
          <w:i/>
        </w:rPr>
        <w:t>benchmarking</w:t>
      </w:r>
      <w:r w:rsidRPr="00F07C2A">
        <w:t xml:space="preserve"> estará inspirado en trabajos presentes en el estado del arte, tales como</w:t>
      </w:r>
      <w:sdt>
        <w:sdtPr>
          <w:rPr>
            <w:i/>
          </w:rPr>
          <w:id w:val="-1452087969"/>
          <w:citation/>
        </w:sdtPr>
        <w:sdtContent>
          <w:r w:rsidRPr="00F07C2A">
            <w:rPr>
              <w:i/>
            </w:rPr>
            <w:fldChar w:fldCharType="begin"/>
          </w:r>
          <w:r w:rsidRPr="00F07C2A">
            <w:rPr>
              <w:noProof/>
            </w:rPr>
            <w:instrText xml:space="preserve"> CITATION Haa10 \l 2058 </w:instrText>
          </w:r>
          <w:r w:rsidRPr="00F07C2A">
            <w:rPr>
              <w:i/>
            </w:rPr>
            <w:fldChar w:fldCharType="separate"/>
          </w:r>
          <w:r w:rsidR="00595C94">
            <w:rPr>
              <w:noProof/>
            </w:rPr>
            <w:t xml:space="preserve"> </w:t>
          </w:r>
          <w:r w:rsidR="00595C94" w:rsidRPr="00595C94">
            <w:rPr>
              <w:noProof/>
            </w:rPr>
            <w:t>[14]</w:t>
          </w:r>
          <w:r w:rsidRPr="00F07C2A">
            <w:rPr>
              <w:i/>
            </w:rPr>
            <w:fldChar w:fldCharType="end"/>
          </w:r>
        </w:sdtContent>
      </w:sdt>
      <w:r w:rsidRPr="00F07C2A">
        <w:rPr>
          <w:i/>
        </w:rPr>
        <w:t>,</w:t>
      </w:r>
      <w:sdt>
        <w:sdtPr>
          <w:rPr>
            <w:i/>
          </w:rPr>
          <w:id w:val="1314221619"/>
          <w:citation/>
        </w:sdtPr>
        <w:sdtContent>
          <w:r w:rsidRPr="00F07C2A">
            <w:rPr>
              <w:i/>
            </w:rPr>
            <w:fldChar w:fldCharType="begin"/>
          </w:r>
          <w:r w:rsidRPr="00F07C2A">
            <w:rPr>
              <w:noProof/>
            </w:rPr>
            <w:instrText xml:space="preserve"> CITATION Sch09 \l 2058 </w:instrText>
          </w:r>
          <w:r w:rsidRPr="00F07C2A">
            <w:rPr>
              <w:i/>
            </w:rPr>
            <w:fldChar w:fldCharType="separate"/>
          </w:r>
          <w:r w:rsidR="00595C94">
            <w:rPr>
              <w:noProof/>
            </w:rPr>
            <w:t xml:space="preserve"> </w:t>
          </w:r>
          <w:r w:rsidR="00595C94" w:rsidRPr="00595C94">
            <w:rPr>
              <w:noProof/>
            </w:rPr>
            <w:t>[15]</w:t>
          </w:r>
          <w:r w:rsidRPr="00F07C2A">
            <w:rPr>
              <w:i/>
            </w:rPr>
            <w:fldChar w:fldCharType="end"/>
          </w:r>
        </w:sdtContent>
      </w:sdt>
      <w:r w:rsidRPr="00F07C2A">
        <w:t xml:space="preserve"> y</w:t>
      </w:r>
      <w:sdt>
        <w:sdtPr>
          <w:rPr>
            <w:i/>
          </w:rPr>
          <w:id w:val="1246070380"/>
          <w:citation/>
        </w:sdtPr>
        <w:sdtContent>
          <w:r w:rsidRPr="00F07C2A">
            <w:rPr>
              <w:i/>
            </w:rPr>
            <w:fldChar w:fldCharType="begin"/>
          </w:r>
          <w:r w:rsidRPr="00F07C2A">
            <w:rPr>
              <w:i/>
            </w:rPr>
            <w:instrText xml:space="preserve"> CITATION Biz091 \l 2058 </w:instrText>
          </w:r>
          <w:r w:rsidRPr="00F07C2A">
            <w:rPr>
              <w:i/>
            </w:rPr>
            <w:fldChar w:fldCharType="separate"/>
          </w:r>
          <w:r w:rsidR="00595C94">
            <w:rPr>
              <w:i/>
              <w:noProof/>
            </w:rPr>
            <w:t xml:space="preserve"> </w:t>
          </w:r>
          <w:r w:rsidR="00595C94" w:rsidRPr="00595C94">
            <w:rPr>
              <w:noProof/>
            </w:rPr>
            <w:t>[16]</w:t>
          </w:r>
          <w:r w:rsidRPr="00F07C2A">
            <w:rPr>
              <w:i/>
            </w:rPr>
            <w:fldChar w:fldCharType="end"/>
          </w:r>
        </w:sdtContent>
      </w:sdt>
      <w:r w:rsidRPr="00F07C2A">
        <w:t>.</w:t>
      </w:r>
    </w:p>
    <w:p w14:paraId="7AC442CC" w14:textId="77777777" w:rsidR="002F0277" w:rsidRPr="00F07C2A" w:rsidRDefault="002F0277" w:rsidP="002F0277">
      <w:pPr>
        <w:pStyle w:val="Prrafodelista"/>
        <w:numPr>
          <w:ilvl w:val="0"/>
          <w:numId w:val="2"/>
        </w:numPr>
      </w:pPr>
      <w:r w:rsidRPr="00F07C2A">
        <w:t xml:space="preserve">La caracterización será delimitada con los resultados arrojados por el </w:t>
      </w:r>
      <w:r w:rsidRPr="00F07C2A">
        <w:rPr>
          <w:i/>
        </w:rPr>
        <w:t>benchmarking</w:t>
      </w:r>
      <w:r w:rsidRPr="00F07C2A">
        <w:t>.</w:t>
      </w:r>
      <w:commentRangeEnd w:id="24"/>
      <w:r w:rsidRPr="00F07C2A">
        <w:rPr>
          <w:rStyle w:val="Refdecomentario"/>
        </w:rPr>
        <w:commentReference w:id="24"/>
      </w:r>
    </w:p>
    <w:p w14:paraId="56439095" w14:textId="77777777" w:rsidR="002F0277" w:rsidRPr="00F07C2A" w:rsidRDefault="002F0277" w:rsidP="002F0277">
      <w:pPr>
        <w:pStyle w:val="Prrafodelista"/>
        <w:numPr>
          <w:ilvl w:val="0"/>
          <w:numId w:val="2"/>
        </w:numPr>
      </w:pPr>
      <w:r w:rsidRPr="00F07C2A">
        <w:t xml:space="preserve">La comprobación y explotación de datos geoespaciales devueltos por el módulo de consultas federadas en Apache </w:t>
      </w:r>
      <w:proofErr w:type="spellStart"/>
      <w:r w:rsidRPr="00F07C2A">
        <w:t>Marmotta</w:t>
      </w:r>
      <w:proofErr w:type="spellEnd"/>
      <w:r w:rsidRPr="00F07C2A">
        <w:t xml:space="preserve"> serán mediante una aplicación Web. </w:t>
      </w:r>
    </w:p>
    <w:p w14:paraId="790E835C" w14:textId="77777777" w:rsidR="002F0277" w:rsidRPr="00F07C2A" w:rsidRDefault="002F0277" w:rsidP="002F0277">
      <w:pPr>
        <w:pStyle w:val="Prrafodelista"/>
        <w:numPr>
          <w:ilvl w:val="0"/>
          <w:numId w:val="2"/>
        </w:numPr>
      </w:pPr>
      <w:r w:rsidRPr="00F07C2A">
        <w:t xml:space="preserve">Una vez que se tenga el módulo desarrollado, implementado y después de haberlo puesto a prueba con las pruebas descritas en el escenario de pruebas, se propondrá a la organización </w:t>
      </w:r>
      <w:r w:rsidRPr="00F07C2A">
        <w:rPr>
          <w:i/>
        </w:rPr>
        <w:t xml:space="preserve">Apache Software </w:t>
      </w:r>
      <w:proofErr w:type="spellStart"/>
      <w:r w:rsidRPr="00F07C2A">
        <w:rPr>
          <w:i/>
        </w:rPr>
        <w:t>Foundation</w:t>
      </w:r>
      <w:proofErr w:type="spellEnd"/>
      <w:r w:rsidRPr="00F07C2A">
        <w:t xml:space="preserve"> que el módulo sea incorporado en el sistema Apache </w:t>
      </w:r>
      <w:proofErr w:type="spellStart"/>
      <w:r w:rsidRPr="00F07C2A">
        <w:t>Marmotta</w:t>
      </w:r>
      <w:proofErr w:type="spellEnd"/>
      <w:r w:rsidRPr="00F07C2A">
        <w:t xml:space="preserve"> de forma oficial.</w:t>
      </w:r>
    </w:p>
    <w:p w14:paraId="3CD25B74" w14:textId="77777777" w:rsidR="002F0277" w:rsidRPr="00F07C2A" w:rsidRDefault="002F0277" w:rsidP="002F0277">
      <w:pPr>
        <w:rPr>
          <w:lang w:val="es-MX"/>
        </w:rPr>
      </w:pPr>
    </w:p>
    <w:p w14:paraId="6D0B54DE" w14:textId="77777777" w:rsidR="002F0277" w:rsidRPr="00F07C2A" w:rsidRDefault="002F0277" w:rsidP="002F0277">
      <w:pPr>
        <w:ind w:left="1416" w:hanging="1416"/>
        <w:rPr>
          <w:b/>
          <w:lang w:val="es-MX"/>
        </w:rPr>
      </w:pPr>
      <w:r w:rsidRPr="00F07C2A">
        <w:rPr>
          <w:b/>
          <w:lang w:val="es-MX"/>
        </w:rPr>
        <w:t>Limitaciones</w:t>
      </w:r>
    </w:p>
    <w:p w14:paraId="66C3BFC8" w14:textId="77777777" w:rsidR="002F0277" w:rsidRPr="00F07C2A" w:rsidRDefault="002F0277" w:rsidP="002F0277">
      <w:pPr>
        <w:pStyle w:val="Prrafodelista"/>
        <w:numPr>
          <w:ilvl w:val="0"/>
          <w:numId w:val="3"/>
        </w:numPr>
        <w:rPr>
          <w:b/>
        </w:rPr>
      </w:pPr>
      <w:r w:rsidRPr="00F07C2A">
        <w:t xml:space="preserve">Se necesita una computadora con conexión a Internet, sistema operativo Unix-Linux Ubuntu para instalar Apache </w:t>
      </w:r>
      <w:proofErr w:type="spellStart"/>
      <w:r w:rsidRPr="00F07C2A">
        <w:t>Marmotta</w:t>
      </w:r>
      <w:proofErr w:type="spellEnd"/>
      <w:r w:rsidRPr="00F07C2A">
        <w:t xml:space="preserve"> y el módulo y un navegador web para visualizar la aplicación web.</w:t>
      </w:r>
    </w:p>
    <w:p w14:paraId="7EA154A9" w14:textId="77777777" w:rsidR="002F0277" w:rsidRPr="00F07C2A" w:rsidRDefault="002F0277" w:rsidP="002F0277">
      <w:pPr>
        <w:pStyle w:val="Prrafodelista"/>
        <w:numPr>
          <w:ilvl w:val="0"/>
          <w:numId w:val="3"/>
        </w:numPr>
      </w:pPr>
      <w:r w:rsidRPr="00F07C2A">
        <w:t xml:space="preserve">El módulo estará integrado al código fuente del motor </w:t>
      </w:r>
      <w:proofErr w:type="spellStart"/>
      <w:r w:rsidRPr="00F07C2A">
        <w:t>Marmotta</w:t>
      </w:r>
      <w:proofErr w:type="spellEnd"/>
      <w:r w:rsidRPr="00F07C2A">
        <w:t xml:space="preserve"> por lo que no será un </w:t>
      </w:r>
      <w:proofErr w:type="spellStart"/>
      <w:r w:rsidRPr="00F07C2A">
        <w:rPr>
          <w:i/>
        </w:rPr>
        <w:t>framework</w:t>
      </w:r>
      <w:proofErr w:type="spellEnd"/>
      <w:r w:rsidRPr="00F07C2A">
        <w:t xml:space="preserve"> ni una API. Su uso será completamente dentro del entorno Apache </w:t>
      </w:r>
      <w:proofErr w:type="spellStart"/>
      <w:r w:rsidRPr="00F07C2A">
        <w:t>Marmotta</w:t>
      </w:r>
      <w:proofErr w:type="spellEnd"/>
      <w:r w:rsidRPr="00F07C2A">
        <w:t>.</w:t>
      </w:r>
    </w:p>
    <w:p w14:paraId="0E39E503" w14:textId="77777777" w:rsidR="002F0277" w:rsidRPr="00F07C2A" w:rsidRDefault="002F0277" w:rsidP="002F0277">
      <w:pPr>
        <w:pStyle w:val="Prrafodelista"/>
        <w:numPr>
          <w:ilvl w:val="0"/>
          <w:numId w:val="3"/>
        </w:numPr>
      </w:pPr>
      <w:commentRangeStart w:id="25"/>
      <w:r w:rsidRPr="00F07C2A">
        <w:t>La herramienta por usar para la exploración de datos geoespaciales desplegados por el módulo de consultas federadas no será desarrollada, será seleccionada de las opciones actuales y usada.</w:t>
      </w:r>
      <w:commentRangeEnd w:id="25"/>
      <w:r w:rsidRPr="00F07C2A">
        <w:rPr>
          <w:rStyle w:val="Refdecomentario"/>
        </w:rPr>
        <w:commentReference w:id="25"/>
      </w:r>
    </w:p>
    <w:p w14:paraId="5E136341" w14:textId="77777777" w:rsidR="002F0277" w:rsidRPr="00F07C2A" w:rsidRDefault="002F0277" w:rsidP="002F0277">
      <w:pPr>
        <w:pStyle w:val="Prrafodelista"/>
        <w:numPr>
          <w:ilvl w:val="0"/>
          <w:numId w:val="3"/>
        </w:numPr>
      </w:pPr>
      <w:commentRangeStart w:id="26"/>
      <w:r w:rsidRPr="00F07C2A">
        <w:t xml:space="preserve">Se busca incorporar la funcionalidad a Apache </w:t>
      </w:r>
      <w:proofErr w:type="spellStart"/>
      <w:r w:rsidRPr="00F07C2A">
        <w:t>Marmotta</w:t>
      </w:r>
      <w:proofErr w:type="spellEnd"/>
      <w:r w:rsidRPr="00F07C2A">
        <w:t xml:space="preserve"> mas no competir contra otros </w:t>
      </w:r>
      <w:r w:rsidRPr="00F07C2A">
        <w:rPr>
          <w:i/>
        </w:rPr>
        <w:t xml:space="preserve">triple </w:t>
      </w:r>
      <w:proofErr w:type="spellStart"/>
      <w:r w:rsidRPr="00F07C2A">
        <w:rPr>
          <w:i/>
        </w:rPr>
        <w:t>stores</w:t>
      </w:r>
      <w:proofErr w:type="spellEnd"/>
      <w:r w:rsidRPr="00F07C2A">
        <w:t>.</w:t>
      </w:r>
      <w:commentRangeEnd w:id="26"/>
      <w:r w:rsidRPr="00F07C2A">
        <w:t xml:space="preserve"> </w:t>
      </w:r>
      <w:r w:rsidRPr="00F07C2A">
        <w:rPr>
          <w:rStyle w:val="Refdecomentario"/>
        </w:rPr>
        <w:commentReference w:id="26"/>
      </w:r>
    </w:p>
    <w:p w14:paraId="28D3932D" w14:textId="77777777" w:rsidR="002F0277" w:rsidRPr="00F07C2A" w:rsidRDefault="002F0277" w:rsidP="002F0277">
      <w:pPr>
        <w:pStyle w:val="Prrafodelista"/>
        <w:numPr>
          <w:ilvl w:val="0"/>
          <w:numId w:val="3"/>
        </w:numPr>
      </w:pPr>
      <w:commentRangeStart w:id="27"/>
      <w:r w:rsidRPr="00F07C2A">
        <w:t xml:space="preserve">El proyecto no trata sobre una búsqueda semántica </w:t>
      </w:r>
      <w:proofErr w:type="spellStart"/>
      <w:r w:rsidRPr="00F07C2A">
        <w:t>interespacial</w:t>
      </w:r>
      <w:proofErr w:type="spellEnd"/>
      <w:r w:rsidRPr="00F07C2A">
        <w:t>.</w:t>
      </w:r>
      <w:commentRangeEnd w:id="27"/>
      <w:r w:rsidRPr="00F07C2A">
        <w:rPr>
          <w:rStyle w:val="Refdecomentario"/>
        </w:rPr>
        <w:commentReference w:id="27"/>
      </w:r>
    </w:p>
    <w:p w14:paraId="57C1E1AA" w14:textId="77777777" w:rsidR="002F0277" w:rsidRPr="00F07C2A" w:rsidRDefault="002F0277" w:rsidP="002F0277">
      <w:pPr>
        <w:pStyle w:val="Ttulo1"/>
        <w:spacing w:before="360" w:after="240" w:line="276" w:lineRule="auto"/>
        <w:ind w:left="432" w:hanging="432"/>
        <w:jc w:val="both"/>
        <w:rPr>
          <w:lang w:val="es-MX"/>
        </w:rPr>
      </w:pPr>
      <w:bookmarkStart w:id="28" w:name="_Toc293663626"/>
      <w:bookmarkStart w:id="29" w:name="_Toc18501836"/>
      <w:bookmarkStart w:id="30" w:name="_Toc20738828"/>
      <w:r w:rsidRPr="00F07C2A">
        <w:rPr>
          <w:lang w:val="es-MX"/>
        </w:rPr>
        <w:lastRenderedPageBreak/>
        <w:t>Objetivo general</w:t>
      </w:r>
      <w:bookmarkEnd w:id="28"/>
      <w:bookmarkEnd w:id="29"/>
      <w:bookmarkEnd w:id="30"/>
    </w:p>
    <w:p w14:paraId="43FB1910" w14:textId="77777777" w:rsidR="002F0277" w:rsidRPr="00F07C2A" w:rsidRDefault="002F0277" w:rsidP="002F0277">
      <w:pPr>
        <w:rPr>
          <w:lang w:val="es-MX"/>
        </w:rPr>
      </w:pPr>
      <w:r w:rsidRPr="00F07C2A">
        <w:rPr>
          <w:lang w:val="es-MX"/>
        </w:rPr>
        <w:t>Desarrollar</w:t>
      </w:r>
      <w:commentRangeStart w:id="31"/>
      <w:r w:rsidRPr="00F07C2A">
        <w:rPr>
          <w:lang w:val="es-MX"/>
        </w:rPr>
        <w:t xml:space="preserve"> un módulo de consultas geoespaciales federadas para el </w:t>
      </w:r>
      <w:r w:rsidRPr="00F07C2A">
        <w:rPr>
          <w:i/>
          <w:lang w:val="es-MX"/>
        </w:rPr>
        <w:t>triple store</w:t>
      </w:r>
      <w:r w:rsidRPr="00F07C2A">
        <w:rPr>
          <w:lang w:val="es-MX"/>
        </w:rPr>
        <w:t xml:space="preserve"> Apache </w:t>
      </w:r>
      <w:proofErr w:type="spellStart"/>
      <w:r w:rsidRPr="00F07C2A">
        <w:rPr>
          <w:lang w:val="es-MX"/>
        </w:rPr>
        <w:t>Marmotta</w:t>
      </w:r>
      <w:proofErr w:type="spellEnd"/>
      <w:r w:rsidRPr="00F07C2A">
        <w:rPr>
          <w:lang w:val="es-MX"/>
        </w:rPr>
        <w:t xml:space="preserve">, con el propósito de contribuir al avance de las tecnologías usadas en la Web Semántica y proveer una alternativa </w:t>
      </w:r>
      <w:r w:rsidRPr="00F07C2A">
        <w:rPr>
          <w:i/>
          <w:lang w:val="es-MX"/>
        </w:rPr>
        <w:t xml:space="preserve">open </w:t>
      </w:r>
      <w:proofErr w:type="spellStart"/>
      <w:r w:rsidRPr="00F07C2A">
        <w:rPr>
          <w:i/>
          <w:lang w:val="es-MX"/>
        </w:rPr>
        <w:t>source</w:t>
      </w:r>
      <w:proofErr w:type="spellEnd"/>
      <w:r w:rsidRPr="00F07C2A">
        <w:rPr>
          <w:lang w:val="es-MX"/>
        </w:rPr>
        <w:t xml:space="preserve"> diferente a los </w:t>
      </w:r>
      <w:r w:rsidRPr="00F07C2A">
        <w:rPr>
          <w:i/>
          <w:lang w:val="es-MX"/>
        </w:rPr>
        <w:t>triple store</w:t>
      </w:r>
      <w:r w:rsidRPr="00F07C2A">
        <w:rPr>
          <w:lang w:val="es-MX"/>
        </w:rPr>
        <w:t xml:space="preserve"> existentes.</w:t>
      </w:r>
      <w:commentRangeEnd w:id="31"/>
      <w:r w:rsidRPr="00F07C2A">
        <w:rPr>
          <w:rStyle w:val="Refdecomentario"/>
          <w:lang w:val="es-MX"/>
        </w:rPr>
        <w:commentReference w:id="31"/>
      </w:r>
    </w:p>
    <w:p w14:paraId="12FD60A5" w14:textId="77777777" w:rsidR="002F0277" w:rsidRPr="00F07C2A" w:rsidRDefault="002F0277" w:rsidP="002F0277">
      <w:pPr>
        <w:pStyle w:val="Ttulo3"/>
        <w:numPr>
          <w:ilvl w:val="2"/>
          <w:numId w:val="0"/>
        </w:numPr>
        <w:spacing w:before="200" w:line="276" w:lineRule="auto"/>
        <w:ind w:left="720" w:hanging="720"/>
        <w:jc w:val="both"/>
        <w:rPr>
          <w:lang w:val="es-MX"/>
        </w:rPr>
      </w:pPr>
      <w:bookmarkStart w:id="32" w:name="_Toc293663627"/>
      <w:bookmarkStart w:id="33" w:name="_Toc18501837"/>
      <w:bookmarkStart w:id="34" w:name="_Toc20738829"/>
      <w:r w:rsidRPr="00F07C2A">
        <w:rPr>
          <w:lang w:val="es-MX"/>
        </w:rPr>
        <w:t>Objetivos específicos</w:t>
      </w:r>
      <w:bookmarkEnd w:id="32"/>
      <w:bookmarkEnd w:id="33"/>
      <w:bookmarkEnd w:id="34"/>
    </w:p>
    <w:p w14:paraId="1D7147A6" w14:textId="77777777" w:rsidR="002F0277" w:rsidRPr="00F07C2A" w:rsidRDefault="002F0277" w:rsidP="002F0277">
      <w:pPr>
        <w:pStyle w:val="Prrafodelista"/>
        <w:numPr>
          <w:ilvl w:val="0"/>
          <w:numId w:val="1"/>
        </w:numPr>
      </w:pPr>
      <w:r w:rsidRPr="00F07C2A">
        <w:t xml:space="preserve">Implementar, con base en los estándares SPARQL, </w:t>
      </w:r>
      <w:proofErr w:type="spellStart"/>
      <w:r w:rsidRPr="00F07C2A">
        <w:t>GeoSPARQL</w:t>
      </w:r>
      <w:proofErr w:type="spellEnd"/>
      <w:r w:rsidRPr="00F07C2A">
        <w:t xml:space="preserve">, así como auxiliándose de otras tecnologías involucradas en la Web Semántica y </w:t>
      </w:r>
      <w:proofErr w:type="spellStart"/>
      <w:r w:rsidRPr="00F07C2A">
        <w:rPr>
          <w:i/>
        </w:rPr>
        <w:t>Linked</w:t>
      </w:r>
      <w:proofErr w:type="spellEnd"/>
      <w:r w:rsidRPr="00F07C2A">
        <w:rPr>
          <w:i/>
        </w:rPr>
        <w:t xml:space="preserve"> Data,</w:t>
      </w:r>
      <w:r w:rsidRPr="00F07C2A">
        <w:t xml:space="preserve"> un módulo de consultas federadas para el </w:t>
      </w:r>
      <w:r w:rsidRPr="00F07C2A">
        <w:rPr>
          <w:i/>
        </w:rPr>
        <w:t xml:space="preserve">triple store </w:t>
      </w:r>
      <w:r w:rsidRPr="00F07C2A">
        <w:t xml:space="preserve">Apache </w:t>
      </w:r>
      <w:proofErr w:type="spellStart"/>
      <w:r w:rsidRPr="00F07C2A">
        <w:t>Marmotta</w:t>
      </w:r>
      <w:proofErr w:type="spellEnd"/>
      <w:r w:rsidRPr="00F07C2A">
        <w:rPr>
          <w:i/>
        </w:rPr>
        <w:t>.</w:t>
      </w:r>
    </w:p>
    <w:p w14:paraId="1DD67D81" w14:textId="77777777" w:rsidR="002F0277" w:rsidRPr="00F07C2A" w:rsidRDefault="002F0277" w:rsidP="002F0277">
      <w:pPr>
        <w:pStyle w:val="Prrafodelista"/>
        <w:numPr>
          <w:ilvl w:val="0"/>
          <w:numId w:val="1"/>
        </w:numPr>
      </w:pPr>
      <w:r w:rsidRPr="00F07C2A">
        <w:t>Evaluar el rendimiento de las consultas hechas por el módulo desarrollado (</w:t>
      </w:r>
      <w:r w:rsidRPr="00F07C2A">
        <w:rPr>
          <w:i/>
        </w:rPr>
        <w:t>benchmarking</w:t>
      </w:r>
      <w:r w:rsidRPr="00F07C2A">
        <w:t>).</w:t>
      </w:r>
    </w:p>
    <w:p w14:paraId="48997B4E" w14:textId="77777777" w:rsidR="002F0277" w:rsidRPr="00F07C2A" w:rsidRDefault="002F0277" w:rsidP="002F0277">
      <w:pPr>
        <w:pStyle w:val="Prrafodelista"/>
        <w:numPr>
          <w:ilvl w:val="0"/>
          <w:numId w:val="1"/>
        </w:numPr>
      </w:pPr>
      <w:commentRangeStart w:id="35"/>
      <w:r w:rsidRPr="00F07C2A">
        <w:t xml:space="preserve">Comparar el </w:t>
      </w:r>
      <w:r w:rsidRPr="00F07C2A">
        <w:rPr>
          <w:i/>
        </w:rPr>
        <w:t>triple store</w:t>
      </w:r>
      <w:r w:rsidRPr="00F07C2A">
        <w:t xml:space="preserve"> Apache </w:t>
      </w:r>
      <w:proofErr w:type="spellStart"/>
      <w:r w:rsidRPr="00F07C2A">
        <w:t>Marmotta</w:t>
      </w:r>
      <w:proofErr w:type="spellEnd"/>
      <w:r w:rsidRPr="00F07C2A">
        <w:t xml:space="preserve"> con otros </w:t>
      </w:r>
      <w:r w:rsidRPr="00F07C2A">
        <w:rPr>
          <w:i/>
        </w:rPr>
        <w:t>triple store</w:t>
      </w:r>
      <w:r w:rsidRPr="00F07C2A">
        <w:t xml:space="preserve"> auxiliándose de la caracterización y </w:t>
      </w:r>
      <w:r w:rsidRPr="00F07C2A">
        <w:rPr>
          <w:i/>
        </w:rPr>
        <w:t>benchmarking</w:t>
      </w:r>
      <w:r w:rsidRPr="00F07C2A">
        <w:t xml:space="preserve"> del módulo.</w:t>
      </w:r>
      <w:commentRangeEnd w:id="35"/>
      <w:r w:rsidRPr="00F07C2A">
        <w:rPr>
          <w:rStyle w:val="Refdecomentario"/>
        </w:rPr>
        <w:commentReference w:id="35"/>
      </w:r>
    </w:p>
    <w:p w14:paraId="431C3714" w14:textId="77777777" w:rsidR="002F0277" w:rsidRPr="00F07C2A" w:rsidRDefault="002F0277" w:rsidP="002F0277">
      <w:pPr>
        <w:pStyle w:val="Prrafodelista"/>
        <w:numPr>
          <w:ilvl w:val="0"/>
          <w:numId w:val="1"/>
        </w:numPr>
      </w:pPr>
      <w:r w:rsidRPr="00F07C2A">
        <w:t>Caracterizar el módulo de consultas federadas.</w:t>
      </w:r>
    </w:p>
    <w:p w14:paraId="2C79C8A4" w14:textId="77777777" w:rsidR="002F0277" w:rsidRPr="00F07C2A" w:rsidRDefault="002F0277" w:rsidP="002F0277">
      <w:pPr>
        <w:pStyle w:val="Prrafodelista"/>
        <w:numPr>
          <w:ilvl w:val="0"/>
          <w:numId w:val="1"/>
        </w:numPr>
      </w:pPr>
      <w:r w:rsidRPr="00F07C2A">
        <w:t>Explotar lar características geoespaciales de los datos obtenidos del despliegue de consultas federadas mediante una aplicación Web para poder visualizarlos y explorarlos.</w:t>
      </w:r>
    </w:p>
    <w:p w14:paraId="57131544" w14:textId="77777777" w:rsidR="002F0277" w:rsidRPr="00F07C2A" w:rsidRDefault="002F0277" w:rsidP="002F0277">
      <w:pPr>
        <w:rPr>
          <w:lang w:val="es-MX"/>
        </w:rPr>
      </w:pPr>
    </w:p>
    <w:p w14:paraId="1223BBCE" w14:textId="77777777" w:rsidR="002F0277" w:rsidRPr="00F07C2A" w:rsidRDefault="002F0277" w:rsidP="002F0277">
      <w:pPr>
        <w:rPr>
          <w:lang w:val="es-MX"/>
        </w:rPr>
      </w:pPr>
    </w:p>
    <w:p w14:paraId="7FE8891A" w14:textId="77777777" w:rsidR="002F0277" w:rsidRPr="00F07C2A" w:rsidRDefault="002F0277" w:rsidP="002F0277">
      <w:pPr>
        <w:rPr>
          <w:lang w:val="es-MX"/>
        </w:rPr>
      </w:pPr>
    </w:p>
    <w:p w14:paraId="16E09E4A" w14:textId="77777777" w:rsidR="002F0277" w:rsidRPr="00F07C2A" w:rsidRDefault="002F0277" w:rsidP="002F0277">
      <w:pPr>
        <w:rPr>
          <w:lang w:val="es-MX"/>
        </w:rPr>
      </w:pPr>
    </w:p>
    <w:p w14:paraId="42252977" w14:textId="77777777" w:rsidR="002F0277" w:rsidRPr="00F07C2A" w:rsidRDefault="002F0277" w:rsidP="002F0277">
      <w:pPr>
        <w:rPr>
          <w:lang w:val="es-MX"/>
        </w:rPr>
      </w:pPr>
    </w:p>
    <w:p w14:paraId="26B496FE" w14:textId="77777777" w:rsidR="002F0277" w:rsidRPr="00F07C2A" w:rsidRDefault="002F0277" w:rsidP="002F0277">
      <w:pPr>
        <w:rPr>
          <w:lang w:val="es-MX"/>
        </w:rPr>
      </w:pPr>
    </w:p>
    <w:p w14:paraId="7911632A" w14:textId="77777777" w:rsidR="002F0277" w:rsidRPr="00F07C2A" w:rsidRDefault="002F0277" w:rsidP="002F0277">
      <w:pPr>
        <w:rPr>
          <w:lang w:val="es-MX"/>
        </w:rPr>
      </w:pPr>
    </w:p>
    <w:p w14:paraId="2B163ABE" w14:textId="77777777" w:rsidR="002F0277" w:rsidRPr="00F07C2A" w:rsidRDefault="002F0277" w:rsidP="002F0277">
      <w:pPr>
        <w:rPr>
          <w:lang w:val="es-MX"/>
        </w:rPr>
      </w:pPr>
    </w:p>
    <w:p w14:paraId="0ED867DD" w14:textId="77777777" w:rsidR="002F0277" w:rsidRPr="00F07C2A" w:rsidRDefault="002F0277" w:rsidP="002F0277">
      <w:pPr>
        <w:rPr>
          <w:lang w:val="es-MX"/>
        </w:rPr>
      </w:pPr>
    </w:p>
    <w:p w14:paraId="1F153EC9" w14:textId="77777777" w:rsidR="002F0277" w:rsidRPr="00F07C2A" w:rsidRDefault="002F0277" w:rsidP="002F0277">
      <w:pPr>
        <w:rPr>
          <w:lang w:val="es-MX"/>
        </w:rPr>
      </w:pPr>
    </w:p>
    <w:p w14:paraId="0D167306" w14:textId="77777777" w:rsidR="002F0277" w:rsidRPr="00F07C2A" w:rsidRDefault="002F0277" w:rsidP="002F0277">
      <w:pPr>
        <w:rPr>
          <w:lang w:val="es-MX"/>
        </w:rPr>
      </w:pPr>
    </w:p>
    <w:p w14:paraId="31476407" w14:textId="77777777" w:rsidR="002F0277" w:rsidRPr="00F07C2A" w:rsidRDefault="002F0277" w:rsidP="002F0277">
      <w:pPr>
        <w:rPr>
          <w:lang w:val="es-MX"/>
        </w:rPr>
      </w:pPr>
    </w:p>
    <w:p w14:paraId="1AD538E3" w14:textId="77777777" w:rsidR="002F0277" w:rsidRPr="00F07C2A" w:rsidRDefault="002F0277" w:rsidP="002F0277">
      <w:pPr>
        <w:rPr>
          <w:lang w:val="es-MX"/>
        </w:rPr>
      </w:pPr>
    </w:p>
    <w:p w14:paraId="00F415DD" w14:textId="77777777" w:rsidR="002F0277" w:rsidRPr="00F07C2A" w:rsidRDefault="002F0277" w:rsidP="002F0277">
      <w:pPr>
        <w:rPr>
          <w:lang w:val="es-MX"/>
        </w:rPr>
      </w:pPr>
    </w:p>
    <w:p w14:paraId="2EF77802" w14:textId="77777777" w:rsidR="002F0277" w:rsidRPr="00F07C2A" w:rsidRDefault="002F0277" w:rsidP="002F0277">
      <w:pPr>
        <w:rPr>
          <w:lang w:val="es-MX"/>
        </w:rPr>
      </w:pPr>
    </w:p>
    <w:p w14:paraId="66C3AB75" w14:textId="77777777" w:rsidR="002F0277" w:rsidRPr="00F07C2A" w:rsidRDefault="002F0277" w:rsidP="002F0277">
      <w:pPr>
        <w:rPr>
          <w:lang w:val="es-MX"/>
        </w:rPr>
      </w:pPr>
    </w:p>
    <w:p w14:paraId="7B959ED3" w14:textId="77777777" w:rsidR="002F0277" w:rsidRPr="00F07C2A" w:rsidRDefault="002F0277" w:rsidP="002F0277">
      <w:pPr>
        <w:pStyle w:val="Ttulo1"/>
        <w:spacing w:before="360" w:after="240" w:line="276" w:lineRule="auto"/>
        <w:ind w:left="431" w:hanging="431"/>
        <w:jc w:val="both"/>
        <w:rPr>
          <w:lang w:val="es-MX"/>
        </w:rPr>
      </w:pPr>
      <w:bookmarkStart w:id="36" w:name="_Toc293663628"/>
      <w:bookmarkStart w:id="37" w:name="_Toc20738830"/>
      <w:r w:rsidRPr="00F07C2A">
        <w:rPr>
          <w:lang w:val="es-MX"/>
        </w:rPr>
        <w:lastRenderedPageBreak/>
        <w:t>Estado del arte</w:t>
      </w:r>
      <w:bookmarkEnd w:id="36"/>
      <w:bookmarkEnd w:id="37"/>
    </w:p>
    <w:p w14:paraId="35FAFBCA" w14:textId="77777777" w:rsidR="002F0277" w:rsidRPr="00F07C2A" w:rsidRDefault="002F0277" w:rsidP="002F0277">
      <w:pPr>
        <w:spacing w:line="240" w:lineRule="auto"/>
        <w:jc w:val="both"/>
        <w:rPr>
          <w:lang w:val="es-MX"/>
        </w:rPr>
      </w:pPr>
      <w:r w:rsidRPr="00F07C2A">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F07C2A">
        <w:rPr>
          <w:i/>
          <w:lang w:val="es-MX"/>
        </w:rPr>
        <w:t>Linked</w:t>
      </w:r>
      <w:proofErr w:type="spellEnd"/>
      <w:r w:rsidRPr="00F07C2A">
        <w:rPr>
          <w:i/>
          <w:lang w:val="es-MX"/>
        </w:rPr>
        <w:t xml:space="preserve"> Data</w:t>
      </w:r>
      <w:r w:rsidRPr="00F07C2A">
        <w:rPr>
          <w:lang w:val="es-MX"/>
        </w:rPr>
        <w:t xml:space="preserve"> o dan un enfoque de cómo se usan las tecnologías, pero ninguna aborda una propuesta similar a la considerada en este trabajo.</w:t>
      </w:r>
    </w:p>
    <w:p w14:paraId="789A4707" w14:textId="77777777" w:rsidR="002F0277" w:rsidRPr="00F07C2A" w:rsidRDefault="002F0277" w:rsidP="002F0277">
      <w:pPr>
        <w:spacing w:line="240" w:lineRule="auto"/>
        <w:jc w:val="both"/>
        <w:rPr>
          <w:b/>
          <w:lang w:val="es-MX"/>
        </w:rPr>
      </w:pPr>
      <w:r w:rsidRPr="00F07C2A">
        <w:rPr>
          <w:b/>
          <w:lang w:val="es-MX"/>
        </w:rPr>
        <w:t>Internacional</w:t>
      </w:r>
    </w:p>
    <w:p w14:paraId="51A3BECB" w14:textId="77777777" w:rsidR="002F0277" w:rsidRPr="00F07C2A" w:rsidRDefault="002F0277" w:rsidP="002F0277">
      <w:pPr>
        <w:spacing w:line="240" w:lineRule="auto"/>
        <w:jc w:val="both"/>
        <w:rPr>
          <w:b/>
          <w:i/>
          <w:lang w:val="es-MX"/>
        </w:rPr>
      </w:pPr>
      <w:proofErr w:type="spellStart"/>
      <w:r w:rsidRPr="00F07C2A">
        <w:rPr>
          <w:b/>
          <w:i/>
          <w:lang w:val="es-MX"/>
        </w:rPr>
        <w:t>Querying</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Data </w:t>
      </w:r>
      <w:proofErr w:type="spellStart"/>
      <w:r w:rsidRPr="00F07C2A">
        <w:rPr>
          <w:b/>
          <w:i/>
          <w:lang w:val="es-MX"/>
        </w:rPr>
        <w:t>over</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Web: a </w:t>
      </w:r>
      <w:proofErr w:type="spellStart"/>
      <w:r w:rsidRPr="00F07C2A">
        <w:rPr>
          <w:b/>
          <w:i/>
          <w:lang w:val="es-MX"/>
        </w:rPr>
        <w:t>GeoSPARQL</w:t>
      </w:r>
      <w:proofErr w:type="spellEnd"/>
      <w:r w:rsidRPr="00F07C2A">
        <w:rPr>
          <w:b/>
          <w:i/>
          <w:lang w:val="es-MX"/>
        </w:rPr>
        <w:t xml:space="preserve"> Interface</w:t>
      </w:r>
    </w:p>
    <w:p w14:paraId="11DB5747" w14:textId="329B346B" w:rsidR="002F0277" w:rsidRPr="00F07C2A" w:rsidRDefault="002F0277" w:rsidP="002F0277">
      <w:pPr>
        <w:spacing w:line="240" w:lineRule="auto"/>
        <w:jc w:val="both"/>
        <w:rPr>
          <w:lang w:val="es-MX"/>
        </w:rPr>
      </w:pPr>
      <w:r w:rsidRPr="00F07C2A">
        <w:rPr>
          <w:lang w:val="es-MX"/>
        </w:rPr>
        <w:t xml:space="preserve">En este artículo se describe cómo es que Nancy, </w:t>
      </w:r>
      <w:proofErr w:type="spellStart"/>
      <w:r w:rsidRPr="00F07C2A">
        <w:rPr>
          <w:lang w:val="es-MX"/>
        </w:rPr>
        <w:t>Ralhp</w:t>
      </w:r>
      <w:proofErr w:type="spellEnd"/>
      <w:r w:rsidRPr="00F07C2A">
        <w:rPr>
          <w:lang w:val="es-MX"/>
        </w:rPr>
        <w:t xml:space="preserve"> y Dave crearon e implementaron una interfaz para datos </w:t>
      </w:r>
      <w:proofErr w:type="spellStart"/>
      <w:r w:rsidRPr="00F07C2A">
        <w:rPr>
          <w:lang w:val="es-MX"/>
        </w:rPr>
        <w:t>GeoSPARQL</w:t>
      </w:r>
      <w:proofErr w:type="spellEnd"/>
      <w:r w:rsidRPr="00F07C2A">
        <w:rPr>
          <w:lang w:val="es-MX"/>
        </w:rPr>
        <w:t xml:space="preserve"> llamada </w:t>
      </w:r>
      <w:proofErr w:type="spellStart"/>
      <w:r w:rsidRPr="00F07C2A">
        <w:rPr>
          <w:i/>
          <w:lang w:val="es-MX"/>
        </w:rPr>
        <w:t>GeoQuery</w:t>
      </w:r>
      <w:proofErr w:type="spellEnd"/>
      <w:r w:rsidRPr="00F07C2A">
        <w:rPr>
          <w:i/>
          <w:lang w:val="es-MX"/>
        </w:rPr>
        <w:t xml:space="preserve"> TOOL</w:t>
      </w:r>
      <w:r w:rsidRPr="00F07C2A">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F07C2A">
        <w:rPr>
          <w:i/>
          <w:lang w:val="es-MX"/>
        </w:rPr>
        <w:t>GeoQuery</w:t>
      </w:r>
      <w:proofErr w:type="spellEnd"/>
      <w:r w:rsidRPr="00F07C2A">
        <w:rPr>
          <w:lang w:val="es-MX"/>
        </w:rPr>
        <w:t xml:space="preserve"> genera código </w:t>
      </w:r>
      <w:proofErr w:type="spellStart"/>
      <w:r w:rsidRPr="00F07C2A">
        <w:rPr>
          <w:lang w:val="es-MX"/>
        </w:rPr>
        <w:t>GeoSPARQL</w:t>
      </w:r>
      <w:proofErr w:type="spellEnd"/>
      <w:r w:rsidRPr="00F07C2A">
        <w:rPr>
          <w:lang w:val="es-MX"/>
        </w:rPr>
        <w:t xml:space="preserve"> automáticamente, realiza la consulta usando el </w:t>
      </w:r>
      <w:r w:rsidRPr="00F07C2A">
        <w:rPr>
          <w:i/>
          <w:lang w:val="es-MX"/>
        </w:rPr>
        <w:t xml:space="preserve">triple store </w:t>
      </w:r>
      <w:proofErr w:type="spellStart"/>
      <w:r w:rsidRPr="00F07C2A">
        <w:rPr>
          <w:lang w:val="es-MX"/>
        </w:rPr>
        <w:t>Parliament</w:t>
      </w:r>
      <w:proofErr w:type="spellEnd"/>
      <w:r w:rsidRPr="00F07C2A">
        <w:rPr>
          <w:lang w:val="es-MX"/>
        </w:rPr>
        <w:t xml:space="preserve"> y es desplegado en una aplicación web en vez de utilizar el Sistema de Información Geográfica (GIS, por sus siglas en inglés)</w:t>
      </w:r>
      <w:sdt>
        <w:sdtPr>
          <w:rPr>
            <w:lang w:val="es-MX"/>
          </w:rPr>
          <w:id w:val="-1296912252"/>
          <w:citation/>
        </w:sdtPr>
        <w:sdtContent>
          <w:r w:rsidRPr="00F07C2A">
            <w:rPr>
              <w:lang w:val="es-MX"/>
            </w:rPr>
            <w:fldChar w:fldCharType="begin"/>
          </w:r>
          <w:r w:rsidRPr="00F07C2A">
            <w:rPr>
              <w:noProof/>
              <w:lang w:val="es-MX"/>
            </w:rPr>
            <w:instrText xml:space="preserve"> CITATION Wie14 \l 2058 </w:instrText>
          </w:r>
          <w:r w:rsidRPr="00F07C2A">
            <w:rPr>
              <w:lang w:val="es-MX"/>
            </w:rPr>
            <w:fldChar w:fldCharType="separate"/>
          </w:r>
          <w:r w:rsidR="00595C94">
            <w:rPr>
              <w:noProof/>
              <w:lang w:val="es-MX"/>
            </w:rPr>
            <w:t xml:space="preserve"> </w:t>
          </w:r>
          <w:r w:rsidR="00595C94" w:rsidRPr="00595C94">
            <w:rPr>
              <w:noProof/>
              <w:lang w:val="es-MX"/>
            </w:rPr>
            <w:t>[17]</w:t>
          </w:r>
          <w:r w:rsidRPr="00F07C2A">
            <w:rPr>
              <w:lang w:val="es-MX"/>
            </w:rPr>
            <w:fldChar w:fldCharType="end"/>
          </w:r>
        </w:sdtContent>
      </w:sdt>
    </w:p>
    <w:p w14:paraId="26AFF6FE" w14:textId="77777777" w:rsidR="002F0277" w:rsidRPr="00F07C2A" w:rsidRDefault="002F0277" w:rsidP="002F0277">
      <w:pPr>
        <w:spacing w:line="240" w:lineRule="auto"/>
        <w:jc w:val="both"/>
        <w:rPr>
          <w:b/>
          <w:i/>
          <w:lang w:val="es-MX"/>
        </w:rPr>
      </w:pPr>
      <w:proofErr w:type="spellStart"/>
      <w:r w:rsidRPr="00F07C2A">
        <w:rPr>
          <w:b/>
          <w:i/>
          <w:lang w:val="es-MX"/>
        </w:rPr>
        <w:t>Enabling</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w:t>
      </w:r>
      <w:proofErr w:type="spellStart"/>
      <w:r w:rsidRPr="00F07C2A">
        <w:rPr>
          <w:b/>
          <w:i/>
          <w:lang w:val="es-MX"/>
        </w:rPr>
        <w:t>Semantic</w:t>
      </w:r>
      <w:proofErr w:type="spellEnd"/>
      <w:r w:rsidRPr="00F07C2A">
        <w:rPr>
          <w:b/>
          <w:i/>
          <w:lang w:val="es-MX"/>
        </w:rPr>
        <w:t xml:space="preserve"> Web </w:t>
      </w:r>
      <w:proofErr w:type="spellStart"/>
      <w:r w:rsidRPr="00F07C2A">
        <w:rPr>
          <w:b/>
          <w:i/>
          <w:lang w:val="es-MX"/>
        </w:rPr>
        <w:t>with</w:t>
      </w:r>
      <w:proofErr w:type="spellEnd"/>
      <w:r w:rsidRPr="00F07C2A">
        <w:rPr>
          <w:b/>
          <w:i/>
          <w:lang w:val="es-MX"/>
        </w:rPr>
        <w:t xml:space="preserve"> </w:t>
      </w:r>
      <w:proofErr w:type="spellStart"/>
      <w:r w:rsidRPr="00F07C2A">
        <w:rPr>
          <w:b/>
          <w:i/>
          <w:lang w:val="es-MX"/>
        </w:rPr>
        <w:t>Parliament</w:t>
      </w:r>
      <w:proofErr w:type="spellEnd"/>
      <w:r w:rsidRPr="00F07C2A">
        <w:rPr>
          <w:b/>
          <w:i/>
          <w:lang w:val="es-MX"/>
        </w:rPr>
        <w:t xml:space="preserve"> and </w:t>
      </w:r>
      <w:proofErr w:type="spellStart"/>
      <w:r w:rsidRPr="00F07C2A">
        <w:rPr>
          <w:b/>
          <w:i/>
          <w:lang w:val="es-MX"/>
        </w:rPr>
        <w:t>GeoSPARQL</w:t>
      </w:r>
      <w:proofErr w:type="spellEnd"/>
    </w:p>
    <w:p w14:paraId="47A32A97" w14:textId="067B828B" w:rsidR="002F0277" w:rsidRPr="00F07C2A" w:rsidRDefault="002F0277" w:rsidP="002F0277">
      <w:pPr>
        <w:spacing w:line="240" w:lineRule="auto"/>
        <w:jc w:val="both"/>
        <w:rPr>
          <w:lang w:val="es-MX"/>
        </w:rPr>
      </w:pPr>
      <w:r w:rsidRPr="00F07C2A">
        <w:rPr>
          <w:lang w:val="es-MX"/>
        </w:rPr>
        <w:t xml:space="preserve">Este trabajo de Robert y Dave se presentan razones por las cuáles hay que usar </w:t>
      </w:r>
      <w:proofErr w:type="spellStart"/>
      <w:r w:rsidRPr="00F07C2A">
        <w:rPr>
          <w:lang w:val="es-MX"/>
        </w:rPr>
        <w:t>GeoSPARQL</w:t>
      </w:r>
      <w:proofErr w:type="spellEnd"/>
      <w:r w:rsidRPr="00F07C2A">
        <w:rPr>
          <w:lang w:val="es-MX"/>
        </w:rPr>
        <w:t xml:space="preserve">, su estado del arte en la industria y en la investigación, y su implementación de </w:t>
      </w:r>
      <w:proofErr w:type="spellStart"/>
      <w:r w:rsidRPr="00F07C2A">
        <w:rPr>
          <w:lang w:val="es-MX"/>
        </w:rPr>
        <w:t>GeoSPARQL</w:t>
      </w:r>
      <w:proofErr w:type="spellEnd"/>
      <w:r w:rsidRPr="00F07C2A">
        <w:rPr>
          <w:lang w:val="es-MX"/>
        </w:rPr>
        <w:t xml:space="preserve"> en el </w:t>
      </w:r>
      <w:r w:rsidRPr="00F07C2A">
        <w:rPr>
          <w:i/>
          <w:lang w:val="es-MX"/>
        </w:rPr>
        <w:t>triple store</w:t>
      </w:r>
      <w:r w:rsidRPr="00F07C2A">
        <w:rPr>
          <w:lang w:val="es-MX"/>
        </w:rPr>
        <w:t xml:space="preserve"> </w:t>
      </w:r>
      <w:proofErr w:type="spellStart"/>
      <w:r w:rsidRPr="00F07C2A">
        <w:rPr>
          <w:lang w:val="es-MX"/>
        </w:rPr>
        <w:t>Parliament</w:t>
      </w:r>
      <w:proofErr w:type="spellEnd"/>
      <w:r w:rsidRPr="00F07C2A">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F07C2A">
        <w:rPr>
          <w:lang w:val="es-MX"/>
        </w:rPr>
        <w:t>Egenhofer</w:t>
      </w:r>
      <w:proofErr w:type="spellEnd"/>
      <w:r w:rsidRPr="00F07C2A">
        <w:rPr>
          <w:lang w:val="es-MX"/>
        </w:rPr>
        <w:t xml:space="preserve"> y RCC8. Ambas expresan las mismas operaciones al ser equivalentes. En general, este documento da las herramientas para comprender </w:t>
      </w:r>
      <w:proofErr w:type="spellStart"/>
      <w:r w:rsidRPr="00F07C2A">
        <w:rPr>
          <w:lang w:val="es-MX"/>
        </w:rPr>
        <w:t>GeoSPARQL</w:t>
      </w:r>
      <w:proofErr w:type="spellEnd"/>
      <w:r w:rsidRPr="00F07C2A">
        <w:rPr>
          <w:lang w:val="es-MX"/>
        </w:rPr>
        <w:t>, así como su uso e implementación con la intención de que empresas u organizaciones consideren adoptar esta tecnología</w:t>
      </w:r>
      <w:sdt>
        <w:sdtPr>
          <w:rPr>
            <w:lang w:val="es-MX"/>
          </w:rPr>
          <w:id w:val="-1323272216"/>
          <w:citation/>
        </w:sdtPr>
        <w:sdtContent>
          <w:r w:rsidRPr="00F07C2A">
            <w:rPr>
              <w:lang w:val="es-MX"/>
            </w:rPr>
            <w:fldChar w:fldCharType="begin"/>
          </w:r>
          <w:r w:rsidRPr="00F07C2A">
            <w:rPr>
              <w:noProof/>
              <w:lang w:val="es-MX"/>
            </w:rPr>
            <w:instrText xml:space="preserve"> CITATION Bat12 \l 2058 </w:instrText>
          </w:r>
          <w:r w:rsidRPr="00F07C2A">
            <w:rPr>
              <w:lang w:val="es-MX"/>
            </w:rPr>
            <w:fldChar w:fldCharType="separate"/>
          </w:r>
          <w:r w:rsidR="00595C94">
            <w:rPr>
              <w:noProof/>
              <w:lang w:val="es-MX"/>
            </w:rPr>
            <w:t xml:space="preserve"> </w:t>
          </w:r>
          <w:r w:rsidR="00595C94" w:rsidRPr="00595C94">
            <w:rPr>
              <w:noProof/>
              <w:lang w:val="es-MX"/>
            </w:rPr>
            <w:t>[18]</w:t>
          </w:r>
          <w:r w:rsidRPr="00F07C2A">
            <w:rPr>
              <w:lang w:val="es-MX"/>
            </w:rPr>
            <w:fldChar w:fldCharType="end"/>
          </w:r>
        </w:sdtContent>
      </w:sdt>
      <w:r w:rsidRPr="00F07C2A">
        <w:rPr>
          <w:lang w:val="es-MX"/>
        </w:rPr>
        <w:t>.</w:t>
      </w:r>
    </w:p>
    <w:p w14:paraId="59A5C529" w14:textId="77777777" w:rsidR="002F0277" w:rsidRPr="00F07C2A" w:rsidRDefault="002F0277" w:rsidP="002F0277">
      <w:pPr>
        <w:spacing w:line="240" w:lineRule="auto"/>
        <w:jc w:val="both"/>
        <w:rPr>
          <w:b/>
          <w:i/>
          <w:lang w:val="es-MX"/>
        </w:rPr>
      </w:pPr>
      <w:proofErr w:type="spellStart"/>
      <w:r w:rsidRPr="00F07C2A">
        <w:rPr>
          <w:b/>
          <w:i/>
          <w:lang w:val="es-MX"/>
        </w:rPr>
        <w:t>Strategies</w:t>
      </w:r>
      <w:proofErr w:type="spellEnd"/>
      <w:r w:rsidRPr="00F07C2A">
        <w:rPr>
          <w:b/>
          <w:i/>
          <w:lang w:val="es-MX"/>
        </w:rPr>
        <w:t xml:space="preserve"> </w:t>
      </w:r>
      <w:proofErr w:type="spellStart"/>
      <w:r w:rsidRPr="00F07C2A">
        <w:rPr>
          <w:b/>
          <w:i/>
          <w:lang w:val="es-MX"/>
        </w:rPr>
        <w:t>for</w:t>
      </w:r>
      <w:proofErr w:type="spellEnd"/>
      <w:r w:rsidRPr="00F07C2A">
        <w:rPr>
          <w:b/>
          <w:i/>
          <w:lang w:val="es-MX"/>
        </w:rPr>
        <w:t xml:space="preserve"> </w:t>
      </w:r>
      <w:proofErr w:type="spellStart"/>
      <w:r w:rsidRPr="00F07C2A">
        <w:rPr>
          <w:b/>
          <w:i/>
          <w:lang w:val="es-MX"/>
        </w:rPr>
        <w:t>Executing</w:t>
      </w:r>
      <w:proofErr w:type="spellEnd"/>
      <w:r w:rsidRPr="00F07C2A">
        <w:rPr>
          <w:b/>
          <w:i/>
          <w:lang w:val="es-MX"/>
        </w:rPr>
        <w:t xml:space="preserve"> </w:t>
      </w:r>
      <w:proofErr w:type="spellStart"/>
      <w:r w:rsidRPr="00F07C2A">
        <w:rPr>
          <w:b/>
          <w:i/>
          <w:lang w:val="es-MX"/>
        </w:rPr>
        <w:t>Federated</w:t>
      </w:r>
      <w:proofErr w:type="spellEnd"/>
      <w:r w:rsidRPr="00F07C2A">
        <w:rPr>
          <w:b/>
          <w:i/>
          <w:lang w:val="es-MX"/>
        </w:rPr>
        <w:t xml:space="preserve"> </w:t>
      </w:r>
      <w:proofErr w:type="spellStart"/>
      <w:r w:rsidRPr="00F07C2A">
        <w:rPr>
          <w:b/>
          <w:i/>
          <w:lang w:val="es-MX"/>
        </w:rPr>
        <w:t>Queries</w:t>
      </w:r>
      <w:proofErr w:type="spellEnd"/>
      <w:r w:rsidRPr="00F07C2A">
        <w:rPr>
          <w:b/>
          <w:i/>
          <w:lang w:val="es-MX"/>
        </w:rPr>
        <w:t xml:space="preserve"> in SPARQL1.1</w:t>
      </w:r>
    </w:p>
    <w:p w14:paraId="47899BB9" w14:textId="08EB3FE9" w:rsidR="002F0277" w:rsidRPr="00F07C2A" w:rsidRDefault="002F0277" w:rsidP="002F0277">
      <w:pPr>
        <w:spacing w:line="240" w:lineRule="auto"/>
        <w:jc w:val="both"/>
        <w:rPr>
          <w:bCs/>
          <w:lang w:val="es-MX"/>
        </w:rPr>
      </w:pPr>
      <w:r w:rsidRPr="00F07C2A">
        <w:rPr>
          <w:bCs/>
          <w:lang w:val="es-MX"/>
        </w:rPr>
        <w:t xml:space="preserve">En esta propuesta se analizan diferentes estrategias para implementar consultas federadas con la intención de evitar los límites que un </w:t>
      </w:r>
      <w:proofErr w:type="spellStart"/>
      <w:r w:rsidRPr="00F07C2A">
        <w:rPr>
          <w:bCs/>
          <w:i/>
          <w:lang w:val="es-MX"/>
        </w:rPr>
        <w:t>endpoint</w:t>
      </w:r>
      <w:proofErr w:type="spellEnd"/>
      <w:r w:rsidRPr="00F07C2A">
        <w:rPr>
          <w:bCs/>
          <w:lang w:val="es-MX"/>
        </w:rPr>
        <w:t xml:space="preserve"> presenta. Las estrategias que proponen están basadas en la versión de SPARQL 1.1 mediante descomposición de consultas federadas. En este artículo se describe la sintaxis de SPARQL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F07C2A">
            <w:rPr>
              <w:bCs/>
              <w:lang w:val="es-MX"/>
            </w:rPr>
            <w:fldChar w:fldCharType="begin"/>
          </w:r>
          <w:r w:rsidRPr="00F07C2A">
            <w:rPr>
              <w:noProof/>
              <w:lang w:val="es-MX"/>
            </w:rPr>
            <w:instrText xml:space="preserve"> CITATION Bui14 \l 2058 </w:instrText>
          </w:r>
          <w:r w:rsidRPr="00F07C2A">
            <w:rPr>
              <w:bCs/>
              <w:lang w:val="es-MX"/>
            </w:rPr>
            <w:fldChar w:fldCharType="separate"/>
          </w:r>
          <w:r w:rsidR="00595C94">
            <w:rPr>
              <w:noProof/>
              <w:lang w:val="es-MX"/>
            </w:rPr>
            <w:t xml:space="preserve"> </w:t>
          </w:r>
          <w:r w:rsidR="00595C94" w:rsidRPr="00595C94">
            <w:rPr>
              <w:noProof/>
              <w:lang w:val="es-MX"/>
            </w:rPr>
            <w:t>[19]</w:t>
          </w:r>
          <w:r w:rsidRPr="00F07C2A">
            <w:rPr>
              <w:bCs/>
              <w:lang w:val="es-MX"/>
            </w:rPr>
            <w:fldChar w:fldCharType="end"/>
          </w:r>
        </w:sdtContent>
      </w:sdt>
      <w:r w:rsidRPr="00F07C2A">
        <w:rPr>
          <w:bCs/>
          <w:lang w:val="es-MX"/>
        </w:rPr>
        <w:t>.</w:t>
      </w:r>
    </w:p>
    <w:p w14:paraId="0527DC48" w14:textId="77777777" w:rsidR="002F0277" w:rsidRPr="00F07C2A" w:rsidRDefault="002F0277" w:rsidP="002F0277">
      <w:pPr>
        <w:spacing w:line="240" w:lineRule="auto"/>
        <w:jc w:val="both"/>
        <w:rPr>
          <w:bCs/>
          <w:lang w:val="es-MX"/>
        </w:rPr>
      </w:pPr>
      <w:proofErr w:type="spellStart"/>
      <w:r w:rsidRPr="00F07C2A">
        <w:rPr>
          <w:b/>
          <w:bCs/>
          <w:i/>
          <w:lang w:val="es-MX"/>
        </w:rPr>
        <w:t>Linking</w:t>
      </w:r>
      <w:proofErr w:type="spellEnd"/>
      <w:r w:rsidRPr="00F07C2A">
        <w:rPr>
          <w:b/>
          <w:bCs/>
          <w:i/>
          <w:lang w:val="es-MX"/>
        </w:rPr>
        <w:t xml:space="preserve"> UK </w:t>
      </w:r>
      <w:proofErr w:type="spellStart"/>
      <w:r w:rsidRPr="00F07C2A">
        <w:rPr>
          <w:b/>
          <w:bCs/>
          <w:i/>
          <w:lang w:val="es-MX"/>
        </w:rPr>
        <w:t>Gorvernment</w:t>
      </w:r>
      <w:proofErr w:type="spellEnd"/>
      <w:r w:rsidRPr="00F07C2A">
        <w:rPr>
          <w:b/>
          <w:bCs/>
          <w:i/>
          <w:lang w:val="es-MX"/>
        </w:rPr>
        <w:t xml:space="preserve"> Data</w:t>
      </w:r>
    </w:p>
    <w:p w14:paraId="653A61FD" w14:textId="17BCBE48" w:rsidR="002F0277" w:rsidRPr="00F07C2A" w:rsidRDefault="002F0277" w:rsidP="002F0277">
      <w:pPr>
        <w:spacing w:line="240" w:lineRule="auto"/>
        <w:jc w:val="both"/>
        <w:rPr>
          <w:bCs/>
          <w:lang w:val="es-MX"/>
        </w:rPr>
      </w:pPr>
      <w:r w:rsidRPr="00F07C2A">
        <w:rPr>
          <w:bCs/>
          <w:lang w:val="es-MX"/>
        </w:rPr>
        <w:t xml:space="preserve">En este trabajo se establecen los casos de uso para la adopción de los principios de </w:t>
      </w:r>
      <w:proofErr w:type="spellStart"/>
      <w:r w:rsidRPr="00F07C2A">
        <w:rPr>
          <w:bCs/>
          <w:i/>
          <w:lang w:val="es-MX"/>
        </w:rPr>
        <w:t>Linked</w:t>
      </w:r>
      <w:proofErr w:type="spellEnd"/>
      <w:r w:rsidRPr="00F07C2A">
        <w:rPr>
          <w:bCs/>
          <w:i/>
          <w:lang w:val="es-MX"/>
        </w:rPr>
        <w:t xml:space="preserve"> </w:t>
      </w:r>
      <w:r w:rsidRPr="00F07C2A">
        <w:rPr>
          <w:bCs/>
          <w:lang w:val="es-MX"/>
        </w:rPr>
        <w:t xml:space="preserve">Data para la publicación de datos públicos del gobierno de Reino Unido. Además, los autores plantean los beneficios de usar </w:t>
      </w:r>
      <w:proofErr w:type="spellStart"/>
      <w:r w:rsidRPr="00F07C2A">
        <w:rPr>
          <w:bCs/>
          <w:i/>
          <w:lang w:val="es-MX"/>
        </w:rPr>
        <w:t>Linked</w:t>
      </w:r>
      <w:proofErr w:type="spellEnd"/>
      <w:r w:rsidRPr="00F07C2A">
        <w:rPr>
          <w:bCs/>
          <w:i/>
          <w:lang w:val="es-MX"/>
        </w:rPr>
        <w:t xml:space="preserve"> Data</w:t>
      </w:r>
      <w:r w:rsidRPr="00F07C2A">
        <w:rPr>
          <w:bCs/>
          <w:lang w:val="es-MX"/>
        </w:rPr>
        <w:t xml:space="preserve">. En sí, el trabajo pretende convencer a empresas, centros de estudio y a desarrolladores a empezar a usar </w:t>
      </w:r>
      <w:proofErr w:type="spellStart"/>
      <w:r w:rsidRPr="00F07C2A">
        <w:rPr>
          <w:bCs/>
          <w:i/>
          <w:lang w:val="es-MX"/>
        </w:rPr>
        <w:t>Linked</w:t>
      </w:r>
      <w:proofErr w:type="spellEnd"/>
      <w:r w:rsidRPr="00F07C2A">
        <w:rPr>
          <w:bCs/>
          <w:i/>
          <w:lang w:val="es-MX"/>
        </w:rPr>
        <w:t xml:space="preserve"> Data</w:t>
      </w:r>
      <w:r w:rsidRPr="00F07C2A">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F07C2A">
        <w:rPr>
          <w:bCs/>
          <w:i/>
          <w:lang w:val="es-MX"/>
        </w:rPr>
        <w:t>Linked</w:t>
      </w:r>
      <w:proofErr w:type="spellEnd"/>
      <w:r w:rsidRPr="00F07C2A">
        <w:rPr>
          <w:bCs/>
          <w:i/>
          <w:lang w:val="es-MX"/>
        </w:rPr>
        <w:t xml:space="preserve"> Data</w:t>
      </w:r>
      <w:r w:rsidRPr="00F07C2A">
        <w:rPr>
          <w:bCs/>
          <w:lang w:val="es-MX"/>
        </w:rPr>
        <w:t xml:space="preserve"> para que desarrolladores de software puedan crear nuevas herramientas</w:t>
      </w:r>
      <w:sdt>
        <w:sdtPr>
          <w:rPr>
            <w:bCs/>
            <w:lang w:val="es-MX"/>
          </w:rPr>
          <w:id w:val="1299656700"/>
          <w:citation/>
        </w:sdtPr>
        <w:sdtContent>
          <w:r w:rsidRPr="00F07C2A">
            <w:rPr>
              <w:bCs/>
              <w:lang w:val="es-MX"/>
            </w:rPr>
            <w:fldChar w:fldCharType="begin"/>
          </w:r>
          <w:r w:rsidRPr="00F07C2A">
            <w:rPr>
              <w:noProof/>
              <w:lang w:val="es-MX"/>
            </w:rPr>
            <w:instrText xml:space="preserve"> CITATION She10 \l 2058 </w:instrText>
          </w:r>
          <w:r w:rsidRPr="00F07C2A">
            <w:rPr>
              <w:bCs/>
              <w:lang w:val="es-MX"/>
            </w:rPr>
            <w:fldChar w:fldCharType="separate"/>
          </w:r>
          <w:r w:rsidR="00595C94">
            <w:rPr>
              <w:noProof/>
              <w:lang w:val="es-MX"/>
            </w:rPr>
            <w:t xml:space="preserve"> </w:t>
          </w:r>
          <w:r w:rsidR="00595C94" w:rsidRPr="00595C94">
            <w:rPr>
              <w:noProof/>
              <w:lang w:val="es-MX"/>
            </w:rPr>
            <w:t>[20]</w:t>
          </w:r>
          <w:r w:rsidRPr="00F07C2A">
            <w:rPr>
              <w:bCs/>
              <w:lang w:val="es-MX"/>
            </w:rPr>
            <w:fldChar w:fldCharType="end"/>
          </w:r>
        </w:sdtContent>
      </w:sdt>
      <w:r w:rsidRPr="00F07C2A">
        <w:rPr>
          <w:bCs/>
          <w:lang w:val="es-MX"/>
        </w:rPr>
        <w:t>.</w:t>
      </w:r>
    </w:p>
    <w:p w14:paraId="0BCE0AB8" w14:textId="77777777" w:rsidR="002F0277" w:rsidRPr="00F07C2A" w:rsidRDefault="002F0277" w:rsidP="002F0277">
      <w:pPr>
        <w:spacing w:line="240" w:lineRule="auto"/>
        <w:jc w:val="both"/>
        <w:rPr>
          <w:lang w:val="es-MX"/>
        </w:rPr>
      </w:pPr>
      <w:r w:rsidRPr="00F07C2A">
        <w:rPr>
          <w:b/>
          <w:i/>
          <w:lang w:val="es-MX"/>
        </w:rPr>
        <w:lastRenderedPageBreak/>
        <w:t xml:space="preserve">A </w:t>
      </w:r>
      <w:proofErr w:type="spellStart"/>
      <w:r w:rsidRPr="00F07C2A">
        <w:rPr>
          <w:b/>
          <w:i/>
          <w:lang w:val="es-MX"/>
        </w:rPr>
        <w:t>parallel</w:t>
      </w:r>
      <w:proofErr w:type="spellEnd"/>
      <w:r w:rsidRPr="00F07C2A">
        <w:rPr>
          <w:b/>
          <w:i/>
          <w:lang w:val="es-MX"/>
        </w:rPr>
        <w:t xml:space="preserve"> </w:t>
      </w:r>
      <w:proofErr w:type="spellStart"/>
      <w:r w:rsidRPr="00F07C2A">
        <w:rPr>
          <w:b/>
          <w:i/>
          <w:lang w:val="es-MX"/>
        </w:rPr>
        <w:t>approach</w:t>
      </w:r>
      <w:proofErr w:type="spellEnd"/>
      <w:r w:rsidRPr="00F07C2A">
        <w:rPr>
          <w:b/>
          <w:i/>
          <w:lang w:val="es-MX"/>
        </w:rPr>
        <w:t xml:space="preserve"> </w:t>
      </w:r>
      <w:proofErr w:type="spellStart"/>
      <w:r w:rsidRPr="00F07C2A">
        <w:rPr>
          <w:b/>
          <w:i/>
          <w:lang w:val="es-MX"/>
        </w:rPr>
        <w:t>for</w:t>
      </w:r>
      <w:proofErr w:type="spellEnd"/>
      <w:r w:rsidRPr="00F07C2A">
        <w:rPr>
          <w:b/>
          <w:i/>
          <w:lang w:val="es-MX"/>
        </w:rPr>
        <w:t xml:space="preserve"> </w:t>
      </w:r>
      <w:proofErr w:type="spellStart"/>
      <w:r w:rsidRPr="00F07C2A">
        <w:rPr>
          <w:b/>
          <w:i/>
          <w:lang w:val="es-MX"/>
        </w:rPr>
        <w:t>improving</w:t>
      </w:r>
      <w:proofErr w:type="spellEnd"/>
      <w:r w:rsidRPr="00F07C2A">
        <w:rPr>
          <w:b/>
          <w:i/>
          <w:lang w:val="es-MX"/>
        </w:rPr>
        <w:t xml:space="preserve"> Geo-SPARQL </w:t>
      </w:r>
      <w:proofErr w:type="spellStart"/>
      <w:r w:rsidRPr="00F07C2A">
        <w:rPr>
          <w:b/>
          <w:i/>
          <w:lang w:val="es-MX"/>
        </w:rPr>
        <w:t>query</w:t>
      </w:r>
      <w:proofErr w:type="spellEnd"/>
      <w:r w:rsidRPr="00F07C2A">
        <w:rPr>
          <w:b/>
          <w:i/>
          <w:lang w:val="es-MX"/>
        </w:rPr>
        <w:t xml:space="preserve"> performance</w:t>
      </w:r>
    </w:p>
    <w:p w14:paraId="7A7DE638" w14:textId="0B3C5600" w:rsidR="002F0277" w:rsidRPr="00F07C2A" w:rsidRDefault="002F0277" w:rsidP="002F0277">
      <w:pPr>
        <w:spacing w:line="240" w:lineRule="auto"/>
        <w:jc w:val="both"/>
        <w:rPr>
          <w:lang w:val="es-MX"/>
        </w:rPr>
      </w:pPr>
      <w:r w:rsidRPr="00F07C2A">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proofErr w:type="spellStart"/>
      <w:r w:rsidRPr="00F07C2A">
        <w:rPr>
          <w:lang w:val="es-MX"/>
        </w:rPr>
        <w:t>a parte</w:t>
      </w:r>
      <w:proofErr w:type="spellEnd"/>
      <w:r w:rsidRPr="00F07C2A">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F07C2A">
            <w:rPr>
              <w:lang w:val="es-MX"/>
            </w:rPr>
            <w:fldChar w:fldCharType="begin"/>
          </w:r>
          <w:r w:rsidRPr="00F07C2A">
            <w:rPr>
              <w:noProof/>
              <w:lang w:val="es-MX"/>
            </w:rPr>
            <w:instrText xml:space="preserve"> CITATION Zha15 \l 2058 </w:instrText>
          </w:r>
          <w:r w:rsidRPr="00F07C2A">
            <w:rPr>
              <w:lang w:val="es-MX"/>
            </w:rPr>
            <w:fldChar w:fldCharType="separate"/>
          </w:r>
          <w:r w:rsidR="00595C94" w:rsidRPr="00595C94">
            <w:rPr>
              <w:noProof/>
              <w:lang w:val="es-MX"/>
            </w:rPr>
            <w:t>[21]</w:t>
          </w:r>
          <w:r w:rsidRPr="00F07C2A">
            <w:rPr>
              <w:lang w:val="es-MX"/>
            </w:rPr>
            <w:fldChar w:fldCharType="end"/>
          </w:r>
        </w:sdtContent>
      </w:sdt>
      <w:r w:rsidRPr="00F07C2A">
        <w:rPr>
          <w:lang w:val="es-MX"/>
        </w:rPr>
        <w:t>.</w:t>
      </w:r>
    </w:p>
    <w:p w14:paraId="4AF5E715" w14:textId="77777777" w:rsidR="002F0277" w:rsidRPr="00F07C2A" w:rsidRDefault="002F0277" w:rsidP="002F0277">
      <w:pPr>
        <w:spacing w:line="240" w:lineRule="auto"/>
        <w:jc w:val="both"/>
        <w:rPr>
          <w:lang w:val="es-MX"/>
        </w:rPr>
      </w:pPr>
      <w:proofErr w:type="spellStart"/>
      <w:r w:rsidRPr="00F07C2A">
        <w:rPr>
          <w:b/>
          <w:i/>
          <w:lang w:val="es-MX"/>
        </w:rPr>
        <w:t>DBpedia</w:t>
      </w:r>
      <w:proofErr w:type="spellEnd"/>
      <w:r w:rsidRPr="00F07C2A">
        <w:rPr>
          <w:b/>
          <w:i/>
          <w:lang w:val="es-MX"/>
        </w:rPr>
        <w:t xml:space="preserve"> SPARQL </w:t>
      </w:r>
      <w:proofErr w:type="spellStart"/>
      <w:r w:rsidRPr="00F07C2A">
        <w:rPr>
          <w:b/>
          <w:i/>
          <w:lang w:val="es-MX"/>
        </w:rPr>
        <w:t>Benchmark</w:t>
      </w:r>
      <w:proofErr w:type="spellEnd"/>
      <w:r w:rsidRPr="00F07C2A">
        <w:rPr>
          <w:b/>
          <w:i/>
          <w:lang w:val="es-MX"/>
        </w:rPr>
        <w:t xml:space="preserve"> – Performance </w:t>
      </w:r>
      <w:proofErr w:type="spellStart"/>
      <w:r w:rsidRPr="00F07C2A">
        <w:rPr>
          <w:b/>
          <w:i/>
          <w:lang w:val="es-MX"/>
        </w:rPr>
        <w:t>Assessment</w:t>
      </w:r>
      <w:proofErr w:type="spellEnd"/>
      <w:r w:rsidRPr="00F07C2A">
        <w:rPr>
          <w:b/>
          <w:i/>
          <w:lang w:val="es-MX"/>
        </w:rPr>
        <w:t xml:space="preserve"> </w:t>
      </w:r>
      <w:proofErr w:type="spellStart"/>
      <w:r w:rsidRPr="00F07C2A">
        <w:rPr>
          <w:b/>
          <w:i/>
          <w:lang w:val="es-MX"/>
        </w:rPr>
        <w:t>with</w:t>
      </w:r>
      <w:proofErr w:type="spellEnd"/>
      <w:r w:rsidRPr="00F07C2A">
        <w:rPr>
          <w:b/>
          <w:i/>
          <w:lang w:val="es-MX"/>
        </w:rPr>
        <w:t xml:space="preserve"> Real </w:t>
      </w:r>
      <w:proofErr w:type="spellStart"/>
      <w:r w:rsidRPr="00F07C2A">
        <w:rPr>
          <w:b/>
          <w:i/>
          <w:lang w:val="es-MX"/>
        </w:rPr>
        <w:t>Queries</w:t>
      </w:r>
      <w:proofErr w:type="spellEnd"/>
      <w:r w:rsidRPr="00F07C2A">
        <w:rPr>
          <w:b/>
          <w:i/>
          <w:lang w:val="es-MX"/>
        </w:rPr>
        <w:t xml:space="preserve"> </w:t>
      </w:r>
      <w:proofErr w:type="spellStart"/>
      <w:r w:rsidRPr="00F07C2A">
        <w:rPr>
          <w:b/>
          <w:i/>
          <w:lang w:val="es-MX"/>
        </w:rPr>
        <w:t>on</w:t>
      </w:r>
      <w:proofErr w:type="spellEnd"/>
      <w:r w:rsidRPr="00F07C2A">
        <w:rPr>
          <w:b/>
          <w:i/>
          <w:lang w:val="es-MX"/>
        </w:rPr>
        <w:t xml:space="preserve"> Real Data</w:t>
      </w:r>
    </w:p>
    <w:p w14:paraId="56AEEA78" w14:textId="77777777" w:rsidR="002F0277" w:rsidRPr="00F07C2A" w:rsidRDefault="002F0277" w:rsidP="002F0277">
      <w:pPr>
        <w:spacing w:line="240" w:lineRule="auto"/>
        <w:jc w:val="both"/>
        <w:rPr>
          <w:bCs/>
          <w:lang w:val="es-MX"/>
        </w:rPr>
      </w:pPr>
      <w:r w:rsidRPr="00F07C2A">
        <w:rPr>
          <w:bCs/>
          <w:lang w:val="es-MX"/>
        </w:rPr>
        <w:t xml:space="preserve">El documento propone una nueva forma de hacer un </w:t>
      </w:r>
      <w:r w:rsidRPr="00F07C2A">
        <w:rPr>
          <w:bCs/>
          <w:i/>
          <w:lang w:val="es-MX"/>
        </w:rPr>
        <w:t>benchmarking</w:t>
      </w:r>
      <w:r w:rsidRPr="00F07C2A">
        <w:rPr>
          <w:bCs/>
          <w:lang w:val="es-MX"/>
        </w:rPr>
        <w:t xml:space="preserve"> con el propósito de demostrar que los </w:t>
      </w:r>
      <w:r w:rsidRPr="00F07C2A">
        <w:rPr>
          <w:bCs/>
          <w:i/>
          <w:lang w:val="es-MX"/>
        </w:rPr>
        <w:t xml:space="preserve">triples </w:t>
      </w:r>
      <w:proofErr w:type="spellStart"/>
      <w:r w:rsidRPr="00F07C2A">
        <w:rPr>
          <w:bCs/>
          <w:i/>
          <w:lang w:val="es-MX"/>
        </w:rPr>
        <w:t>stores</w:t>
      </w:r>
      <w:proofErr w:type="spellEnd"/>
      <w:r w:rsidRPr="00F07C2A">
        <w:rPr>
          <w:bCs/>
          <w:lang w:val="es-MX"/>
        </w:rPr>
        <w:t xml:space="preserve"> existentes no son tan homogéneos como los otros </w:t>
      </w:r>
      <w:r w:rsidRPr="00F07C2A">
        <w:rPr>
          <w:bCs/>
          <w:i/>
          <w:lang w:val="es-MX"/>
        </w:rPr>
        <w:t>benchmarking</w:t>
      </w:r>
      <w:r w:rsidRPr="00F07C2A">
        <w:rPr>
          <w:bCs/>
          <w:lang w:val="es-MX"/>
        </w:rPr>
        <w:t xml:space="preserve"> lo muestran, es decir, el rendimiento depende de los parámetros usados por lo que una consulta no puede mostrar la misma eficiencia respecto a otra consulta.</w:t>
      </w:r>
    </w:p>
    <w:p w14:paraId="0F65CF45" w14:textId="77777777" w:rsidR="002F0277" w:rsidRPr="00F07C2A" w:rsidRDefault="002F0277" w:rsidP="002F0277">
      <w:pPr>
        <w:spacing w:line="240" w:lineRule="auto"/>
        <w:jc w:val="both"/>
        <w:rPr>
          <w:bCs/>
          <w:lang w:val="es-MX"/>
        </w:rPr>
      </w:pPr>
      <w:r w:rsidRPr="00F07C2A">
        <w:rPr>
          <w:bCs/>
          <w:lang w:val="es-MX"/>
        </w:rPr>
        <w:t xml:space="preserve">Se ponen a prueba 4 </w:t>
      </w:r>
      <w:r w:rsidRPr="00F07C2A">
        <w:rPr>
          <w:bCs/>
          <w:i/>
          <w:lang w:val="es-MX"/>
        </w:rPr>
        <w:t>triple store</w:t>
      </w:r>
      <w:r w:rsidRPr="00F07C2A">
        <w:rPr>
          <w:bCs/>
          <w:lang w:val="es-MX"/>
        </w:rPr>
        <w:t xml:space="preserve"> populares Virtuoso, </w:t>
      </w:r>
      <w:proofErr w:type="spellStart"/>
      <w:r w:rsidRPr="00F07C2A">
        <w:rPr>
          <w:bCs/>
          <w:lang w:val="es-MX"/>
        </w:rPr>
        <w:t>Sesame</w:t>
      </w:r>
      <w:proofErr w:type="spellEnd"/>
      <w:r w:rsidRPr="00F07C2A">
        <w:rPr>
          <w:bCs/>
          <w:lang w:val="es-MX"/>
        </w:rPr>
        <w:t xml:space="preserve">, Jena-TDB y </w:t>
      </w:r>
      <w:proofErr w:type="spellStart"/>
      <w:r w:rsidRPr="00F07C2A">
        <w:rPr>
          <w:bCs/>
          <w:lang w:val="es-MX"/>
        </w:rPr>
        <w:t>BigOWLIM</w:t>
      </w:r>
      <w:proofErr w:type="spellEnd"/>
      <w:r w:rsidRPr="00F07C2A">
        <w:rPr>
          <w:bCs/>
          <w:lang w:val="es-MX"/>
        </w:rPr>
        <w:t xml:space="preserve">. A lo largo del documento muestran el desarrollo del </w:t>
      </w:r>
      <w:r w:rsidRPr="00F07C2A">
        <w:rPr>
          <w:bCs/>
          <w:i/>
          <w:lang w:val="es-MX"/>
        </w:rPr>
        <w:t>benchmarking</w:t>
      </w:r>
      <w:r w:rsidRPr="00F07C2A">
        <w:rPr>
          <w:bCs/>
          <w:lang w:val="es-MX"/>
        </w:rPr>
        <w:t xml:space="preserve">, desde la generación del conjunto de datos de </w:t>
      </w:r>
      <w:proofErr w:type="spellStart"/>
      <w:r w:rsidRPr="00F07C2A">
        <w:rPr>
          <w:bCs/>
          <w:lang w:val="es-MX"/>
        </w:rPr>
        <w:t>DBpedia</w:t>
      </w:r>
      <w:proofErr w:type="spellEnd"/>
      <w:r w:rsidRPr="00F07C2A">
        <w:rPr>
          <w:bCs/>
          <w:lang w:val="es-MX"/>
        </w:rPr>
        <w:t>, hasta los resultados obtenidos. En este trabajos los autores miden la cantidad de consultas por segundo (</w:t>
      </w:r>
      <w:proofErr w:type="spellStart"/>
      <w:r w:rsidRPr="00F07C2A">
        <w:rPr>
          <w:bCs/>
          <w:lang w:val="es-MX"/>
        </w:rPr>
        <w:t>QpS</w:t>
      </w:r>
      <w:proofErr w:type="spellEnd"/>
      <w:r w:rsidRPr="00F07C2A">
        <w:rPr>
          <w:bCs/>
          <w:lang w:val="es-MX"/>
        </w:rPr>
        <w:t>, por sus siglas en inglés) en 4 casos: 10%, 50%, 100% y 200% del conjunto de datos generados previamente.</w:t>
      </w:r>
    </w:p>
    <w:p w14:paraId="4FCD3D18" w14:textId="62A0F739" w:rsidR="002F0277" w:rsidRPr="00F07C2A" w:rsidRDefault="002F0277" w:rsidP="002F0277">
      <w:pPr>
        <w:spacing w:line="240" w:lineRule="auto"/>
        <w:jc w:val="both"/>
        <w:rPr>
          <w:bCs/>
          <w:lang w:val="es-MX"/>
        </w:rPr>
      </w:pPr>
      <w:r w:rsidRPr="00F07C2A">
        <w:rPr>
          <w:bCs/>
          <w:lang w:val="es-MX"/>
        </w:rPr>
        <w:t xml:space="preserve">A parte del </w:t>
      </w:r>
      <w:r w:rsidRPr="00F07C2A">
        <w:rPr>
          <w:bCs/>
          <w:i/>
          <w:lang w:val="es-MX"/>
        </w:rPr>
        <w:t>benchmarking</w:t>
      </w:r>
      <w:r w:rsidRPr="00F07C2A">
        <w:rPr>
          <w:bCs/>
          <w:lang w:val="es-MX"/>
        </w:rPr>
        <w:t xml:space="preserve">, se presenta una discusión donde se habla sobre las fortalezas y debilidades de cada </w:t>
      </w:r>
      <w:r w:rsidRPr="00F07C2A">
        <w:rPr>
          <w:bCs/>
          <w:i/>
          <w:lang w:val="es-MX"/>
        </w:rPr>
        <w:t xml:space="preserve">triple store </w:t>
      </w:r>
      <w:r w:rsidRPr="00F07C2A">
        <w:rPr>
          <w:bCs/>
          <w:lang w:val="es-MX"/>
        </w:rPr>
        <w:t xml:space="preserve">al hacer múltiples y simples consultas con ellos. También se presentan trabajos relacionados y los retos por vencer en el campo de los </w:t>
      </w:r>
      <w:r w:rsidRPr="00F07C2A">
        <w:rPr>
          <w:bCs/>
          <w:i/>
          <w:lang w:val="es-MX"/>
        </w:rPr>
        <w:t>benchmarking</w:t>
      </w:r>
      <w:r w:rsidRPr="00F07C2A">
        <w:rPr>
          <w:bCs/>
          <w:lang w:val="es-MX"/>
        </w:rPr>
        <w:t xml:space="preserve"> en </w:t>
      </w:r>
      <w:r w:rsidRPr="00F07C2A">
        <w:rPr>
          <w:bCs/>
          <w:i/>
          <w:lang w:val="es-MX"/>
        </w:rPr>
        <w:t xml:space="preserve">triple </w:t>
      </w:r>
      <w:proofErr w:type="spellStart"/>
      <w:r w:rsidRPr="00F07C2A">
        <w:rPr>
          <w:bCs/>
          <w:i/>
          <w:lang w:val="es-MX"/>
        </w:rPr>
        <w:t>stores</w:t>
      </w:r>
      <w:proofErr w:type="spellEnd"/>
      <w:sdt>
        <w:sdtPr>
          <w:rPr>
            <w:bCs/>
            <w:i/>
            <w:lang w:val="es-MX"/>
          </w:rPr>
          <w:id w:val="-951941811"/>
          <w:citation/>
        </w:sdtPr>
        <w:sdtContent>
          <w:r w:rsidRPr="00F07C2A">
            <w:rPr>
              <w:bCs/>
              <w:i/>
              <w:lang w:val="es-MX"/>
            </w:rPr>
            <w:fldChar w:fldCharType="begin"/>
          </w:r>
          <w:r w:rsidRPr="00F07C2A">
            <w:rPr>
              <w:noProof/>
              <w:lang w:val="es-MX"/>
            </w:rPr>
            <w:instrText xml:space="preserve"> CITATION Mor11 \l 2058 </w:instrText>
          </w:r>
          <w:r w:rsidRPr="00F07C2A">
            <w:rPr>
              <w:bCs/>
              <w:i/>
              <w:lang w:val="es-MX"/>
            </w:rPr>
            <w:fldChar w:fldCharType="separate"/>
          </w:r>
          <w:r w:rsidR="00595C94">
            <w:rPr>
              <w:noProof/>
              <w:lang w:val="es-MX"/>
            </w:rPr>
            <w:t xml:space="preserve"> </w:t>
          </w:r>
          <w:r w:rsidR="00595C94" w:rsidRPr="00595C94">
            <w:rPr>
              <w:noProof/>
              <w:lang w:val="es-MX"/>
            </w:rPr>
            <w:t>[22]</w:t>
          </w:r>
          <w:r w:rsidRPr="00F07C2A">
            <w:rPr>
              <w:bCs/>
              <w:i/>
              <w:lang w:val="es-MX"/>
            </w:rPr>
            <w:fldChar w:fldCharType="end"/>
          </w:r>
        </w:sdtContent>
      </w:sdt>
      <w:r w:rsidRPr="00F07C2A">
        <w:rPr>
          <w:bCs/>
          <w:lang w:val="es-MX"/>
        </w:rPr>
        <w:t>.</w:t>
      </w:r>
    </w:p>
    <w:p w14:paraId="0FAD8FF2" w14:textId="77777777" w:rsidR="002F0277" w:rsidRPr="00F07C2A" w:rsidRDefault="002F0277" w:rsidP="002F0277">
      <w:pPr>
        <w:spacing w:line="240" w:lineRule="auto"/>
        <w:jc w:val="both"/>
        <w:rPr>
          <w:b/>
          <w:bCs/>
          <w:lang w:val="es-MX"/>
        </w:rPr>
      </w:pPr>
      <w:r w:rsidRPr="00F07C2A">
        <w:rPr>
          <w:b/>
          <w:bCs/>
          <w:lang w:val="es-MX"/>
        </w:rPr>
        <w:t>Explotación de información en el dominio geo-hídrico ecuatoriano utilizando tecnología semántica</w:t>
      </w:r>
    </w:p>
    <w:p w14:paraId="107802AB" w14:textId="77777777" w:rsidR="002F0277" w:rsidRPr="00F07C2A" w:rsidRDefault="002F0277" w:rsidP="002F0277">
      <w:pPr>
        <w:spacing w:line="240" w:lineRule="auto"/>
        <w:jc w:val="both"/>
        <w:rPr>
          <w:bCs/>
          <w:lang w:val="es-MX"/>
        </w:rPr>
      </w:pPr>
      <w:r w:rsidRPr="00F07C2A">
        <w:rPr>
          <w:bCs/>
          <w:lang w:val="es-MX"/>
        </w:rPr>
        <w:t xml:space="preserve">El documento presenta una propuesta de cómo aprovechar los datos geográficos en el dominio geo hídrico. Se apoyan en la única herramienta </w:t>
      </w:r>
      <w:r w:rsidRPr="00F07C2A">
        <w:rPr>
          <w:bCs/>
          <w:i/>
          <w:lang w:val="es-MX"/>
        </w:rPr>
        <w:t xml:space="preserve">open </w:t>
      </w:r>
      <w:proofErr w:type="spellStart"/>
      <w:r w:rsidRPr="00F07C2A">
        <w:rPr>
          <w:bCs/>
          <w:i/>
          <w:lang w:val="es-MX"/>
        </w:rPr>
        <w:t>source</w:t>
      </w:r>
      <w:proofErr w:type="spellEnd"/>
      <w:r w:rsidRPr="00F07C2A">
        <w:rPr>
          <w:bCs/>
          <w:i/>
          <w:lang w:val="es-MX"/>
        </w:rPr>
        <w:t>,</w:t>
      </w:r>
      <w:r w:rsidRPr="00F07C2A">
        <w:rPr>
          <w:bCs/>
          <w:lang w:val="es-MX"/>
        </w:rPr>
        <w:t xml:space="preserve"> </w:t>
      </w:r>
      <w:proofErr w:type="spellStart"/>
      <w:r w:rsidRPr="00F07C2A">
        <w:rPr>
          <w:bCs/>
          <w:lang w:val="es-MX"/>
        </w:rPr>
        <w:t>Parliament</w:t>
      </w:r>
      <w:proofErr w:type="spellEnd"/>
      <w:r w:rsidRPr="00F07C2A">
        <w:rPr>
          <w:bCs/>
          <w:lang w:val="es-MX"/>
        </w:rPr>
        <w:t xml:space="preserve">, para llevar a cabo las consultas geográficas de forma federada. </w:t>
      </w:r>
    </w:p>
    <w:p w14:paraId="670B2619" w14:textId="77777777" w:rsidR="002F0277" w:rsidRPr="00F07C2A" w:rsidRDefault="002F0277" w:rsidP="002F0277">
      <w:pPr>
        <w:spacing w:line="240" w:lineRule="auto"/>
        <w:jc w:val="both"/>
        <w:rPr>
          <w:bCs/>
          <w:lang w:val="es-MX"/>
        </w:rPr>
      </w:pPr>
      <w:r w:rsidRPr="00F07C2A">
        <w:rPr>
          <w:bCs/>
          <w:lang w:val="es-MX"/>
        </w:rPr>
        <w:t xml:space="preserve">Presentan el escenario del dominio geo hídrico ecuatoriano y la manera de cómo explotan los datos mediante 3 repositorios de </w:t>
      </w:r>
      <w:r w:rsidRPr="00F07C2A">
        <w:rPr>
          <w:bCs/>
          <w:i/>
          <w:lang w:val="es-MX"/>
        </w:rPr>
        <w:t>triple store</w:t>
      </w:r>
      <w:r w:rsidRPr="00F07C2A">
        <w:rPr>
          <w:bCs/>
          <w:lang w:val="es-MX"/>
        </w:rPr>
        <w:t>.</w:t>
      </w:r>
    </w:p>
    <w:p w14:paraId="31C16DF7" w14:textId="77777777" w:rsidR="002F0277" w:rsidRPr="00F07C2A" w:rsidRDefault="002F0277" w:rsidP="002F0277">
      <w:pPr>
        <w:spacing w:line="240" w:lineRule="auto"/>
        <w:jc w:val="both"/>
        <w:rPr>
          <w:bCs/>
          <w:lang w:val="es-MX"/>
        </w:rPr>
      </w:pPr>
      <w:r w:rsidRPr="00F07C2A">
        <w:rPr>
          <w:bCs/>
          <w:lang w:val="es-MX"/>
        </w:rPr>
        <w:t xml:space="preserve">Cuando terminan de obtener los resultados de las consultas, estos son visualizados con el apoyo de una herramienta llamada MAP4RDF </w:t>
      </w:r>
    </w:p>
    <w:p w14:paraId="64A4713F" w14:textId="61DE9B53" w:rsidR="002F0277" w:rsidRPr="00F07C2A" w:rsidRDefault="002F0277" w:rsidP="002F0277">
      <w:pPr>
        <w:spacing w:line="240" w:lineRule="auto"/>
        <w:jc w:val="both"/>
        <w:rPr>
          <w:bCs/>
          <w:lang w:val="es-MX"/>
        </w:rPr>
      </w:pPr>
      <w:r w:rsidRPr="00F07C2A">
        <w:rPr>
          <w:bCs/>
          <w:lang w:val="es-MX"/>
        </w:rPr>
        <w:t xml:space="preserve">Cabe decir que en este trabajo no se hace ninguna implementación o desarrollo sobre un </w:t>
      </w:r>
      <w:r w:rsidRPr="00F07C2A">
        <w:rPr>
          <w:bCs/>
          <w:i/>
          <w:lang w:val="es-MX"/>
        </w:rPr>
        <w:t>triple store</w:t>
      </w:r>
      <w:r w:rsidRPr="00F07C2A">
        <w:rPr>
          <w:bCs/>
          <w:lang w:val="es-MX"/>
        </w:rPr>
        <w:t>, solo utilizan ejemplos de consultas y obtienen datos</w:t>
      </w:r>
      <w:sdt>
        <w:sdtPr>
          <w:rPr>
            <w:bCs/>
            <w:lang w:val="es-MX"/>
          </w:rPr>
          <w:id w:val="84192115"/>
          <w:citation/>
        </w:sdt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00595C94">
            <w:rPr>
              <w:noProof/>
              <w:lang w:val="es-MX"/>
            </w:rPr>
            <w:t xml:space="preserve"> </w:t>
          </w:r>
          <w:r w:rsidR="00595C94" w:rsidRPr="00595C94">
            <w:rPr>
              <w:noProof/>
              <w:lang w:val="es-MX"/>
            </w:rPr>
            <w:t>[6]</w:t>
          </w:r>
          <w:r w:rsidRPr="00F07C2A">
            <w:rPr>
              <w:bCs/>
              <w:lang w:val="es-MX"/>
            </w:rPr>
            <w:fldChar w:fldCharType="end"/>
          </w:r>
        </w:sdtContent>
      </w:sdt>
      <w:r w:rsidRPr="00F07C2A">
        <w:rPr>
          <w:bCs/>
          <w:lang w:val="es-MX"/>
        </w:rPr>
        <w:t>.</w:t>
      </w:r>
    </w:p>
    <w:p w14:paraId="139979E5" w14:textId="77777777" w:rsidR="002F0277" w:rsidRPr="00F07C2A" w:rsidRDefault="002F0277" w:rsidP="002F0277">
      <w:pPr>
        <w:spacing w:line="240" w:lineRule="auto"/>
        <w:jc w:val="both"/>
        <w:rPr>
          <w:b/>
          <w:i/>
          <w:lang w:val="es-MX"/>
        </w:rPr>
      </w:pPr>
      <w:proofErr w:type="spellStart"/>
      <w:r w:rsidRPr="00F07C2A">
        <w:rPr>
          <w:b/>
          <w:i/>
          <w:lang w:val="es-MX"/>
        </w:rPr>
        <w:t>Sextant</w:t>
      </w:r>
      <w:proofErr w:type="spellEnd"/>
      <w:r w:rsidRPr="00F07C2A">
        <w:rPr>
          <w:b/>
          <w:i/>
          <w:lang w:val="es-MX"/>
        </w:rPr>
        <w:t xml:space="preserve">: </w:t>
      </w:r>
      <w:proofErr w:type="spellStart"/>
      <w:r w:rsidRPr="00F07C2A">
        <w:rPr>
          <w:b/>
          <w:i/>
          <w:lang w:val="es-MX"/>
        </w:rPr>
        <w:t>Browsing</w:t>
      </w:r>
      <w:proofErr w:type="spellEnd"/>
      <w:r w:rsidRPr="00F07C2A">
        <w:rPr>
          <w:b/>
          <w:i/>
          <w:lang w:val="es-MX"/>
        </w:rPr>
        <w:t xml:space="preserve"> and </w:t>
      </w:r>
      <w:proofErr w:type="spellStart"/>
      <w:r w:rsidRPr="00F07C2A">
        <w:rPr>
          <w:b/>
          <w:i/>
          <w:lang w:val="es-MX"/>
        </w:rPr>
        <w:t>Mapping</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t>
      </w:r>
      <w:proofErr w:type="spellStart"/>
      <w:r w:rsidRPr="00F07C2A">
        <w:rPr>
          <w:b/>
          <w:i/>
          <w:lang w:val="es-MX"/>
        </w:rPr>
        <w:t>Ocean</w:t>
      </w:r>
      <w:proofErr w:type="spellEnd"/>
      <w:r w:rsidRPr="00F07C2A">
        <w:rPr>
          <w:b/>
          <w:i/>
          <w:lang w:val="es-MX"/>
        </w:rPr>
        <w:t xml:space="preserve"> </w:t>
      </w:r>
      <w:proofErr w:type="spellStart"/>
      <w:r w:rsidRPr="00F07C2A">
        <w:rPr>
          <w:b/>
          <w:i/>
          <w:lang w:val="es-MX"/>
        </w:rPr>
        <w:t>of</w:t>
      </w:r>
      <w:proofErr w:type="spellEnd"/>
      <w:r w:rsidRPr="00F07C2A">
        <w:rPr>
          <w:b/>
          <w:i/>
          <w:lang w:val="es-MX"/>
        </w:rPr>
        <w:t xml:space="preserve"> </w:t>
      </w:r>
      <w:proofErr w:type="spellStart"/>
      <w:r w:rsidRPr="00F07C2A">
        <w:rPr>
          <w:b/>
          <w:i/>
          <w:lang w:val="es-MX"/>
        </w:rPr>
        <w:t>Linked</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Data</w:t>
      </w:r>
    </w:p>
    <w:p w14:paraId="01E61146" w14:textId="11D19A54" w:rsidR="002F0277" w:rsidRPr="00F07C2A" w:rsidRDefault="002F0277" w:rsidP="002F0277">
      <w:pPr>
        <w:spacing w:line="240" w:lineRule="auto"/>
        <w:jc w:val="both"/>
        <w:rPr>
          <w:lang w:val="es-MX"/>
        </w:rPr>
      </w:pPr>
      <w:r w:rsidRPr="00F07C2A">
        <w:rPr>
          <w:lang w:val="es-MX"/>
        </w:rPr>
        <w:t xml:space="preserve">Es este documento presentan una herramienta Web llamada </w:t>
      </w:r>
      <w:proofErr w:type="spellStart"/>
      <w:r w:rsidRPr="00F07C2A">
        <w:rPr>
          <w:i/>
          <w:lang w:val="es-MX"/>
        </w:rPr>
        <w:t>Sextant</w:t>
      </w:r>
      <w:proofErr w:type="spellEnd"/>
      <w:r w:rsidRPr="00F07C2A">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F07C2A">
            <w:rPr>
              <w:lang w:val="es-MX"/>
            </w:rPr>
            <w:fldChar w:fldCharType="begin"/>
          </w:r>
          <w:r w:rsidRPr="00F07C2A">
            <w:rPr>
              <w:lang w:val="es-MX"/>
            </w:rPr>
            <w:instrText xml:space="preserve"> CITATION Cha13 \l 2058 </w:instrText>
          </w:r>
          <w:r w:rsidRPr="00F07C2A">
            <w:rPr>
              <w:lang w:val="es-MX"/>
            </w:rPr>
            <w:fldChar w:fldCharType="separate"/>
          </w:r>
          <w:r w:rsidR="00595C94">
            <w:rPr>
              <w:noProof/>
              <w:lang w:val="es-MX"/>
            </w:rPr>
            <w:t xml:space="preserve"> </w:t>
          </w:r>
          <w:r w:rsidR="00595C94" w:rsidRPr="00595C94">
            <w:rPr>
              <w:noProof/>
              <w:lang w:val="es-MX"/>
            </w:rPr>
            <w:t>[23]</w:t>
          </w:r>
          <w:r w:rsidRPr="00F07C2A">
            <w:rPr>
              <w:lang w:val="es-MX"/>
            </w:rPr>
            <w:fldChar w:fldCharType="end"/>
          </w:r>
        </w:sdtContent>
      </w:sdt>
      <w:r w:rsidRPr="00F07C2A">
        <w:rPr>
          <w:lang w:val="es-MX"/>
        </w:rPr>
        <w:t>.</w:t>
      </w:r>
    </w:p>
    <w:p w14:paraId="72315E0D" w14:textId="77777777" w:rsidR="002F0277" w:rsidRPr="00F07C2A" w:rsidRDefault="002F0277" w:rsidP="002F0277">
      <w:pPr>
        <w:spacing w:line="240" w:lineRule="auto"/>
        <w:jc w:val="both"/>
        <w:rPr>
          <w:lang w:val="es-MX"/>
        </w:rPr>
      </w:pPr>
    </w:p>
    <w:p w14:paraId="6AF21EB2" w14:textId="77777777" w:rsidR="002F0277" w:rsidRPr="00F07C2A" w:rsidRDefault="002F0277" w:rsidP="002F0277">
      <w:pPr>
        <w:spacing w:line="240" w:lineRule="auto"/>
        <w:jc w:val="both"/>
        <w:rPr>
          <w:lang w:val="es-MX"/>
        </w:rPr>
      </w:pPr>
    </w:p>
    <w:p w14:paraId="65907AE3" w14:textId="77777777" w:rsidR="002F0277" w:rsidRPr="00F07C2A" w:rsidRDefault="002F0277" w:rsidP="002F0277">
      <w:pPr>
        <w:jc w:val="both"/>
        <w:rPr>
          <w:b/>
          <w:bCs/>
          <w:lang w:val="es-MX"/>
        </w:rPr>
      </w:pPr>
      <w:proofErr w:type="spellStart"/>
      <w:r w:rsidRPr="00F07C2A">
        <w:rPr>
          <w:b/>
          <w:bCs/>
          <w:i/>
          <w:iCs/>
          <w:lang w:val="es-MX"/>
        </w:rPr>
        <w:lastRenderedPageBreak/>
        <w:t>Answering</w:t>
      </w:r>
      <w:proofErr w:type="spellEnd"/>
      <w:r w:rsidRPr="00F07C2A">
        <w:rPr>
          <w:b/>
          <w:bCs/>
          <w:i/>
          <w:iCs/>
          <w:lang w:val="es-MX"/>
        </w:rPr>
        <w:t xml:space="preserve"> </w:t>
      </w:r>
      <w:proofErr w:type="spellStart"/>
      <w:r w:rsidRPr="00F07C2A">
        <w:rPr>
          <w:b/>
          <w:bCs/>
          <w:i/>
          <w:iCs/>
          <w:lang w:val="es-MX"/>
        </w:rPr>
        <w:t>geospatial</w:t>
      </w:r>
      <w:proofErr w:type="spellEnd"/>
      <w:r w:rsidRPr="00F07C2A">
        <w:rPr>
          <w:b/>
          <w:bCs/>
          <w:i/>
          <w:iCs/>
          <w:lang w:val="es-MX"/>
        </w:rPr>
        <w:t xml:space="preserve"> </w:t>
      </w:r>
      <w:proofErr w:type="spellStart"/>
      <w:r w:rsidRPr="00F07C2A">
        <w:rPr>
          <w:b/>
          <w:bCs/>
          <w:i/>
          <w:iCs/>
          <w:lang w:val="es-MX"/>
        </w:rPr>
        <w:t>queries</w:t>
      </w:r>
      <w:proofErr w:type="spellEnd"/>
      <w:r w:rsidRPr="00F07C2A">
        <w:rPr>
          <w:b/>
          <w:bCs/>
          <w:i/>
          <w:iCs/>
          <w:lang w:val="es-MX"/>
        </w:rPr>
        <w:t xml:space="preserve"> </w:t>
      </w:r>
      <w:proofErr w:type="spellStart"/>
      <w:r w:rsidRPr="00F07C2A">
        <w:rPr>
          <w:b/>
          <w:bCs/>
          <w:i/>
          <w:iCs/>
          <w:lang w:val="es-MX"/>
        </w:rPr>
        <w:t>over</w:t>
      </w:r>
      <w:proofErr w:type="spellEnd"/>
      <w:r w:rsidRPr="00F07C2A">
        <w:rPr>
          <w:b/>
          <w:bCs/>
          <w:i/>
          <w:iCs/>
          <w:lang w:val="es-MX"/>
        </w:rPr>
        <w:t xml:space="preserve"> </w:t>
      </w:r>
      <w:proofErr w:type="spellStart"/>
      <w:r w:rsidRPr="00F07C2A">
        <w:rPr>
          <w:b/>
          <w:bCs/>
          <w:i/>
          <w:iCs/>
          <w:lang w:val="es-MX"/>
        </w:rPr>
        <w:t>relational</w:t>
      </w:r>
      <w:proofErr w:type="spellEnd"/>
      <w:r w:rsidRPr="00F07C2A">
        <w:rPr>
          <w:b/>
          <w:bCs/>
          <w:i/>
          <w:iCs/>
          <w:lang w:val="es-MX"/>
        </w:rPr>
        <w:t xml:space="preserve"> data</w:t>
      </w:r>
    </w:p>
    <w:p w14:paraId="72C749C7" w14:textId="33742C83" w:rsidR="002F0277" w:rsidRPr="00F07C2A" w:rsidRDefault="002F0277" w:rsidP="002F0277">
      <w:pPr>
        <w:jc w:val="both"/>
        <w:rPr>
          <w:lang w:val="es-MX"/>
        </w:rPr>
      </w:pPr>
      <w:r w:rsidRPr="00F07C2A">
        <w:rPr>
          <w:lang w:val="es-MX"/>
        </w:rPr>
        <w:t xml:space="preserve">En este </w:t>
      </w:r>
      <w:proofErr w:type="spellStart"/>
      <w:r w:rsidRPr="00F07C2A">
        <w:rPr>
          <w:i/>
          <w:iCs/>
          <w:lang w:val="es-MX"/>
        </w:rPr>
        <w:t>paper</w:t>
      </w:r>
      <w:proofErr w:type="spellEnd"/>
      <w:r w:rsidRPr="00F07C2A">
        <w:rPr>
          <w:lang w:val="es-MX"/>
        </w:rPr>
        <w:t xml:space="preserve"> los autores parten del hecho de que los datos geoespaciales son comúnmente almacenados en sistemas manejadores de bases de datos, </w:t>
      </w:r>
      <w:r w:rsidRPr="00F07C2A">
        <w:rPr>
          <w:i/>
          <w:iCs/>
          <w:lang w:val="es-MX"/>
        </w:rPr>
        <w:t>DBMS</w:t>
      </w:r>
      <w:r w:rsidRPr="00F07C2A">
        <w:rPr>
          <w:lang w:val="es-MX"/>
        </w:rPr>
        <w:t xml:space="preserve"> por sus siglas en inglés, del tipo geoespacial. Para llevar a cabo dicha tarea, se deben de convertir esos datos en datos RDF y almacenarlos en </w:t>
      </w:r>
      <w:r w:rsidRPr="00F07C2A">
        <w:rPr>
          <w:i/>
          <w:iCs/>
          <w:lang w:val="es-MX"/>
        </w:rPr>
        <w:t>triple store</w:t>
      </w:r>
      <w:r w:rsidRPr="00F07C2A">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F07C2A">
        <w:rPr>
          <w:i/>
          <w:iCs/>
          <w:lang w:val="es-MX"/>
        </w:rPr>
        <w:t>OBDA</w:t>
      </w:r>
      <w:r w:rsidRPr="00F07C2A">
        <w:rPr>
          <w:lang w:val="es-MX"/>
        </w:rPr>
        <w:t xml:space="preserve"> por sus siglas en inglés, que se encargan de ofrecer consultas SPARQL en formato SQL, no existe soporte para datos geoespaciales; esto implica no hacer consultas actualizadas o no obtener resultados de consultas geoespaciales. La solución por parte de los autores de habilitar consultas del tipo </w:t>
      </w:r>
      <w:proofErr w:type="spellStart"/>
      <w:r w:rsidRPr="00F07C2A">
        <w:rPr>
          <w:lang w:val="es-MX"/>
        </w:rPr>
        <w:t>GeoSPARQL</w:t>
      </w:r>
      <w:proofErr w:type="spellEnd"/>
      <w:r w:rsidRPr="00F07C2A">
        <w:rPr>
          <w:lang w:val="es-MX"/>
        </w:rPr>
        <w:t xml:space="preserve"> </w:t>
      </w:r>
      <w:r w:rsidRPr="00F07C2A">
        <w:rPr>
          <w:i/>
          <w:iCs/>
          <w:lang w:val="es-MX"/>
        </w:rPr>
        <w:t>en el aire</w:t>
      </w:r>
      <w:r w:rsidRPr="00F07C2A">
        <w:rPr>
          <w:lang w:val="es-MX"/>
        </w:rPr>
        <w:t xml:space="preserve"> al no convertir los datos consultados a RDF y después almacenarlos en un </w:t>
      </w:r>
      <w:r w:rsidRPr="00F07C2A">
        <w:rPr>
          <w:i/>
          <w:iCs/>
          <w:lang w:val="es-MX"/>
        </w:rPr>
        <w:t>triple store</w:t>
      </w:r>
      <w:r w:rsidRPr="00F07C2A">
        <w:rPr>
          <w:lang w:val="es-MX"/>
        </w:rPr>
        <w:t>. Como resultado, se pueden hacer consultas sin tener que hacer conversiones y almacenamiento, solo puras consultas</w:t>
      </w:r>
      <w:sdt>
        <w:sdtPr>
          <w:rPr>
            <w:lang w:val="es-MX"/>
          </w:rPr>
          <w:id w:val="-279415408"/>
          <w:citation/>
        </w:sdtPr>
        <w:sdtContent>
          <w:r w:rsidR="00BC76E0">
            <w:rPr>
              <w:lang w:val="es-MX"/>
            </w:rPr>
            <w:fldChar w:fldCharType="begin"/>
          </w:r>
          <w:r w:rsidR="00BC76E0">
            <w:rPr>
              <w:lang w:val="es-MX"/>
            </w:rPr>
            <w:instrText xml:space="preserve"> CITATION Ber17 \l 2058 </w:instrText>
          </w:r>
          <w:r w:rsidR="00BC76E0">
            <w:rPr>
              <w:lang w:val="es-MX"/>
            </w:rPr>
            <w:fldChar w:fldCharType="separate"/>
          </w:r>
          <w:r w:rsidR="00595C94">
            <w:rPr>
              <w:noProof/>
              <w:lang w:val="es-MX"/>
            </w:rPr>
            <w:t xml:space="preserve"> </w:t>
          </w:r>
          <w:r w:rsidR="00595C94" w:rsidRPr="00595C94">
            <w:rPr>
              <w:noProof/>
              <w:lang w:val="es-MX"/>
            </w:rPr>
            <w:t>[24]</w:t>
          </w:r>
          <w:r w:rsidR="00BC76E0">
            <w:rPr>
              <w:lang w:val="es-MX"/>
            </w:rPr>
            <w:fldChar w:fldCharType="end"/>
          </w:r>
        </w:sdtContent>
      </w:sdt>
      <w:r w:rsidRPr="00F07C2A">
        <w:rPr>
          <w:lang w:val="es-MX"/>
        </w:rPr>
        <w:t>.</w:t>
      </w:r>
    </w:p>
    <w:p w14:paraId="62664609" w14:textId="77777777" w:rsidR="002F0277" w:rsidRPr="00F07C2A" w:rsidRDefault="002F0277" w:rsidP="002F0277">
      <w:pPr>
        <w:jc w:val="both"/>
        <w:rPr>
          <w:b/>
          <w:bCs/>
          <w:lang w:val="es-MX"/>
        </w:rPr>
      </w:pPr>
      <w:r w:rsidRPr="00F07C2A">
        <w:rPr>
          <w:b/>
          <w:bCs/>
          <w:i/>
          <w:iCs/>
          <w:lang w:val="es-MX"/>
        </w:rPr>
        <w:t xml:space="preserve">Benchmarking </w:t>
      </w:r>
      <w:proofErr w:type="spellStart"/>
      <w:r w:rsidRPr="00F07C2A">
        <w:rPr>
          <w:b/>
          <w:bCs/>
          <w:i/>
          <w:iCs/>
          <w:lang w:val="es-MX"/>
        </w:rPr>
        <w:t>Commercial</w:t>
      </w:r>
      <w:proofErr w:type="spellEnd"/>
      <w:r w:rsidRPr="00F07C2A">
        <w:rPr>
          <w:b/>
          <w:bCs/>
          <w:i/>
          <w:iCs/>
          <w:lang w:val="es-MX"/>
        </w:rPr>
        <w:t xml:space="preserve"> RDF </w:t>
      </w:r>
      <w:proofErr w:type="spellStart"/>
      <w:r w:rsidRPr="00F07C2A">
        <w:rPr>
          <w:b/>
          <w:bCs/>
          <w:i/>
          <w:iCs/>
          <w:lang w:val="es-MX"/>
        </w:rPr>
        <w:t>stores</w:t>
      </w:r>
      <w:proofErr w:type="spellEnd"/>
      <w:r w:rsidRPr="00F07C2A">
        <w:rPr>
          <w:b/>
          <w:bCs/>
          <w:i/>
          <w:iCs/>
          <w:lang w:val="es-MX"/>
        </w:rPr>
        <w:t xml:space="preserve"> </w:t>
      </w:r>
      <w:proofErr w:type="spellStart"/>
      <w:r w:rsidRPr="00F07C2A">
        <w:rPr>
          <w:b/>
          <w:bCs/>
          <w:i/>
          <w:iCs/>
          <w:lang w:val="es-MX"/>
        </w:rPr>
        <w:t>with</w:t>
      </w:r>
      <w:proofErr w:type="spellEnd"/>
      <w:r w:rsidRPr="00F07C2A">
        <w:rPr>
          <w:b/>
          <w:bCs/>
          <w:i/>
          <w:iCs/>
          <w:lang w:val="es-MX"/>
        </w:rPr>
        <w:t xml:space="preserve"> </w:t>
      </w:r>
      <w:proofErr w:type="spellStart"/>
      <w:r w:rsidRPr="00F07C2A">
        <w:rPr>
          <w:b/>
          <w:bCs/>
          <w:i/>
          <w:iCs/>
          <w:lang w:val="es-MX"/>
        </w:rPr>
        <w:t>Publications</w:t>
      </w:r>
      <w:proofErr w:type="spellEnd"/>
      <w:r w:rsidRPr="00F07C2A">
        <w:rPr>
          <w:b/>
          <w:bCs/>
          <w:i/>
          <w:iCs/>
          <w:lang w:val="es-MX"/>
        </w:rPr>
        <w:t xml:space="preserve"> Office </w:t>
      </w:r>
      <w:proofErr w:type="spellStart"/>
      <w:r w:rsidRPr="00F07C2A">
        <w:rPr>
          <w:b/>
          <w:bCs/>
          <w:i/>
          <w:iCs/>
          <w:lang w:val="es-MX"/>
        </w:rPr>
        <w:t>Dataset</w:t>
      </w:r>
      <w:proofErr w:type="spellEnd"/>
    </w:p>
    <w:p w14:paraId="0899B318" w14:textId="21E25262" w:rsidR="002F0277" w:rsidRPr="00F07C2A" w:rsidRDefault="002F0277" w:rsidP="002F0277">
      <w:pPr>
        <w:jc w:val="both"/>
        <w:rPr>
          <w:lang w:val="es-MX"/>
        </w:rPr>
      </w:pPr>
      <w:r w:rsidRPr="00F07C2A">
        <w:rPr>
          <w:lang w:val="es-MX"/>
        </w:rPr>
        <w:t xml:space="preserve">Los autores presentan un </w:t>
      </w:r>
      <w:proofErr w:type="spellStart"/>
      <w:r w:rsidRPr="00F07C2A">
        <w:rPr>
          <w:i/>
          <w:iCs/>
          <w:lang w:val="es-MX"/>
        </w:rPr>
        <w:t>benchmark</w:t>
      </w:r>
      <w:proofErr w:type="spellEnd"/>
      <w:r w:rsidRPr="00F07C2A">
        <w:rPr>
          <w:lang w:val="es-MX"/>
        </w:rPr>
        <w:t xml:space="preserve"> para RDF </w:t>
      </w:r>
      <w:proofErr w:type="spellStart"/>
      <w:r w:rsidRPr="00F07C2A">
        <w:rPr>
          <w:i/>
          <w:iCs/>
          <w:lang w:val="es-MX"/>
        </w:rPr>
        <w:t>stores</w:t>
      </w:r>
      <w:proofErr w:type="spellEnd"/>
      <w:r w:rsidRPr="00F07C2A">
        <w:rPr>
          <w:lang w:val="es-MX"/>
        </w:rPr>
        <w:t xml:space="preserve"> usando </w:t>
      </w:r>
      <w:proofErr w:type="spellStart"/>
      <w:r w:rsidRPr="00F07C2A">
        <w:rPr>
          <w:i/>
          <w:iCs/>
          <w:lang w:val="es-MX"/>
        </w:rPr>
        <w:t>datasets</w:t>
      </w:r>
      <w:proofErr w:type="spellEnd"/>
      <w:r w:rsidRPr="00F07C2A">
        <w:rPr>
          <w:i/>
          <w:iCs/>
          <w:lang w:val="es-MX"/>
        </w:rPr>
        <w:t xml:space="preserve"> </w:t>
      </w:r>
      <w:r w:rsidRPr="00F07C2A">
        <w:rPr>
          <w:lang w:val="es-MX"/>
        </w:rPr>
        <w:t xml:space="preserve">de la oficina de publicaciones, </w:t>
      </w:r>
      <w:r w:rsidRPr="00F07C2A">
        <w:rPr>
          <w:i/>
          <w:iCs/>
          <w:lang w:val="es-MX"/>
        </w:rPr>
        <w:t>PO</w:t>
      </w:r>
      <w:r w:rsidRPr="00F07C2A">
        <w:rPr>
          <w:lang w:val="es-MX"/>
        </w:rPr>
        <w:t xml:space="preserve"> por sus siglas en inglés. En la comparación se miden 4 características: </w:t>
      </w:r>
      <w:proofErr w:type="spellStart"/>
      <w:r w:rsidRPr="00F07C2A">
        <w:rPr>
          <w:i/>
          <w:iCs/>
          <w:lang w:val="es-MX"/>
        </w:rPr>
        <w:t>bulkloading</w:t>
      </w:r>
      <w:proofErr w:type="spellEnd"/>
      <w:r w:rsidRPr="00F07C2A">
        <w:rPr>
          <w:lang w:val="es-MX"/>
        </w:rPr>
        <w:t xml:space="preserve">, escalabilidad, estabilidad y ejecución de consultas. De la misma </w:t>
      </w:r>
      <w:r w:rsidRPr="00F07C2A">
        <w:rPr>
          <w:i/>
          <w:iCs/>
          <w:lang w:val="es-MX"/>
        </w:rPr>
        <w:t>PO</w:t>
      </w:r>
      <w:r w:rsidRPr="00F07C2A">
        <w:rPr>
          <w:lang w:val="es-MX"/>
        </w:rPr>
        <w:t xml:space="preserve"> se utilizaron </w:t>
      </w:r>
      <w:proofErr w:type="spellStart"/>
      <w:r w:rsidRPr="00F07C2A">
        <w:rPr>
          <w:i/>
          <w:iCs/>
          <w:lang w:val="es-MX"/>
        </w:rPr>
        <w:t>datasets</w:t>
      </w:r>
      <w:proofErr w:type="spellEnd"/>
      <w:r w:rsidRPr="00F07C2A">
        <w:rPr>
          <w:lang w:val="es-MX"/>
        </w:rPr>
        <w:t xml:space="preserve"> normalizados y no normalizados. Usando lo mismos </w:t>
      </w:r>
      <w:proofErr w:type="spellStart"/>
      <w:r w:rsidRPr="00F07C2A">
        <w:rPr>
          <w:i/>
          <w:iCs/>
          <w:lang w:val="es-MX"/>
        </w:rPr>
        <w:t>datasets</w:t>
      </w:r>
      <w:proofErr w:type="spellEnd"/>
      <w:r w:rsidRPr="00F07C2A">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F07C2A">
        <w:rPr>
          <w:i/>
          <w:iCs/>
          <w:lang w:val="es-MX"/>
        </w:rPr>
        <w:t>hardware</w:t>
      </w:r>
      <w:r w:rsidRPr="00F07C2A">
        <w:rPr>
          <w:lang w:val="es-MX"/>
        </w:rPr>
        <w:t xml:space="preserve"> utilizado</w:t>
      </w:r>
      <w:sdt>
        <w:sdtPr>
          <w:rPr>
            <w:lang w:val="es-MX"/>
          </w:rPr>
          <w:id w:val="1507556480"/>
          <w:citation/>
        </w:sdtPr>
        <w:sdtContent>
          <w:r w:rsidR="00BC76E0">
            <w:rPr>
              <w:lang w:val="es-MX"/>
            </w:rPr>
            <w:fldChar w:fldCharType="begin"/>
          </w:r>
          <w:r w:rsidR="00BC76E0">
            <w:rPr>
              <w:lang w:val="es-MX"/>
            </w:rPr>
            <w:instrText xml:space="preserve"> CITATION Ate18 \l 2058 </w:instrText>
          </w:r>
          <w:r w:rsidR="00BC76E0">
            <w:rPr>
              <w:lang w:val="es-MX"/>
            </w:rPr>
            <w:fldChar w:fldCharType="separate"/>
          </w:r>
          <w:r w:rsidR="00595C94">
            <w:rPr>
              <w:noProof/>
              <w:lang w:val="es-MX"/>
            </w:rPr>
            <w:t xml:space="preserve"> </w:t>
          </w:r>
          <w:r w:rsidR="00595C94" w:rsidRPr="00595C94">
            <w:rPr>
              <w:noProof/>
              <w:lang w:val="es-MX"/>
            </w:rPr>
            <w:t>[25]</w:t>
          </w:r>
          <w:r w:rsidR="00BC76E0">
            <w:rPr>
              <w:lang w:val="es-MX"/>
            </w:rPr>
            <w:fldChar w:fldCharType="end"/>
          </w:r>
        </w:sdtContent>
      </w:sdt>
      <w:r w:rsidRPr="00F07C2A">
        <w:rPr>
          <w:lang w:val="es-MX"/>
        </w:rPr>
        <w:t>.</w:t>
      </w:r>
    </w:p>
    <w:p w14:paraId="0B7861CF" w14:textId="77777777" w:rsidR="002F0277" w:rsidRPr="00F07C2A" w:rsidRDefault="002F0277" w:rsidP="002F0277">
      <w:pPr>
        <w:jc w:val="both"/>
        <w:rPr>
          <w:b/>
          <w:bCs/>
          <w:lang w:val="es-MX"/>
        </w:rPr>
      </w:pPr>
      <w:proofErr w:type="spellStart"/>
      <w:r w:rsidRPr="00F07C2A">
        <w:rPr>
          <w:b/>
          <w:bCs/>
          <w:i/>
          <w:iCs/>
          <w:lang w:val="es-MX"/>
        </w:rPr>
        <w:t>Geographica</w:t>
      </w:r>
      <w:proofErr w:type="spellEnd"/>
      <w:r w:rsidRPr="00F07C2A">
        <w:rPr>
          <w:b/>
          <w:bCs/>
          <w:i/>
          <w:iCs/>
          <w:lang w:val="es-MX"/>
        </w:rPr>
        <w:t xml:space="preserve">: A </w:t>
      </w:r>
      <w:proofErr w:type="spellStart"/>
      <w:r w:rsidRPr="00F07C2A">
        <w:rPr>
          <w:b/>
          <w:bCs/>
          <w:i/>
          <w:iCs/>
          <w:lang w:val="es-MX"/>
        </w:rPr>
        <w:t>Benchmark</w:t>
      </w:r>
      <w:proofErr w:type="spellEnd"/>
      <w:r w:rsidRPr="00F07C2A">
        <w:rPr>
          <w:b/>
          <w:bCs/>
          <w:i/>
          <w:iCs/>
          <w:lang w:val="es-MX"/>
        </w:rPr>
        <w:t xml:space="preserve"> </w:t>
      </w:r>
      <w:proofErr w:type="spellStart"/>
      <w:r w:rsidRPr="00F07C2A">
        <w:rPr>
          <w:b/>
          <w:bCs/>
          <w:i/>
          <w:iCs/>
          <w:lang w:val="es-MX"/>
        </w:rPr>
        <w:t>for</w:t>
      </w:r>
      <w:proofErr w:type="spellEnd"/>
      <w:r w:rsidRPr="00F07C2A">
        <w:rPr>
          <w:b/>
          <w:bCs/>
          <w:i/>
          <w:iCs/>
          <w:lang w:val="es-MX"/>
        </w:rPr>
        <w:t xml:space="preserve"> </w:t>
      </w:r>
      <w:proofErr w:type="spellStart"/>
      <w:r w:rsidRPr="00F07C2A">
        <w:rPr>
          <w:b/>
          <w:bCs/>
          <w:i/>
          <w:iCs/>
          <w:lang w:val="es-MX"/>
        </w:rPr>
        <w:t>Geospatial</w:t>
      </w:r>
      <w:proofErr w:type="spellEnd"/>
      <w:r w:rsidRPr="00F07C2A">
        <w:rPr>
          <w:b/>
          <w:bCs/>
          <w:i/>
          <w:iCs/>
          <w:lang w:val="es-MX"/>
        </w:rPr>
        <w:t xml:space="preserve"> RDF </w:t>
      </w:r>
      <w:proofErr w:type="spellStart"/>
      <w:r w:rsidRPr="00F07C2A">
        <w:rPr>
          <w:b/>
          <w:bCs/>
          <w:i/>
          <w:iCs/>
          <w:lang w:val="es-MX"/>
        </w:rPr>
        <w:t>Stores</w:t>
      </w:r>
      <w:proofErr w:type="spellEnd"/>
    </w:p>
    <w:p w14:paraId="244CFD9F" w14:textId="59286617" w:rsidR="002F0277" w:rsidRPr="00F07C2A" w:rsidRDefault="002F0277" w:rsidP="002F0277">
      <w:pPr>
        <w:jc w:val="both"/>
        <w:rPr>
          <w:lang w:val="es-MX"/>
        </w:rPr>
      </w:pPr>
      <w:r w:rsidRPr="00F07C2A">
        <w:rPr>
          <w:lang w:val="es-MX"/>
        </w:rPr>
        <w:t xml:space="preserve">Se consideró por parte de los autores que no existía un </w:t>
      </w:r>
      <w:proofErr w:type="spellStart"/>
      <w:r w:rsidRPr="00F07C2A">
        <w:rPr>
          <w:i/>
          <w:iCs/>
          <w:lang w:val="es-MX"/>
        </w:rPr>
        <w:t>benchmark</w:t>
      </w:r>
      <w:proofErr w:type="spellEnd"/>
      <w:r w:rsidRPr="00F07C2A">
        <w:rPr>
          <w:lang w:val="es-MX"/>
        </w:rPr>
        <w:t xml:space="preserve"> que evaluara </w:t>
      </w:r>
      <w:r w:rsidRPr="00F07C2A">
        <w:rPr>
          <w:i/>
          <w:iCs/>
          <w:lang w:val="es-MX"/>
        </w:rPr>
        <w:t>triple store</w:t>
      </w:r>
      <w:r w:rsidRPr="00F07C2A">
        <w:rPr>
          <w:lang w:val="es-MX"/>
        </w:rPr>
        <w:t xml:space="preserve"> geoespaciales que fuese usado de una manera conocida por lo que el propósito de haber desarrollado el </w:t>
      </w:r>
      <w:proofErr w:type="spellStart"/>
      <w:r w:rsidRPr="00F07C2A">
        <w:rPr>
          <w:i/>
          <w:iCs/>
          <w:lang w:val="es-MX"/>
        </w:rPr>
        <w:t>benchmark</w:t>
      </w:r>
      <w:proofErr w:type="spellEnd"/>
      <w:r w:rsidRPr="00F07C2A">
        <w:rPr>
          <w:lang w:val="es-MX"/>
        </w:rPr>
        <w:t xml:space="preserve"> </w:t>
      </w:r>
      <w:proofErr w:type="spellStart"/>
      <w:r w:rsidRPr="00F07C2A">
        <w:rPr>
          <w:i/>
          <w:iCs/>
          <w:lang w:val="es-MX"/>
        </w:rPr>
        <w:t>Geographica</w:t>
      </w:r>
      <w:proofErr w:type="spellEnd"/>
      <w:r w:rsidRPr="00F07C2A">
        <w:rPr>
          <w:lang w:val="es-MX"/>
        </w:rPr>
        <w:t xml:space="preserve"> fue contribuir al estado de arte. En </w:t>
      </w:r>
      <w:proofErr w:type="spellStart"/>
      <w:r w:rsidRPr="00F07C2A">
        <w:rPr>
          <w:i/>
          <w:iCs/>
          <w:lang w:val="es-MX"/>
        </w:rPr>
        <w:t>Geographica</w:t>
      </w:r>
      <w:proofErr w:type="spellEnd"/>
      <w:r w:rsidRPr="00F07C2A">
        <w:rPr>
          <w:lang w:val="es-MX"/>
        </w:rPr>
        <w:t xml:space="preserve"> se usaron datos sintéticos y datos del mundo real para probar la funcionalidad ofrecida y el rendimiento de RDF </w:t>
      </w:r>
      <w:proofErr w:type="spellStart"/>
      <w:r w:rsidRPr="00F07C2A">
        <w:rPr>
          <w:i/>
          <w:iCs/>
          <w:lang w:val="es-MX"/>
        </w:rPr>
        <w:t>stores</w:t>
      </w:r>
      <w:proofErr w:type="spellEnd"/>
      <w:r w:rsidRPr="00F07C2A">
        <w:rPr>
          <w:lang w:val="es-MX"/>
        </w:rPr>
        <w:t xml:space="preserve"> geoespaciales; se usaron en específico </w:t>
      </w:r>
      <w:proofErr w:type="spellStart"/>
      <w:r w:rsidRPr="00F07C2A">
        <w:rPr>
          <w:lang w:val="es-MX"/>
        </w:rPr>
        <w:t>Strabon</w:t>
      </w:r>
      <w:proofErr w:type="spellEnd"/>
      <w:r w:rsidRPr="00F07C2A">
        <w:rPr>
          <w:lang w:val="es-MX"/>
        </w:rPr>
        <w:t xml:space="preserve">, </w:t>
      </w:r>
      <w:proofErr w:type="spellStart"/>
      <w:r w:rsidRPr="00F07C2A">
        <w:rPr>
          <w:lang w:val="es-MX"/>
        </w:rPr>
        <w:t>Parliament</w:t>
      </w:r>
      <w:proofErr w:type="spellEnd"/>
      <w:r w:rsidRPr="00F07C2A">
        <w:rPr>
          <w:lang w:val="es-MX"/>
        </w:rPr>
        <w:t xml:space="preserve"> y </w:t>
      </w:r>
      <w:proofErr w:type="spellStart"/>
      <w:r w:rsidRPr="00F07C2A">
        <w:rPr>
          <w:lang w:val="es-MX"/>
        </w:rPr>
        <w:t>uSeekM</w:t>
      </w:r>
      <w:proofErr w:type="spellEnd"/>
      <w:r w:rsidRPr="00F07C2A">
        <w:rPr>
          <w:lang w:val="es-MX"/>
        </w:rPr>
        <w:t xml:space="preserve"> los cuales eran los más completos para la evaluación. El desarrollo de esta comparativa fue con el fin de ofrecer una metodología que permitiera evaluar RDF </w:t>
      </w:r>
      <w:proofErr w:type="spellStart"/>
      <w:r w:rsidRPr="00F07C2A">
        <w:rPr>
          <w:i/>
          <w:iCs/>
          <w:lang w:val="es-MX"/>
        </w:rPr>
        <w:t>stores</w:t>
      </w:r>
      <w:proofErr w:type="spellEnd"/>
      <w:r w:rsidRPr="00F07C2A">
        <w:rPr>
          <w:i/>
          <w:iCs/>
          <w:lang w:val="es-MX"/>
        </w:rPr>
        <w:t xml:space="preserve"> </w:t>
      </w:r>
      <w:r w:rsidRPr="00F07C2A">
        <w:rPr>
          <w:lang w:val="es-MX"/>
        </w:rPr>
        <w:t xml:space="preserve">de una mejor manera que propuestas previas. Ellos usaron 2 </w:t>
      </w:r>
      <w:proofErr w:type="spellStart"/>
      <w:r w:rsidRPr="00F07C2A">
        <w:rPr>
          <w:i/>
          <w:iCs/>
          <w:lang w:val="es-MX"/>
        </w:rPr>
        <w:t>workloads</w:t>
      </w:r>
      <w:proofErr w:type="spellEnd"/>
      <w:r w:rsidRPr="00F07C2A">
        <w:rPr>
          <w:lang w:val="es-MX"/>
        </w:rPr>
        <w:t xml:space="preserve"> de datos: sintético y del mundo real. Con ellos evaluaron eficiencia de funciones primitivas espaciales y el rendimiento de los RDF </w:t>
      </w:r>
      <w:proofErr w:type="spellStart"/>
      <w:r w:rsidRPr="00F07C2A">
        <w:rPr>
          <w:i/>
          <w:iCs/>
          <w:lang w:val="es-MX"/>
        </w:rPr>
        <w:t>stores</w:t>
      </w:r>
      <w:proofErr w:type="spellEnd"/>
      <w:r w:rsidRPr="00F07C2A">
        <w:rPr>
          <w:lang w:val="es-MX"/>
        </w:rPr>
        <w:t xml:space="preserve"> en </w:t>
      </w:r>
      <w:r w:rsidRPr="00F07C2A">
        <w:rPr>
          <w:i/>
          <w:iCs/>
          <w:lang w:val="es-MX"/>
        </w:rPr>
        <w:t xml:space="preserve">reverse </w:t>
      </w:r>
      <w:proofErr w:type="spellStart"/>
      <w:r w:rsidRPr="00F07C2A">
        <w:rPr>
          <w:i/>
          <w:iCs/>
          <w:lang w:val="es-MX"/>
        </w:rPr>
        <w:t>geocoding</w:t>
      </w:r>
      <w:proofErr w:type="spellEnd"/>
      <w:r w:rsidRPr="00F07C2A">
        <w:rPr>
          <w:i/>
          <w:iCs/>
          <w:lang w:val="es-MX"/>
        </w:rPr>
        <w:t xml:space="preserve">, </w:t>
      </w:r>
      <w:proofErr w:type="spellStart"/>
      <w:r w:rsidRPr="00F07C2A">
        <w:rPr>
          <w:i/>
          <w:iCs/>
          <w:lang w:val="es-MX"/>
        </w:rPr>
        <w:t>map</w:t>
      </w:r>
      <w:proofErr w:type="spellEnd"/>
      <w:r w:rsidRPr="00F07C2A">
        <w:rPr>
          <w:i/>
          <w:iCs/>
          <w:lang w:val="es-MX"/>
        </w:rPr>
        <w:t xml:space="preserve"> </w:t>
      </w:r>
      <w:proofErr w:type="spellStart"/>
      <w:r w:rsidRPr="00F07C2A">
        <w:rPr>
          <w:i/>
          <w:iCs/>
          <w:lang w:val="es-MX"/>
        </w:rPr>
        <w:t>search</w:t>
      </w:r>
      <w:proofErr w:type="spellEnd"/>
      <w:r w:rsidRPr="00F07C2A">
        <w:rPr>
          <w:i/>
          <w:iCs/>
          <w:lang w:val="es-MX"/>
        </w:rPr>
        <w:t xml:space="preserve"> y </w:t>
      </w:r>
      <w:proofErr w:type="spellStart"/>
      <w:r w:rsidRPr="00F07C2A">
        <w:rPr>
          <w:i/>
          <w:iCs/>
          <w:lang w:val="es-MX"/>
        </w:rPr>
        <w:t>browsing</w:t>
      </w:r>
      <w:proofErr w:type="spellEnd"/>
      <w:r w:rsidRPr="00F07C2A">
        <w:rPr>
          <w:i/>
          <w:iCs/>
          <w:lang w:val="es-MX"/>
        </w:rPr>
        <w:t xml:space="preserve">. </w:t>
      </w:r>
      <w:r w:rsidRPr="00F07C2A">
        <w:rPr>
          <w:lang w:val="es-MX"/>
        </w:rPr>
        <w:t xml:space="preserve">Los autores buscan, como trabajo futuro, expandir el </w:t>
      </w:r>
      <w:proofErr w:type="spellStart"/>
      <w:r w:rsidRPr="00F07C2A">
        <w:rPr>
          <w:i/>
          <w:iCs/>
          <w:lang w:val="es-MX"/>
        </w:rPr>
        <w:t>benchmark</w:t>
      </w:r>
      <w:proofErr w:type="spellEnd"/>
      <w:r w:rsidRPr="00F07C2A">
        <w:rPr>
          <w:lang w:val="es-MX"/>
        </w:rPr>
        <w:t xml:space="preserve"> para cubrir el estándar </w:t>
      </w:r>
      <w:proofErr w:type="spellStart"/>
      <w:r w:rsidRPr="00F07C2A">
        <w:rPr>
          <w:lang w:val="es-MX"/>
        </w:rPr>
        <w:t>GeoSPARQL</w:t>
      </w:r>
      <w:proofErr w:type="spellEnd"/>
      <w:r w:rsidRPr="00F07C2A">
        <w:rPr>
          <w:lang w:val="es-MX"/>
        </w:rPr>
        <w:t xml:space="preserve"> de una manera completa y probar a</w:t>
      </w:r>
      <w:r w:rsidRPr="00F07C2A">
        <w:rPr>
          <w:i/>
          <w:iCs/>
          <w:lang w:val="es-MX"/>
        </w:rPr>
        <w:t xml:space="preserve"> </w:t>
      </w:r>
      <w:proofErr w:type="spellStart"/>
      <w:r w:rsidRPr="00F07C2A">
        <w:rPr>
          <w:i/>
          <w:iCs/>
          <w:lang w:val="es-MX"/>
        </w:rPr>
        <w:t>Geographica</w:t>
      </w:r>
      <w:proofErr w:type="spellEnd"/>
      <w:r w:rsidRPr="00F07C2A">
        <w:rPr>
          <w:lang w:val="es-MX"/>
        </w:rPr>
        <w:t xml:space="preserve"> en un ecosistema centralizado y distribuido</w:t>
      </w:r>
      <w:sdt>
        <w:sdtPr>
          <w:rPr>
            <w:lang w:val="es-MX"/>
          </w:rPr>
          <w:id w:val="1946964098"/>
          <w:citation/>
        </w:sdtPr>
        <w:sdtContent>
          <w:r w:rsidR="00BC76E0">
            <w:rPr>
              <w:lang w:val="es-MX"/>
            </w:rPr>
            <w:fldChar w:fldCharType="begin"/>
          </w:r>
          <w:r w:rsidR="00BC76E0">
            <w:rPr>
              <w:lang w:val="es-MX"/>
            </w:rPr>
            <w:instrText xml:space="preserve"> CITATION Gar13 \l 2058 </w:instrText>
          </w:r>
          <w:r w:rsidR="00BC76E0">
            <w:rPr>
              <w:lang w:val="es-MX"/>
            </w:rPr>
            <w:fldChar w:fldCharType="separate"/>
          </w:r>
          <w:r w:rsidR="00595C94">
            <w:rPr>
              <w:noProof/>
              <w:lang w:val="es-MX"/>
            </w:rPr>
            <w:t xml:space="preserve"> </w:t>
          </w:r>
          <w:r w:rsidR="00595C94" w:rsidRPr="00595C94">
            <w:rPr>
              <w:noProof/>
              <w:lang w:val="es-MX"/>
            </w:rPr>
            <w:t>[26]</w:t>
          </w:r>
          <w:r w:rsidR="00BC76E0">
            <w:rPr>
              <w:lang w:val="es-MX"/>
            </w:rPr>
            <w:fldChar w:fldCharType="end"/>
          </w:r>
        </w:sdtContent>
      </w:sdt>
      <w:r w:rsidRPr="00F07C2A">
        <w:rPr>
          <w:lang w:val="es-MX"/>
        </w:rPr>
        <w:t>.</w:t>
      </w:r>
    </w:p>
    <w:p w14:paraId="38AA71D0" w14:textId="77777777" w:rsidR="002F0277" w:rsidRPr="00F07C2A" w:rsidRDefault="002F0277" w:rsidP="002F0277">
      <w:pPr>
        <w:jc w:val="both"/>
        <w:rPr>
          <w:b/>
          <w:bCs/>
          <w:i/>
          <w:iCs/>
          <w:lang w:val="es-MX"/>
        </w:rPr>
      </w:pPr>
      <w:proofErr w:type="spellStart"/>
      <w:r w:rsidRPr="00F07C2A">
        <w:rPr>
          <w:b/>
          <w:bCs/>
          <w:i/>
          <w:iCs/>
          <w:lang w:val="es-MX"/>
        </w:rPr>
        <w:t>Geoyasgui</w:t>
      </w:r>
      <w:proofErr w:type="spellEnd"/>
      <w:r w:rsidRPr="00F07C2A">
        <w:rPr>
          <w:b/>
          <w:bCs/>
          <w:i/>
          <w:iCs/>
          <w:lang w:val="es-MX"/>
        </w:rPr>
        <w:t xml:space="preserve">: The </w:t>
      </w:r>
      <w:proofErr w:type="spellStart"/>
      <w:r w:rsidRPr="00F07C2A">
        <w:rPr>
          <w:b/>
          <w:bCs/>
          <w:i/>
          <w:iCs/>
          <w:lang w:val="es-MX"/>
        </w:rPr>
        <w:t>GeoSPARQL</w:t>
      </w:r>
      <w:proofErr w:type="spellEnd"/>
      <w:r w:rsidRPr="00F07C2A">
        <w:rPr>
          <w:b/>
          <w:bCs/>
          <w:i/>
          <w:iCs/>
          <w:lang w:val="es-MX"/>
        </w:rPr>
        <w:t xml:space="preserve"> </w:t>
      </w:r>
      <w:proofErr w:type="spellStart"/>
      <w:r w:rsidRPr="00F07C2A">
        <w:rPr>
          <w:b/>
          <w:bCs/>
          <w:i/>
          <w:iCs/>
          <w:lang w:val="es-MX"/>
        </w:rPr>
        <w:t>query</w:t>
      </w:r>
      <w:proofErr w:type="spellEnd"/>
      <w:r w:rsidRPr="00F07C2A">
        <w:rPr>
          <w:b/>
          <w:bCs/>
          <w:i/>
          <w:iCs/>
          <w:lang w:val="es-MX"/>
        </w:rPr>
        <w:t xml:space="preserve"> editor and </w:t>
      </w:r>
      <w:proofErr w:type="spellStart"/>
      <w:r w:rsidRPr="00F07C2A">
        <w:rPr>
          <w:b/>
          <w:bCs/>
          <w:i/>
          <w:iCs/>
          <w:lang w:val="es-MX"/>
        </w:rPr>
        <w:t>result</w:t>
      </w:r>
      <w:proofErr w:type="spellEnd"/>
      <w:r w:rsidRPr="00F07C2A">
        <w:rPr>
          <w:b/>
          <w:bCs/>
          <w:i/>
          <w:iCs/>
          <w:lang w:val="es-MX"/>
        </w:rPr>
        <w:t xml:space="preserve"> </w:t>
      </w:r>
      <w:proofErr w:type="spellStart"/>
      <w:r w:rsidRPr="00F07C2A">
        <w:rPr>
          <w:b/>
          <w:bCs/>
          <w:i/>
          <w:iCs/>
          <w:lang w:val="es-MX"/>
        </w:rPr>
        <w:t>visualizer</w:t>
      </w:r>
      <w:proofErr w:type="spellEnd"/>
    </w:p>
    <w:p w14:paraId="7DDD031D" w14:textId="6F3F12C3" w:rsidR="002F0277" w:rsidRPr="00F07C2A" w:rsidRDefault="002F0277" w:rsidP="002F0277">
      <w:pPr>
        <w:spacing w:line="240" w:lineRule="auto"/>
        <w:jc w:val="both"/>
        <w:rPr>
          <w:lang w:val="es-MX"/>
        </w:rPr>
      </w:pPr>
      <w:r w:rsidRPr="00F07C2A">
        <w:rPr>
          <w:lang w:val="es-MX"/>
        </w:rPr>
        <w:t xml:space="preserve">Los autores abordan una problemática presente en los editores y evaluadores de consultas de </w:t>
      </w:r>
      <w:proofErr w:type="spellStart"/>
      <w:r w:rsidRPr="00F07C2A">
        <w:rPr>
          <w:lang w:val="es-MX"/>
        </w:rPr>
        <w:t>GeoSPARQL</w:t>
      </w:r>
      <w:proofErr w:type="spellEnd"/>
      <w:r w:rsidRPr="00F07C2A">
        <w:rPr>
          <w:lang w:val="es-MX"/>
        </w:rPr>
        <w:t xml:space="preserve"> al trabajar con el </w:t>
      </w:r>
      <w:proofErr w:type="spellStart"/>
      <w:r w:rsidRPr="00F07C2A">
        <w:rPr>
          <w:i/>
          <w:iCs/>
          <w:lang w:val="es-MX"/>
        </w:rPr>
        <w:t>Land</w:t>
      </w:r>
      <w:proofErr w:type="spellEnd"/>
      <w:r w:rsidRPr="00F07C2A">
        <w:rPr>
          <w:i/>
          <w:iCs/>
          <w:lang w:val="es-MX"/>
        </w:rPr>
        <w:t xml:space="preserve"> </w:t>
      </w:r>
      <w:proofErr w:type="spellStart"/>
      <w:r w:rsidRPr="00F07C2A">
        <w:rPr>
          <w:i/>
          <w:iCs/>
          <w:lang w:val="es-MX"/>
        </w:rPr>
        <w:t>Registry</w:t>
      </w:r>
      <w:proofErr w:type="spellEnd"/>
      <w:r w:rsidRPr="00F07C2A">
        <w:rPr>
          <w:i/>
          <w:iCs/>
          <w:lang w:val="es-MX"/>
        </w:rPr>
        <w:t xml:space="preserve"> and </w:t>
      </w:r>
      <w:proofErr w:type="spellStart"/>
      <w:r w:rsidRPr="00F07C2A">
        <w:rPr>
          <w:i/>
          <w:iCs/>
          <w:lang w:val="es-MX"/>
        </w:rPr>
        <w:t>Mapping</w:t>
      </w:r>
      <w:proofErr w:type="spellEnd"/>
      <w:r w:rsidRPr="00F07C2A">
        <w:rPr>
          <w:i/>
          <w:iCs/>
          <w:lang w:val="es-MX"/>
        </w:rPr>
        <w:t xml:space="preserve"> Agency,</w:t>
      </w:r>
      <w:r w:rsidRPr="00F07C2A">
        <w:rPr>
          <w:lang w:val="es-MX"/>
        </w:rPr>
        <w:t xml:space="preserve"> mejor conocido como </w:t>
      </w:r>
      <w:proofErr w:type="spellStart"/>
      <w:r w:rsidRPr="00F07C2A">
        <w:rPr>
          <w:i/>
          <w:iCs/>
          <w:lang w:val="es-MX"/>
        </w:rPr>
        <w:t>Kadaster</w:t>
      </w:r>
      <w:proofErr w:type="spellEnd"/>
      <w:r w:rsidRPr="00F07C2A">
        <w:rPr>
          <w:i/>
          <w:iCs/>
          <w:lang w:val="es-MX"/>
        </w:rPr>
        <w:t>,</w:t>
      </w:r>
      <w:r w:rsidRPr="00F07C2A">
        <w:rPr>
          <w:lang w:val="es-MX"/>
        </w:rPr>
        <w:t xml:space="preserve"> quienes publican una gran cantidad de </w:t>
      </w:r>
      <w:proofErr w:type="spellStart"/>
      <w:r w:rsidRPr="00F07C2A">
        <w:rPr>
          <w:i/>
          <w:iCs/>
          <w:lang w:val="es-MX"/>
        </w:rPr>
        <w:t>datasets</w:t>
      </w:r>
      <w:proofErr w:type="spellEnd"/>
      <w:r w:rsidRPr="00F07C2A">
        <w:rPr>
          <w:lang w:val="es-MX"/>
        </w:rPr>
        <w:t xml:space="preserve"> entre los cuales son publicados de diversas maneras y en una cantidad considerable, muchos de esos datos son geoespaciales. Cabe decir que </w:t>
      </w:r>
      <w:proofErr w:type="spellStart"/>
      <w:r w:rsidRPr="00F07C2A">
        <w:rPr>
          <w:i/>
          <w:iCs/>
          <w:lang w:val="es-MX"/>
        </w:rPr>
        <w:t>Kadaster</w:t>
      </w:r>
      <w:proofErr w:type="spellEnd"/>
      <w:r w:rsidRPr="00F07C2A">
        <w:rPr>
          <w:lang w:val="es-MX"/>
        </w:rPr>
        <w:t xml:space="preserve"> </w:t>
      </w:r>
      <w:r w:rsidRPr="00F07C2A">
        <w:rPr>
          <w:lang w:val="es-MX"/>
        </w:rPr>
        <w:lastRenderedPageBreak/>
        <w:t xml:space="preserve">publica sus datos basados el estándar </w:t>
      </w:r>
      <w:proofErr w:type="spellStart"/>
      <w:r w:rsidRPr="00F07C2A">
        <w:rPr>
          <w:lang w:val="es-MX"/>
        </w:rPr>
        <w:t>GeoSPARQL</w:t>
      </w:r>
      <w:proofErr w:type="spellEnd"/>
      <w:r w:rsidRPr="00F07C2A">
        <w:rPr>
          <w:lang w:val="es-MX"/>
        </w:rPr>
        <w:t xml:space="preserve"> como </w:t>
      </w:r>
      <w:proofErr w:type="spellStart"/>
      <w:r w:rsidRPr="00F07C2A">
        <w:rPr>
          <w:i/>
          <w:iCs/>
          <w:lang w:val="es-MX"/>
        </w:rPr>
        <w:t>Linked</w:t>
      </w:r>
      <w:proofErr w:type="spellEnd"/>
      <w:r w:rsidRPr="00F07C2A">
        <w:rPr>
          <w:i/>
          <w:iCs/>
          <w:lang w:val="es-MX"/>
        </w:rPr>
        <w:t xml:space="preserve"> Open Data</w:t>
      </w:r>
      <w:r w:rsidRPr="00F07C2A">
        <w:rPr>
          <w:lang w:val="es-MX"/>
        </w:rPr>
        <w:t xml:space="preserve">. Básicamente lo que hace el sistema es evaluar las consultas al ser enviadas a un SPARQL </w:t>
      </w:r>
      <w:proofErr w:type="spellStart"/>
      <w:r w:rsidRPr="00F07C2A">
        <w:rPr>
          <w:i/>
          <w:iCs/>
          <w:lang w:val="es-MX"/>
        </w:rPr>
        <w:t>endpoint</w:t>
      </w:r>
      <w:proofErr w:type="spellEnd"/>
      <w:r w:rsidRPr="00F07C2A">
        <w:rPr>
          <w:lang w:val="es-MX"/>
        </w:rPr>
        <w:t xml:space="preserve"> donde se evalúa el álgebra respecto a la colección de datos almacenados en el </w:t>
      </w:r>
      <w:proofErr w:type="spellStart"/>
      <w:r w:rsidRPr="00F07C2A">
        <w:rPr>
          <w:i/>
          <w:iCs/>
          <w:lang w:val="es-MX"/>
        </w:rPr>
        <w:t>endpoint</w:t>
      </w:r>
      <w:proofErr w:type="spellEnd"/>
      <w:r w:rsidRPr="00F07C2A">
        <w:rPr>
          <w:lang w:val="es-MX"/>
        </w:rPr>
        <w:t xml:space="preserve"> esto con el objetivo de optimizar la consulta y después el </w:t>
      </w:r>
      <w:proofErr w:type="spellStart"/>
      <w:r w:rsidRPr="00F07C2A">
        <w:rPr>
          <w:i/>
          <w:iCs/>
          <w:lang w:val="es-MX"/>
        </w:rPr>
        <w:t>endpoint</w:t>
      </w:r>
      <w:proofErr w:type="spellEnd"/>
      <w:r w:rsidRPr="00F07C2A">
        <w:rPr>
          <w:lang w:val="es-MX"/>
        </w:rPr>
        <w:t xml:space="preserve"> devuelve los resultados de la consulta en un formato estandarizado (XML, JSON, CSV/TSV). En cuanto a la edición de las consultas, los autores se basaron en trabajos previos: </w:t>
      </w:r>
      <w:r w:rsidRPr="00F07C2A">
        <w:rPr>
          <w:i/>
          <w:iCs/>
          <w:lang w:val="es-MX"/>
        </w:rPr>
        <w:t>YASQE, YASR, YASGUI</w:t>
      </w:r>
      <w:r w:rsidRPr="00F07C2A">
        <w:rPr>
          <w:lang w:val="es-MX"/>
        </w:rPr>
        <w:t xml:space="preserve"> pero usando los componentes de </w:t>
      </w:r>
      <w:proofErr w:type="spellStart"/>
      <w:r w:rsidRPr="00F07C2A">
        <w:rPr>
          <w:lang w:val="es-MX"/>
        </w:rPr>
        <w:t>GeoSPARQL</w:t>
      </w:r>
      <w:proofErr w:type="spellEnd"/>
      <w:r w:rsidRPr="00F07C2A">
        <w:rPr>
          <w:lang w:val="es-MX"/>
        </w:rPr>
        <w:t xml:space="preserve"> dando así una edición de consultas de datos geoespaciales ofreciendo un visualizador de consultas, un </w:t>
      </w:r>
      <w:proofErr w:type="spellStart"/>
      <w:r w:rsidRPr="00F07C2A">
        <w:rPr>
          <w:i/>
          <w:iCs/>
          <w:lang w:val="es-MX"/>
        </w:rPr>
        <w:t>feedback</w:t>
      </w:r>
      <w:proofErr w:type="spellEnd"/>
      <w:r w:rsidRPr="00F07C2A">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Pr>
              <w:lang w:val="es-MX"/>
            </w:rPr>
            <w:fldChar w:fldCharType="begin"/>
          </w:r>
          <w:r w:rsidR="00BC76E0">
            <w:rPr>
              <w:lang w:val="es-MX"/>
            </w:rPr>
            <w:instrText xml:space="preserve"> CITATION Bee17 \l 2058 </w:instrText>
          </w:r>
          <w:r w:rsidR="00BC76E0">
            <w:rPr>
              <w:lang w:val="es-MX"/>
            </w:rPr>
            <w:fldChar w:fldCharType="separate"/>
          </w:r>
          <w:r w:rsidR="00595C94">
            <w:rPr>
              <w:noProof/>
              <w:lang w:val="es-MX"/>
            </w:rPr>
            <w:t xml:space="preserve"> </w:t>
          </w:r>
          <w:r w:rsidR="00595C94" w:rsidRPr="00595C94">
            <w:rPr>
              <w:noProof/>
              <w:lang w:val="es-MX"/>
            </w:rPr>
            <w:t>[27]</w:t>
          </w:r>
          <w:r w:rsidR="00BC76E0">
            <w:rPr>
              <w:lang w:val="es-MX"/>
            </w:rPr>
            <w:fldChar w:fldCharType="end"/>
          </w:r>
        </w:sdtContent>
      </w:sdt>
      <w:r w:rsidRPr="00F07C2A">
        <w:rPr>
          <w:lang w:val="es-MX"/>
        </w:rPr>
        <w:t>.</w:t>
      </w:r>
    </w:p>
    <w:p w14:paraId="22CD6579" w14:textId="77777777" w:rsidR="002F0277" w:rsidRPr="00F07C2A" w:rsidRDefault="002F0277" w:rsidP="002F0277">
      <w:pPr>
        <w:spacing w:line="240" w:lineRule="auto"/>
        <w:jc w:val="both"/>
        <w:rPr>
          <w:b/>
          <w:lang w:val="es-MX"/>
        </w:rPr>
      </w:pPr>
      <w:r w:rsidRPr="00F07C2A">
        <w:rPr>
          <w:b/>
          <w:lang w:val="es-MX"/>
        </w:rPr>
        <w:t>Nacional</w:t>
      </w:r>
    </w:p>
    <w:p w14:paraId="3CBAA933" w14:textId="77777777" w:rsidR="002F0277" w:rsidRPr="00F07C2A" w:rsidRDefault="002F0277" w:rsidP="002F0277">
      <w:pPr>
        <w:spacing w:line="240" w:lineRule="auto"/>
        <w:jc w:val="both"/>
        <w:rPr>
          <w:b/>
          <w:lang w:val="es-MX"/>
        </w:rPr>
      </w:pPr>
      <w:proofErr w:type="spellStart"/>
      <w:r w:rsidRPr="00F07C2A">
        <w:rPr>
          <w:b/>
          <w:i/>
          <w:lang w:val="es-MX"/>
        </w:rPr>
        <w:t>Linked</w:t>
      </w:r>
      <w:proofErr w:type="spellEnd"/>
      <w:r w:rsidRPr="00F07C2A">
        <w:rPr>
          <w:b/>
          <w:i/>
          <w:lang w:val="es-MX"/>
        </w:rPr>
        <w:t xml:space="preserve"> Open Data</w:t>
      </w:r>
      <w:r w:rsidRPr="00F07C2A">
        <w:rPr>
          <w:b/>
          <w:lang w:val="es-MX"/>
        </w:rPr>
        <w:t xml:space="preserve"> en la Biblioteca Digital Semántica Académica</w:t>
      </w:r>
    </w:p>
    <w:p w14:paraId="5FF9E5FD" w14:textId="6D7F8879" w:rsidR="002F0277" w:rsidRPr="00F07C2A" w:rsidRDefault="002F0277" w:rsidP="002F0277">
      <w:pPr>
        <w:spacing w:line="240" w:lineRule="auto"/>
        <w:jc w:val="both"/>
        <w:rPr>
          <w:lang w:val="es-MX"/>
        </w:rPr>
      </w:pPr>
      <w:r w:rsidRPr="00F07C2A">
        <w:rPr>
          <w:lang w:val="es-MX"/>
        </w:rPr>
        <w:t xml:space="preserve">En este trabajo se describe y analiza cómo es que el </w:t>
      </w:r>
      <w:proofErr w:type="spellStart"/>
      <w:r w:rsidRPr="00F07C2A">
        <w:rPr>
          <w:i/>
          <w:lang w:val="es-MX"/>
        </w:rPr>
        <w:t>Linked</w:t>
      </w:r>
      <w:proofErr w:type="spellEnd"/>
      <w:r w:rsidRPr="00F07C2A">
        <w:rPr>
          <w:i/>
          <w:lang w:val="es-MX"/>
        </w:rPr>
        <w:t xml:space="preserve"> Open Data</w:t>
      </w:r>
      <w:r w:rsidRPr="00F07C2A">
        <w:rPr>
          <w:lang w:val="es-MX"/>
        </w:rPr>
        <w:t xml:space="preserve"> es aplicado en las bibliotecas digitales semánticas. En el documento se presenta un marco teórico explicando las tecnologías que son necesarias para el trabajo tales como XML, RDF, SPARQL, </w:t>
      </w:r>
      <w:r w:rsidRPr="00F07C2A">
        <w:rPr>
          <w:i/>
          <w:lang w:val="es-MX"/>
        </w:rPr>
        <w:t>triple store.</w:t>
      </w:r>
      <w:r w:rsidRPr="00F07C2A">
        <w:rPr>
          <w:lang w:val="es-MX"/>
        </w:rPr>
        <w:t xml:space="preserve"> Además, se describen las herramientas que cuentan en la UNAM para el desarrollo de la biblioteca digital. También presentan iniciativas de </w:t>
      </w:r>
      <w:proofErr w:type="spellStart"/>
      <w:r w:rsidRPr="00F07C2A">
        <w:rPr>
          <w:i/>
          <w:lang w:val="es-MX"/>
        </w:rPr>
        <w:t>Linked</w:t>
      </w:r>
      <w:proofErr w:type="spellEnd"/>
      <w:r w:rsidRPr="00F07C2A">
        <w:rPr>
          <w:i/>
          <w:lang w:val="es-MX"/>
        </w:rPr>
        <w:t xml:space="preserve"> Open Data</w:t>
      </w:r>
      <w:r w:rsidRPr="00F07C2A">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Pr>
          <w:noProof/>
          <w:lang w:val="es-MX"/>
        </w:rPr>
        <w:t xml:space="preserve"> </w:t>
      </w:r>
      <w:sdt>
        <w:sdtPr>
          <w:rPr>
            <w:noProof/>
            <w:lang w:val="es-MX"/>
          </w:rPr>
          <w:id w:val="-694312058"/>
          <w:citation/>
        </w:sdtPr>
        <w:sdtContent>
          <w:r w:rsidR="00BC76E0">
            <w:rPr>
              <w:noProof/>
              <w:lang w:val="es-MX"/>
            </w:rPr>
            <w:fldChar w:fldCharType="begin"/>
          </w:r>
          <w:r w:rsidR="00BC76E0">
            <w:rPr>
              <w:noProof/>
              <w:lang w:val="es-MX"/>
            </w:rPr>
            <w:instrText xml:space="preserve"> CITATION Ávi \l 2058 </w:instrText>
          </w:r>
          <w:r w:rsidR="00BC76E0">
            <w:rPr>
              <w:noProof/>
              <w:lang w:val="es-MX"/>
            </w:rPr>
            <w:fldChar w:fldCharType="separate"/>
          </w:r>
          <w:r w:rsidR="00595C94" w:rsidRPr="00595C94">
            <w:rPr>
              <w:noProof/>
              <w:lang w:val="es-MX"/>
            </w:rPr>
            <w:t>[28]</w:t>
          </w:r>
          <w:r w:rsidR="00BC76E0">
            <w:rPr>
              <w:noProof/>
              <w:lang w:val="es-MX"/>
            </w:rPr>
            <w:fldChar w:fldCharType="end"/>
          </w:r>
        </w:sdtContent>
      </w:sdt>
      <w:r w:rsidR="00BC76E0" w:rsidRPr="00BC76E0">
        <w:rPr>
          <w:noProof/>
          <w:lang w:val="es-MX"/>
        </w:rPr>
        <w:t>[24]</w:t>
      </w:r>
      <w:r w:rsidRPr="00F07C2A">
        <w:rPr>
          <w:lang w:val="es-MX"/>
        </w:rPr>
        <w:t>.</w:t>
      </w:r>
    </w:p>
    <w:p w14:paraId="10F8FA4C" w14:textId="77777777" w:rsidR="002F0277" w:rsidRPr="00F07C2A" w:rsidRDefault="002F0277" w:rsidP="002F0277">
      <w:pPr>
        <w:spacing w:line="240" w:lineRule="auto"/>
        <w:jc w:val="both"/>
        <w:rPr>
          <w:b/>
          <w:lang w:val="es-MX"/>
        </w:rPr>
      </w:pPr>
      <w:r w:rsidRPr="00F07C2A">
        <w:rPr>
          <w:b/>
          <w:lang w:val="es-MX"/>
        </w:rPr>
        <w:t>Enfoque semántico para el descubrimiento de recursos sensible al contexto sobre contenidos académicos estructurados con OAI-PMH</w:t>
      </w:r>
    </w:p>
    <w:p w14:paraId="3AA6F1DA" w14:textId="2F2F3930" w:rsidR="002F0277" w:rsidRPr="00F07C2A" w:rsidRDefault="002F0277" w:rsidP="002F0277">
      <w:pPr>
        <w:spacing w:line="240" w:lineRule="auto"/>
        <w:jc w:val="both"/>
        <w:rPr>
          <w:lang w:val="es-MX"/>
        </w:rPr>
      </w:pPr>
      <w:r w:rsidRPr="00F07C2A">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F07C2A">
        <w:rPr>
          <w:lang w:val="es-MX"/>
        </w:rPr>
        <w:t>Dublin</w:t>
      </w:r>
      <w:proofErr w:type="spellEnd"/>
      <w:r w:rsidRPr="00F07C2A">
        <w:rPr>
          <w:lang w:val="es-MX"/>
        </w:rPr>
        <w:t xml:space="preserve">-Core, sensibilidad al contexto, ontologías. En el trabajo se usó Apache Jena el cual es un </w:t>
      </w:r>
      <w:r w:rsidRPr="00F07C2A">
        <w:rPr>
          <w:i/>
          <w:lang w:val="es-MX"/>
        </w:rPr>
        <w:t>triple store</w:t>
      </w:r>
      <w:r w:rsidRPr="00F07C2A">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Pr>
          <w:noProof/>
          <w:lang w:val="es-MX"/>
        </w:rPr>
        <w:t xml:space="preserve"> </w:t>
      </w:r>
      <w:sdt>
        <w:sdtPr>
          <w:rPr>
            <w:noProof/>
            <w:lang w:val="es-MX"/>
          </w:rPr>
          <w:id w:val="1823936913"/>
          <w:citation/>
        </w:sdtPr>
        <w:sdtContent>
          <w:r w:rsidR="00BC76E0">
            <w:rPr>
              <w:noProof/>
              <w:lang w:val="es-MX"/>
            </w:rPr>
            <w:fldChar w:fldCharType="begin"/>
          </w:r>
          <w:r w:rsidR="00BC76E0">
            <w:rPr>
              <w:noProof/>
              <w:lang w:val="es-MX"/>
            </w:rPr>
            <w:instrText xml:space="preserve"> CITATION Bec16 \l 2058 </w:instrText>
          </w:r>
          <w:r w:rsidR="00BC76E0">
            <w:rPr>
              <w:noProof/>
              <w:lang w:val="es-MX"/>
            </w:rPr>
            <w:fldChar w:fldCharType="separate"/>
          </w:r>
          <w:r w:rsidR="00595C94" w:rsidRPr="00595C94">
            <w:rPr>
              <w:noProof/>
              <w:lang w:val="es-MX"/>
            </w:rPr>
            <w:t>[29]</w:t>
          </w:r>
          <w:r w:rsidR="00BC76E0">
            <w:rPr>
              <w:noProof/>
              <w:lang w:val="es-MX"/>
            </w:rPr>
            <w:fldChar w:fldCharType="end"/>
          </w:r>
        </w:sdtContent>
      </w:sdt>
      <w:r w:rsidRPr="00F07C2A">
        <w:rPr>
          <w:lang w:val="es-MX"/>
        </w:rPr>
        <w:t>.</w:t>
      </w:r>
    </w:p>
    <w:p w14:paraId="31991389" w14:textId="77777777" w:rsidR="002F0277" w:rsidRPr="00F07C2A" w:rsidRDefault="002F0277" w:rsidP="002F0277">
      <w:pPr>
        <w:spacing w:line="240" w:lineRule="auto"/>
        <w:jc w:val="both"/>
        <w:rPr>
          <w:b/>
          <w:lang w:val="es-MX"/>
        </w:rPr>
      </w:pPr>
      <w:r w:rsidRPr="00F07C2A">
        <w:rPr>
          <w:b/>
          <w:lang w:val="es-MX"/>
        </w:rPr>
        <w:t>Facilitador de contenido móvil para el viajero basado en servicios de localización y Web Semántica</w:t>
      </w:r>
    </w:p>
    <w:p w14:paraId="588F325B" w14:textId="0BA71B04" w:rsidR="002F0277" w:rsidRPr="00F07C2A" w:rsidRDefault="002F0277" w:rsidP="002F0277">
      <w:pPr>
        <w:spacing w:line="240" w:lineRule="auto"/>
        <w:jc w:val="both"/>
        <w:rPr>
          <w:lang w:val="es-MX"/>
        </w:rPr>
      </w:pPr>
      <w:r w:rsidRPr="00F07C2A">
        <w:rPr>
          <w:lang w:val="es-MX"/>
        </w:rPr>
        <w:t xml:space="preserve">Esta tesis desarrollada en el CIC del IPN donde proponen el diseño e implementación de un facilitador de contenido móvil usando técnicas de la Web Semántica y datos geográficos con </w:t>
      </w:r>
      <w:proofErr w:type="spellStart"/>
      <w:r w:rsidRPr="00F07C2A">
        <w:rPr>
          <w:lang w:val="es-MX"/>
        </w:rPr>
        <w:t>GeoSPARQL</w:t>
      </w:r>
      <w:proofErr w:type="spellEnd"/>
      <w:r w:rsidRPr="00F07C2A">
        <w:rPr>
          <w:lang w:val="es-MX"/>
        </w:rPr>
        <w:t xml:space="preserve"> para recomendaciones de alimentación, hospedaje y sitios de interés a turistas. El proyecto se basó en lenguajes de la Web Semántica como RDF, OWL y SPARQL. Fue desarrollado sobre un </w:t>
      </w:r>
      <w:proofErr w:type="spellStart"/>
      <w:r w:rsidRPr="00F07C2A">
        <w:rPr>
          <w:i/>
          <w:lang w:val="es-MX"/>
        </w:rPr>
        <w:t>servlet</w:t>
      </w:r>
      <w:proofErr w:type="spellEnd"/>
      <w:r w:rsidRPr="00F07C2A">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F07C2A">
        <w:rPr>
          <w:i/>
          <w:lang w:val="es-MX"/>
        </w:rPr>
        <w:t>TripAdvisor</w:t>
      </w:r>
      <w:r w:rsidRPr="00F07C2A">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Pr>
          <w:lang w:val="es-MX"/>
        </w:rPr>
        <w:t xml:space="preserve"> </w:t>
      </w:r>
      <w:sdt>
        <w:sdtPr>
          <w:rPr>
            <w:lang w:val="es-MX"/>
          </w:rPr>
          <w:id w:val="-1878469520"/>
          <w:citation/>
        </w:sdtPr>
        <w:sdtContent>
          <w:r w:rsidR="00965EFA">
            <w:rPr>
              <w:lang w:val="es-MX"/>
            </w:rPr>
            <w:fldChar w:fldCharType="begin"/>
          </w:r>
          <w:r w:rsidR="00965EFA">
            <w:rPr>
              <w:lang w:val="es-MX"/>
            </w:rPr>
            <w:instrText xml:space="preserve"> CITATION Zár18 \l 2058 </w:instrText>
          </w:r>
          <w:r w:rsidR="00965EFA">
            <w:rPr>
              <w:lang w:val="es-MX"/>
            </w:rPr>
            <w:fldChar w:fldCharType="separate"/>
          </w:r>
          <w:r w:rsidR="00595C94" w:rsidRPr="00595C94">
            <w:rPr>
              <w:noProof/>
              <w:lang w:val="es-MX"/>
            </w:rPr>
            <w:t>[30]</w:t>
          </w:r>
          <w:r w:rsidR="00965EFA">
            <w:rPr>
              <w:lang w:val="es-MX"/>
            </w:rPr>
            <w:fldChar w:fldCharType="end"/>
          </w:r>
        </w:sdtContent>
      </w:sdt>
      <w:r w:rsidRPr="00F07C2A">
        <w:rPr>
          <w:lang w:val="es-MX"/>
        </w:rPr>
        <w:t xml:space="preserve">. </w:t>
      </w:r>
    </w:p>
    <w:p w14:paraId="088BA0C2" w14:textId="77777777" w:rsidR="002F0277" w:rsidRPr="00F07C2A" w:rsidRDefault="002F0277" w:rsidP="002F0277">
      <w:pPr>
        <w:spacing w:line="240" w:lineRule="auto"/>
        <w:jc w:val="both"/>
        <w:rPr>
          <w:b/>
          <w:lang w:val="es-MX"/>
        </w:rPr>
      </w:pPr>
      <w:r w:rsidRPr="00F07C2A">
        <w:rPr>
          <w:b/>
          <w:lang w:val="es-MX"/>
        </w:rPr>
        <w:lastRenderedPageBreak/>
        <w:t>UPIITA</w:t>
      </w:r>
    </w:p>
    <w:p w14:paraId="6FA2E1D4" w14:textId="77777777" w:rsidR="002F0277" w:rsidRPr="00F07C2A" w:rsidRDefault="002F0277" w:rsidP="002F0277">
      <w:pPr>
        <w:spacing w:line="240" w:lineRule="auto"/>
        <w:jc w:val="both"/>
        <w:rPr>
          <w:lang w:val="es-MX"/>
        </w:rPr>
      </w:pPr>
      <w:r w:rsidRPr="00F07C2A">
        <w:rPr>
          <w:b/>
          <w:lang w:val="es-MX"/>
        </w:rPr>
        <w:t>Recuperación de información geográfica utilizando similitud semántica</w:t>
      </w:r>
    </w:p>
    <w:p w14:paraId="56BE7A6D" w14:textId="115BDA4A" w:rsidR="002F0277" w:rsidRPr="00F07C2A" w:rsidRDefault="002F0277" w:rsidP="002F0277">
      <w:pPr>
        <w:spacing w:line="240" w:lineRule="auto"/>
        <w:jc w:val="both"/>
        <w:rPr>
          <w:lang w:val="es-MX"/>
        </w:rPr>
      </w:pPr>
      <w:r w:rsidRPr="00F07C2A">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Pr>
              <w:lang w:val="es-MX"/>
            </w:rPr>
            <w:fldChar w:fldCharType="begin"/>
          </w:r>
          <w:r w:rsidR="00965EFA">
            <w:rPr>
              <w:lang w:val="es-MX"/>
            </w:rPr>
            <w:instrText xml:space="preserve"> CITATION Roj09 \l 2058 </w:instrText>
          </w:r>
          <w:r w:rsidR="00965EFA">
            <w:rPr>
              <w:lang w:val="es-MX"/>
            </w:rPr>
            <w:fldChar w:fldCharType="separate"/>
          </w:r>
          <w:r w:rsidR="00595C94">
            <w:rPr>
              <w:noProof/>
              <w:lang w:val="es-MX"/>
            </w:rPr>
            <w:t xml:space="preserve"> </w:t>
          </w:r>
          <w:r w:rsidR="00595C94" w:rsidRPr="00595C94">
            <w:rPr>
              <w:noProof/>
              <w:lang w:val="es-MX"/>
            </w:rPr>
            <w:t>[31]</w:t>
          </w:r>
          <w:r w:rsidR="00965EFA">
            <w:rPr>
              <w:lang w:val="es-MX"/>
            </w:rPr>
            <w:fldChar w:fldCharType="end"/>
          </w:r>
        </w:sdtContent>
      </w:sdt>
      <w:r w:rsidRPr="00F07C2A">
        <w:rPr>
          <w:lang w:val="es-MX"/>
        </w:rPr>
        <w:t>.</w:t>
      </w:r>
    </w:p>
    <w:p w14:paraId="646B7D8A" w14:textId="77777777" w:rsidR="002F0277" w:rsidRPr="00F07C2A" w:rsidRDefault="002F0277" w:rsidP="002F0277">
      <w:pPr>
        <w:spacing w:line="240" w:lineRule="auto"/>
        <w:jc w:val="both"/>
        <w:rPr>
          <w:lang w:val="es-MX"/>
        </w:rPr>
      </w:pPr>
      <w:r w:rsidRPr="00F07C2A">
        <w:rPr>
          <w:b/>
          <w:lang w:val="es-MX"/>
        </w:rPr>
        <w:t>Software similar</w:t>
      </w:r>
    </w:p>
    <w:p w14:paraId="0ABBFE16" w14:textId="77777777" w:rsidR="002F0277" w:rsidRPr="00F07C2A" w:rsidRDefault="002F0277" w:rsidP="002F0277">
      <w:pPr>
        <w:spacing w:line="240" w:lineRule="auto"/>
        <w:jc w:val="both"/>
        <w:rPr>
          <w:lang w:val="es-MX"/>
        </w:rPr>
      </w:pPr>
      <w:commentRangeStart w:id="38"/>
      <w:commentRangeEnd w:id="38"/>
      <w:r w:rsidRPr="00F07C2A">
        <w:rPr>
          <w:rStyle w:val="Refdecomentario"/>
          <w:lang w:val="es-MX"/>
        </w:rPr>
        <w:commentReference w:id="38"/>
      </w:r>
      <w:r w:rsidRPr="00F07C2A">
        <w:rPr>
          <w:lang w:val="es-MX"/>
        </w:rPr>
        <w:t xml:space="preserve">A continuación, se muestran 5 </w:t>
      </w:r>
      <w:r w:rsidRPr="00F07C2A">
        <w:rPr>
          <w:i/>
          <w:lang w:val="es-MX"/>
        </w:rPr>
        <w:t>triple store</w:t>
      </w:r>
      <w:r w:rsidRPr="00F07C2A">
        <w:rPr>
          <w:lang w:val="es-MX"/>
        </w:rPr>
        <w:t xml:space="preserve"> que existen en la actualidad. Cabe decir que ninguno de ellos tiene la capacidad que se pretende implementar en Apache </w:t>
      </w:r>
      <w:proofErr w:type="spellStart"/>
      <w:r w:rsidRPr="00F07C2A">
        <w:rPr>
          <w:lang w:val="es-MX"/>
        </w:rPr>
        <w:t>Marmotta</w:t>
      </w:r>
      <w:proofErr w:type="spellEnd"/>
      <w:r w:rsidRPr="00F07C2A">
        <w:rPr>
          <w:lang w:val="es-MX"/>
        </w:rPr>
        <w:t>.</w:t>
      </w:r>
    </w:p>
    <w:p w14:paraId="690F5B7F" w14:textId="5FBE0009" w:rsidR="002F0277" w:rsidRPr="00F07C2A" w:rsidRDefault="002F0277" w:rsidP="002F0277">
      <w:pPr>
        <w:pStyle w:val="Prrafodelista"/>
        <w:numPr>
          <w:ilvl w:val="0"/>
          <w:numId w:val="1"/>
        </w:numPr>
        <w:spacing w:line="240" w:lineRule="auto"/>
        <w:rPr>
          <w:i/>
        </w:rPr>
      </w:pPr>
      <w:r w:rsidRPr="00F07C2A">
        <w:rPr>
          <w:i/>
        </w:rPr>
        <w:t xml:space="preserve">Oracle </w:t>
      </w:r>
      <w:proofErr w:type="spellStart"/>
      <w:r w:rsidRPr="00F07C2A">
        <w:rPr>
          <w:i/>
        </w:rPr>
        <w:t>Spatial</w:t>
      </w:r>
      <w:proofErr w:type="spellEnd"/>
      <w:sdt>
        <w:sdtPr>
          <w:rPr>
            <w:i/>
          </w:rPr>
          <w:id w:val="1585951974"/>
          <w:citation/>
        </w:sdtPr>
        <w:sdtContent>
          <w:r w:rsidRPr="00F07C2A">
            <w:rPr>
              <w:i/>
            </w:rPr>
            <w:fldChar w:fldCharType="begin"/>
          </w:r>
          <w:r w:rsidRPr="00F07C2A">
            <w:rPr>
              <w:noProof/>
            </w:rPr>
            <w:instrText xml:space="preserve"> CITATION Ora19 \l 2058 </w:instrText>
          </w:r>
          <w:r w:rsidRPr="00F07C2A">
            <w:rPr>
              <w:i/>
            </w:rPr>
            <w:fldChar w:fldCharType="separate"/>
          </w:r>
          <w:r w:rsidR="00595C94">
            <w:rPr>
              <w:noProof/>
            </w:rPr>
            <w:t xml:space="preserve"> </w:t>
          </w:r>
          <w:r w:rsidR="00595C94" w:rsidRPr="00595C94">
            <w:rPr>
              <w:noProof/>
            </w:rPr>
            <w:t>[32]</w:t>
          </w:r>
          <w:r w:rsidRPr="00F07C2A">
            <w:rPr>
              <w:i/>
            </w:rPr>
            <w:fldChar w:fldCharType="end"/>
          </w:r>
        </w:sdtContent>
      </w:sdt>
    </w:p>
    <w:p w14:paraId="0D35F83F" w14:textId="03965EAF" w:rsidR="002F0277" w:rsidRPr="00F07C2A" w:rsidRDefault="002F0277" w:rsidP="002F0277">
      <w:pPr>
        <w:pStyle w:val="Prrafodelista"/>
        <w:numPr>
          <w:ilvl w:val="0"/>
          <w:numId w:val="1"/>
        </w:numPr>
        <w:spacing w:line="240" w:lineRule="auto"/>
        <w:rPr>
          <w:i/>
        </w:rPr>
      </w:pPr>
      <w:proofErr w:type="spellStart"/>
      <w:r w:rsidRPr="00F07C2A">
        <w:rPr>
          <w:i/>
        </w:rPr>
        <w:t>ClioPatria</w:t>
      </w:r>
      <w:proofErr w:type="spellEnd"/>
      <w:sdt>
        <w:sdtPr>
          <w:rPr>
            <w:i/>
          </w:rPr>
          <w:id w:val="-1220508861"/>
          <w:citation/>
        </w:sdtPr>
        <w:sdtContent>
          <w:r w:rsidRPr="00F07C2A">
            <w:rPr>
              <w:i/>
            </w:rPr>
            <w:fldChar w:fldCharType="begin"/>
          </w:r>
          <w:r w:rsidRPr="00F07C2A">
            <w:rPr>
              <w:noProof/>
            </w:rPr>
            <w:instrText xml:space="preserve"> CITATION SWI17 \l 2058 </w:instrText>
          </w:r>
          <w:r w:rsidRPr="00F07C2A">
            <w:rPr>
              <w:i/>
            </w:rPr>
            <w:fldChar w:fldCharType="separate"/>
          </w:r>
          <w:r w:rsidR="00595C94">
            <w:rPr>
              <w:noProof/>
            </w:rPr>
            <w:t xml:space="preserve"> </w:t>
          </w:r>
          <w:r w:rsidR="00595C94" w:rsidRPr="00595C94">
            <w:rPr>
              <w:noProof/>
            </w:rPr>
            <w:t>[33]</w:t>
          </w:r>
          <w:r w:rsidRPr="00F07C2A">
            <w:rPr>
              <w:i/>
            </w:rPr>
            <w:fldChar w:fldCharType="end"/>
          </w:r>
        </w:sdtContent>
      </w:sdt>
    </w:p>
    <w:p w14:paraId="6A814BF2" w14:textId="270FAB4C" w:rsidR="002F0277" w:rsidRPr="00F07C2A" w:rsidRDefault="002F0277" w:rsidP="002F0277">
      <w:pPr>
        <w:pStyle w:val="Prrafodelista"/>
        <w:numPr>
          <w:ilvl w:val="0"/>
          <w:numId w:val="1"/>
        </w:numPr>
        <w:spacing w:line="240" w:lineRule="auto"/>
        <w:rPr>
          <w:i/>
        </w:rPr>
      </w:pPr>
      <w:proofErr w:type="spellStart"/>
      <w:r w:rsidRPr="00F07C2A">
        <w:rPr>
          <w:i/>
        </w:rPr>
        <w:t>Mulgara</w:t>
      </w:r>
      <w:proofErr w:type="spellEnd"/>
      <w:sdt>
        <w:sdtPr>
          <w:rPr>
            <w:i/>
          </w:rPr>
          <w:id w:val="-888423938"/>
          <w:citation/>
        </w:sdtPr>
        <w:sdtContent>
          <w:r w:rsidRPr="00F07C2A">
            <w:rPr>
              <w:i/>
            </w:rPr>
            <w:fldChar w:fldCharType="begin"/>
          </w:r>
          <w:r w:rsidRPr="00F07C2A">
            <w:rPr>
              <w:noProof/>
            </w:rPr>
            <w:instrText xml:space="preserve"> CITATION Kow31 \l 2058 </w:instrText>
          </w:r>
          <w:r w:rsidRPr="00F07C2A">
            <w:rPr>
              <w:i/>
            </w:rPr>
            <w:fldChar w:fldCharType="separate"/>
          </w:r>
          <w:r w:rsidR="00595C94">
            <w:rPr>
              <w:noProof/>
            </w:rPr>
            <w:t xml:space="preserve"> </w:t>
          </w:r>
          <w:r w:rsidR="00595C94" w:rsidRPr="00595C94">
            <w:rPr>
              <w:noProof/>
            </w:rPr>
            <w:t>[34]</w:t>
          </w:r>
          <w:r w:rsidRPr="00F07C2A">
            <w:rPr>
              <w:i/>
            </w:rPr>
            <w:fldChar w:fldCharType="end"/>
          </w:r>
        </w:sdtContent>
      </w:sdt>
    </w:p>
    <w:p w14:paraId="7D4B728E" w14:textId="230DFAFE" w:rsidR="002F0277" w:rsidRPr="00F07C2A" w:rsidRDefault="002F0277" w:rsidP="002F0277">
      <w:pPr>
        <w:pStyle w:val="Prrafodelista"/>
        <w:numPr>
          <w:ilvl w:val="0"/>
          <w:numId w:val="1"/>
        </w:numPr>
        <w:spacing w:line="240" w:lineRule="auto"/>
        <w:rPr>
          <w:i/>
        </w:rPr>
      </w:pPr>
      <w:proofErr w:type="spellStart"/>
      <w:r w:rsidRPr="00F07C2A">
        <w:rPr>
          <w:i/>
        </w:rPr>
        <w:t>Marklogic</w:t>
      </w:r>
      <w:proofErr w:type="spellEnd"/>
      <w:sdt>
        <w:sdtPr>
          <w:rPr>
            <w:i/>
          </w:rPr>
          <w:id w:val="-1890946201"/>
          <w:citation/>
        </w:sdtPr>
        <w:sdtContent>
          <w:r w:rsidRPr="00F07C2A">
            <w:rPr>
              <w:i/>
            </w:rPr>
            <w:fldChar w:fldCharType="begin"/>
          </w:r>
          <w:r w:rsidRPr="00F07C2A">
            <w:rPr>
              <w:noProof/>
            </w:rPr>
            <w:instrText xml:space="preserve"> CITATION Mar19 \l 2058 </w:instrText>
          </w:r>
          <w:r w:rsidRPr="00F07C2A">
            <w:rPr>
              <w:i/>
            </w:rPr>
            <w:fldChar w:fldCharType="separate"/>
          </w:r>
          <w:r w:rsidR="00595C94">
            <w:rPr>
              <w:noProof/>
            </w:rPr>
            <w:t xml:space="preserve"> </w:t>
          </w:r>
          <w:r w:rsidR="00595C94" w:rsidRPr="00595C94">
            <w:rPr>
              <w:noProof/>
            </w:rPr>
            <w:t>[35]</w:t>
          </w:r>
          <w:r w:rsidRPr="00F07C2A">
            <w:rPr>
              <w:i/>
            </w:rPr>
            <w:fldChar w:fldCharType="end"/>
          </w:r>
        </w:sdtContent>
      </w:sdt>
    </w:p>
    <w:p w14:paraId="5276A427" w14:textId="0543147C" w:rsidR="002F0277" w:rsidRPr="00F07C2A" w:rsidRDefault="002F0277" w:rsidP="002F0277">
      <w:pPr>
        <w:pStyle w:val="Prrafodelista"/>
        <w:numPr>
          <w:ilvl w:val="0"/>
          <w:numId w:val="1"/>
        </w:numPr>
        <w:spacing w:line="240" w:lineRule="auto"/>
        <w:rPr>
          <w:i/>
        </w:rPr>
      </w:pPr>
      <w:proofErr w:type="spellStart"/>
      <w:r w:rsidRPr="00F07C2A">
        <w:rPr>
          <w:i/>
        </w:rPr>
        <w:t>Blazegraph</w:t>
      </w:r>
      <w:proofErr w:type="spellEnd"/>
      <w:sdt>
        <w:sdtPr>
          <w:rPr>
            <w:i/>
          </w:rPr>
          <w:id w:val="-952247831"/>
          <w:citation/>
        </w:sdtPr>
        <w:sdtContent>
          <w:r w:rsidRPr="00F07C2A">
            <w:rPr>
              <w:i/>
            </w:rPr>
            <w:fldChar w:fldCharType="begin"/>
          </w:r>
          <w:r w:rsidRPr="00F07C2A">
            <w:rPr>
              <w:i/>
              <w:noProof/>
            </w:rPr>
            <w:instrText xml:space="preserve"> CITATION Bla19 \l 2058 </w:instrText>
          </w:r>
          <w:r w:rsidRPr="00F07C2A">
            <w:rPr>
              <w:i/>
            </w:rPr>
            <w:fldChar w:fldCharType="separate"/>
          </w:r>
          <w:r w:rsidR="00595C94">
            <w:rPr>
              <w:i/>
              <w:noProof/>
            </w:rPr>
            <w:t xml:space="preserve"> </w:t>
          </w:r>
          <w:r w:rsidR="00595C94" w:rsidRPr="00595C94">
            <w:rPr>
              <w:noProof/>
            </w:rPr>
            <w:t>[36]</w:t>
          </w:r>
          <w:r w:rsidRPr="00F07C2A">
            <w:rPr>
              <w:i/>
            </w:rPr>
            <w:fldChar w:fldCharType="end"/>
          </w:r>
        </w:sdtContent>
      </w:sdt>
    </w:p>
    <w:p w14:paraId="2C843BAB" w14:textId="77777777" w:rsidR="002F0277" w:rsidRPr="00F07C2A" w:rsidRDefault="002F0277" w:rsidP="002F0277">
      <w:pPr>
        <w:jc w:val="both"/>
        <w:rPr>
          <w:lang w:val="es-MX"/>
        </w:rPr>
      </w:pPr>
    </w:p>
    <w:p w14:paraId="67F1DE3E" w14:textId="77777777" w:rsidR="002F0277" w:rsidRPr="00F07C2A" w:rsidRDefault="002F0277" w:rsidP="002F0277">
      <w:pPr>
        <w:rPr>
          <w:lang w:val="es-MX"/>
        </w:rPr>
      </w:pPr>
    </w:p>
    <w:p w14:paraId="44E7E988" w14:textId="77777777" w:rsidR="002F0277" w:rsidRPr="00F07C2A" w:rsidRDefault="002F0277" w:rsidP="002F0277">
      <w:pPr>
        <w:rPr>
          <w:lang w:val="es-MX"/>
        </w:rPr>
      </w:pPr>
    </w:p>
    <w:p w14:paraId="0FF6EDA9" w14:textId="77777777" w:rsidR="002F0277" w:rsidRPr="00F07C2A" w:rsidRDefault="002F0277" w:rsidP="002F0277">
      <w:pPr>
        <w:rPr>
          <w:lang w:val="es-MX"/>
        </w:rPr>
      </w:pPr>
    </w:p>
    <w:p w14:paraId="0F082B6A" w14:textId="77777777" w:rsidR="002F0277" w:rsidRPr="00F07C2A" w:rsidRDefault="002F0277" w:rsidP="002F0277">
      <w:pPr>
        <w:rPr>
          <w:lang w:val="es-MX"/>
        </w:rPr>
      </w:pPr>
    </w:p>
    <w:p w14:paraId="47762BC4" w14:textId="77777777" w:rsidR="002F0277" w:rsidRPr="00F07C2A" w:rsidRDefault="002F0277" w:rsidP="002F0277">
      <w:pPr>
        <w:rPr>
          <w:lang w:val="es-MX"/>
        </w:rPr>
      </w:pPr>
    </w:p>
    <w:p w14:paraId="1B79E921" w14:textId="77777777" w:rsidR="002F0277" w:rsidRPr="00F07C2A" w:rsidRDefault="002F0277" w:rsidP="002F0277">
      <w:pPr>
        <w:rPr>
          <w:lang w:val="es-MX"/>
        </w:rPr>
      </w:pPr>
    </w:p>
    <w:p w14:paraId="2EF1522F" w14:textId="77777777" w:rsidR="002F0277" w:rsidRPr="00F07C2A" w:rsidRDefault="002F0277" w:rsidP="002F0277">
      <w:pPr>
        <w:rPr>
          <w:lang w:val="es-MX"/>
        </w:rPr>
      </w:pPr>
    </w:p>
    <w:p w14:paraId="7AEA9B94" w14:textId="77777777" w:rsidR="002F0277" w:rsidRPr="00F07C2A" w:rsidRDefault="002F0277" w:rsidP="002F0277">
      <w:pPr>
        <w:rPr>
          <w:lang w:val="es-MX"/>
        </w:rPr>
      </w:pPr>
    </w:p>
    <w:p w14:paraId="155F7A0C" w14:textId="77777777" w:rsidR="002F0277" w:rsidRPr="00F07C2A" w:rsidRDefault="002F0277" w:rsidP="002F0277">
      <w:pPr>
        <w:rPr>
          <w:lang w:val="es-MX"/>
        </w:rPr>
      </w:pPr>
    </w:p>
    <w:p w14:paraId="0AD9ECD0" w14:textId="77777777" w:rsidR="002F0277" w:rsidRPr="00F07C2A" w:rsidRDefault="002F0277" w:rsidP="002F0277">
      <w:pPr>
        <w:rPr>
          <w:lang w:val="es-MX"/>
        </w:rPr>
      </w:pPr>
    </w:p>
    <w:p w14:paraId="655EA1DB" w14:textId="77777777" w:rsidR="002F0277" w:rsidRPr="00F07C2A" w:rsidRDefault="002F0277" w:rsidP="002F0277">
      <w:pPr>
        <w:rPr>
          <w:lang w:val="es-MX"/>
        </w:rPr>
      </w:pPr>
    </w:p>
    <w:p w14:paraId="7A743488" w14:textId="77777777" w:rsidR="002F0277" w:rsidRPr="00F07C2A" w:rsidRDefault="002F0277" w:rsidP="002F0277">
      <w:pPr>
        <w:rPr>
          <w:lang w:val="es-MX"/>
        </w:rPr>
      </w:pPr>
    </w:p>
    <w:p w14:paraId="57104DC6" w14:textId="77777777" w:rsidR="002F0277" w:rsidRPr="00F07C2A" w:rsidRDefault="002F0277" w:rsidP="002F0277">
      <w:pPr>
        <w:rPr>
          <w:lang w:val="es-MX"/>
        </w:rPr>
      </w:pPr>
    </w:p>
    <w:p w14:paraId="27849540" w14:textId="77777777" w:rsidR="002F0277" w:rsidRPr="00F07C2A" w:rsidRDefault="002F0277" w:rsidP="002F0277">
      <w:pPr>
        <w:rPr>
          <w:lang w:val="es-MX"/>
        </w:rPr>
      </w:pPr>
    </w:p>
    <w:p w14:paraId="245E7671" w14:textId="77777777" w:rsidR="002F0277" w:rsidRPr="00F07C2A" w:rsidRDefault="002F0277" w:rsidP="002F0277">
      <w:pPr>
        <w:rPr>
          <w:lang w:val="es-MX"/>
        </w:rPr>
      </w:pPr>
    </w:p>
    <w:p w14:paraId="56F29DBF" w14:textId="77777777" w:rsidR="002F0277" w:rsidRPr="00F07C2A" w:rsidRDefault="002F0277" w:rsidP="002F0277">
      <w:pPr>
        <w:rPr>
          <w:lang w:val="es-MX"/>
        </w:rPr>
      </w:pPr>
    </w:p>
    <w:p w14:paraId="349A9A47" w14:textId="77777777" w:rsidR="002F0277" w:rsidRPr="00F07C2A" w:rsidRDefault="002F0277" w:rsidP="002F0277">
      <w:pPr>
        <w:rPr>
          <w:lang w:val="es-MX"/>
        </w:rPr>
      </w:pPr>
    </w:p>
    <w:p w14:paraId="2A1D733B" w14:textId="77777777" w:rsidR="002F0277" w:rsidRPr="00F07C2A" w:rsidRDefault="002F0277" w:rsidP="002F0277">
      <w:pPr>
        <w:pStyle w:val="Ttulo1"/>
        <w:rPr>
          <w:lang w:val="es-MX"/>
        </w:rPr>
      </w:pPr>
      <w:bookmarkStart w:id="39" w:name="_Toc293663629"/>
      <w:bookmarkStart w:id="40" w:name="_Toc20738831"/>
      <w:r w:rsidRPr="00F07C2A">
        <w:rPr>
          <w:lang w:val="es-MX"/>
        </w:rPr>
        <w:lastRenderedPageBreak/>
        <w:t>Marco teórico</w:t>
      </w:r>
      <w:bookmarkEnd w:id="39"/>
      <w:bookmarkEnd w:id="40"/>
    </w:p>
    <w:p w14:paraId="46DA6551" w14:textId="77777777" w:rsidR="002F0277" w:rsidRPr="00F07C2A" w:rsidRDefault="002F0277" w:rsidP="002F0277">
      <w:pPr>
        <w:rPr>
          <w:lang w:val="es-MX"/>
        </w:rPr>
      </w:pPr>
      <w:commentRangeStart w:id="41"/>
      <w:r w:rsidRPr="00F07C2A">
        <w:rPr>
          <w:lang w:val="es-MX"/>
        </w:rPr>
        <w:t xml:space="preserve">Los conceptos descritos en esta sección son fundamentales en el presente proyecto terminal para mostrar qué compone este proyecto. RDF, URI, </w:t>
      </w:r>
      <w:r w:rsidRPr="00F07C2A">
        <w:rPr>
          <w:i/>
          <w:lang w:val="es-MX"/>
        </w:rPr>
        <w:t xml:space="preserve">triple store </w:t>
      </w:r>
      <w:r w:rsidRPr="00F07C2A">
        <w:rPr>
          <w:lang w:val="es-MX"/>
        </w:rPr>
        <w:t xml:space="preserve">y SPARQL </w:t>
      </w:r>
      <w:proofErr w:type="spellStart"/>
      <w:r w:rsidRPr="00F07C2A">
        <w:rPr>
          <w:i/>
          <w:lang w:val="es-MX"/>
        </w:rPr>
        <w:t>endpoint</w:t>
      </w:r>
      <w:proofErr w:type="spellEnd"/>
      <w:r w:rsidRPr="00F07C2A">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F07C2A" w:rsidRDefault="002F0277" w:rsidP="002F0277">
      <w:pPr>
        <w:rPr>
          <w:lang w:val="es-MX"/>
        </w:rPr>
      </w:pPr>
      <w:proofErr w:type="spellStart"/>
      <w:r w:rsidRPr="00F07C2A">
        <w:rPr>
          <w:i/>
          <w:lang w:val="es-MX"/>
        </w:rPr>
        <w:t>Linked</w:t>
      </w:r>
      <w:proofErr w:type="spellEnd"/>
      <w:r w:rsidRPr="00F07C2A">
        <w:rPr>
          <w:i/>
          <w:lang w:val="es-MX"/>
        </w:rPr>
        <w:t xml:space="preserve"> Data</w:t>
      </w:r>
      <w:r w:rsidRPr="00F07C2A">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77777777" w:rsidR="002F0277" w:rsidRPr="00F07C2A" w:rsidRDefault="002F0277" w:rsidP="002F0277">
      <w:pPr>
        <w:rPr>
          <w:lang w:val="es-MX"/>
        </w:rPr>
      </w:pPr>
      <w:r w:rsidRPr="00F07C2A">
        <w:rPr>
          <w:lang w:val="es-MX"/>
        </w:rPr>
        <w:t xml:space="preserve">SPARQL y </w:t>
      </w:r>
      <w:proofErr w:type="spellStart"/>
      <w:r w:rsidRPr="00F07C2A">
        <w:rPr>
          <w:lang w:val="es-MX"/>
        </w:rPr>
        <w:t>GeoSPARL</w:t>
      </w:r>
      <w:proofErr w:type="spellEnd"/>
      <w:r w:rsidRPr="00F07C2A">
        <w:rPr>
          <w:lang w:val="es-MX"/>
        </w:rPr>
        <w:t xml:space="preserve"> son los estándares por seguir y cumplir. Si no fuera así, simplemente no se podrá construir nada que funcione con el </w:t>
      </w:r>
      <w:r w:rsidRPr="00F07C2A">
        <w:rPr>
          <w:i/>
          <w:lang w:val="es-MX"/>
        </w:rPr>
        <w:t>triple store</w:t>
      </w:r>
      <w:r w:rsidRPr="00F07C2A">
        <w:rPr>
          <w:lang w:val="es-MX"/>
        </w:rPr>
        <w:t xml:space="preserve"> Apache </w:t>
      </w:r>
      <w:proofErr w:type="spellStart"/>
      <w:r w:rsidRPr="00F07C2A">
        <w:rPr>
          <w:lang w:val="es-MX"/>
        </w:rPr>
        <w:t>Marmotta</w:t>
      </w:r>
      <w:proofErr w:type="spellEnd"/>
      <w:r w:rsidRPr="00F07C2A">
        <w:rPr>
          <w:lang w:val="es-MX"/>
        </w:rPr>
        <w:t xml:space="preserve"> o cualquier otra plataforma que se basen en cualquiera de los 2 estándares. </w:t>
      </w:r>
      <w:commentRangeEnd w:id="41"/>
      <w:r w:rsidRPr="00F07C2A">
        <w:rPr>
          <w:rStyle w:val="Refdecomentario"/>
          <w:lang w:val="es-MX"/>
        </w:rPr>
        <w:commentReference w:id="41"/>
      </w:r>
    </w:p>
    <w:p w14:paraId="0DAF01AC" w14:textId="77777777" w:rsidR="002F0277" w:rsidRPr="00F07C2A" w:rsidRDefault="002F0277" w:rsidP="002F0277">
      <w:pPr>
        <w:rPr>
          <w:b/>
          <w:i/>
          <w:lang w:val="es-MX"/>
        </w:rPr>
      </w:pPr>
      <w:proofErr w:type="spellStart"/>
      <w:r w:rsidRPr="00F07C2A">
        <w:rPr>
          <w:b/>
          <w:i/>
          <w:lang w:val="es-MX"/>
        </w:rPr>
        <w:t>Linked</w:t>
      </w:r>
      <w:proofErr w:type="spellEnd"/>
      <w:r w:rsidRPr="00F07C2A">
        <w:rPr>
          <w:b/>
          <w:i/>
          <w:lang w:val="es-MX"/>
        </w:rPr>
        <w:t xml:space="preserve"> Data</w:t>
      </w:r>
    </w:p>
    <w:p w14:paraId="0DDFD17E" w14:textId="5BC06B8B" w:rsidR="002F0277" w:rsidRPr="00F07C2A" w:rsidRDefault="002F0277" w:rsidP="002F0277">
      <w:pPr>
        <w:rPr>
          <w:lang w:val="es-MX"/>
        </w:rPr>
      </w:pPr>
      <w:r w:rsidRPr="00F07C2A">
        <w:rPr>
          <w:lang w:val="es-MX"/>
        </w:rPr>
        <w:t xml:space="preserve">El </w:t>
      </w:r>
      <w:proofErr w:type="spellStart"/>
      <w:r w:rsidRPr="00F07C2A">
        <w:rPr>
          <w:i/>
          <w:lang w:val="es-MX"/>
        </w:rPr>
        <w:t>Linked</w:t>
      </w:r>
      <w:proofErr w:type="spellEnd"/>
      <w:r w:rsidRPr="00F07C2A">
        <w:rPr>
          <w:i/>
          <w:lang w:val="es-MX"/>
        </w:rPr>
        <w:t xml:space="preserve"> Data</w:t>
      </w:r>
      <w:r w:rsidRPr="00F07C2A">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F07C2A">
            <w:rPr>
              <w:lang w:val="es-MX"/>
            </w:rPr>
            <w:fldChar w:fldCharType="begin"/>
          </w:r>
          <w:r w:rsidRPr="00F07C2A">
            <w:rPr>
              <w:lang w:val="es-MX"/>
            </w:rPr>
            <w:instrText xml:space="preserve"> CITATION W3C16 \l 2058 </w:instrText>
          </w:r>
          <w:r w:rsidRPr="00F07C2A">
            <w:rPr>
              <w:lang w:val="es-MX"/>
            </w:rPr>
            <w:fldChar w:fldCharType="separate"/>
          </w:r>
          <w:r w:rsidR="00595C94">
            <w:rPr>
              <w:noProof/>
              <w:lang w:val="es-MX"/>
            </w:rPr>
            <w:t xml:space="preserve"> </w:t>
          </w:r>
          <w:r w:rsidR="00595C94" w:rsidRPr="00595C94">
            <w:rPr>
              <w:noProof/>
              <w:lang w:val="es-MX"/>
            </w:rPr>
            <w:t>[37]</w:t>
          </w:r>
          <w:r w:rsidRPr="00F07C2A">
            <w:rPr>
              <w:lang w:val="es-MX"/>
            </w:rPr>
            <w:fldChar w:fldCharType="end"/>
          </w:r>
        </w:sdtContent>
      </w:sdt>
      <w:r w:rsidRPr="00F07C2A">
        <w:rPr>
          <w:noProof/>
          <w:lang w:val="es-MX"/>
        </w:rPr>
        <w:t>.</w:t>
      </w:r>
    </w:p>
    <w:p w14:paraId="5E74967A" w14:textId="77777777" w:rsidR="002F0277" w:rsidRPr="00F07C2A" w:rsidRDefault="002F0277" w:rsidP="002F0277">
      <w:pPr>
        <w:rPr>
          <w:lang w:val="es-MX"/>
        </w:rPr>
      </w:pPr>
      <w:r w:rsidRPr="00F07C2A">
        <w:rPr>
          <w:lang w:val="es-MX"/>
        </w:rPr>
        <w:t xml:space="preserve">Ya que el </w:t>
      </w:r>
      <w:proofErr w:type="spellStart"/>
      <w:r w:rsidRPr="00F07C2A">
        <w:rPr>
          <w:i/>
          <w:lang w:val="es-MX"/>
        </w:rPr>
        <w:t>Linked</w:t>
      </w:r>
      <w:proofErr w:type="spellEnd"/>
      <w:r w:rsidRPr="00F07C2A">
        <w:rPr>
          <w:i/>
          <w:lang w:val="es-MX"/>
        </w:rPr>
        <w:t xml:space="preserve"> </w:t>
      </w:r>
      <w:r w:rsidRPr="00F07C2A">
        <w:rPr>
          <w:lang w:val="es-MX"/>
        </w:rPr>
        <w:t xml:space="preserve">Data está basado en web, la diferencia entre sitios de Internet comunes y los basados en </w:t>
      </w:r>
      <w:proofErr w:type="spellStart"/>
      <w:r w:rsidRPr="00F07C2A">
        <w:rPr>
          <w:i/>
          <w:lang w:val="es-MX"/>
        </w:rPr>
        <w:t>Linked</w:t>
      </w:r>
      <w:proofErr w:type="spellEnd"/>
      <w:r w:rsidRPr="00F07C2A">
        <w:rPr>
          <w:i/>
          <w:lang w:val="es-MX"/>
        </w:rPr>
        <w:t xml:space="preserve"> </w:t>
      </w:r>
      <w:r w:rsidRPr="00F07C2A">
        <w:rPr>
          <w:lang w:val="es-MX"/>
        </w:rPr>
        <w:t xml:space="preserve">Data es que mientras que los HTML simples en la web son conectados mediante hipervínculos comunes, </w:t>
      </w:r>
      <w:proofErr w:type="spellStart"/>
      <w:r w:rsidRPr="00F07C2A">
        <w:rPr>
          <w:lang w:val="es-MX"/>
        </w:rPr>
        <w:t>Linked</w:t>
      </w:r>
      <w:proofErr w:type="spellEnd"/>
      <w:r w:rsidRPr="00F07C2A">
        <w:rPr>
          <w:lang w:val="es-MX"/>
        </w:rPr>
        <w:t xml:space="preserve"> Data se basa en documentos que albergan datos en formato RDF.</w:t>
      </w:r>
    </w:p>
    <w:p w14:paraId="39BDC001" w14:textId="77777777" w:rsidR="002F0277" w:rsidRPr="00F07C2A" w:rsidRDefault="002F0277" w:rsidP="002F0277">
      <w:pPr>
        <w:rPr>
          <w:b/>
          <w:lang w:val="es-MX"/>
        </w:rPr>
      </w:pPr>
      <w:r w:rsidRPr="00F07C2A">
        <w:rPr>
          <w:b/>
          <w:lang w:val="es-MX"/>
        </w:rPr>
        <w:t>Web Semántica</w:t>
      </w:r>
    </w:p>
    <w:p w14:paraId="3F7BBF9A" w14:textId="77777777" w:rsidR="002F0277" w:rsidRPr="00F07C2A" w:rsidRDefault="002F0277" w:rsidP="002F0277">
      <w:pPr>
        <w:rPr>
          <w:lang w:val="es-MX"/>
        </w:rPr>
      </w:pPr>
      <w:r w:rsidRPr="00F07C2A">
        <w:rPr>
          <w:lang w:val="es-MX"/>
        </w:rPr>
        <w:t>Es una web de datos de cualquier índole. En la figura 9 se muestra la pila que Tim Berners-Lee propone para describir la Web Semántica en cuanto a elementos que lo conforman.</w:t>
      </w:r>
    </w:p>
    <w:p w14:paraId="09725D9A" w14:textId="77777777" w:rsidR="002F0277" w:rsidRPr="00F07C2A" w:rsidRDefault="002F0277" w:rsidP="002F0277">
      <w:pPr>
        <w:keepNext/>
        <w:ind w:left="708" w:hanging="708"/>
        <w:jc w:val="center"/>
        <w:rPr>
          <w:lang w:val="es-MX"/>
        </w:rPr>
      </w:pPr>
      <w:r w:rsidRPr="00F07C2A">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9</w:t>
      </w:r>
      <w:r w:rsidRPr="00F07C2A">
        <w:fldChar w:fldCharType="end"/>
      </w:r>
      <w:r w:rsidRPr="00F07C2A">
        <w:t xml:space="preserve"> Diagrama propuesto por Tim Berners-Lee mostrando las tecnologías que conforma la Web Semántica</w:t>
      </w:r>
    </w:p>
    <w:p w14:paraId="023A1AFF" w14:textId="77777777" w:rsidR="002F0277" w:rsidRPr="00F07C2A" w:rsidRDefault="002F0277" w:rsidP="002F0277">
      <w:pPr>
        <w:rPr>
          <w:lang w:val="es-MX"/>
        </w:rPr>
      </w:pPr>
      <w:r w:rsidRPr="00F07C2A">
        <w:rPr>
          <w:lang w:val="es-MX"/>
        </w:rPr>
        <w:t xml:space="preserve">Describiendo de abajo hacia arriba, en el primer nivel se encuentran las tecnologías que permiten la identificación de cada entidad (Unicode y URI). En el segundo nivel se encuentran las </w:t>
      </w:r>
      <w:r w:rsidRPr="00F07C2A">
        <w:rPr>
          <w:lang w:val="es-MX"/>
        </w:rPr>
        <w:lastRenderedPageBreak/>
        <w:t xml:space="preserve">tecnologías que le dan estructura, pero no significado, al documento publicado en la web (XML, NS, XML </w:t>
      </w:r>
      <w:proofErr w:type="spellStart"/>
      <w:r w:rsidRPr="00F07C2A">
        <w:rPr>
          <w:i/>
          <w:lang w:val="es-MX"/>
        </w:rPr>
        <w:t>schema</w:t>
      </w:r>
      <w:proofErr w:type="spellEnd"/>
      <w:r w:rsidRPr="00F07C2A">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F07C2A">
        <w:rPr>
          <w:lang w:val="es-MX"/>
        </w:rPr>
        <w:t>schema</w:t>
      </w:r>
      <w:proofErr w:type="spellEnd"/>
      <w:r w:rsidRPr="00F07C2A">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DCF8CA0" w:rsidR="002F0277" w:rsidRPr="00F07C2A" w:rsidRDefault="002F0277" w:rsidP="002F0277">
      <w:pPr>
        <w:rPr>
          <w:lang w:val="es-MX"/>
        </w:rPr>
      </w:pPr>
      <w:r w:rsidRPr="00F07C2A">
        <w:rPr>
          <w:lang w:val="es-MX"/>
        </w:rPr>
        <w:t xml:space="preserve">La Web Semántica se puede ver como un todo y el </w:t>
      </w:r>
      <w:proofErr w:type="spellStart"/>
      <w:r w:rsidRPr="00F07C2A">
        <w:rPr>
          <w:i/>
          <w:lang w:val="es-MX"/>
        </w:rPr>
        <w:t>Linked</w:t>
      </w:r>
      <w:proofErr w:type="spellEnd"/>
      <w:r w:rsidRPr="00F07C2A">
        <w:rPr>
          <w:i/>
          <w:lang w:val="es-MX"/>
        </w:rPr>
        <w:t xml:space="preserve"> Data</w:t>
      </w:r>
      <w:r w:rsidRPr="00F07C2A">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F07C2A">
            <w:rPr>
              <w:lang w:val="es-MX"/>
            </w:rPr>
            <w:fldChar w:fldCharType="begin"/>
          </w:r>
          <w:r w:rsidRPr="00F07C2A">
            <w:rPr>
              <w:lang w:val="es-MX"/>
            </w:rPr>
            <w:instrText xml:space="preserve"> CITATION W3C19 \l 2058 </w:instrText>
          </w:r>
          <w:r w:rsidRPr="00F07C2A">
            <w:rPr>
              <w:lang w:val="es-MX"/>
            </w:rPr>
            <w:fldChar w:fldCharType="separate"/>
          </w:r>
          <w:r w:rsidR="00595C94">
            <w:rPr>
              <w:noProof/>
              <w:lang w:val="es-MX"/>
            </w:rPr>
            <w:t xml:space="preserve"> </w:t>
          </w:r>
          <w:r w:rsidR="00595C94" w:rsidRPr="00595C94">
            <w:rPr>
              <w:noProof/>
              <w:lang w:val="es-MX"/>
            </w:rPr>
            <w:t>[38]</w:t>
          </w:r>
          <w:r w:rsidRPr="00F07C2A">
            <w:rPr>
              <w:lang w:val="es-MX"/>
            </w:rPr>
            <w:fldChar w:fldCharType="end"/>
          </w:r>
        </w:sdtContent>
      </w:sdt>
      <w:r w:rsidRPr="00F07C2A">
        <w:rPr>
          <w:lang w:val="es-MX"/>
        </w:rPr>
        <w:t>.</w:t>
      </w:r>
    </w:p>
    <w:p w14:paraId="1838FDE6" w14:textId="77777777" w:rsidR="002F0277" w:rsidRPr="00F07C2A" w:rsidRDefault="002F0277" w:rsidP="002F0277">
      <w:pPr>
        <w:rPr>
          <w:b/>
          <w:lang w:val="es-MX"/>
        </w:rPr>
      </w:pPr>
      <w:r w:rsidRPr="00F07C2A">
        <w:rPr>
          <w:b/>
          <w:lang w:val="es-MX"/>
        </w:rPr>
        <w:t>RDF (</w:t>
      </w:r>
      <w:proofErr w:type="spellStart"/>
      <w:r w:rsidRPr="00F07C2A">
        <w:rPr>
          <w:b/>
          <w:i/>
          <w:lang w:val="es-MX"/>
        </w:rPr>
        <w:t>Resource</w:t>
      </w:r>
      <w:proofErr w:type="spellEnd"/>
      <w:r w:rsidRPr="00F07C2A">
        <w:rPr>
          <w:b/>
          <w:i/>
          <w:lang w:val="es-MX"/>
        </w:rPr>
        <w:t xml:space="preserve"> </w:t>
      </w:r>
      <w:proofErr w:type="spellStart"/>
      <w:r w:rsidRPr="00F07C2A">
        <w:rPr>
          <w:b/>
          <w:i/>
          <w:lang w:val="es-MX"/>
        </w:rPr>
        <w:t>Description</w:t>
      </w:r>
      <w:proofErr w:type="spellEnd"/>
      <w:r w:rsidRPr="00F07C2A">
        <w:rPr>
          <w:b/>
          <w:i/>
          <w:lang w:val="es-MX"/>
        </w:rPr>
        <w:t xml:space="preserve"> Framework</w:t>
      </w:r>
      <w:r w:rsidRPr="00F07C2A">
        <w:rPr>
          <w:b/>
          <w:lang w:val="es-MX"/>
        </w:rPr>
        <w:t>)</w:t>
      </w:r>
    </w:p>
    <w:p w14:paraId="5D712315" w14:textId="77777777" w:rsidR="002F0277" w:rsidRPr="00F07C2A" w:rsidRDefault="002F0277" w:rsidP="002F0277">
      <w:pPr>
        <w:rPr>
          <w:lang w:val="es-MX"/>
        </w:rPr>
      </w:pPr>
      <w:r w:rsidRPr="00F07C2A">
        <w:rPr>
          <w:lang w:val="es-MX"/>
        </w:rPr>
        <w:t xml:space="preserve">El </w:t>
      </w:r>
      <w:proofErr w:type="spellStart"/>
      <w:r w:rsidRPr="00F07C2A">
        <w:rPr>
          <w:i/>
          <w:lang w:val="es-MX"/>
        </w:rPr>
        <w:t>framework</w:t>
      </w:r>
      <w:proofErr w:type="spellEnd"/>
      <w:r w:rsidRPr="00F07C2A">
        <w:rPr>
          <w:lang w:val="es-MX"/>
        </w:rPr>
        <w:t xml:space="preserve"> de descripción de recurso, RDF por sus siglas en inglés, es un modelo estándar para el intercambio de datos en la web. </w:t>
      </w:r>
    </w:p>
    <w:p w14:paraId="585BB29C" w14:textId="303CA930" w:rsidR="002F0277" w:rsidRPr="00F07C2A" w:rsidRDefault="002F0277" w:rsidP="002F0277">
      <w:pPr>
        <w:rPr>
          <w:lang w:val="es-MX"/>
        </w:rPr>
      </w:pPr>
      <w:r w:rsidRPr="00F07C2A">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F07C2A">
        <w:rPr>
          <w:i/>
          <w:lang w:val="es-MX"/>
        </w:rPr>
        <w:t>triple</w:t>
      </w:r>
      <w:r w:rsidRPr="00F07C2A">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F07C2A">
            <w:rPr>
              <w:lang w:val="es-MX"/>
            </w:rPr>
            <w:fldChar w:fldCharType="begin"/>
          </w:r>
          <w:r w:rsidRPr="00F07C2A">
            <w:rPr>
              <w:lang w:val="es-MX"/>
            </w:rPr>
            <w:instrText xml:space="preserve"> CITATION W3C14 \l 2058 </w:instrText>
          </w:r>
          <w:r w:rsidRPr="00F07C2A">
            <w:rPr>
              <w:lang w:val="es-MX"/>
            </w:rPr>
            <w:fldChar w:fldCharType="separate"/>
          </w:r>
          <w:r w:rsidR="00595C94">
            <w:rPr>
              <w:noProof/>
              <w:lang w:val="es-MX"/>
            </w:rPr>
            <w:t xml:space="preserve"> </w:t>
          </w:r>
          <w:r w:rsidR="00595C94" w:rsidRPr="00595C94">
            <w:rPr>
              <w:noProof/>
              <w:lang w:val="es-MX"/>
            </w:rPr>
            <w:t>[39]</w:t>
          </w:r>
          <w:r w:rsidRPr="00F07C2A">
            <w:rPr>
              <w:lang w:val="es-MX"/>
            </w:rPr>
            <w:fldChar w:fldCharType="end"/>
          </w:r>
        </w:sdtContent>
      </w:sdt>
      <w:r w:rsidRPr="00F07C2A">
        <w:rPr>
          <w:lang w:val="es-MX"/>
        </w:rPr>
        <w:t>.</w:t>
      </w:r>
    </w:p>
    <w:p w14:paraId="50DFE1E3" w14:textId="77777777" w:rsidR="002F0277" w:rsidRPr="00F07C2A" w:rsidRDefault="002F0277" w:rsidP="002F0277">
      <w:pPr>
        <w:rPr>
          <w:b/>
          <w:lang w:val="es-MX"/>
        </w:rPr>
      </w:pPr>
      <w:r w:rsidRPr="00F07C2A">
        <w:rPr>
          <w:b/>
          <w:lang w:val="es-MX"/>
        </w:rPr>
        <w:t>URI (</w:t>
      </w:r>
      <w:proofErr w:type="spellStart"/>
      <w:r w:rsidRPr="00F07C2A">
        <w:rPr>
          <w:b/>
          <w:i/>
          <w:lang w:val="es-MX"/>
        </w:rPr>
        <w:t>Uniform</w:t>
      </w:r>
      <w:proofErr w:type="spellEnd"/>
      <w:r w:rsidRPr="00F07C2A">
        <w:rPr>
          <w:b/>
          <w:i/>
          <w:lang w:val="es-MX"/>
        </w:rPr>
        <w:t xml:space="preserve"> </w:t>
      </w:r>
      <w:proofErr w:type="spellStart"/>
      <w:r w:rsidRPr="00F07C2A">
        <w:rPr>
          <w:b/>
          <w:i/>
          <w:lang w:val="es-MX"/>
        </w:rPr>
        <w:t>Resource</w:t>
      </w:r>
      <w:proofErr w:type="spellEnd"/>
      <w:r w:rsidRPr="00F07C2A">
        <w:rPr>
          <w:b/>
          <w:i/>
          <w:lang w:val="es-MX"/>
        </w:rPr>
        <w:t xml:space="preserve"> </w:t>
      </w:r>
      <w:proofErr w:type="spellStart"/>
      <w:r w:rsidRPr="00F07C2A">
        <w:rPr>
          <w:b/>
          <w:i/>
          <w:lang w:val="es-MX"/>
        </w:rPr>
        <w:t>Identifier</w:t>
      </w:r>
      <w:proofErr w:type="spellEnd"/>
      <w:r w:rsidRPr="00F07C2A">
        <w:rPr>
          <w:b/>
          <w:lang w:val="es-MX"/>
        </w:rPr>
        <w:t>)</w:t>
      </w:r>
    </w:p>
    <w:p w14:paraId="37E9ABCA" w14:textId="77777777" w:rsidR="002F0277" w:rsidRPr="00F07C2A" w:rsidRDefault="002F0277" w:rsidP="002F0277">
      <w:pPr>
        <w:rPr>
          <w:lang w:val="es-MX"/>
        </w:rPr>
      </w:pPr>
      <w:r w:rsidRPr="00F07C2A">
        <w:rPr>
          <w:lang w:val="es-MX"/>
        </w:rPr>
        <w:t>Identificador de recursos uniforme, URI por sus siglas en inglés, es una cadena ASCII que identifica recursos de información en la Web Semántica.</w:t>
      </w:r>
    </w:p>
    <w:p w14:paraId="1A70348F" w14:textId="6A9E01D1" w:rsidR="002F0277" w:rsidRPr="00F07C2A" w:rsidRDefault="002F0277" w:rsidP="002F0277">
      <w:pPr>
        <w:rPr>
          <w:lang w:val="es-MX"/>
        </w:rPr>
      </w:pPr>
      <w:r w:rsidRPr="00F07C2A">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F07C2A">
            <w:rPr>
              <w:lang w:val="es-MX"/>
            </w:rPr>
            <w:fldChar w:fldCharType="begin"/>
          </w:r>
          <w:r w:rsidRPr="00F07C2A">
            <w:rPr>
              <w:lang w:val="es-MX"/>
            </w:rPr>
            <w:instrText xml:space="preserve"> CITATION W3C05 \l 2058 </w:instrText>
          </w:r>
          <w:r w:rsidRPr="00F07C2A">
            <w:rPr>
              <w:lang w:val="es-MX"/>
            </w:rPr>
            <w:fldChar w:fldCharType="separate"/>
          </w:r>
          <w:r w:rsidR="00595C94">
            <w:rPr>
              <w:noProof/>
              <w:lang w:val="es-MX"/>
            </w:rPr>
            <w:t xml:space="preserve"> </w:t>
          </w:r>
          <w:r w:rsidR="00595C94" w:rsidRPr="00595C94">
            <w:rPr>
              <w:noProof/>
              <w:lang w:val="es-MX"/>
            </w:rPr>
            <w:t>[40]</w:t>
          </w:r>
          <w:r w:rsidRPr="00F07C2A">
            <w:rPr>
              <w:lang w:val="es-MX"/>
            </w:rPr>
            <w:fldChar w:fldCharType="end"/>
          </w:r>
        </w:sdtContent>
      </w:sdt>
      <w:r w:rsidRPr="00F07C2A">
        <w:rPr>
          <w:lang w:val="es-MX"/>
        </w:rPr>
        <w:t>.</w:t>
      </w:r>
      <w:r w:rsidRPr="00F07C2A">
        <w:rPr>
          <w:noProof/>
          <w:lang w:val="es-MX"/>
        </w:rPr>
        <w:t xml:space="preserve"> </w:t>
      </w:r>
    </w:p>
    <w:p w14:paraId="5D9D130F" w14:textId="77777777" w:rsidR="002F0277" w:rsidRPr="00F07C2A" w:rsidRDefault="002F0277" w:rsidP="002F0277">
      <w:pPr>
        <w:keepNext/>
        <w:jc w:val="center"/>
        <w:rPr>
          <w:lang w:val="es-MX"/>
        </w:rPr>
      </w:pPr>
      <w:r w:rsidRPr="00F07C2A">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10</w:t>
      </w:r>
      <w:r w:rsidRPr="00F07C2A">
        <w:fldChar w:fldCharType="end"/>
      </w:r>
      <w:r w:rsidRPr="00F07C2A">
        <w:t xml:space="preserve"> Diagrama de cómo está compuesto un URI</w:t>
      </w:r>
    </w:p>
    <w:p w14:paraId="37A48174" w14:textId="77777777" w:rsidR="00A6787E" w:rsidRDefault="00A6787E" w:rsidP="002F0277">
      <w:pPr>
        <w:rPr>
          <w:b/>
          <w:lang w:val="es-MX"/>
        </w:rPr>
      </w:pPr>
    </w:p>
    <w:p w14:paraId="516AC87B" w14:textId="77777777" w:rsidR="00A6787E" w:rsidRDefault="00A6787E" w:rsidP="002F0277">
      <w:pPr>
        <w:rPr>
          <w:b/>
          <w:lang w:val="es-MX"/>
        </w:rPr>
      </w:pPr>
    </w:p>
    <w:p w14:paraId="5681908E" w14:textId="3D070580" w:rsidR="002F0277" w:rsidRPr="00F07C2A" w:rsidRDefault="002F0277" w:rsidP="002F0277">
      <w:pPr>
        <w:rPr>
          <w:b/>
          <w:i/>
          <w:lang w:val="es-MX"/>
        </w:rPr>
      </w:pPr>
      <w:r w:rsidRPr="00F07C2A">
        <w:rPr>
          <w:b/>
          <w:lang w:val="es-MX"/>
        </w:rPr>
        <w:lastRenderedPageBreak/>
        <w:t xml:space="preserve">RDF </w:t>
      </w:r>
      <w:r w:rsidRPr="00F07C2A">
        <w:rPr>
          <w:b/>
          <w:i/>
          <w:lang w:val="es-MX"/>
        </w:rPr>
        <w:t>Triple Store</w:t>
      </w:r>
    </w:p>
    <w:p w14:paraId="439383B5" w14:textId="77777777" w:rsidR="002F0277" w:rsidRPr="00F07C2A" w:rsidRDefault="002F0277" w:rsidP="002F0277">
      <w:pPr>
        <w:rPr>
          <w:lang w:val="es-MX"/>
        </w:rPr>
      </w:pPr>
      <w:r w:rsidRPr="00F07C2A">
        <w:rPr>
          <w:lang w:val="es-MX"/>
        </w:rPr>
        <w:t>Es un tipo de base de datos basada en grafos de tripletas RDF.</w:t>
      </w:r>
    </w:p>
    <w:p w14:paraId="0D3094B8" w14:textId="0F78EE8D" w:rsidR="002F0277" w:rsidRPr="00F07C2A" w:rsidRDefault="002F0277" w:rsidP="002F0277">
      <w:pPr>
        <w:rPr>
          <w:lang w:val="es-MX"/>
        </w:rPr>
      </w:pPr>
      <w:r w:rsidRPr="00F07C2A">
        <w:rPr>
          <w:lang w:val="es-MX"/>
        </w:rPr>
        <w:t xml:space="preserve">Al ser una base de datos basada en grafos, el </w:t>
      </w:r>
      <w:r w:rsidRPr="00F07C2A">
        <w:rPr>
          <w:i/>
          <w:lang w:val="es-MX"/>
        </w:rPr>
        <w:t>triple store</w:t>
      </w:r>
      <w:r w:rsidRPr="00F07C2A">
        <w:rPr>
          <w:lang w:val="es-MX"/>
        </w:rPr>
        <w:t xml:space="preserve"> puede ser vista como una red de objetos enlazados. El </w:t>
      </w:r>
      <w:r w:rsidRPr="00F07C2A">
        <w:rPr>
          <w:i/>
          <w:lang w:val="es-MX"/>
        </w:rPr>
        <w:t>triple store</w:t>
      </w:r>
      <w:r w:rsidRPr="00F07C2A">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F07C2A">
            <w:rPr>
              <w:lang w:val="es-MX"/>
            </w:rPr>
            <w:fldChar w:fldCharType="begin"/>
          </w:r>
          <w:r w:rsidRPr="00F07C2A">
            <w:rPr>
              <w:lang w:val="es-MX"/>
            </w:rPr>
            <w:instrText xml:space="preserve"> CITATION Ont16 \l 2058 </w:instrText>
          </w:r>
          <w:r w:rsidRPr="00F07C2A">
            <w:rPr>
              <w:lang w:val="es-MX"/>
            </w:rPr>
            <w:fldChar w:fldCharType="separate"/>
          </w:r>
          <w:r w:rsidR="00595C94">
            <w:rPr>
              <w:noProof/>
              <w:lang w:val="es-MX"/>
            </w:rPr>
            <w:t xml:space="preserve"> </w:t>
          </w:r>
          <w:r w:rsidR="00595C94" w:rsidRPr="00595C94">
            <w:rPr>
              <w:noProof/>
              <w:lang w:val="es-MX"/>
            </w:rPr>
            <w:t>[41]</w:t>
          </w:r>
          <w:r w:rsidRPr="00F07C2A">
            <w:rPr>
              <w:lang w:val="es-MX"/>
            </w:rPr>
            <w:fldChar w:fldCharType="end"/>
          </w:r>
        </w:sdtContent>
      </w:sdt>
      <w:r w:rsidRPr="00F07C2A">
        <w:rPr>
          <w:lang w:val="es-MX"/>
        </w:rPr>
        <w:t>.</w:t>
      </w:r>
    </w:p>
    <w:p w14:paraId="1BC601C8" w14:textId="77777777" w:rsidR="002F0277" w:rsidRPr="00F07C2A" w:rsidRDefault="002F0277" w:rsidP="002F0277">
      <w:pPr>
        <w:rPr>
          <w:b/>
          <w:lang w:val="es-MX"/>
        </w:rPr>
      </w:pPr>
      <w:r w:rsidRPr="00F07C2A">
        <w:rPr>
          <w:b/>
          <w:lang w:val="es-MX"/>
        </w:rPr>
        <w:t>SPARQL</w:t>
      </w:r>
    </w:p>
    <w:p w14:paraId="163F0C35" w14:textId="77777777" w:rsidR="002F0277" w:rsidRPr="00F07C2A" w:rsidRDefault="002F0277" w:rsidP="002F0277">
      <w:pPr>
        <w:rPr>
          <w:lang w:val="es-MX"/>
        </w:rPr>
      </w:pPr>
      <w:r w:rsidRPr="00F07C2A">
        <w:rPr>
          <w:lang w:val="es-MX"/>
        </w:rPr>
        <w:t xml:space="preserve">SPARQL es un acrónimo para el Protocolo SPARQL y Lenguaje de Consultas RDF, por sus siglas en inglés, y es un protocolo y lenguaje de consultas para </w:t>
      </w:r>
      <w:proofErr w:type="spellStart"/>
      <w:r w:rsidRPr="00F07C2A">
        <w:rPr>
          <w:i/>
          <w:lang w:val="es-MX"/>
        </w:rPr>
        <w:t>Linked</w:t>
      </w:r>
      <w:proofErr w:type="spellEnd"/>
      <w:r w:rsidRPr="00F07C2A">
        <w:rPr>
          <w:i/>
          <w:lang w:val="es-MX"/>
        </w:rPr>
        <w:t xml:space="preserve"> Data</w:t>
      </w:r>
      <w:r w:rsidRPr="00F07C2A">
        <w:rPr>
          <w:lang w:val="es-MX"/>
        </w:rPr>
        <w:t xml:space="preserve"> en la web o bases de datos semánticas basadas en grafos (</w:t>
      </w:r>
      <w:r w:rsidRPr="00F07C2A">
        <w:rPr>
          <w:i/>
          <w:lang w:val="es-MX"/>
        </w:rPr>
        <w:t xml:space="preserve">RDF triple </w:t>
      </w:r>
      <w:proofErr w:type="spellStart"/>
      <w:r w:rsidRPr="00F07C2A">
        <w:rPr>
          <w:i/>
          <w:lang w:val="es-MX"/>
        </w:rPr>
        <w:t>stores</w:t>
      </w:r>
      <w:proofErr w:type="spellEnd"/>
      <w:r w:rsidRPr="00F07C2A">
        <w:rPr>
          <w:lang w:val="es-MX"/>
        </w:rPr>
        <w:t xml:space="preserve">). SPARQL está diseñado y respaldado por el consorcio de la web (W3C). </w:t>
      </w:r>
    </w:p>
    <w:p w14:paraId="0BC409B9" w14:textId="77777777" w:rsidR="002F0277" w:rsidRPr="00F07C2A" w:rsidRDefault="002F0277" w:rsidP="002F0277">
      <w:pPr>
        <w:rPr>
          <w:lang w:val="es-MX"/>
        </w:rPr>
      </w:pPr>
      <w:r w:rsidRPr="00F07C2A">
        <w:rPr>
          <w:lang w:val="es-MX"/>
        </w:rPr>
        <w:t xml:space="preserve">El siguiente código muestra cómo hacer una consulta SPARQL de los músicos mexicanos famosos que ya han muerto y que están sobre el </w:t>
      </w:r>
      <w:r w:rsidRPr="00F07C2A">
        <w:rPr>
          <w:i/>
          <w:lang w:val="es-MX"/>
        </w:rPr>
        <w:t>triple store</w:t>
      </w:r>
      <w:r w:rsidRPr="00F07C2A">
        <w:rPr>
          <w:lang w:val="es-MX"/>
        </w:rPr>
        <w:t xml:space="preserve"> de </w:t>
      </w:r>
      <w:proofErr w:type="spellStart"/>
      <w:r w:rsidRPr="00F07C2A">
        <w:rPr>
          <w:lang w:val="es-MX"/>
        </w:rPr>
        <w:t>DBpedia</w:t>
      </w:r>
      <w:proofErr w:type="spellEnd"/>
      <w:r w:rsidRPr="00F07C2A">
        <w:rPr>
          <w:lang w:val="es-MX"/>
        </w:rPr>
        <w:t>.</w:t>
      </w:r>
    </w:p>
    <w:p w14:paraId="7AB5C815"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dcterms</w:t>
      </w:r>
      <w:proofErr w:type="spellEnd"/>
      <w:r w:rsidRPr="00F07C2A">
        <w:rPr>
          <w:lang w:val="es-MX"/>
        </w:rPr>
        <w:t>: &lt;http://purl.org/dc/terms/&gt;</w:t>
      </w:r>
    </w:p>
    <w:p w14:paraId="2AC9D194"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rdfs</w:t>
      </w:r>
      <w:proofErr w:type="spellEnd"/>
      <w:r w:rsidRPr="00F07C2A">
        <w:rPr>
          <w:lang w:val="es-MX"/>
        </w:rPr>
        <w:t>: &lt;http://www.w3.org/2000/01/rdf-schema#&gt;</w:t>
      </w:r>
    </w:p>
    <w:p w14:paraId="1B79EFA9"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dbp</w:t>
      </w:r>
      <w:proofErr w:type="spellEnd"/>
      <w:r w:rsidRPr="00F07C2A">
        <w:rPr>
          <w:lang w:val="es-MX"/>
        </w:rPr>
        <w:t>: &lt;http://dbpedia.org/ontology/&gt;</w:t>
      </w:r>
    </w:p>
    <w:p w14:paraId="2FEBF884" w14:textId="77777777" w:rsidR="002F0277" w:rsidRPr="00F07C2A" w:rsidRDefault="002F0277" w:rsidP="002F0277">
      <w:pPr>
        <w:spacing w:after="0"/>
        <w:ind w:left="708"/>
        <w:rPr>
          <w:lang w:val="es-MX"/>
        </w:rPr>
      </w:pPr>
      <w:r w:rsidRPr="00F07C2A">
        <w:rPr>
          <w:lang w:val="es-MX"/>
        </w:rPr>
        <w:t>SELECT ?musico ?</w:t>
      </w:r>
      <w:proofErr w:type="spellStart"/>
      <w:r w:rsidRPr="00F07C2A">
        <w:rPr>
          <w:lang w:val="es-MX"/>
        </w:rPr>
        <w:t>nombreMusico</w:t>
      </w:r>
      <w:proofErr w:type="spellEnd"/>
      <w:r w:rsidRPr="00F07C2A">
        <w:rPr>
          <w:lang w:val="es-MX"/>
        </w:rPr>
        <w:t xml:space="preserve"> ?</w:t>
      </w:r>
      <w:proofErr w:type="spellStart"/>
      <w:r w:rsidRPr="00F07C2A">
        <w:rPr>
          <w:lang w:val="es-MX"/>
        </w:rPr>
        <w:t>fechaFallecimiento</w:t>
      </w:r>
      <w:proofErr w:type="spellEnd"/>
    </w:p>
    <w:p w14:paraId="0AA9BCCB" w14:textId="77777777" w:rsidR="002F0277" w:rsidRPr="00F07C2A" w:rsidRDefault="002F0277" w:rsidP="002F0277">
      <w:pPr>
        <w:spacing w:after="0"/>
        <w:ind w:left="708"/>
        <w:rPr>
          <w:lang w:val="es-MX"/>
        </w:rPr>
      </w:pPr>
      <w:r w:rsidRPr="00F07C2A">
        <w:rPr>
          <w:lang w:val="es-MX"/>
        </w:rPr>
        <w:t>WHERE {</w:t>
      </w:r>
    </w:p>
    <w:p w14:paraId="2CBC6D3F" w14:textId="77777777" w:rsidR="002F0277" w:rsidRPr="00F07C2A" w:rsidRDefault="002F0277" w:rsidP="002F0277">
      <w:pPr>
        <w:spacing w:after="0"/>
        <w:ind w:left="708"/>
        <w:rPr>
          <w:lang w:val="es-MX"/>
        </w:rPr>
      </w:pPr>
      <w:r w:rsidRPr="00F07C2A">
        <w:rPr>
          <w:lang w:val="es-MX"/>
        </w:rPr>
        <w:t xml:space="preserve">   ?musico </w:t>
      </w:r>
      <w:proofErr w:type="spellStart"/>
      <w:r w:rsidRPr="00F07C2A">
        <w:rPr>
          <w:lang w:val="es-MX"/>
        </w:rPr>
        <w:t>dcterms:subject</w:t>
      </w:r>
      <w:proofErr w:type="spellEnd"/>
    </w:p>
    <w:p w14:paraId="53B7D7E3" w14:textId="77777777" w:rsidR="002F0277" w:rsidRPr="00F07C2A" w:rsidRDefault="002F0277" w:rsidP="002F0277">
      <w:pPr>
        <w:spacing w:after="0"/>
        <w:ind w:left="708"/>
        <w:rPr>
          <w:lang w:val="es-MX"/>
        </w:rPr>
      </w:pPr>
      <w:r w:rsidRPr="00F07C2A">
        <w:rPr>
          <w:lang w:val="es-MX"/>
        </w:rPr>
        <w:t xml:space="preserve">   &lt;http://dbpedia.org/resource/Category:Mexican_musicians&gt;;</w:t>
      </w:r>
    </w:p>
    <w:p w14:paraId="4EE1FCAD" w14:textId="77777777" w:rsidR="002F0277" w:rsidRPr="00F07C2A" w:rsidRDefault="002F0277" w:rsidP="002F0277">
      <w:pPr>
        <w:spacing w:after="0"/>
        <w:ind w:left="708"/>
        <w:rPr>
          <w:lang w:val="es-MX"/>
        </w:rPr>
      </w:pPr>
      <w:r w:rsidRPr="00F07C2A">
        <w:rPr>
          <w:lang w:val="es-MX"/>
        </w:rPr>
        <w:t xml:space="preserve">   </w:t>
      </w:r>
      <w:proofErr w:type="spellStart"/>
      <w:r w:rsidRPr="00F07C2A">
        <w:rPr>
          <w:lang w:val="es-MX"/>
        </w:rPr>
        <w:t>rdfs:label</w:t>
      </w:r>
      <w:proofErr w:type="spellEnd"/>
      <w:r w:rsidRPr="00F07C2A">
        <w:rPr>
          <w:lang w:val="es-MX"/>
        </w:rPr>
        <w:t xml:space="preserve"> ?</w:t>
      </w:r>
      <w:proofErr w:type="spellStart"/>
      <w:r w:rsidRPr="00F07C2A">
        <w:rPr>
          <w:lang w:val="es-MX"/>
        </w:rPr>
        <w:t>nombreMusico</w:t>
      </w:r>
      <w:proofErr w:type="spellEnd"/>
      <w:r w:rsidRPr="00F07C2A">
        <w:rPr>
          <w:lang w:val="es-MX"/>
        </w:rPr>
        <w:t xml:space="preserve"> ;</w:t>
      </w:r>
    </w:p>
    <w:p w14:paraId="4EA75130" w14:textId="77777777" w:rsidR="002F0277" w:rsidRPr="00F07C2A" w:rsidRDefault="002F0277" w:rsidP="002F0277">
      <w:pPr>
        <w:spacing w:after="0"/>
        <w:ind w:left="708"/>
        <w:rPr>
          <w:lang w:val="es-MX"/>
        </w:rPr>
      </w:pPr>
      <w:r w:rsidRPr="00F07C2A">
        <w:rPr>
          <w:lang w:val="es-MX"/>
        </w:rPr>
        <w:t xml:space="preserve">   </w:t>
      </w:r>
      <w:proofErr w:type="spellStart"/>
      <w:r w:rsidRPr="00F07C2A">
        <w:rPr>
          <w:lang w:val="es-MX"/>
        </w:rPr>
        <w:t>dbp:birthDate</w:t>
      </w:r>
      <w:proofErr w:type="spellEnd"/>
      <w:r w:rsidRPr="00F07C2A">
        <w:rPr>
          <w:lang w:val="es-MX"/>
        </w:rPr>
        <w:t xml:space="preserve"> ?</w:t>
      </w:r>
      <w:proofErr w:type="spellStart"/>
      <w:r w:rsidRPr="00F07C2A">
        <w:rPr>
          <w:lang w:val="es-MX"/>
        </w:rPr>
        <w:t>fechaNacimiento</w:t>
      </w:r>
      <w:proofErr w:type="spellEnd"/>
      <w:r w:rsidRPr="00F07C2A">
        <w:rPr>
          <w:lang w:val="es-MX"/>
        </w:rPr>
        <w:t xml:space="preserve"> ;</w:t>
      </w:r>
    </w:p>
    <w:p w14:paraId="03E27E33" w14:textId="77777777" w:rsidR="002F0277" w:rsidRPr="00F07C2A" w:rsidRDefault="002F0277" w:rsidP="002F0277">
      <w:pPr>
        <w:spacing w:after="0"/>
        <w:ind w:left="708"/>
        <w:rPr>
          <w:lang w:val="es-MX"/>
        </w:rPr>
      </w:pPr>
      <w:r w:rsidRPr="00F07C2A">
        <w:rPr>
          <w:lang w:val="es-MX"/>
        </w:rPr>
        <w:t xml:space="preserve">   </w:t>
      </w:r>
      <w:proofErr w:type="spellStart"/>
      <w:r w:rsidRPr="00F07C2A">
        <w:rPr>
          <w:lang w:val="es-MX"/>
        </w:rPr>
        <w:t>dbp:deathDate</w:t>
      </w:r>
      <w:proofErr w:type="spellEnd"/>
      <w:r w:rsidRPr="00F07C2A">
        <w:rPr>
          <w:lang w:val="es-MX"/>
        </w:rPr>
        <w:t xml:space="preserve"> ?</w:t>
      </w:r>
      <w:proofErr w:type="spellStart"/>
      <w:r w:rsidRPr="00F07C2A">
        <w:rPr>
          <w:lang w:val="es-MX"/>
        </w:rPr>
        <w:t>fechaFallecimiento</w:t>
      </w:r>
      <w:proofErr w:type="spellEnd"/>
      <w:r w:rsidRPr="00F07C2A">
        <w:rPr>
          <w:lang w:val="es-MX"/>
        </w:rPr>
        <w:t xml:space="preserve"> .</w:t>
      </w:r>
    </w:p>
    <w:p w14:paraId="23102340" w14:textId="77777777" w:rsidR="002F0277" w:rsidRPr="00F07C2A" w:rsidRDefault="002F0277" w:rsidP="002F0277">
      <w:pPr>
        <w:spacing w:after="0"/>
        <w:ind w:left="708"/>
        <w:rPr>
          <w:lang w:val="es-MX"/>
        </w:rPr>
      </w:pPr>
      <w:r w:rsidRPr="00F07C2A">
        <w:rPr>
          <w:lang w:val="es-MX"/>
        </w:rPr>
        <w:t>FILTER (LANG(?</w:t>
      </w:r>
      <w:proofErr w:type="spellStart"/>
      <w:r w:rsidRPr="00F07C2A">
        <w:rPr>
          <w:lang w:val="es-MX"/>
        </w:rPr>
        <w:t>nombreMusico</w:t>
      </w:r>
      <w:proofErr w:type="spellEnd"/>
      <w:r w:rsidRPr="00F07C2A">
        <w:rPr>
          <w:lang w:val="es-MX"/>
        </w:rPr>
        <w:t>) = "es")</w:t>
      </w:r>
      <w:r w:rsidRPr="00F07C2A">
        <w:rPr>
          <w:lang w:val="es-MX"/>
        </w:rPr>
        <w:tab/>
      </w:r>
    </w:p>
    <w:p w14:paraId="3D2514FC" w14:textId="77777777" w:rsidR="002F0277" w:rsidRPr="00F07C2A" w:rsidRDefault="002F0277" w:rsidP="002F0277">
      <w:pPr>
        <w:spacing w:after="0"/>
        <w:ind w:left="708"/>
        <w:rPr>
          <w:lang w:val="es-MX"/>
        </w:rPr>
      </w:pPr>
      <w:r w:rsidRPr="00F07C2A">
        <w:rPr>
          <w:lang w:val="es-MX"/>
        </w:rPr>
        <w:t>}</w:t>
      </w:r>
    </w:p>
    <w:p w14:paraId="52A2CD01" w14:textId="77777777" w:rsidR="002F0277" w:rsidRPr="00F07C2A" w:rsidRDefault="002F0277" w:rsidP="002F0277">
      <w:pPr>
        <w:spacing w:after="0"/>
        <w:rPr>
          <w:lang w:val="es-MX"/>
        </w:rPr>
      </w:pPr>
      <w:r w:rsidRPr="00F07C2A">
        <w:rPr>
          <w:lang w:val="es-MX"/>
        </w:rPr>
        <w:t>La figura 11 muestra el resultado de la consulta</w:t>
      </w:r>
    </w:p>
    <w:p w14:paraId="4A9F87D0" w14:textId="77777777" w:rsidR="002F0277" w:rsidRPr="00F07C2A" w:rsidRDefault="002F0277" w:rsidP="002F0277">
      <w:pPr>
        <w:keepNext/>
        <w:spacing w:after="0"/>
        <w:jc w:val="center"/>
        <w:rPr>
          <w:lang w:val="es-MX"/>
        </w:rPr>
      </w:pPr>
      <w:r w:rsidRPr="00F07C2A">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11</w:t>
      </w:r>
      <w:r w:rsidRPr="00F07C2A">
        <w:fldChar w:fldCharType="end"/>
      </w:r>
      <w:r w:rsidRPr="00F07C2A">
        <w:t xml:space="preserve"> Resultado de la consulta en SPARQL</w:t>
      </w:r>
    </w:p>
    <w:p w14:paraId="1AF4C362" w14:textId="77777777" w:rsidR="002F0277" w:rsidRPr="00F07C2A" w:rsidRDefault="002F0277" w:rsidP="002F0277">
      <w:pPr>
        <w:rPr>
          <w:lang w:val="es-MX"/>
        </w:rPr>
      </w:pPr>
      <w:r w:rsidRPr="00F07C2A">
        <w:rPr>
          <w:lang w:val="es-MX"/>
        </w:rPr>
        <w:lastRenderedPageBreak/>
        <w:t xml:space="preserve">Actualmente se encuentra en su segunda versión, SPARQL 1.1, y ya describe una extensión para explícitamente delegar subconsultas a diferentes SPARQL </w:t>
      </w:r>
      <w:proofErr w:type="spellStart"/>
      <w:r w:rsidRPr="00F07C2A">
        <w:rPr>
          <w:i/>
          <w:lang w:val="es-MX"/>
        </w:rPr>
        <w:t>endpoint</w:t>
      </w:r>
      <w:proofErr w:type="spellEnd"/>
      <w:r w:rsidRPr="00F07C2A">
        <w:rPr>
          <w:lang w:val="es-MX"/>
        </w:rPr>
        <w:t>. Esta característica es conocida como consulta federada.</w:t>
      </w:r>
    </w:p>
    <w:p w14:paraId="3AF85128" w14:textId="77777777" w:rsidR="002F0277" w:rsidRPr="00F07C2A" w:rsidRDefault="002F0277" w:rsidP="002F0277">
      <w:pPr>
        <w:rPr>
          <w:b/>
          <w:lang w:val="es-MX"/>
        </w:rPr>
      </w:pPr>
      <w:r w:rsidRPr="00F07C2A">
        <w:rPr>
          <w:b/>
          <w:lang w:val="es-MX"/>
        </w:rPr>
        <w:t xml:space="preserve">SPARQL </w:t>
      </w:r>
      <w:proofErr w:type="spellStart"/>
      <w:r w:rsidRPr="00F07C2A">
        <w:rPr>
          <w:b/>
          <w:i/>
          <w:lang w:val="es-MX"/>
        </w:rPr>
        <w:t>endpoint</w:t>
      </w:r>
      <w:proofErr w:type="spellEnd"/>
      <w:r w:rsidRPr="00F07C2A">
        <w:rPr>
          <w:b/>
          <w:i/>
          <w:lang w:val="es-MX"/>
        </w:rPr>
        <w:t xml:space="preserve"> </w:t>
      </w:r>
    </w:p>
    <w:p w14:paraId="634E3B1A" w14:textId="1439E18E" w:rsidR="002F0277" w:rsidRPr="00F07C2A" w:rsidRDefault="002F0277" w:rsidP="002F0277">
      <w:pPr>
        <w:rPr>
          <w:lang w:val="es-MX"/>
        </w:rPr>
      </w:pPr>
      <w:r w:rsidRPr="00F07C2A">
        <w:rPr>
          <w:lang w:val="es-MX"/>
        </w:rPr>
        <w:t xml:space="preserve">Un SPARQL </w:t>
      </w:r>
      <w:proofErr w:type="spellStart"/>
      <w:r w:rsidRPr="00F07C2A">
        <w:rPr>
          <w:i/>
          <w:lang w:val="es-MX"/>
        </w:rPr>
        <w:t>endpoint</w:t>
      </w:r>
      <w:proofErr w:type="spellEnd"/>
      <w:r w:rsidRPr="00F07C2A">
        <w:rPr>
          <w:lang w:val="es-MX"/>
        </w:rPr>
        <w:t xml:space="preserve"> es un servicio web que acepta consultas SPARQL</w:t>
      </w:r>
      <w:sdt>
        <w:sdtPr>
          <w:rPr>
            <w:lang w:val="es-MX"/>
          </w:rPr>
          <w:id w:val="1207297776"/>
          <w:citation/>
        </w:sdtPr>
        <w:sdtContent>
          <w:r w:rsidRPr="00F07C2A">
            <w:rPr>
              <w:lang w:val="es-MX"/>
            </w:rPr>
            <w:fldChar w:fldCharType="begin"/>
          </w:r>
          <w:r w:rsidRPr="00F07C2A">
            <w:rPr>
              <w:lang w:val="es-MX"/>
            </w:rPr>
            <w:instrText xml:space="preserve"> CITATION DBp18 \l 2058 </w:instrText>
          </w:r>
          <w:r w:rsidRPr="00F07C2A">
            <w:rPr>
              <w:lang w:val="es-MX"/>
            </w:rPr>
            <w:fldChar w:fldCharType="separate"/>
          </w:r>
          <w:r w:rsidR="00595C94">
            <w:rPr>
              <w:noProof/>
              <w:lang w:val="es-MX"/>
            </w:rPr>
            <w:t xml:space="preserve"> </w:t>
          </w:r>
          <w:r w:rsidR="00595C94" w:rsidRPr="00595C94">
            <w:rPr>
              <w:noProof/>
              <w:lang w:val="es-MX"/>
            </w:rPr>
            <w:t>[42]</w:t>
          </w:r>
          <w:r w:rsidRPr="00F07C2A">
            <w:rPr>
              <w:lang w:val="es-MX"/>
            </w:rPr>
            <w:fldChar w:fldCharType="end"/>
          </w:r>
        </w:sdtContent>
      </w:sdt>
      <w:r w:rsidRPr="00F07C2A">
        <w:rPr>
          <w:lang w:val="es-MX"/>
        </w:rPr>
        <w:t>.</w:t>
      </w:r>
    </w:p>
    <w:p w14:paraId="4B3E50E7" w14:textId="77777777" w:rsidR="002F0277" w:rsidRPr="00F07C2A" w:rsidRDefault="002F0277" w:rsidP="002F0277">
      <w:pPr>
        <w:rPr>
          <w:lang w:val="es-MX"/>
        </w:rPr>
      </w:pPr>
      <w:proofErr w:type="spellStart"/>
      <w:r w:rsidRPr="00F07C2A">
        <w:rPr>
          <w:lang w:val="es-MX"/>
        </w:rPr>
        <w:t>DBpedia</w:t>
      </w:r>
      <w:proofErr w:type="spellEnd"/>
      <w:r w:rsidRPr="00F07C2A">
        <w:rPr>
          <w:lang w:val="es-MX"/>
        </w:rPr>
        <w:t xml:space="preserve"> es quizá el SPARQL </w:t>
      </w:r>
      <w:proofErr w:type="spellStart"/>
      <w:r w:rsidRPr="00F07C2A">
        <w:rPr>
          <w:i/>
          <w:lang w:val="es-MX"/>
        </w:rPr>
        <w:t>endpoint</w:t>
      </w:r>
      <w:proofErr w:type="spellEnd"/>
      <w:r w:rsidRPr="00F07C2A">
        <w:rPr>
          <w:lang w:val="es-MX"/>
        </w:rPr>
        <w:t xml:space="preserve"> más famoso, el cual aloja la información que se ve, a veces, en la parte derecha de las páginas de Wikipedia, estas son conocidas como </w:t>
      </w:r>
      <w:proofErr w:type="spellStart"/>
      <w:r w:rsidRPr="00F07C2A">
        <w:rPr>
          <w:i/>
          <w:lang w:val="es-MX"/>
        </w:rPr>
        <w:t>infoboxes</w:t>
      </w:r>
      <w:proofErr w:type="spellEnd"/>
      <w:r w:rsidRPr="00F07C2A">
        <w:rPr>
          <w:lang w:val="es-MX"/>
        </w:rPr>
        <w:t xml:space="preserve">. En la figura 12 se ven datos extraídos desde </w:t>
      </w:r>
      <w:proofErr w:type="spellStart"/>
      <w:r w:rsidRPr="00F07C2A">
        <w:rPr>
          <w:lang w:val="es-MX"/>
        </w:rPr>
        <w:t>DBpedia</w:t>
      </w:r>
      <w:proofErr w:type="spellEnd"/>
      <w:r w:rsidRPr="00F07C2A">
        <w:rPr>
          <w:lang w:val="es-MX"/>
        </w:rPr>
        <w:t xml:space="preserve"> (cuadro rojo) y usados por Wikipedia.</w:t>
      </w:r>
    </w:p>
    <w:p w14:paraId="30B27C72" w14:textId="77777777" w:rsidR="002F0277" w:rsidRPr="00F07C2A" w:rsidRDefault="002F0277" w:rsidP="002F0277">
      <w:pPr>
        <w:keepNext/>
        <w:jc w:val="center"/>
        <w:rPr>
          <w:lang w:val="es-MX"/>
        </w:rPr>
      </w:pPr>
      <w:r w:rsidRPr="00F07C2A">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12</w:t>
      </w:r>
      <w:r w:rsidRPr="00F07C2A">
        <w:fldChar w:fldCharType="end"/>
      </w:r>
      <w:r w:rsidRPr="00F07C2A">
        <w:t xml:space="preserve"> Datos de </w:t>
      </w:r>
      <w:proofErr w:type="spellStart"/>
      <w:r w:rsidRPr="00F07C2A">
        <w:t>DBpedia</w:t>
      </w:r>
      <w:proofErr w:type="spellEnd"/>
      <w:r w:rsidRPr="00F07C2A">
        <w:t xml:space="preserve"> usados por Wikipedia</w:t>
      </w:r>
    </w:p>
    <w:p w14:paraId="6870E8B4" w14:textId="77777777" w:rsidR="002F0277" w:rsidRPr="00F07C2A" w:rsidRDefault="002F0277" w:rsidP="002F0277">
      <w:pPr>
        <w:rPr>
          <w:b/>
          <w:lang w:val="es-MX"/>
        </w:rPr>
      </w:pPr>
      <w:proofErr w:type="spellStart"/>
      <w:r w:rsidRPr="00F07C2A">
        <w:rPr>
          <w:b/>
          <w:lang w:val="es-MX"/>
        </w:rPr>
        <w:t>GeoSPARQL</w:t>
      </w:r>
      <w:proofErr w:type="spellEnd"/>
    </w:p>
    <w:p w14:paraId="4E9C23C5" w14:textId="77777777" w:rsidR="002F0277" w:rsidRPr="00F07C2A" w:rsidRDefault="002F0277" w:rsidP="002F0277">
      <w:pPr>
        <w:rPr>
          <w:lang w:val="es-MX"/>
        </w:rPr>
      </w:pPr>
      <w:r w:rsidRPr="00F07C2A">
        <w:rPr>
          <w:lang w:val="es-MX"/>
        </w:rPr>
        <w:t xml:space="preserve">Es un lenguaje de consultas geográficas para datos RDF en la Web Semántica estandarizado por el </w:t>
      </w:r>
      <w:r w:rsidRPr="00F07C2A">
        <w:rPr>
          <w:i/>
          <w:lang w:val="es-MX"/>
        </w:rPr>
        <w:t xml:space="preserve">Open </w:t>
      </w:r>
      <w:proofErr w:type="spellStart"/>
      <w:r w:rsidRPr="00F07C2A">
        <w:rPr>
          <w:i/>
          <w:lang w:val="es-MX"/>
        </w:rPr>
        <w:t>Geospatial</w:t>
      </w:r>
      <w:proofErr w:type="spellEnd"/>
      <w:r w:rsidRPr="00F07C2A">
        <w:rPr>
          <w:i/>
          <w:lang w:val="es-MX"/>
        </w:rPr>
        <w:t xml:space="preserve"> </w:t>
      </w:r>
      <w:proofErr w:type="spellStart"/>
      <w:r w:rsidRPr="00F07C2A">
        <w:rPr>
          <w:i/>
          <w:lang w:val="es-MX"/>
        </w:rPr>
        <w:t>Consortium</w:t>
      </w:r>
      <w:proofErr w:type="spellEnd"/>
      <w:r w:rsidRPr="00F07C2A">
        <w:rPr>
          <w:i/>
          <w:lang w:val="es-MX"/>
        </w:rPr>
        <w:t xml:space="preserve"> </w:t>
      </w:r>
      <w:r w:rsidRPr="00F07C2A">
        <w:rPr>
          <w:lang w:val="es-MX"/>
        </w:rPr>
        <w:t>(OGC)</w:t>
      </w:r>
      <w:r w:rsidRPr="00F07C2A">
        <w:rPr>
          <w:i/>
          <w:lang w:val="es-MX"/>
        </w:rPr>
        <w:t>.</w:t>
      </w:r>
      <w:r w:rsidRPr="00F07C2A">
        <w:rPr>
          <w:lang w:val="es-MX"/>
        </w:rPr>
        <w:t xml:space="preserve"> </w:t>
      </w:r>
      <w:proofErr w:type="spellStart"/>
      <w:r w:rsidRPr="00F07C2A">
        <w:rPr>
          <w:lang w:val="es-MX"/>
        </w:rPr>
        <w:t>GeoSPARQL</w:t>
      </w:r>
      <w:proofErr w:type="spellEnd"/>
      <w:r w:rsidRPr="00F07C2A">
        <w:rPr>
          <w:lang w:val="es-MX"/>
        </w:rPr>
        <w:t xml:space="preserve"> define un vocabulario para la representación de datos en RDF y también define una extensión para el lenguaje de consultas geoespaciales SPARQL.</w:t>
      </w:r>
    </w:p>
    <w:p w14:paraId="5715295C" w14:textId="77777777" w:rsidR="002F0277" w:rsidRPr="00F07C2A" w:rsidRDefault="002F0277" w:rsidP="002F0277">
      <w:pPr>
        <w:rPr>
          <w:lang w:val="es-MX"/>
        </w:rPr>
      </w:pPr>
      <w:r w:rsidRPr="00F07C2A">
        <w:rPr>
          <w:lang w:val="es-MX"/>
        </w:rPr>
        <w:t>Un ejemplo de consulta es el siguiente: Determinar los objetos que estén contenidos en la figura A de la figura 13</w:t>
      </w:r>
    </w:p>
    <w:p w14:paraId="61E0A4BB"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13</w:t>
      </w:r>
      <w:r w:rsidRPr="00F07C2A">
        <w:fldChar w:fldCharType="end"/>
      </w:r>
      <w:r w:rsidRPr="00F07C2A">
        <w:t xml:space="preserve"> Representación de datos espaciales</w:t>
      </w:r>
    </w:p>
    <w:p w14:paraId="1D3B2EEF" w14:textId="77777777" w:rsidR="002F0277" w:rsidRPr="00F07C2A" w:rsidRDefault="002F0277" w:rsidP="002F0277">
      <w:pPr>
        <w:rPr>
          <w:lang w:val="es-MX"/>
        </w:rPr>
      </w:pPr>
      <w:r w:rsidRPr="00F07C2A">
        <w:rPr>
          <w:lang w:val="es-MX"/>
        </w:rPr>
        <w:t>A continuación, la consulta SPARQL asociada para resolver ese interrogante:</w:t>
      </w:r>
    </w:p>
    <w:p w14:paraId="028449F7"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my</w:t>
      </w:r>
      <w:proofErr w:type="spellEnd"/>
      <w:r w:rsidRPr="00F07C2A">
        <w:rPr>
          <w:lang w:val="es-MX"/>
        </w:rPr>
        <w:t>: &lt;http://example.org/ApplicationSchema#&gt;</w:t>
      </w:r>
    </w:p>
    <w:p w14:paraId="2816499F" w14:textId="77777777" w:rsidR="002F0277" w:rsidRPr="00F07C2A" w:rsidRDefault="002F0277" w:rsidP="002F0277">
      <w:pPr>
        <w:spacing w:after="0"/>
        <w:ind w:left="708"/>
        <w:rPr>
          <w:lang w:val="es-MX"/>
        </w:rPr>
      </w:pPr>
      <w:r w:rsidRPr="00F07C2A">
        <w:rPr>
          <w:lang w:val="es-MX"/>
        </w:rPr>
        <w:t>PREFIX geo: &lt;http://www.opengis.net/ont/geosparql#&gt;</w:t>
      </w:r>
    </w:p>
    <w:p w14:paraId="7A1317C7"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geof</w:t>
      </w:r>
      <w:proofErr w:type="spellEnd"/>
      <w:r w:rsidRPr="00F07C2A">
        <w:rPr>
          <w:lang w:val="es-MX"/>
        </w:rPr>
        <w:t>: &lt;http://www.opengis.net/def/function/geosparql/&gt;</w:t>
      </w:r>
    </w:p>
    <w:p w14:paraId="498414EB" w14:textId="77777777" w:rsidR="002F0277" w:rsidRPr="00F07C2A" w:rsidRDefault="002F0277" w:rsidP="002F0277">
      <w:pPr>
        <w:spacing w:after="0"/>
        <w:ind w:left="708"/>
        <w:rPr>
          <w:lang w:val="es-MX"/>
        </w:rPr>
      </w:pPr>
      <w:r w:rsidRPr="00F07C2A">
        <w:rPr>
          <w:lang w:val="es-MX"/>
        </w:rPr>
        <w:t>SELECT ?f</w:t>
      </w:r>
    </w:p>
    <w:p w14:paraId="6B235D4D" w14:textId="77777777" w:rsidR="002F0277" w:rsidRPr="00F07C2A" w:rsidRDefault="002F0277" w:rsidP="002F0277">
      <w:pPr>
        <w:spacing w:after="0"/>
        <w:ind w:left="708"/>
        <w:rPr>
          <w:lang w:val="es-MX"/>
        </w:rPr>
      </w:pPr>
      <w:r w:rsidRPr="00F07C2A">
        <w:rPr>
          <w:lang w:val="es-MX"/>
        </w:rPr>
        <w:t xml:space="preserve">WHERE { </w:t>
      </w:r>
      <w:proofErr w:type="spellStart"/>
      <w:r w:rsidRPr="00F07C2A">
        <w:rPr>
          <w:lang w:val="es-MX"/>
        </w:rPr>
        <w:t>my:A</w:t>
      </w:r>
      <w:proofErr w:type="spellEnd"/>
      <w:r w:rsidRPr="00F07C2A">
        <w:rPr>
          <w:lang w:val="es-MX"/>
        </w:rPr>
        <w:t xml:space="preserve"> </w:t>
      </w:r>
      <w:proofErr w:type="spellStart"/>
      <w:r w:rsidRPr="00F07C2A">
        <w:rPr>
          <w:lang w:val="es-MX"/>
        </w:rPr>
        <w:t>my:hasExactGeometry</w:t>
      </w:r>
      <w:proofErr w:type="spellEnd"/>
      <w:r w:rsidRPr="00F07C2A">
        <w:rPr>
          <w:lang w:val="es-MX"/>
        </w:rPr>
        <w:t xml:space="preserve"> ?</w:t>
      </w:r>
      <w:proofErr w:type="spellStart"/>
      <w:r w:rsidRPr="00F07C2A">
        <w:rPr>
          <w:lang w:val="es-MX"/>
        </w:rPr>
        <w:t>aGeom</w:t>
      </w:r>
      <w:proofErr w:type="spellEnd"/>
      <w:r w:rsidRPr="00F07C2A">
        <w:rPr>
          <w:lang w:val="es-MX"/>
        </w:rPr>
        <w:t xml:space="preserve"> .</w:t>
      </w:r>
    </w:p>
    <w:p w14:paraId="46BF3C52" w14:textId="77777777" w:rsidR="002F0277" w:rsidRPr="00F07C2A" w:rsidRDefault="002F0277" w:rsidP="002F0277">
      <w:pPr>
        <w:spacing w:after="0"/>
        <w:ind w:left="1416"/>
        <w:rPr>
          <w:lang w:val="es-MX"/>
        </w:rPr>
      </w:pPr>
      <w:r w:rsidRPr="00F07C2A">
        <w:rPr>
          <w:lang w:val="es-MX"/>
        </w:rPr>
        <w:t xml:space="preserve"> ?</w:t>
      </w:r>
      <w:proofErr w:type="spellStart"/>
      <w:r w:rsidRPr="00F07C2A">
        <w:rPr>
          <w:lang w:val="es-MX"/>
        </w:rPr>
        <w:t>aGeom</w:t>
      </w:r>
      <w:proofErr w:type="spellEnd"/>
      <w:r w:rsidRPr="00F07C2A">
        <w:rPr>
          <w:lang w:val="es-MX"/>
        </w:rPr>
        <w:t xml:space="preserve"> </w:t>
      </w:r>
      <w:proofErr w:type="spellStart"/>
      <w:r w:rsidRPr="00F07C2A">
        <w:rPr>
          <w:lang w:val="es-MX"/>
        </w:rPr>
        <w:t>geo:asWKT</w:t>
      </w:r>
      <w:proofErr w:type="spellEnd"/>
      <w:r w:rsidRPr="00F07C2A">
        <w:rPr>
          <w:lang w:val="es-MX"/>
        </w:rPr>
        <w:t xml:space="preserve"> ?</w:t>
      </w:r>
      <w:proofErr w:type="spellStart"/>
      <w:r w:rsidRPr="00F07C2A">
        <w:rPr>
          <w:lang w:val="es-MX"/>
        </w:rPr>
        <w:t>aWKT</w:t>
      </w:r>
      <w:proofErr w:type="spellEnd"/>
      <w:r w:rsidRPr="00F07C2A">
        <w:rPr>
          <w:lang w:val="es-MX"/>
        </w:rPr>
        <w:t xml:space="preserve"> .</w:t>
      </w:r>
    </w:p>
    <w:p w14:paraId="3179FE9D" w14:textId="77777777" w:rsidR="002F0277" w:rsidRPr="00F07C2A" w:rsidRDefault="002F0277" w:rsidP="002F0277">
      <w:pPr>
        <w:spacing w:after="0"/>
        <w:ind w:left="1416"/>
        <w:rPr>
          <w:lang w:val="es-MX"/>
        </w:rPr>
      </w:pPr>
      <w:r w:rsidRPr="00F07C2A">
        <w:rPr>
          <w:lang w:val="es-MX"/>
        </w:rPr>
        <w:t xml:space="preserve"> ?f </w:t>
      </w:r>
      <w:proofErr w:type="spellStart"/>
      <w:r w:rsidRPr="00F07C2A">
        <w:rPr>
          <w:lang w:val="es-MX"/>
        </w:rPr>
        <w:t>my:hasExactGeometry</w:t>
      </w:r>
      <w:proofErr w:type="spellEnd"/>
      <w:r w:rsidRPr="00F07C2A">
        <w:rPr>
          <w:lang w:val="es-MX"/>
        </w:rPr>
        <w:t xml:space="preserve"> ?</w:t>
      </w:r>
      <w:proofErr w:type="spellStart"/>
      <w:r w:rsidRPr="00F07C2A">
        <w:rPr>
          <w:lang w:val="es-MX"/>
        </w:rPr>
        <w:t>fGeom</w:t>
      </w:r>
      <w:proofErr w:type="spellEnd"/>
      <w:r w:rsidRPr="00F07C2A">
        <w:rPr>
          <w:lang w:val="es-MX"/>
        </w:rPr>
        <w:t xml:space="preserve"> .</w:t>
      </w:r>
    </w:p>
    <w:p w14:paraId="3029AB4C" w14:textId="77777777" w:rsidR="002F0277" w:rsidRPr="00F07C2A" w:rsidRDefault="002F0277" w:rsidP="002F0277">
      <w:pPr>
        <w:spacing w:after="0"/>
        <w:ind w:left="1416"/>
        <w:rPr>
          <w:lang w:val="es-MX"/>
        </w:rPr>
      </w:pPr>
      <w:r w:rsidRPr="00F07C2A">
        <w:rPr>
          <w:lang w:val="es-MX"/>
        </w:rPr>
        <w:t xml:space="preserve"> ?</w:t>
      </w:r>
      <w:proofErr w:type="spellStart"/>
      <w:r w:rsidRPr="00F07C2A">
        <w:rPr>
          <w:lang w:val="es-MX"/>
        </w:rPr>
        <w:t>fGeom</w:t>
      </w:r>
      <w:proofErr w:type="spellEnd"/>
      <w:r w:rsidRPr="00F07C2A">
        <w:rPr>
          <w:lang w:val="es-MX"/>
        </w:rPr>
        <w:t xml:space="preserve"> </w:t>
      </w:r>
      <w:proofErr w:type="spellStart"/>
      <w:r w:rsidRPr="00F07C2A">
        <w:rPr>
          <w:lang w:val="es-MX"/>
        </w:rPr>
        <w:t>geo:asWKT</w:t>
      </w:r>
      <w:proofErr w:type="spellEnd"/>
      <w:r w:rsidRPr="00F07C2A">
        <w:rPr>
          <w:lang w:val="es-MX"/>
        </w:rPr>
        <w:t xml:space="preserve"> ?</w:t>
      </w:r>
      <w:proofErr w:type="spellStart"/>
      <w:r w:rsidRPr="00F07C2A">
        <w:rPr>
          <w:lang w:val="es-MX"/>
        </w:rPr>
        <w:t>fWKT</w:t>
      </w:r>
      <w:proofErr w:type="spellEnd"/>
      <w:r w:rsidRPr="00F07C2A">
        <w:rPr>
          <w:lang w:val="es-MX"/>
        </w:rPr>
        <w:t xml:space="preserve"> .</w:t>
      </w:r>
    </w:p>
    <w:p w14:paraId="499D496B" w14:textId="77777777" w:rsidR="002F0277" w:rsidRPr="00F07C2A" w:rsidRDefault="002F0277" w:rsidP="002F0277">
      <w:pPr>
        <w:spacing w:after="0"/>
        <w:ind w:left="1416"/>
        <w:rPr>
          <w:lang w:val="es-MX"/>
        </w:rPr>
      </w:pPr>
      <w:r w:rsidRPr="00F07C2A">
        <w:rPr>
          <w:lang w:val="es-MX"/>
        </w:rPr>
        <w:t xml:space="preserve"> FILTER (</w:t>
      </w:r>
      <w:proofErr w:type="spellStart"/>
      <w:r w:rsidRPr="00F07C2A">
        <w:rPr>
          <w:lang w:val="es-MX"/>
        </w:rPr>
        <w:t>geof:sfContains</w:t>
      </w:r>
      <w:proofErr w:type="spellEnd"/>
      <w:r w:rsidRPr="00F07C2A">
        <w:rPr>
          <w:lang w:val="es-MX"/>
        </w:rPr>
        <w:t>(?</w:t>
      </w:r>
      <w:proofErr w:type="spellStart"/>
      <w:r w:rsidRPr="00F07C2A">
        <w:rPr>
          <w:lang w:val="es-MX"/>
        </w:rPr>
        <w:t>aWKT</w:t>
      </w:r>
      <w:proofErr w:type="spellEnd"/>
      <w:r w:rsidRPr="00F07C2A">
        <w:rPr>
          <w:lang w:val="es-MX"/>
        </w:rPr>
        <w:t>, ?</w:t>
      </w:r>
      <w:proofErr w:type="spellStart"/>
      <w:r w:rsidRPr="00F07C2A">
        <w:rPr>
          <w:lang w:val="es-MX"/>
        </w:rPr>
        <w:t>fWKT</w:t>
      </w:r>
      <w:proofErr w:type="spellEnd"/>
      <w:r w:rsidRPr="00F07C2A">
        <w:rPr>
          <w:lang w:val="es-MX"/>
        </w:rPr>
        <w:t>) &amp;&amp;</w:t>
      </w:r>
    </w:p>
    <w:p w14:paraId="32165A4D" w14:textId="77777777" w:rsidR="002F0277" w:rsidRPr="00F07C2A" w:rsidRDefault="002F0277" w:rsidP="002F0277">
      <w:pPr>
        <w:spacing w:after="0"/>
        <w:ind w:left="1416"/>
        <w:rPr>
          <w:lang w:val="es-MX"/>
        </w:rPr>
      </w:pPr>
      <w:r w:rsidRPr="00F07C2A">
        <w:rPr>
          <w:lang w:val="es-MX"/>
        </w:rPr>
        <w:t xml:space="preserve"> </w:t>
      </w:r>
      <w:r w:rsidRPr="00F07C2A">
        <w:rPr>
          <w:lang w:val="es-MX"/>
        </w:rPr>
        <w:tab/>
      </w:r>
      <w:r w:rsidRPr="00F07C2A">
        <w:rPr>
          <w:lang w:val="es-MX"/>
        </w:rPr>
        <w:tab/>
        <w:t>!</w:t>
      </w:r>
      <w:proofErr w:type="spellStart"/>
      <w:r w:rsidRPr="00F07C2A">
        <w:rPr>
          <w:lang w:val="es-MX"/>
        </w:rPr>
        <w:t>sameTerm</w:t>
      </w:r>
      <w:proofErr w:type="spellEnd"/>
      <w:r w:rsidRPr="00F07C2A">
        <w:rPr>
          <w:lang w:val="es-MX"/>
        </w:rPr>
        <w:t>(?</w:t>
      </w:r>
      <w:proofErr w:type="spellStart"/>
      <w:r w:rsidRPr="00F07C2A">
        <w:rPr>
          <w:lang w:val="es-MX"/>
        </w:rPr>
        <w:t>aGeom</w:t>
      </w:r>
      <w:proofErr w:type="spellEnd"/>
      <w:r w:rsidRPr="00F07C2A">
        <w:rPr>
          <w:lang w:val="es-MX"/>
        </w:rPr>
        <w:t>, ?</w:t>
      </w:r>
      <w:proofErr w:type="spellStart"/>
      <w:r w:rsidRPr="00F07C2A">
        <w:rPr>
          <w:lang w:val="es-MX"/>
        </w:rPr>
        <w:t>fGeom</w:t>
      </w:r>
      <w:proofErr w:type="spellEnd"/>
      <w:r w:rsidRPr="00F07C2A">
        <w:rPr>
          <w:lang w:val="es-MX"/>
        </w:rPr>
        <w:t>))</w:t>
      </w:r>
    </w:p>
    <w:p w14:paraId="1E92F9F1" w14:textId="77777777" w:rsidR="002F0277" w:rsidRPr="00F07C2A" w:rsidRDefault="002F0277" w:rsidP="002F0277">
      <w:pPr>
        <w:spacing w:after="0"/>
        <w:ind w:left="708"/>
        <w:rPr>
          <w:lang w:val="es-MX"/>
        </w:rPr>
      </w:pPr>
      <w:r w:rsidRPr="00F07C2A">
        <w:rPr>
          <w:lang w:val="es-MX"/>
        </w:rPr>
        <w:t>}</w:t>
      </w:r>
    </w:p>
    <w:p w14:paraId="078B4E59" w14:textId="77777777" w:rsidR="002F0277" w:rsidRPr="00F07C2A" w:rsidRDefault="002F0277" w:rsidP="002F0277">
      <w:pPr>
        <w:rPr>
          <w:lang w:val="es-MX"/>
        </w:rPr>
      </w:pPr>
      <w:r w:rsidRPr="00F07C2A">
        <w:rPr>
          <w:lang w:val="es-MX"/>
        </w:rPr>
        <w:t>El resultado se muestra en la figura 14.</w:t>
      </w:r>
    </w:p>
    <w:p w14:paraId="06495DDD" w14:textId="77777777" w:rsidR="002F0277" w:rsidRPr="00F07C2A" w:rsidRDefault="002F0277" w:rsidP="002F0277">
      <w:pPr>
        <w:keepNext/>
        <w:jc w:val="center"/>
        <w:rPr>
          <w:lang w:val="es-MX"/>
        </w:rPr>
      </w:pPr>
      <w:r w:rsidRPr="00F07C2A">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14</w:t>
      </w:r>
      <w:r w:rsidRPr="00F07C2A">
        <w:fldChar w:fldCharType="end"/>
      </w:r>
      <w:r w:rsidRPr="00F07C2A">
        <w:t xml:space="preserve"> Resultado de la consulta en </w:t>
      </w:r>
      <w:proofErr w:type="spellStart"/>
      <w:r w:rsidRPr="00F07C2A">
        <w:t>GeoSPARQL</w:t>
      </w:r>
      <w:proofErr w:type="spellEnd"/>
    </w:p>
    <w:p w14:paraId="4476D83E" w14:textId="77777777" w:rsidR="002F0277" w:rsidRPr="00F07C2A" w:rsidRDefault="002F0277" w:rsidP="002F0277">
      <w:pPr>
        <w:rPr>
          <w:lang w:val="es-MX"/>
        </w:rPr>
      </w:pPr>
      <w:r w:rsidRPr="00F07C2A">
        <w:rPr>
          <w:lang w:val="es-MX"/>
        </w:rPr>
        <w:t>Como era de esperarse, el resultado dice que ‘A’ contiene tanto a ‘B’ como al punto ‘F’</w:t>
      </w:r>
    </w:p>
    <w:p w14:paraId="1E52AD60" w14:textId="77777777" w:rsidR="002F0277" w:rsidRPr="00F07C2A" w:rsidRDefault="002F0277" w:rsidP="002F0277">
      <w:pPr>
        <w:rPr>
          <w:b/>
          <w:bCs/>
          <w:lang w:val="es-MX"/>
        </w:rPr>
      </w:pPr>
      <w:r w:rsidRPr="00F07C2A">
        <w:rPr>
          <w:b/>
          <w:bCs/>
          <w:lang w:val="es-MX"/>
        </w:rPr>
        <w:t>Arquitectura SOA</w:t>
      </w:r>
    </w:p>
    <w:p w14:paraId="64D1F019" w14:textId="206830DB" w:rsidR="002F0277" w:rsidRPr="00F07C2A" w:rsidRDefault="002F0277" w:rsidP="003510A9">
      <w:pPr>
        <w:jc w:val="both"/>
        <w:rPr>
          <w:lang w:val="es-MX"/>
        </w:rPr>
      </w:pPr>
      <w:r w:rsidRPr="00F07C2A">
        <w:rPr>
          <w:lang w:val="es-MX"/>
        </w:rPr>
        <w:t xml:space="preserve">La arquitectura orientada a servicios, SOA por sus siglas en inglés, es un concepto en la ingeniería de software </w:t>
      </w:r>
      <w:r w:rsidR="00674075" w:rsidRPr="00F07C2A">
        <w:rPr>
          <w:lang w:val="es-MX"/>
        </w:rPr>
        <w:t>cuya intención es reducir costos de implementación servicios para clientes innovadores, agilidad para adaptar cambios del sistema</w:t>
      </w:r>
      <w:r w:rsidR="00965EFA">
        <w:rPr>
          <w:lang w:val="es-MX"/>
        </w:rPr>
        <w:t xml:space="preserve"> </w:t>
      </w:r>
      <w:sdt>
        <w:sdtPr>
          <w:rPr>
            <w:lang w:val="es-MX"/>
          </w:rPr>
          <w:id w:val="1805420601"/>
          <w:citation/>
        </w:sdtPr>
        <w:sdtContent>
          <w:r w:rsidR="00965EFA">
            <w:rPr>
              <w:lang w:val="es-MX"/>
            </w:rPr>
            <w:fldChar w:fldCharType="begin"/>
          </w:r>
          <w:r w:rsidR="00965EFA">
            <w:rPr>
              <w:lang w:val="es-MX"/>
            </w:rPr>
            <w:instrText xml:space="preserve"> CITATION Bec07 \l 2058 </w:instrText>
          </w:r>
          <w:r w:rsidR="00965EFA">
            <w:rPr>
              <w:lang w:val="es-MX"/>
            </w:rPr>
            <w:fldChar w:fldCharType="separate"/>
          </w:r>
          <w:r w:rsidR="00595C94" w:rsidRPr="00595C94">
            <w:rPr>
              <w:noProof/>
              <w:lang w:val="es-MX"/>
            </w:rPr>
            <w:t>[43]</w:t>
          </w:r>
          <w:r w:rsidR="00965EFA">
            <w:rPr>
              <w:lang w:val="es-MX"/>
            </w:rPr>
            <w:fldChar w:fldCharType="end"/>
          </w:r>
        </w:sdtContent>
      </w:sdt>
      <w:r w:rsidR="00674075" w:rsidRPr="00F07C2A">
        <w:rPr>
          <w:lang w:val="es-MX"/>
        </w:rPr>
        <w:t>. Sus características son las siguientes</w:t>
      </w:r>
    </w:p>
    <w:p w14:paraId="64F4E012" w14:textId="40C81ABD" w:rsidR="00674075" w:rsidRPr="00F07C2A" w:rsidRDefault="00674075" w:rsidP="003510A9">
      <w:pPr>
        <w:numPr>
          <w:ilvl w:val="0"/>
          <w:numId w:val="5"/>
        </w:numPr>
        <w:jc w:val="both"/>
        <w:rPr>
          <w:lang w:val="es-MX"/>
        </w:rPr>
      </w:pPr>
      <w:r w:rsidRPr="00F07C2A">
        <w:rPr>
          <w:lang w:val="es-MX"/>
        </w:rPr>
        <w:t xml:space="preserve">Objetivos de negocio ligados a la infraestructura </w:t>
      </w:r>
      <w:r w:rsidR="00234205" w:rsidRPr="00F07C2A">
        <w:rPr>
          <w:lang w:val="es-MX"/>
        </w:rPr>
        <w:t>de tecnologías de información (TI)</w:t>
      </w:r>
    </w:p>
    <w:p w14:paraId="21450F72" w14:textId="77777777" w:rsidR="00674075" w:rsidRPr="00F07C2A" w:rsidRDefault="00674075" w:rsidP="003510A9">
      <w:pPr>
        <w:numPr>
          <w:ilvl w:val="0"/>
          <w:numId w:val="5"/>
        </w:numPr>
        <w:jc w:val="both"/>
        <w:rPr>
          <w:lang w:val="es-MX"/>
        </w:rPr>
      </w:pPr>
      <w:r w:rsidRPr="00F07C2A">
        <w:rPr>
          <w:lang w:val="es-MX"/>
        </w:rPr>
        <w:t xml:space="preserve">Orientada a la arquitectura de sistemas. Esto busca que la lógica de procesos de negocio no intervenga con la lógica del software de un sistema.  </w:t>
      </w:r>
    </w:p>
    <w:p w14:paraId="716E5A62" w14:textId="77777777" w:rsidR="00674075" w:rsidRPr="00F07C2A" w:rsidRDefault="00674075" w:rsidP="003510A9">
      <w:pPr>
        <w:numPr>
          <w:ilvl w:val="0"/>
          <w:numId w:val="5"/>
        </w:numPr>
        <w:jc w:val="both"/>
        <w:rPr>
          <w:lang w:val="es-MX"/>
        </w:rPr>
      </w:pPr>
      <w:r w:rsidRPr="00F07C2A">
        <w:rPr>
          <w:lang w:val="es-MX"/>
        </w:rPr>
        <w:t>Separación de objetivos: Dividir objetivos primarios en diferentes características con funcionalidades estrechas tan pequeñas como sean posible.</w:t>
      </w:r>
    </w:p>
    <w:p w14:paraId="318E56DE" w14:textId="4E9A4C72" w:rsidR="00674075" w:rsidRPr="00F07C2A" w:rsidRDefault="00674075" w:rsidP="003510A9">
      <w:pPr>
        <w:numPr>
          <w:ilvl w:val="0"/>
          <w:numId w:val="5"/>
        </w:numPr>
        <w:jc w:val="both"/>
        <w:rPr>
          <w:lang w:val="es-MX"/>
        </w:rPr>
      </w:pPr>
      <w:r w:rsidRPr="00F07C2A">
        <w:rPr>
          <w:lang w:val="es-MX"/>
        </w:rPr>
        <w:lastRenderedPageBreak/>
        <w:t>Modularidad: La aplicación estará dividida en piezas distinguibles las cuales, desempeñar</w:t>
      </w:r>
      <w:r w:rsidR="00D4381D" w:rsidRPr="00F07C2A">
        <w:rPr>
          <w:lang w:val="es-MX"/>
        </w:rPr>
        <w:t>á</w:t>
      </w:r>
      <w:r w:rsidRPr="00F07C2A">
        <w:rPr>
          <w:lang w:val="es-MX"/>
        </w:rPr>
        <w:t>n una función en específico en el sistema.</w:t>
      </w:r>
    </w:p>
    <w:p w14:paraId="3CA74077" w14:textId="77777777" w:rsidR="00674075" w:rsidRPr="00F07C2A" w:rsidRDefault="00674075" w:rsidP="003510A9">
      <w:pPr>
        <w:numPr>
          <w:ilvl w:val="0"/>
          <w:numId w:val="5"/>
        </w:numPr>
        <w:jc w:val="both"/>
        <w:rPr>
          <w:lang w:val="es-MX"/>
        </w:rPr>
      </w:pPr>
      <w:r w:rsidRPr="00F07C2A">
        <w:rPr>
          <w:lang w:val="es-MX"/>
        </w:rPr>
        <w:t xml:space="preserve">Bajo acoplamiento: Los atributos de los componentes de un sistema no tienen y/o no hacen uso del conocimiento de otros componentes independientes. </w:t>
      </w:r>
    </w:p>
    <w:p w14:paraId="7760E972" w14:textId="77777777" w:rsidR="00674075" w:rsidRPr="00F07C2A" w:rsidRDefault="00674075" w:rsidP="003510A9">
      <w:pPr>
        <w:numPr>
          <w:ilvl w:val="0"/>
          <w:numId w:val="5"/>
        </w:numPr>
        <w:jc w:val="both"/>
        <w:rPr>
          <w:lang w:val="es-MX"/>
        </w:rPr>
      </w:pPr>
      <w:r w:rsidRPr="00F07C2A">
        <w:rPr>
          <w:lang w:val="es-MX"/>
        </w:rPr>
        <w:t>Encapsulación: El acceso a datos con sus respectivas instrucciones de manipulación, las cuales estarán dentro de un paquete, es posible mediante una interfaz independiente.</w:t>
      </w:r>
    </w:p>
    <w:p w14:paraId="5BE8C0E9" w14:textId="77777777" w:rsidR="00674075" w:rsidRPr="00F07C2A" w:rsidRDefault="00674075" w:rsidP="003510A9">
      <w:pPr>
        <w:numPr>
          <w:ilvl w:val="0"/>
          <w:numId w:val="5"/>
        </w:numPr>
        <w:jc w:val="both"/>
        <w:rPr>
          <w:lang w:val="es-MX"/>
        </w:rPr>
      </w:pPr>
      <w:r w:rsidRPr="00F07C2A">
        <w:rPr>
          <w:lang w:val="es-MX"/>
        </w:rPr>
        <w:t>Interfaces: Implementación de un pequeño conjunto de interfaces que son mantenidas de manera separada.</w:t>
      </w:r>
    </w:p>
    <w:p w14:paraId="0B3D8649" w14:textId="7469497E" w:rsidR="00674075" w:rsidRPr="00F07C2A" w:rsidRDefault="00674075" w:rsidP="003510A9">
      <w:pPr>
        <w:numPr>
          <w:ilvl w:val="0"/>
          <w:numId w:val="5"/>
        </w:numPr>
        <w:jc w:val="both"/>
        <w:rPr>
          <w:lang w:val="es-MX"/>
        </w:rPr>
      </w:pPr>
      <w:r w:rsidRPr="00F07C2A">
        <w:rPr>
          <w:lang w:val="es-MX"/>
        </w:rPr>
        <w:t>Mensajes: Uso de mensaje que contengan información a ser intercambiada a través de las interfaces mediante una estructura y vocabulario delimitado por un esquema.</w:t>
      </w:r>
    </w:p>
    <w:p w14:paraId="5255579D" w14:textId="1A231865" w:rsidR="00674075" w:rsidRPr="00F07C2A" w:rsidRDefault="00674075" w:rsidP="003510A9">
      <w:pPr>
        <w:numPr>
          <w:ilvl w:val="0"/>
          <w:numId w:val="5"/>
        </w:numPr>
        <w:jc w:val="both"/>
        <w:rPr>
          <w:lang w:val="es-MX"/>
        </w:rPr>
      </w:pPr>
      <w:r w:rsidRPr="00F07C2A">
        <w:rPr>
          <w:lang w:val="es-MX"/>
        </w:rPr>
        <w:t>Reutilización: Es la acción de reutilizar un componente múltiples veces.</w:t>
      </w:r>
    </w:p>
    <w:p w14:paraId="739F5473" w14:textId="33CD4307" w:rsidR="0051263F" w:rsidRPr="00F141AF" w:rsidRDefault="00674075" w:rsidP="0051263F">
      <w:pPr>
        <w:pStyle w:val="Prrafodelista"/>
        <w:numPr>
          <w:ilvl w:val="0"/>
          <w:numId w:val="5"/>
        </w:numPr>
      </w:pPr>
      <w:proofErr w:type="spellStart"/>
      <w:r w:rsidRPr="00F07C2A">
        <w:t>Composabilidad</w:t>
      </w:r>
      <w:proofErr w:type="spellEnd"/>
      <w:r w:rsidRPr="00F07C2A">
        <w:t>: Capacidad de seleccionar componentes y ensamblarlos de diversas maneras que puedan cumplir el objetivo de la aplicación</w:t>
      </w:r>
    </w:p>
    <w:p w14:paraId="26A7F96E" w14:textId="063158C2" w:rsidR="0051263F" w:rsidRPr="00F07C2A" w:rsidRDefault="0051263F" w:rsidP="0051263F">
      <w:pPr>
        <w:rPr>
          <w:b/>
          <w:bCs/>
          <w:lang w:val="es-MX"/>
        </w:rPr>
      </w:pPr>
      <w:r w:rsidRPr="00F07C2A">
        <w:rPr>
          <w:b/>
          <w:bCs/>
          <w:lang w:val="es-MX"/>
        </w:rPr>
        <w:t>Protocolo HTTP</w:t>
      </w:r>
    </w:p>
    <w:p w14:paraId="2E26CDFD" w14:textId="1795149E" w:rsidR="0051263F" w:rsidRPr="00F07C2A" w:rsidRDefault="0051263F" w:rsidP="003510A9">
      <w:pPr>
        <w:jc w:val="both"/>
        <w:rPr>
          <w:lang w:val="es-MX"/>
        </w:rPr>
      </w:pPr>
      <w:r w:rsidRPr="00F07C2A">
        <w:rPr>
          <w:lang w:val="es-MX"/>
        </w:rPr>
        <w:t xml:space="preserve">El </w:t>
      </w:r>
      <w:r w:rsidR="005B1F7D" w:rsidRPr="00F07C2A">
        <w:rPr>
          <w:lang w:val="es-MX"/>
        </w:rPr>
        <w:t>protocolo</w:t>
      </w:r>
      <w:r w:rsidRPr="00F07C2A">
        <w:rPr>
          <w:lang w:val="es-MX"/>
        </w:rPr>
        <w:t xml:space="preserve"> HTTP es un </w:t>
      </w:r>
      <w:r w:rsidR="005B1F7D" w:rsidRPr="00F07C2A">
        <w:rPr>
          <w:lang w:val="es-MX"/>
        </w:rPr>
        <w:t>protocolo</w:t>
      </w:r>
      <w:r w:rsidRPr="00F07C2A">
        <w:rPr>
          <w:lang w:val="es-MX"/>
        </w:rPr>
        <w:t xml:space="preserve"> a nivel de aplicación para colaborar, distribuir sistemas de información de tipo hipermedia (texto, imagen, audio, video, mapas). </w:t>
      </w:r>
      <w:r w:rsidR="00CD7200" w:rsidRPr="00F07C2A">
        <w:rPr>
          <w:lang w:val="es-MX"/>
        </w:rPr>
        <w:t>La comunicación entre sistemas, según e</w:t>
      </w:r>
      <w:r w:rsidRPr="00F07C2A">
        <w:rPr>
          <w:lang w:val="es-MX"/>
        </w:rPr>
        <w:t>l protocol</w:t>
      </w:r>
      <w:r w:rsidR="00CD7200" w:rsidRPr="00F07C2A">
        <w:rPr>
          <w:lang w:val="es-MX"/>
        </w:rPr>
        <w:t>o,</w:t>
      </w:r>
      <w:r w:rsidRPr="00F07C2A">
        <w:rPr>
          <w:lang w:val="es-MX"/>
        </w:rPr>
        <w:t xml:space="preserve"> está basado en respuestas y </w:t>
      </w:r>
      <w:r w:rsidR="005B1F7D" w:rsidRPr="00F07C2A">
        <w:rPr>
          <w:lang w:val="es-MX"/>
        </w:rPr>
        <w:t>peticiones</w:t>
      </w:r>
      <w:sdt>
        <w:sdtPr>
          <w:rPr>
            <w:lang w:val="es-MX"/>
          </w:rPr>
          <w:id w:val="546113633"/>
          <w:citation/>
        </w:sdtPr>
        <w:sdtContent>
          <w:r w:rsidR="00CE1B4A">
            <w:rPr>
              <w:lang w:val="es-MX"/>
            </w:rPr>
            <w:fldChar w:fldCharType="begin"/>
          </w:r>
          <w:r w:rsidR="00CE1B4A">
            <w:rPr>
              <w:lang w:val="es-MX"/>
            </w:rPr>
            <w:instrText xml:space="preserve"> CITATION Ber99 \l 2058 </w:instrText>
          </w:r>
          <w:r w:rsidR="00CE1B4A">
            <w:rPr>
              <w:lang w:val="es-MX"/>
            </w:rPr>
            <w:fldChar w:fldCharType="separate"/>
          </w:r>
          <w:r w:rsidR="00595C94">
            <w:rPr>
              <w:noProof/>
              <w:lang w:val="es-MX"/>
            </w:rPr>
            <w:t xml:space="preserve"> </w:t>
          </w:r>
          <w:r w:rsidR="00595C94" w:rsidRPr="00595C94">
            <w:rPr>
              <w:noProof/>
              <w:lang w:val="es-MX"/>
            </w:rPr>
            <w:t>[44]</w:t>
          </w:r>
          <w:r w:rsidR="00CE1B4A">
            <w:rPr>
              <w:lang w:val="es-MX"/>
            </w:rPr>
            <w:fldChar w:fldCharType="end"/>
          </w:r>
        </w:sdtContent>
      </w:sdt>
      <w:r w:rsidRPr="00F07C2A">
        <w:rPr>
          <w:lang w:val="es-MX"/>
        </w:rPr>
        <w:t>.</w:t>
      </w:r>
    </w:p>
    <w:p w14:paraId="7EA46B9C" w14:textId="2A1571D2"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hace una petición HTTP</w:t>
      </w:r>
    </w:p>
    <w:p w14:paraId="15959E42" w14:textId="5CFA7721"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recibe la petición</w:t>
      </w:r>
    </w:p>
    <w:p w14:paraId="0FB9185D" w14:textId="59B5C820"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procesa la petición</w:t>
      </w:r>
    </w:p>
    <w:p w14:paraId="2DCB56D5" w14:textId="35AAD68C"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lleva a cabo una respuesta HTTP con la información solicitada o con un mensaje de error.</w:t>
      </w:r>
    </w:p>
    <w:p w14:paraId="75F593D2" w14:textId="065074A6"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recibe la respuesta.</w:t>
      </w:r>
    </w:p>
    <w:p w14:paraId="5797C484" w14:textId="77D99E51" w:rsidR="009E301A" w:rsidRPr="00F07C2A" w:rsidRDefault="009E301A" w:rsidP="003510A9">
      <w:pPr>
        <w:jc w:val="both"/>
        <w:rPr>
          <w:lang w:val="es-MX"/>
        </w:rPr>
      </w:pPr>
      <w:r w:rsidRPr="00F07C2A">
        <w:rPr>
          <w:lang w:val="es-MX"/>
        </w:rPr>
        <w:t xml:space="preserve">Así mismo, el protocolo HTTP establece un grupo de métodos de petición los cuales </w:t>
      </w:r>
      <w:r w:rsidR="004B412B" w:rsidRPr="00F07C2A">
        <w:rPr>
          <w:lang w:val="es-MX"/>
        </w:rPr>
        <w:t>indican</w:t>
      </w:r>
      <w:r w:rsidRPr="00F07C2A">
        <w:rPr>
          <w:lang w:val="es-MX"/>
        </w:rPr>
        <w:t xml:space="preserve"> que acción de quiere llevar a cabo sobre un específico recurso. Los métodos son los siguientes</w:t>
      </w:r>
      <w:r w:rsidR="002950A2">
        <w:rPr>
          <w:lang w:val="es-MX"/>
        </w:rPr>
        <w:t xml:space="preserve"> </w:t>
      </w:r>
      <w:sdt>
        <w:sdtPr>
          <w:rPr>
            <w:lang w:val="es-MX"/>
          </w:rPr>
          <w:id w:val="516044547"/>
          <w:citation/>
        </w:sdtPr>
        <w:sdtContent>
          <w:r w:rsidR="002950A2">
            <w:rPr>
              <w:lang w:val="es-MX"/>
            </w:rPr>
            <w:fldChar w:fldCharType="begin"/>
          </w:r>
          <w:r w:rsidR="002950A2">
            <w:rPr>
              <w:lang w:val="es-MX"/>
            </w:rPr>
            <w:instrText xml:space="preserve"> CITATION Moz19 \l 2058 </w:instrText>
          </w:r>
          <w:r w:rsidR="002950A2">
            <w:rPr>
              <w:lang w:val="es-MX"/>
            </w:rPr>
            <w:fldChar w:fldCharType="separate"/>
          </w:r>
          <w:r w:rsidR="00595C94" w:rsidRPr="00595C94">
            <w:rPr>
              <w:noProof/>
              <w:lang w:val="es-MX"/>
            </w:rPr>
            <w:t>[45]</w:t>
          </w:r>
          <w:r w:rsidR="002950A2">
            <w:rPr>
              <w:lang w:val="es-MX"/>
            </w:rPr>
            <w:fldChar w:fldCharType="end"/>
          </w:r>
        </w:sdtContent>
      </w:sdt>
    </w:p>
    <w:p w14:paraId="2F968985" w14:textId="51A7E092"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GET: Pide un</w:t>
      </w:r>
      <w:r w:rsidR="00014DEA">
        <w:rPr>
          <w:rFonts w:asciiTheme="minorHAnsi" w:hAnsiTheme="minorHAnsi"/>
        </w:rPr>
        <w:t>a</w:t>
      </w:r>
      <w:r w:rsidRPr="00F07C2A">
        <w:rPr>
          <w:rFonts w:asciiTheme="minorHAnsi" w:hAnsiTheme="minorHAnsi"/>
        </w:rPr>
        <w:t xml:space="preserve"> representación de un específico recurso. </w:t>
      </w:r>
      <w:r w:rsidR="004B412B" w:rsidRPr="00F07C2A">
        <w:rPr>
          <w:rFonts w:asciiTheme="minorHAnsi" w:hAnsiTheme="minorHAnsi"/>
        </w:rPr>
        <w:t>Este</w:t>
      </w:r>
      <w:r w:rsidRPr="00F07C2A">
        <w:rPr>
          <w:rFonts w:asciiTheme="minorHAnsi" w:hAnsiTheme="minorHAnsi"/>
        </w:rPr>
        <w:t xml:space="preserve"> método solo debe ser capaz de recuperar datos.</w:t>
      </w:r>
    </w:p>
    <w:p w14:paraId="51782F7D" w14:textId="03B01C93"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POST: </w:t>
      </w:r>
      <w:r w:rsidR="00F47028" w:rsidRPr="00F07C2A">
        <w:rPr>
          <w:rFonts w:asciiTheme="minorHAnsi" w:hAnsiTheme="minorHAnsi"/>
        </w:rPr>
        <w:t>Crea un nuevo recurso en el servidor.</w:t>
      </w:r>
      <w:r w:rsidRPr="00F07C2A">
        <w:rPr>
          <w:rFonts w:asciiTheme="minorHAnsi" w:hAnsiTheme="minorHAnsi"/>
        </w:rPr>
        <w:t xml:space="preserve"> </w:t>
      </w:r>
    </w:p>
    <w:p w14:paraId="6A12B994" w14:textId="2630C866"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PUT: Las representaciones actuales de un recurso son sustituidas </w:t>
      </w:r>
      <w:r w:rsidR="006A21F0" w:rsidRPr="00F07C2A">
        <w:rPr>
          <w:rFonts w:asciiTheme="minorHAnsi" w:hAnsiTheme="minorHAnsi"/>
        </w:rPr>
        <w:t>por la información que lleva el mensaje</w:t>
      </w:r>
      <w:r w:rsidR="00F47028" w:rsidRPr="00F07C2A">
        <w:rPr>
          <w:rFonts w:asciiTheme="minorHAnsi" w:hAnsiTheme="minorHAnsi"/>
        </w:rPr>
        <w:t>, y en caso de no existir, lo crea.</w:t>
      </w:r>
    </w:p>
    <w:p w14:paraId="2368C9A8" w14:textId="1E199E9C"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DELETE: Elimina un recurso determinado.</w:t>
      </w:r>
    </w:p>
    <w:p w14:paraId="57E68ED4" w14:textId="53724701"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 xml:space="preserve">HEAD: Petición similar a la de </w:t>
      </w:r>
      <w:r w:rsidR="004B412B" w:rsidRPr="00F07C2A">
        <w:rPr>
          <w:rFonts w:asciiTheme="minorHAnsi" w:hAnsiTheme="minorHAnsi"/>
        </w:rPr>
        <w:t>GET,</w:t>
      </w:r>
      <w:r w:rsidRPr="00F07C2A">
        <w:rPr>
          <w:rFonts w:asciiTheme="minorHAnsi" w:hAnsiTheme="minorHAnsi"/>
        </w:rPr>
        <w:t xml:space="preserve"> pero sin cuerpo de la respuesta.</w:t>
      </w:r>
    </w:p>
    <w:p w14:paraId="27186658" w14:textId="77777777" w:rsidR="00701DBB" w:rsidRPr="00F07C2A" w:rsidRDefault="006A21F0" w:rsidP="003510A9">
      <w:pPr>
        <w:pStyle w:val="Prrafodelista"/>
        <w:numPr>
          <w:ilvl w:val="0"/>
          <w:numId w:val="5"/>
        </w:numPr>
        <w:rPr>
          <w:rFonts w:asciiTheme="minorHAnsi" w:hAnsiTheme="minorHAnsi"/>
        </w:rPr>
      </w:pPr>
      <w:r w:rsidRPr="00F07C2A">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lastRenderedPageBreak/>
        <w:t xml:space="preserve"> </w:t>
      </w:r>
      <w:r w:rsidR="00136816" w:rsidRPr="00F07C2A">
        <w:rPr>
          <w:rFonts w:asciiTheme="minorHAnsi" w:hAnsiTheme="minorHAnsi"/>
        </w:rPr>
        <w:t xml:space="preserve">TRACE: Lleva a cabo un mensaje </w:t>
      </w:r>
      <w:r w:rsidR="0002223D" w:rsidRPr="00F07C2A">
        <w:rPr>
          <w:rFonts w:asciiTheme="minorHAnsi" w:hAnsiTheme="minorHAnsi"/>
        </w:rPr>
        <w:t xml:space="preserve">de prueba </w:t>
      </w:r>
      <w:r w:rsidR="00136816" w:rsidRPr="00F07C2A">
        <w:rPr>
          <w:rFonts w:asciiTheme="minorHAnsi" w:hAnsiTheme="minorHAnsi"/>
        </w:rPr>
        <w:t xml:space="preserve">de ida y vuelta en toda la ruta hasta el recurso objetivo con el fin de ser un mecanismo de depuración. </w:t>
      </w:r>
    </w:p>
    <w:p w14:paraId="6262EF77" w14:textId="329FACC6" w:rsidR="0002223D" w:rsidRPr="00F07C2A" w:rsidRDefault="0002223D" w:rsidP="003510A9">
      <w:pPr>
        <w:pStyle w:val="Prrafodelista"/>
        <w:numPr>
          <w:ilvl w:val="0"/>
          <w:numId w:val="5"/>
        </w:numPr>
        <w:rPr>
          <w:rFonts w:asciiTheme="minorHAnsi" w:hAnsiTheme="minorHAnsi"/>
        </w:rPr>
      </w:pPr>
      <w:r w:rsidRPr="00F07C2A">
        <w:rPr>
          <w:rFonts w:asciiTheme="minorHAnsi" w:hAnsiTheme="minorHAnsi"/>
        </w:rPr>
        <w:t>OPTIONS: Método que permite describir las opciones de comunicación para un recurso en específico.</w:t>
      </w:r>
    </w:p>
    <w:p w14:paraId="6F3D36E3" w14:textId="220B5E15" w:rsidR="00674075" w:rsidRPr="00F07C2A" w:rsidRDefault="0002223D" w:rsidP="003510A9">
      <w:pPr>
        <w:pStyle w:val="Prrafodelista"/>
        <w:numPr>
          <w:ilvl w:val="0"/>
          <w:numId w:val="5"/>
        </w:numPr>
        <w:rPr>
          <w:rFonts w:asciiTheme="minorHAnsi" w:hAnsiTheme="minorHAnsi"/>
        </w:rPr>
      </w:pPr>
      <w:r w:rsidRPr="00F07C2A">
        <w:rPr>
          <w:rFonts w:asciiTheme="minorHAnsi" w:hAnsiTheme="minorHAnsi"/>
        </w:rPr>
        <w:t>PATCH: Permite modificar un recurso de manera parcial, a diferencia de que el método PUT lo hace sobre todo el recurso.</w:t>
      </w:r>
    </w:p>
    <w:p w14:paraId="1A6F8CCA" w14:textId="487ED171" w:rsidR="00674075" w:rsidRPr="00F07C2A" w:rsidRDefault="008A36B0" w:rsidP="003510A9">
      <w:pPr>
        <w:jc w:val="both"/>
        <w:rPr>
          <w:b/>
          <w:bCs/>
          <w:i/>
          <w:iCs/>
          <w:lang w:val="es-MX"/>
        </w:rPr>
      </w:pPr>
      <w:r w:rsidRPr="00F07C2A">
        <w:rPr>
          <w:b/>
          <w:bCs/>
          <w:i/>
          <w:iCs/>
          <w:lang w:val="es-MX"/>
        </w:rPr>
        <w:t>REST</w:t>
      </w:r>
    </w:p>
    <w:p w14:paraId="4435AA33" w14:textId="16D3F5FB" w:rsidR="008A36B0" w:rsidRPr="00F07C2A" w:rsidRDefault="008A36B0" w:rsidP="003510A9">
      <w:pPr>
        <w:jc w:val="both"/>
        <w:rPr>
          <w:lang w:val="es-MX"/>
        </w:rPr>
      </w:pPr>
      <w:r w:rsidRPr="00F07C2A">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Pr>
              <w:lang w:val="es-MX"/>
            </w:rPr>
            <w:fldChar w:fldCharType="begin"/>
          </w:r>
          <w:r w:rsidR="002950A2">
            <w:rPr>
              <w:lang w:val="es-MX"/>
            </w:rPr>
            <w:instrText xml:space="preserve"> CITATION Cod19 \l 2058 </w:instrText>
          </w:r>
          <w:r w:rsidR="002950A2">
            <w:rPr>
              <w:lang w:val="es-MX"/>
            </w:rPr>
            <w:fldChar w:fldCharType="separate"/>
          </w:r>
          <w:r w:rsidR="00595C94">
            <w:rPr>
              <w:noProof/>
              <w:lang w:val="es-MX"/>
            </w:rPr>
            <w:t xml:space="preserve"> </w:t>
          </w:r>
          <w:r w:rsidR="00595C94" w:rsidRPr="00595C94">
            <w:rPr>
              <w:noProof/>
              <w:lang w:val="es-MX"/>
            </w:rPr>
            <w:t>[46]</w:t>
          </w:r>
          <w:r w:rsidR="002950A2">
            <w:rPr>
              <w:lang w:val="es-MX"/>
            </w:rPr>
            <w:fldChar w:fldCharType="end"/>
          </w:r>
        </w:sdtContent>
      </w:sdt>
      <w:r w:rsidRPr="00F07C2A">
        <w:rPr>
          <w:lang w:val="es-MX"/>
        </w:rPr>
        <w:t xml:space="preserve">. </w:t>
      </w:r>
    </w:p>
    <w:p w14:paraId="543A86D0" w14:textId="056E0BAB" w:rsidR="008A36B0" w:rsidRPr="00F07C2A" w:rsidRDefault="008A36B0" w:rsidP="003510A9">
      <w:pPr>
        <w:jc w:val="both"/>
        <w:rPr>
          <w:lang w:val="es-MX"/>
        </w:rPr>
      </w:pPr>
      <w:r w:rsidRPr="00F07C2A">
        <w:rPr>
          <w:lang w:val="es-MX"/>
        </w:rPr>
        <w:t xml:space="preserve">A pesar de que </w:t>
      </w:r>
      <w:r w:rsidRPr="00F07C2A">
        <w:rPr>
          <w:i/>
          <w:iCs/>
          <w:lang w:val="es-MX"/>
        </w:rPr>
        <w:t>REST</w:t>
      </w:r>
      <w:r w:rsidRPr="00F07C2A">
        <w:rPr>
          <w:lang w:val="es-MX"/>
        </w:rPr>
        <w:t xml:space="preserve"> no es un estándar, si hace uso de ellos</w:t>
      </w:r>
    </w:p>
    <w:p w14:paraId="69C25EBC" w14:textId="7A090D85"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URL</w:t>
      </w:r>
    </w:p>
    <w:p w14:paraId="4858B36F" w14:textId="5A972050"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HTTP</w:t>
      </w:r>
    </w:p>
    <w:p w14:paraId="4B60529B" w14:textId="69BE2AB0" w:rsidR="008A36B0" w:rsidRPr="00F07C2A" w:rsidRDefault="004B412B" w:rsidP="003510A9">
      <w:pPr>
        <w:pStyle w:val="Prrafodelista"/>
        <w:numPr>
          <w:ilvl w:val="0"/>
          <w:numId w:val="5"/>
        </w:numPr>
        <w:rPr>
          <w:rFonts w:asciiTheme="minorHAnsi" w:hAnsiTheme="minorHAnsi"/>
        </w:rPr>
      </w:pPr>
      <w:r w:rsidRPr="00F07C2A">
        <w:rPr>
          <w:rFonts w:asciiTheme="minorHAnsi" w:hAnsiTheme="minorHAnsi"/>
        </w:rPr>
        <w:t>XML, GIF</w:t>
      </w:r>
      <w:r w:rsidR="008A36B0" w:rsidRPr="00F07C2A">
        <w:rPr>
          <w:rFonts w:asciiTheme="minorHAnsi" w:hAnsiTheme="minorHAnsi"/>
        </w:rPr>
        <w:t>,</w:t>
      </w:r>
      <w:r w:rsidRPr="00F07C2A">
        <w:rPr>
          <w:rFonts w:asciiTheme="minorHAnsi" w:hAnsiTheme="minorHAnsi"/>
        </w:rPr>
        <w:t xml:space="preserve"> </w:t>
      </w:r>
      <w:r w:rsidR="003510A9" w:rsidRPr="00F07C2A">
        <w:rPr>
          <w:rFonts w:asciiTheme="minorHAnsi" w:hAnsiTheme="minorHAnsi"/>
        </w:rPr>
        <w:t>JPG,</w:t>
      </w:r>
      <w:r w:rsidR="00B57877" w:rsidRPr="00F07C2A">
        <w:rPr>
          <w:rFonts w:asciiTheme="minorHAnsi" w:hAnsiTheme="minorHAnsi"/>
        </w:rPr>
        <w:t xml:space="preserve"> </w:t>
      </w:r>
      <w:r w:rsidR="003510A9" w:rsidRPr="00F07C2A">
        <w:rPr>
          <w:rFonts w:asciiTheme="minorHAnsi" w:hAnsiTheme="minorHAnsi"/>
        </w:rPr>
        <w:t>etc.</w:t>
      </w:r>
      <w:r w:rsidR="008A36B0" w:rsidRPr="00F07C2A">
        <w:rPr>
          <w:rFonts w:asciiTheme="minorHAnsi" w:hAnsiTheme="minorHAnsi"/>
        </w:rPr>
        <w:t xml:space="preserve"> (representación de recursos)</w:t>
      </w:r>
    </w:p>
    <w:p w14:paraId="5A2F0E87" w14:textId="77777777" w:rsidR="00B24AA5" w:rsidRPr="00F07C2A" w:rsidRDefault="008A36B0" w:rsidP="003510A9">
      <w:pPr>
        <w:pStyle w:val="Prrafodelista"/>
        <w:numPr>
          <w:ilvl w:val="0"/>
          <w:numId w:val="5"/>
        </w:numPr>
        <w:rPr>
          <w:rFonts w:asciiTheme="minorHAnsi" w:hAnsiTheme="minorHAnsi"/>
        </w:rPr>
      </w:pPr>
      <w:r w:rsidRPr="00F07C2A">
        <w:rPr>
          <w:rFonts w:asciiTheme="minorHAnsi" w:hAnsiTheme="minorHAnsi"/>
        </w:rPr>
        <w:t>Extensiones multipropósito de correo de Internet (MIME)</w:t>
      </w:r>
    </w:p>
    <w:p w14:paraId="5DD2EAF7" w14:textId="1419544F" w:rsidR="008A36B0" w:rsidRPr="00F07C2A" w:rsidRDefault="00B24AA5" w:rsidP="003510A9">
      <w:pPr>
        <w:jc w:val="both"/>
        <w:rPr>
          <w:lang w:val="es-MX"/>
        </w:rPr>
      </w:pPr>
      <w:r w:rsidRPr="00F07C2A">
        <w:rPr>
          <w:lang w:val="es-MX"/>
        </w:rPr>
        <w:t>Las características de</w:t>
      </w:r>
      <w:r w:rsidR="008A36B0" w:rsidRPr="00F07C2A">
        <w:rPr>
          <w:lang w:val="es-MX"/>
        </w:rPr>
        <w:t xml:space="preserve"> </w:t>
      </w:r>
      <w:r w:rsidRPr="00F07C2A">
        <w:rPr>
          <w:i/>
          <w:iCs/>
          <w:lang w:val="es-MX"/>
        </w:rPr>
        <w:t>REST</w:t>
      </w:r>
      <w:r w:rsidRPr="00F07C2A">
        <w:rPr>
          <w:lang w:val="es-MX"/>
        </w:rPr>
        <w:t xml:space="preserve"> son</w:t>
      </w:r>
    </w:p>
    <w:p w14:paraId="31085167" w14:textId="2B5C94DC"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Basado en cliente servidor: Consumo de componentes mediante peticiones</w:t>
      </w:r>
    </w:p>
    <w:p w14:paraId="19C7807C" w14:textId="66391398"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F07C2A">
        <w:rPr>
          <w:rFonts w:asciiTheme="minorHAnsi" w:hAnsiTheme="minorHAnsi"/>
          <w:i/>
          <w:iCs/>
        </w:rPr>
        <w:t>REST</w:t>
      </w:r>
      <w:r w:rsidRPr="00F07C2A">
        <w:rPr>
          <w:rFonts w:asciiTheme="minorHAnsi" w:hAnsiTheme="minorHAnsi"/>
        </w:rPr>
        <w:t xml:space="preserve"> se puede estableces comunicación entre los sistemas.</w:t>
      </w:r>
    </w:p>
    <w:p w14:paraId="36B189C8" w14:textId="32AE4EA5"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Recursos etiquetados: Los sistemas deben de identificar a sus recursos con una URL.</w:t>
      </w:r>
    </w:p>
    <w:p w14:paraId="702F3B0C" w14:textId="070A9956"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Interfaz uniforme: Cualquier recurso del sistema puede accederse mediante una interfaz genérica. Ejemplo: métodos HTTP</w:t>
      </w:r>
      <w:r w:rsidR="00DF567D" w:rsidRPr="00F07C2A">
        <w:rPr>
          <w:rFonts w:asciiTheme="minorHAnsi" w:hAnsiTheme="minorHAnsi"/>
        </w:rPr>
        <w:t xml:space="preserve"> </w:t>
      </w:r>
    </w:p>
    <w:p w14:paraId="460E4B76" w14:textId="4C76FD51"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0BE0DFC0" w14:textId="6A155DCC" w:rsidR="00B24AA5" w:rsidRDefault="007D0248" w:rsidP="003510A9">
      <w:pPr>
        <w:pStyle w:val="Prrafodelista"/>
        <w:numPr>
          <w:ilvl w:val="0"/>
          <w:numId w:val="5"/>
        </w:numPr>
        <w:rPr>
          <w:rFonts w:asciiTheme="minorHAnsi" w:hAnsiTheme="minorHAnsi"/>
        </w:rPr>
      </w:pPr>
      <w:r w:rsidRPr="00F07C2A">
        <w:rPr>
          <w:rFonts w:asciiTheme="minorHAnsi" w:hAnsiTheme="minorHAnsi"/>
        </w:rPr>
        <w:t xml:space="preserve">Capas entre los componentes: Con el fin de otorgar servicios al usuario como seguridad, privacidad, eficiencia de servicio, entre otros, pueden usarse sistemas intermediarios como </w:t>
      </w:r>
      <w:proofErr w:type="spellStart"/>
      <w:r w:rsidRPr="00F07C2A">
        <w:rPr>
          <w:rFonts w:asciiTheme="minorHAnsi" w:hAnsiTheme="minorHAnsi"/>
          <w:i/>
          <w:iCs/>
        </w:rPr>
        <w:t>gateways</w:t>
      </w:r>
      <w:proofErr w:type="spellEnd"/>
      <w:r w:rsidRPr="00F07C2A">
        <w:rPr>
          <w:rFonts w:asciiTheme="minorHAnsi" w:hAnsiTheme="minorHAnsi"/>
          <w:i/>
          <w:iCs/>
        </w:rPr>
        <w:t xml:space="preserve">, </w:t>
      </w:r>
      <w:r w:rsidRPr="00F07C2A">
        <w:rPr>
          <w:rFonts w:asciiTheme="minorHAnsi" w:hAnsiTheme="minorHAnsi"/>
        </w:rPr>
        <w:t xml:space="preserve">servidores </w:t>
      </w:r>
      <w:r w:rsidRPr="00F07C2A">
        <w:rPr>
          <w:rFonts w:asciiTheme="minorHAnsi" w:hAnsiTheme="minorHAnsi"/>
          <w:i/>
          <w:iCs/>
        </w:rPr>
        <w:t xml:space="preserve">proxy </w:t>
      </w:r>
      <w:r w:rsidRPr="00F07C2A">
        <w:rPr>
          <w:rFonts w:asciiTheme="minorHAnsi" w:hAnsiTheme="minorHAnsi"/>
        </w:rPr>
        <w:t>o servidores</w:t>
      </w:r>
      <w:r w:rsidRPr="00F07C2A">
        <w:rPr>
          <w:rFonts w:asciiTheme="minorHAnsi" w:hAnsiTheme="minorHAnsi"/>
          <w:i/>
          <w:iCs/>
        </w:rPr>
        <w:t xml:space="preserve"> caché </w:t>
      </w:r>
      <w:r w:rsidRPr="00F07C2A">
        <w:rPr>
          <w:rFonts w:asciiTheme="minorHAnsi" w:hAnsiTheme="minorHAnsi"/>
        </w:rPr>
        <w:t>por mencionar algunos.</w:t>
      </w:r>
    </w:p>
    <w:p w14:paraId="50BC52EB" w14:textId="6FE4E1E8" w:rsidR="00F07C2A" w:rsidRDefault="00F07C2A" w:rsidP="00F07C2A"/>
    <w:p w14:paraId="3ABB7353" w14:textId="77777777" w:rsidR="00F07C2A" w:rsidRPr="00F07C2A" w:rsidRDefault="00F07C2A" w:rsidP="00F07C2A"/>
    <w:p w14:paraId="49915F9C" w14:textId="66DDC42D" w:rsidR="00F07C2A" w:rsidRPr="00F07C2A" w:rsidRDefault="00F07C2A" w:rsidP="00F07C2A">
      <w:pPr>
        <w:rPr>
          <w:b/>
          <w:bCs/>
          <w:i/>
          <w:iCs/>
          <w:lang w:val="es-MX"/>
        </w:rPr>
      </w:pPr>
      <w:r w:rsidRPr="00F07C2A">
        <w:rPr>
          <w:b/>
          <w:bCs/>
          <w:i/>
          <w:iCs/>
          <w:lang w:val="es-MX"/>
        </w:rPr>
        <w:lastRenderedPageBreak/>
        <w:t>JSON</w:t>
      </w:r>
    </w:p>
    <w:p w14:paraId="64BBD1F4" w14:textId="4CB91D2B" w:rsidR="00F07C2A" w:rsidRDefault="00F07C2A" w:rsidP="00F07C2A">
      <w:pPr>
        <w:rPr>
          <w:lang w:val="es-MX"/>
        </w:rPr>
      </w:pPr>
      <w:r w:rsidRPr="00F07C2A">
        <w:rPr>
          <w:lang w:val="es-MX"/>
        </w:rPr>
        <w:t>La notación de Objetos de JavaScript</w:t>
      </w:r>
      <w:r>
        <w:rPr>
          <w:lang w:val="es-MX"/>
        </w:rPr>
        <w:t>, JSON por sus siglas en inglés, es un formato de intercambio de información basado en texto e independiente de lenguaje. El formato fue un derivado del estándar del lenguaje de programación ECMAScript</w:t>
      </w:r>
      <w:r w:rsidR="002950A2">
        <w:rPr>
          <w:lang w:val="es-MX"/>
        </w:rPr>
        <w:t xml:space="preserve"> </w:t>
      </w:r>
      <w:sdt>
        <w:sdtPr>
          <w:rPr>
            <w:lang w:val="es-MX"/>
          </w:rPr>
          <w:id w:val="1598288763"/>
          <w:citation/>
        </w:sdtPr>
        <w:sdtContent>
          <w:r w:rsidR="002950A2">
            <w:rPr>
              <w:lang w:val="es-MX"/>
            </w:rPr>
            <w:fldChar w:fldCharType="begin"/>
          </w:r>
          <w:r w:rsidR="002950A2">
            <w:rPr>
              <w:lang w:val="es-MX"/>
            </w:rPr>
            <w:instrText xml:space="preserve"> CITATION Int17 \l 2058 </w:instrText>
          </w:r>
          <w:r w:rsidR="002950A2">
            <w:rPr>
              <w:lang w:val="es-MX"/>
            </w:rPr>
            <w:fldChar w:fldCharType="separate"/>
          </w:r>
          <w:r w:rsidR="00595C94" w:rsidRPr="00595C94">
            <w:rPr>
              <w:noProof/>
              <w:lang w:val="es-MX"/>
            </w:rPr>
            <w:t>[47]</w:t>
          </w:r>
          <w:r w:rsidR="002950A2">
            <w:rPr>
              <w:lang w:val="es-MX"/>
            </w:rPr>
            <w:fldChar w:fldCharType="end"/>
          </w:r>
        </w:sdtContent>
      </w:sdt>
      <w:r>
        <w:rPr>
          <w:lang w:val="es-MX"/>
        </w:rPr>
        <w:t xml:space="preserve">. </w:t>
      </w:r>
    </w:p>
    <w:p w14:paraId="01227D42" w14:textId="6F02B501" w:rsidR="00F07C2A" w:rsidRDefault="00F07C2A" w:rsidP="00F07C2A">
      <w:pPr>
        <w:rPr>
          <w:lang w:val="es-MX"/>
        </w:rPr>
      </w:pPr>
      <w:r w:rsidRPr="00F07C2A">
        <w:rPr>
          <w:i/>
          <w:iCs/>
          <w:lang w:val="es-MX"/>
        </w:rPr>
        <w:t xml:space="preserve">JSON </w:t>
      </w:r>
      <w:r>
        <w:rPr>
          <w:lang w:val="es-MX"/>
        </w:rPr>
        <w:t>está conformado por2 estructuras</w:t>
      </w:r>
    </w:p>
    <w:p w14:paraId="55E6E996" w14:textId="3C3BDE0B" w:rsidR="00F07C2A" w:rsidRDefault="00F07C2A" w:rsidP="00F07C2A">
      <w:pPr>
        <w:pStyle w:val="Prrafodelista"/>
        <w:numPr>
          <w:ilvl w:val="0"/>
          <w:numId w:val="5"/>
        </w:numPr>
      </w:pPr>
      <w:r>
        <w:t xml:space="preserve">Colección de pares nombre/valor: En diversos lenguajes de programación implementan esta estructura como un objeto, diccionario, registro, tabla </w:t>
      </w:r>
      <w:r>
        <w:rPr>
          <w:i/>
          <w:iCs/>
        </w:rPr>
        <w:t>hash</w:t>
      </w:r>
      <w:r>
        <w:t>, arreglos asociativos o lista de claves.</w:t>
      </w:r>
    </w:p>
    <w:p w14:paraId="2098C174" w14:textId="34D774B2" w:rsidR="00F07C2A" w:rsidRDefault="00F07C2A" w:rsidP="00F07C2A">
      <w:pPr>
        <w:pStyle w:val="Prrafodelista"/>
        <w:numPr>
          <w:ilvl w:val="0"/>
          <w:numId w:val="5"/>
        </w:numPr>
      </w:pPr>
      <w:r>
        <w:t xml:space="preserve">Lista ordenada de valores: Se implementa en los lenguajes de programación como vectores, arreglos, secuencias o listas. </w:t>
      </w:r>
    </w:p>
    <w:p w14:paraId="242C48B7" w14:textId="4443FC50" w:rsidR="00F07C2A" w:rsidRDefault="00F07C2A" w:rsidP="00F07C2A">
      <w:proofErr w:type="spellStart"/>
      <w:r>
        <w:t>Ejemplo</w:t>
      </w:r>
      <w:proofErr w:type="spellEnd"/>
      <w:r>
        <w:t xml:space="preserve"> de un </w:t>
      </w:r>
      <w:proofErr w:type="spellStart"/>
      <w:r>
        <w:t>objeto</w:t>
      </w:r>
      <w:proofErr w:type="spellEnd"/>
      <w:r>
        <w:t xml:space="preserve"> </w:t>
      </w:r>
      <w:r>
        <w:rPr>
          <w:i/>
          <w:iCs/>
        </w:rPr>
        <w:t>JSON</w:t>
      </w:r>
      <w:r>
        <w:t xml:space="preserve"> es</w:t>
      </w:r>
    </w:p>
    <w:p w14:paraId="51FB77DB" w14:textId="7F3355A3"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3731FBAE" w14:textId="7FFC259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Image</w:t>
      </w:r>
      <w:proofErr w:type="spellEnd"/>
      <w:r w:rsidRPr="00F07C2A">
        <w:rPr>
          <w:rFonts w:ascii="Courier New" w:eastAsia="Times New Roman" w:hAnsi="Courier New" w:cs="Courier New"/>
          <w:color w:val="000000"/>
          <w:sz w:val="20"/>
          <w:szCs w:val="20"/>
          <w:lang w:val="es-MX" w:eastAsia="es-MX"/>
        </w:rPr>
        <w:t>": {</w:t>
      </w:r>
    </w:p>
    <w:p w14:paraId="13910400"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Width</w:t>
      </w:r>
      <w:proofErr w:type="spellEnd"/>
      <w:r w:rsidRPr="00F07C2A">
        <w:rPr>
          <w:rFonts w:ascii="Courier New" w:eastAsia="Times New Roman" w:hAnsi="Courier New" w:cs="Courier New"/>
          <w:color w:val="000000"/>
          <w:sz w:val="20"/>
          <w:szCs w:val="20"/>
          <w:lang w:val="es-MX" w:eastAsia="es-MX"/>
        </w:rPr>
        <w:t>":  800,</w:t>
      </w:r>
    </w:p>
    <w:p w14:paraId="3D5339E9"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Height</w:t>
      </w:r>
      <w:proofErr w:type="spellEnd"/>
      <w:r w:rsidRPr="00F07C2A">
        <w:rPr>
          <w:rFonts w:ascii="Courier New" w:eastAsia="Times New Roman" w:hAnsi="Courier New" w:cs="Courier New"/>
          <w:color w:val="000000"/>
          <w:sz w:val="20"/>
          <w:szCs w:val="20"/>
          <w:lang w:val="es-MX" w:eastAsia="es-MX"/>
        </w:rPr>
        <w:t>": 600,</w:t>
      </w:r>
    </w:p>
    <w:p w14:paraId="3CE1652E"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Title</w:t>
      </w:r>
      <w:proofErr w:type="spellEnd"/>
      <w:r w:rsidRPr="00F07C2A">
        <w:rPr>
          <w:rFonts w:ascii="Courier New" w:eastAsia="Times New Roman" w:hAnsi="Courier New" w:cs="Courier New"/>
          <w:color w:val="000000"/>
          <w:sz w:val="20"/>
          <w:szCs w:val="20"/>
          <w:lang w:val="es-MX" w:eastAsia="es-MX"/>
        </w:rPr>
        <w:t xml:space="preserve">":  "View </w:t>
      </w:r>
      <w:proofErr w:type="spellStart"/>
      <w:r w:rsidRPr="00F07C2A">
        <w:rPr>
          <w:rFonts w:ascii="Courier New" w:eastAsia="Times New Roman" w:hAnsi="Courier New" w:cs="Courier New"/>
          <w:color w:val="000000"/>
          <w:sz w:val="20"/>
          <w:szCs w:val="20"/>
          <w:lang w:val="es-MX" w:eastAsia="es-MX"/>
        </w:rPr>
        <w:t>from</w:t>
      </w:r>
      <w:proofErr w:type="spellEnd"/>
      <w:r w:rsidRPr="00F07C2A">
        <w:rPr>
          <w:rFonts w:ascii="Courier New" w:eastAsia="Times New Roman" w:hAnsi="Courier New" w:cs="Courier New"/>
          <w:color w:val="000000"/>
          <w:sz w:val="20"/>
          <w:szCs w:val="20"/>
          <w:lang w:val="es-MX" w:eastAsia="es-MX"/>
        </w:rPr>
        <w:t xml:space="preserve"> 15th </w:t>
      </w:r>
      <w:proofErr w:type="spellStart"/>
      <w:r w:rsidRPr="00F07C2A">
        <w:rPr>
          <w:rFonts w:ascii="Courier New" w:eastAsia="Times New Roman" w:hAnsi="Courier New" w:cs="Courier New"/>
          <w:color w:val="000000"/>
          <w:sz w:val="20"/>
          <w:szCs w:val="20"/>
          <w:lang w:val="es-MX" w:eastAsia="es-MX"/>
        </w:rPr>
        <w:t>Floor</w:t>
      </w:r>
      <w:proofErr w:type="spellEnd"/>
      <w:r w:rsidRPr="00F07C2A">
        <w:rPr>
          <w:rFonts w:ascii="Courier New" w:eastAsia="Times New Roman" w:hAnsi="Courier New" w:cs="Courier New"/>
          <w:color w:val="000000"/>
          <w:sz w:val="20"/>
          <w:szCs w:val="20"/>
          <w:lang w:val="es-MX" w:eastAsia="es-MX"/>
        </w:rPr>
        <w:t>",</w:t>
      </w:r>
    </w:p>
    <w:p w14:paraId="2DF35EC4"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Thumbnail</w:t>
      </w:r>
      <w:proofErr w:type="spellEnd"/>
      <w:r w:rsidRPr="00F07C2A">
        <w:rPr>
          <w:rFonts w:ascii="Courier New" w:eastAsia="Times New Roman" w:hAnsi="Courier New" w:cs="Courier New"/>
          <w:color w:val="000000"/>
          <w:sz w:val="20"/>
          <w:szCs w:val="20"/>
          <w:lang w:val="es-MX" w:eastAsia="es-MX"/>
        </w:rPr>
        <w:t>": {</w:t>
      </w:r>
    </w:p>
    <w:p w14:paraId="6C8762DC"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Url</w:t>
      </w:r>
      <w:proofErr w:type="spellEnd"/>
      <w:r w:rsidRPr="00F07C2A">
        <w:rPr>
          <w:rFonts w:ascii="Courier New" w:eastAsia="Times New Roman" w:hAnsi="Courier New" w:cs="Courier New"/>
          <w:color w:val="000000"/>
          <w:sz w:val="20"/>
          <w:szCs w:val="20"/>
          <w:lang w:val="es-MX" w:eastAsia="es-MX"/>
        </w:rPr>
        <w:t>":    "http://www.example.com/image/481989943",</w:t>
      </w:r>
    </w:p>
    <w:p w14:paraId="20E8941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Height</w:t>
      </w:r>
      <w:proofErr w:type="spellEnd"/>
      <w:r w:rsidRPr="00F07C2A">
        <w:rPr>
          <w:rFonts w:ascii="Courier New" w:eastAsia="Times New Roman" w:hAnsi="Courier New" w:cs="Courier New"/>
          <w:color w:val="000000"/>
          <w:sz w:val="20"/>
          <w:szCs w:val="20"/>
          <w:lang w:val="es-MX" w:eastAsia="es-MX"/>
        </w:rPr>
        <w:t>": 125,</w:t>
      </w:r>
    </w:p>
    <w:p w14:paraId="1585640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Width</w:t>
      </w:r>
      <w:proofErr w:type="spellEnd"/>
      <w:r w:rsidRPr="00F07C2A">
        <w:rPr>
          <w:rFonts w:ascii="Courier New" w:eastAsia="Times New Roman" w:hAnsi="Courier New" w:cs="Courier New"/>
          <w:color w:val="000000"/>
          <w:sz w:val="20"/>
          <w:szCs w:val="20"/>
          <w:lang w:val="es-MX" w:eastAsia="es-MX"/>
        </w:rPr>
        <w:t>":  100</w:t>
      </w:r>
    </w:p>
    <w:p w14:paraId="395A8907"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6147A56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Animated</w:t>
      </w:r>
      <w:proofErr w:type="spellEnd"/>
      <w:r w:rsidRPr="00F07C2A">
        <w:rPr>
          <w:rFonts w:ascii="Courier New" w:eastAsia="Times New Roman" w:hAnsi="Courier New" w:cs="Courier New"/>
          <w:color w:val="000000"/>
          <w:sz w:val="20"/>
          <w:szCs w:val="20"/>
          <w:lang w:val="es-MX" w:eastAsia="es-MX"/>
        </w:rPr>
        <w:t>" : false,</w:t>
      </w:r>
    </w:p>
    <w:p w14:paraId="14A0AA9F"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IDs</w:t>
      </w:r>
      <w:proofErr w:type="spellEnd"/>
      <w:r w:rsidRPr="00F07C2A">
        <w:rPr>
          <w:rFonts w:ascii="Courier New" w:eastAsia="Times New Roman" w:hAnsi="Courier New" w:cs="Courier New"/>
          <w:color w:val="000000"/>
          <w:sz w:val="20"/>
          <w:szCs w:val="20"/>
          <w:lang w:val="es-MX" w:eastAsia="es-MX"/>
        </w:rPr>
        <w:t>": [116, 943, 234, 38793]</w:t>
      </w:r>
    </w:p>
    <w:p w14:paraId="2794249B" w14:textId="77777777" w:rsid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0C65144C" w14:textId="794D0EF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49401218" w14:textId="6DE562DE" w:rsidR="00F07C2A" w:rsidRDefault="00F07C2A" w:rsidP="00F07C2A"/>
    <w:p w14:paraId="140EC202" w14:textId="25081B94" w:rsidR="00784EF5" w:rsidRDefault="00784EF5" w:rsidP="00F07C2A"/>
    <w:p w14:paraId="4316B004" w14:textId="586B6C95" w:rsidR="00784EF5" w:rsidRDefault="00784EF5" w:rsidP="00F07C2A"/>
    <w:p w14:paraId="2C3175E2" w14:textId="00842C35" w:rsidR="00784EF5" w:rsidRDefault="00784EF5" w:rsidP="00F07C2A"/>
    <w:p w14:paraId="69A09D35" w14:textId="51BBDDAF" w:rsidR="00784EF5" w:rsidRDefault="00784EF5" w:rsidP="00F07C2A"/>
    <w:p w14:paraId="2F34694D" w14:textId="08B889F0" w:rsidR="00784EF5" w:rsidRDefault="00784EF5" w:rsidP="00F07C2A"/>
    <w:p w14:paraId="2A90834C" w14:textId="0509BC8D" w:rsidR="00784EF5" w:rsidRDefault="00784EF5" w:rsidP="00F07C2A"/>
    <w:p w14:paraId="61931AB4" w14:textId="63744F0B" w:rsidR="00784EF5" w:rsidRDefault="00784EF5" w:rsidP="00F07C2A"/>
    <w:p w14:paraId="0009492B" w14:textId="7F48A6DF" w:rsidR="00784EF5" w:rsidRDefault="00784EF5" w:rsidP="00F07C2A"/>
    <w:p w14:paraId="2136B852" w14:textId="4B49D3EA" w:rsidR="00784EF5" w:rsidRDefault="00784EF5" w:rsidP="00F07C2A"/>
    <w:p w14:paraId="6A53A5B3" w14:textId="2608C13C" w:rsidR="00784EF5" w:rsidRDefault="00784EF5" w:rsidP="00F07C2A"/>
    <w:p w14:paraId="38E9E247" w14:textId="7F9AA291" w:rsidR="00784EF5" w:rsidRDefault="00784EF5" w:rsidP="00F07C2A"/>
    <w:bookmarkStart w:id="42" w:name="_Toc20738832" w:displacedByCustomXml="next"/>
    <w:sdt>
      <w:sdtPr>
        <w:rPr>
          <w:rFonts w:ascii="Times New Roman" w:eastAsiaTheme="minorHAnsi" w:hAnsi="Times New Roman" w:cstheme="minorBidi"/>
          <w:b/>
          <w:bCs/>
          <w:color w:val="auto"/>
          <w:sz w:val="24"/>
          <w:szCs w:val="22"/>
          <w:lang w:val="es-ES"/>
        </w:rPr>
        <w:id w:val="1710069279"/>
        <w:docPartObj>
          <w:docPartGallery w:val="Bibliographies"/>
          <w:docPartUnique/>
        </w:docPartObj>
      </w:sdtPr>
      <w:sdtEndPr>
        <w:rPr>
          <w:rFonts w:asciiTheme="minorHAnsi" w:hAnsiTheme="minorHAnsi"/>
          <w:b w:val="0"/>
          <w:bCs w:val="0"/>
          <w:sz w:val="22"/>
          <w:lang w:val="en-US"/>
        </w:rPr>
      </w:sdtEndPr>
      <w:sdtContent>
        <w:p w14:paraId="582E991B" w14:textId="77777777" w:rsidR="00784EF5" w:rsidRDefault="00784EF5" w:rsidP="00784EF5">
          <w:pPr>
            <w:pStyle w:val="Ttulo1"/>
            <w:ind w:left="708" w:hanging="708"/>
          </w:pPr>
          <w:r>
            <w:rPr>
              <w:lang w:val="es-ES"/>
            </w:rPr>
            <w:t>Referencias</w:t>
          </w:r>
          <w:bookmarkEnd w:id="42"/>
        </w:p>
        <w:sdt>
          <w:sdtPr>
            <w:id w:val="-573587230"/>
            <w:bibliography/>
          </w:sdtPr>
          <w:sdtContent>
            <w:p w14:paraId="0FEDB5D7" w14:textId="77777777" w:rsidR="00595C94" w:rsidRDefault="00784EF5" w:rsidP="00784EF5">
              <w:pPr>
                <w:spacing w:after="200" w:line="276" w:lineRule="auto"/>
                <w:jc w:val="both"/>
                <w:rPr>
                  <w:noProof/>
                </w:rPr>
              </w:pPr>
              <w:r>
                <w:fldChar w:fldCharType="begin"/>
              </w:r>
              <w:r>
                <w:instrText>BIBLIOGRAPHY</w:instrText>
              </w:r>
              <w: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14:paraId="22DA4257" w14:textId="77777777" w:rsidTr="00595C94">
                <w:trPr>
                  <w:divId w:val="1293291547"/>
                  <w:tblCellSpacing w:w="15" w:type="dxa"/>
                </w:trPr>
                <w:tc>
                  <w:tcPr>
                    <w:tcW w:w="433" w:type="pct"/>
                    <w:hideMark/>
                  </w:tcPr>
                  <w:p w14:paraId="733001B9" w14:textId="010DF7F2" w:rsidR="00595C94" w:rsidRDefault="00595C94">
                    <w:pPr>
                      <w:pStyle w:val="Bibliografa"/>
                      <w:rPr>
                        <w:noProof/>
                        <w:sz w:val="24"/>
                        <w:szCs w:val="24"/>
                        <w:lang w:val="es-ES"/>
                      </w:rPr>
                    </w:pPr>
                    <w:r>
                      <w:rPr>
                        <w:noProof/>
                        <w:lang w:val="es-ES"/>
                      </w:rPr>
                      <w:t xml:space="preserve">[1] </w:t>
                    </w:r>
                  </w:p>
                </w:tc>
                <w:tc>
                  <w:tcPr>
                    <w:tcW w:w="0" w:type="auto"/>
                    <w:hideMark/>
                  </w:tcPr>
                  <w:p w14:paraId="13BF0973" w14:textId="77777777" w:rsidR="00595C94" w:rsidRDefault="00595C94">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595C94" w14:paraId="06E0EEFE" w14:textId="77777777" w:rsidTr="00595C94">
                <w:trPr>
                  <w:divId w:val="1293291547"/>
                  <w:tblCellSpacing w:w="15" w:type="dxa"/>
                </w:trPr>
                <w:tc>
                  <w:tcPr>
                    <w:tcW w:w="433" w:type="pct"/>
                    <w:hideMark/>
                  </w:tcPr>
                  <w:p w14:paraId="2A2FDAF9" w14:textId="77777777" w:rsidR="00595C94" w:rsidRDefault="00595C94">
                    <w:pPr>
                      <w:pStyle w:val="Bibliografa"/>
                      <w:rPr>
                        <w:noProof/>
                        <w:lang w:val="es-ES"/>
                      </w:rPr>
                    </w:pPr>
                    <w:r>
                      <w:rPr>
                        <w:noProof/>
                        <w:lang w:val="es-ES"/>
                      </w:rPr>
                      <w:t xml:space="preserve">[2] </w:t>
                    </w:r>
                  </w:p>
                </w:tc>
                <w:tc>
                  <w:tcPr>
                    <w:tcW w:w="0" w:type="auto"/>
                    <w:hideMark/>
                  </w:tcPr>
                  <w:p w14:paraId="08F0545B" w14:textId="77777777" w:rsidR="00595C94" w:rsidRDefault="00595C94">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595C94" w14:paraId="32990FC8" w14:textId="77777777" w:rsidTr="00595C94">
                <w:trPr>
                  <w:divId w:val="1293291547"/>
                  <w:tblCellSpacing w:w="15" w:type="dxa"/>
                </w:trPr>
                <w:tc>
                  <w:tcPr>
                    <w:tcW w:w="433" w:type="pct"/>
                    <w:hideMark/>
                  </w:tcPr>
                  <w:p w14:paraId="7E3D4822" w14:textId="77777777" w:rsidR="00595C94" w:rsidRDefault="00595C94">
                    <w:pPr>
                      <w:pStyle w:val="Bibliografa"/>
                      <w:rPr>
                        <w:noProof/>
                        <w:lang w:val="es-ES"/>
                      </w:rPr>
                    </w:pPr>
                    <w:r>
                      <w:rPr>
                        <w:noProof/>
                        <w:lang w:val="es-ES"/>
                      </w:rPr>
                      <w:t xml:space="preserve">[3] </w:t>
                    </w:r>
                  </w:p>
                </w:tc>
                <w:tc>
                  <w:tcPr>
                    <w:tcW w:w="0" w:type="auto"/>
                    <w:hideMark/>
                  </w:tcPr>
                  <w:p w14:paraId="10053398" w14:textId="77777777" w:rsidR="00595C94" w:rsidRDefault="00595C94">
                    <w:pPr>
                      <w:pStyle w:val="Bibliografa"/>
                      <w:rPr>
                        <w:noProof/>
                        <w:lang w:val="es-ES"/>
                      </w:rPr>
                    </w:pPr>
                    <w:r>
                      <w:rPr>
                        <w:noProof/>
                        <w:lang w:val="es-ES"/>
                      </w:rPr>
                      <w:t>W3C, «SPARQL 1.1 Overview,» 21 Marzo 2013. [En línea]. Available: https://www.w3.org/TR/sparql11-overview/. [Último acceso: 18 Marzo 2019].</w:t>
                    </w:r>
                  </w:p>
                </w:tc>
              </w:tr>
              <w:tr w:rsidR="00595C94" w14:paraId="063E3A33" w14:textId="77777777" w:rsidTr="00595C94">
                <w:trPr>
                  <w:divId w:val="1293291547"/>
                  <w:tblCellSpacing w:w="15" w:type="dxa"/>
                </w:trPr>
                <w:tc>
                  <w:tcPr>
                    <w:tcW w:w="433" w:type="pct"/>
                    <w:hideMark/>
                  </w:tcPr>
                  <w:p w14:paraId="34FF4306" w14:textId="77777777" w:rsidR="00595C94" w:rsidRDefault="00595C94">
                    <w:pPr>
                      <w:pStyle w:val="Bibliografa"/>
                      <w:rPr>
                        <w:noProof/>
                        <w:lang w:val="es-ES"/>
                      </w:rPr>
                    </w:pPr>
                    <w:r>
                      <w:rPr>
                        <w:noProof/>
                        <w:lang w:val="es-ES"/>
                      </w:rPr>
                      <w:t xml:space="preserve">[4] </w:t>
                    </w:r>
                  </w:p>
                </w:tc>
                <w:tc>
                  <w:tcPr>
                    <w:tcW w:w="0" w:type="auto"/>
                    <w:hideMark/>
                  </w:tcPr>
                  <w:p w14:paraId="3FBB0F14" w14:textId="77777777" w:rsidR="00595C94" w:rsidRDefault="00595C94">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595C94" w14:paraId="0ADBEFAB" w14:textId="77777777" w:rsidTr="00595C94">
                <w:trPr>
                  <w:divId w:val="1293291547"/>
                  <w:tblCellSpacing w:w="15" w:type="dxa"/>
                </w:trPr>
                <w:tc>
                  <w:tcPr>
                    <w:tcW w:w="433" w:type="pct"/>
                    <w:hideMark/>
                  </w:tcPr>
                  <w:p w14:paraId="1C4B7864" w14:textId="77777777" w:rsidR="00595C94" w:rsidRDefault="00595C94">
                    <w:pPr>
                      <w:pStyle w:val="Bibliografa"/>
                      <w:rPr>
                        <w:noProof/>
                        <w:lang w:val="es-ES"/>
                      </w:rPr>
                    </w:pPr>
                    <w:r>
                      <w:rPr>
                        <w:noProof/>
                        <w:lang w:val="es-ES"/>
                      </w:rPr>
                      <w:t xml:space="preserve">[5] </w:t>
                    </w:r>
                  </w:p>
                </w:tc>
                <w:tc>
                  <w:tcPr>
                    <w:tcW w:w="0" w:type="auto"/>
                    <w:hideMark/>
                  </w:tcPr>
                  <w:p w14:paraId="16566135" w14:textId="77777777" w:rsidR="00595C94" w:rsidRDefault="00595C94">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595C94" w14:paraId="0B6601F8" w14:textId="77777777" w:rsidTr="00595C94">
                <w:trPr>
                  <w:divId w:val="1293291547"/>
                  <w:tblCellSpacing w:w="15" w:type="dxa"/>
                </w:trPr>
                <w:tc>
                  <w:tcPr>
                    <w:tcW w:w="433" w:type="pct"/>
                    <w:hideMark/>
                  </w:tcPr>
                  <w:p w14:paraId="32863C8D" w14:textId="77777777" w:rsidR="00595C94" w:rsidRDefault="00595C94">
                    <w:pPr>
                      <w:pStyle w:val="Bibliografa"/>
                      <w:rPr>
                        <w:noProof/>
                        <w:lang w:val="es-ES"/>
                      </w:rPr>
                    </w:pPr>
                    <w:r>
                      <w:rPr>
                        <w:noProof/>
                        <w:lang w:val="es-ES"/>
                      </w:rPr>
                      <w:t xml:space="preserve">[6] </w:t>
                    </w:r>
                  </w:p>
                </w:tc>
                <w:tc>
                  <w:tcPr>
                    <w:tcW w:w="0" w:type="auto"/>
                    <w:hideMark/>
                  </w:tcPr>
                  <w:p w14:paraId="62CDC75C" w14:textId="77777777" w:rsidR="00595C94" w:rsidRDefault="00595C94">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595C94" w14:paraId="19EEA03D" w14:textId="77777777" w:rsidTr="00595C94">
                <w:trPr>
                  <w:divId w:val="1293291547"/>
                  <w:tblCellSpacing w:w="15" w:type="dxa"/>
                </w:trPr>
                <w:tc>
                  <w:tcPr>
                    <w:tcW w:w="433" w:type="pct"/>
                    <w:hideMark/>
                  </w:tcPr>
                  <w:p w14:paraId="63664FFF" w14:textId="77777777" w:rsidR="00595C94" w:rsidRDefault="00595C94">
                    <w:pPr>
                      <w:pStyle w:val="Bibliografa"/>
                      <w:rPr>
                        <w:noProof/>
                        <w:lang w:val="es-ES"/>
                      </w:rPr>
                    </w:pPr>
                    <w:r>
                      <w:rPr>
                        <w:noProof/>
                        <w:lang w:val="es-ES"/>
                      </w:rPr>
                      <w:t xml:space="preserve">[7] </w:t>
                    </w:r>
                  </w:p>
                </w:tc>
                <w:tc>
                  <w:tcPr>
                    <w:tcW w:w="0" w:type="auto"/>
                    <w:hideMark/>
                  </w:tcPr>
                  <w:p w14:paraId="6717DFB9" w14:textId="77777777" w:rsidR="00595C94" w:rsidRDefault="00595C94">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595C94" w14:paraId="397E257D" w14:textId="77777777" w:rsidTr="00595C94">
                <w:trPr>
                  <w:divId w:val="1293291547"/>
                  <w:tblCellSpacing w:w="15" w:type="dxa"/>
                </w:trPr>
                <w:tc>
                  <w:tcPr>
                    <w:tcW w:w="433" w:type="pct"/>
                    <w:hideMark/>
                  </w:tcPr>
                  <w:p w14:paraId="72860A71" w14:textId="77777777" w:rsidR="00595C94" w:rsidRDefault="00595C94">
                    <w:pPr>
                      <w:pStyle w:val="Bibliografa"/>
                      <w:rPr>
                        <w:noProof/>
                        <w:lang w:val="es-ES"/>
                      </w:rPr>
                    </w:pPr>
                    <w:r>
                      <w:rPr>
                        <w:noProof/>
                        <w:lang w:val="es-ES"/>
                      </w:rPr>
                      <w:t xml:space="preserve">[8] </w:t>
                    </w:r>
                  </w:p>
                </w:tc>
                <w:tc>
                  <w:tcPr>
                    <w:tcW w:w="0" w:type="auto"/>
                    <w:hideMark/>
                  </w:tcPr>
                  <w:p w14:paraId="1B4B796E" w14:textId="77777777" w:rsidR="00595C94" w:rsidRDefault="00595C94">
                    <w:pPr>
                      <w:pStyle w:val="Bibliografa"/>
                      <w:rPr>
                        <w:noProof/>
                        <w:lang w:val="es-ES"/>
                      </w:rPr>
                    </w:pPr>
                    <w:r>
                      <w:rPr>
                        <w:noProof/>
                        <w:lang w:val="es-ES"/>
                      </w:rPr>
                      <w:t xml:space="preserve">L. M. Vilches Blázquez y J. Saavedra, «A framework for connecting two interoperability universes: OGC Web Feature Services and Linked Data,» </w:t>
                    </w:r>
                    <w:r>
                      <w:rPr>
                        <w:i/>
                        <w:iCs/>
                        <w:noProof/>
                        <w:lang w:val="es-ES"/>
                      </w:rPr>
                      <w:t xml:space="preserve">Transactions in GIS, </w:t>
                    </w:r>
                    <w:r>
                      <w:rPr>
                        <w:noProof/>
                        <w:lang w:val="es-ES"/>
                      </w:rPr>
                      <w:t xml:space="preserve">vol. 23, nº 1, pp. 22-47, 2018. </w:t>
                    </w:r>
                  </w:p>
                </w:tc>
              </w:tr>
              <w:tr w:rsidR="00595C94" w14:paraId="7897D4A0" w14:textId="77777777" w:rsidTr="00595C94">
                <w:trPr>
                  <w:divId w:val="1293291547"/>
                  <w:tblCellSpacing w:w="15" w:type="dxa"/>
                </w:trPr>
                <w:tc>
                  <w:tcPr>
                    <w:tcW w:w="433" w:type="pct"/>
                    <w:hideMark/>
                  </w:tcPr>
                  <w:p w14:paraId="3770EC8D" w14:textId="77777777" w:rsidR="00595C94" w:rsidRDefault="00595C94">
                    <w:pPr>
                      <w:pStyle w:val="Bibliografa"/>
                      <w:rPr>
                        <w:noProof/>
                        <w:lang w:val="es-ES"/>
                      </w:rPr>
                    </w:pPr>
                    <w:r>
                      <w:rPr>
                        <w:noProof/>
                        <w:lang w:val="es-ES"/>
                      </w:rPr>
                      <w:t xml:space="preserve">[9] </w:t>
                    </w:r>
                  </w:p>
                </w:tc>
                <w:tc>
                  <w:tcPr>
                    <w:tcW w:w="0" w:type="auto"/>
                    <w:hideMark/>
                  </w:tcPr>
                  <w:p w14:paraId="022FA349" w14:textId="77777777" w:rsidR="00595C94" w:rsidRDefault="00595C94">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595C94" w14:paraId="338491B8" w14:textId="77777777" w:rsidTr="00595C94">
                <w:trPr>
                  <w:divId w:val="1293291547"/>
                  <w:tblCellSpacing w:w="15" w:type="dxa"/>
                </w:trPr>
                <w:tc>
                  <w:tcPr>
                    <w:tcW w:w="433" w:type="pct"/>
                    <w:hideMark/>
                  </w:tcPr>
                  <w:p w14:paraId="73C4E54D" w14:textId="77777777" w:rsidR="00595C94" w:rsidRDefault="00595C94">
                    <w:pPr>
                      <w:pStyle w:val="Bibliografa"/>
                      <w:rPr>
                        <w:noProof/>
                        <w:lang w:val="es-ES"/>
                      </w:rPr>
                    </w:pPr>
                    <w:r>
                      <w:rPr>
                        <w:noProof/>
                        <w:lang w:val="es-ES"/>
                      </w:rPr>
                      <w:t xml:space="preserve">[10] </w:t>
                    </w:r>
                  </w:p>
                </w:tc>
                <w:tc>
                  <w:tcPr>
                    <w:tcW w:w="0" w:type="auto"/>
                    <w:hideMark/>
                  </w:tcPr>
                  <w:p w14:paraId="639DB062" w14:textId="77777777" w:rsidR="00595C94" w:rsidRDefault="00595C94">
                    <w:pPr>
                      <w:pStyle w:val="Bibliografa"/>
                      <w:rPr>
                        <w:noProof/>
                        <w:lang w:val="es-ES"/>
                      </w:rPr>
                    </w:pPr>
                    <w:r>
                      <w:rPr>
                        <w:noProof/>
                        <w:lang w:val="es-ES"/>
                      </w:rPr>
                      <w:t>Apache, «Apache Marmotta,» 15 Febrero 2019. [En línea]. Available: http://marmotta.apache.org/. [Último acceso: 20 Febrero 2019].</w:t>
                    </w:r>
                  </w:p>
                </w:tc>
              </w:tr>
              <w:tr w:rsidR="00595C94" w14:paraId="675C6494" w14:textId="77777777" w:rsidTr="00595C94">
                <w:trPr>
                  <w:divId w:val="1293291547"/>
                  <w:tblCellSpacing w:w="15" w:type="dxa"/>
                </w:trPr>
                <w:tc>
                  <w:tcPr>
                    <w:tcW w:w="433" w:type="pct"/>
                    <w:hideMark/>
                  </w:tcPr>
                  <w:p w14:paraId="7FD70BD1" w14:textId="77777777" w:rsidR="00595C94" w:rsidRDefault="00595C94">
                    <w:pPr>
                      <w:pStyle w:val="Bibliografa"/>
                      <w:rPr>
                        <w:noProof/>
                        <w:lang w:val="es-ES"/>
                      </w:rPr>
                    </w:pPr>
                    <w:r>
                      <w:rPr>
                        <w:noProof/>
                        <w:lang w:val="es-ES"/>
                      </w:rPr>
                      <w:t xml:space="preserve">[11] </w:t>
                    </w:r>
                  </w:p>
                </w:tc>
                <w:tc>
                  <w:tcPr>
                    <w:tcW w:w="0" w:type="auto"/>
                    <w:hideMark/>
                  </w:tcPr>
                  <w:p w14:paraId="77ED582B" w14:textId="77777777" w:rsidR="00595C94" w:rsidRDefault="00595C94">
                    <w:pPr>
                      <w:pStyle w:val="Bibliografa"/>
                      <w:rPr>
                        <w:noProof/>
                        <w:lang w:val="es-ES"/>
                      </w:rPr>
                    </w:pPr>
                    <w:r>
                      <w:rPr>
                        <w:noProof/>
                        <w:lang w:val="es-ES"/>
                      </w:rPr>
                      <w:t>O. E. ingGroup, «MAP4RDF,» 2015. [En línea]. Available: http://mayor2.dia.fi.upm.es/oeg-upm/index.php/en/downloads/172-map4rdf/index.html. [Último acceso: 24 Abril 2019].</w:t>
                    </w:r>
                  </w:p>
                </w:tc>
              </w:tr>
              <w:tr w:rsidR="00595C94" w14:paraId="31F9A06B" w14:textId="77777777" w:rsidTr="00595C94">
                <w:trPr>
                  <w:divId w:val="1293291547"/>
                  <w:tblCellSpacing w:w="15" w:type="dxa"/>
                </w:trPr>
                <w:tc>
                  <w:tcPr>
                    <w:tcW w:w="433" w:type="pct"/>
                    <w:hideMark/>
                  </w:tcPr>
                  <w:p w14:paraId="5E8B5E73" w14:textId="77777777" w:rsidR="00595C94" w:rsidRDefault="00595C94">
                    <w:pPr>
                      <w:pStyle w:val="Bibliografa"/>
                      <w:rPr>
                        <w:noProof/>
                        <w:lang w:val="es-ES"/>
                      </w:rPr>
                    </w:pPr>
                    <w:r>
                      <w:rPr>
                        <w:noProof/>
                        <w:lang w:val="es-ES"/>
                      </w:rPr>
                      <w:t xml:space="preserve">[12] </w:t>
                    </w:r>
                  </w:p>
                </w:tc>
                <w:tc>
                  <w:tcPr>
                    <w:tcW w:w="0" w:type="auto"/>
                    <w:hideMark/>
                  </w:tcPr>
                  <w:p w14:paraId="23B35611" w14:textId="77777777" w:rsidR="00595C94" w:rsidRDefault="00595C94">
                    <w:pPr>
                      <w:pStyle w:val="Bibliografa"/>
                      <w:rPr>
                        <w:noProof/>
                        <w:lang w:val="es-ES"/>
                      </w:rPr>
                    </w:pPr>
                    <w:r>
                      <w:rPr>
                        <w:noProof/>
                        <w:lang w:val="es-ES"/>
                      </w:rPr>
                      <w:t>W3C, «Category: Triple Store,» 5 Noviembre 2013. [En línea]. Available: https://www.w3.org/2001/sw/wiki/Category:Triple_Store. [Último acceso: 20 Febrero 2019].</w:t>
                    </w:r>
                  </w:p>
                </w:tc>
              </w:tr>
              <w:tr w:rsidR="00595C94" w14:paraId="192D85F3" w14:textId="77777777" w:rsidTr="00595C94">
                <w:trPr>
                  <w:divId w:val="1293291547"/>
                  <w:tblCellSpacing w:w="15" w:type="dxa"/>
                </w:trPr>
                <w:tc>
                  <w:tcPr>
                    <w:tcW w:w="433" w:type="pct"/>
                    <w:hideMark/>
                  </w:tcPr>
                  <w:p w14:paraId="508C0555" w14:textId="77777777" w:rsidR="00595C94" w:rsidRDefault="00595C94">
                    <w:pPr>
                      <w:pStyle w:val="Bibliografa"/>
                      <w:rPr>
                        <w:noProof/>
                        <w:lang w:val="es-ES"/>
                      </w:rPr>
                    </w:pPr>
                    <w:r>
                      <w:rPr>
                        <w:noProof/>
                        <w:lang w:val="es-ES"/>
                      </w:rPr>
                      <w:t xml:space="preserve">[13] </w:t>
                    </w:r>
                  </w:p>
                </w:tc>
                <w:tc>
                  <w:tcPr>
                    <w:tcW w:w="0" w:type="auto"/>
                    <w:hideMark/>
                  </w:tcPr>
                  <w:p w14:paraId="26B56D44" w14:textId="77777777" w:rsidR="00595C94" w:rsidRDefault="00595C94">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595C94" w14:paraId="34A7453A" w14:textId="77777777" w:rsidTr="00595C94">
                <w:trPr>
                  <w:divId w:val="1293291547"/>
                  <w:tblCellSpacing w:w="15" w:type="dxa"/>
                </w:trPr>
                <w:tc>
                  <w:tcPr>
                    <w:tcW w:w="433" w:type="pct"/>
                    <w:hideMark/>
                  </w:tcPr>
                  <w:p w14:paraId="02787041" w14:textId="77777777" w:rsidR="00595C94" w:rsidRDefault="00595C94">
                    <w:pPr>
                      <w:pStyle w:val="Bibliografa"/>
                      <w:rPr>
                        <w:noProof/>
                        <w:lang w:val="es-ES"/>
                      </w:rPr>
                    </w:pPr>
                    <w:r>
                      <w:rPr>
                        <w:noProof/>
                        <w:lang w:val="es-ES"/>
                      </w:rPr>
                      <w:lastRenderedPageBreak/>
                      <w:t xml:space="preserve">[14] </w:t>
                    </w:r>
                  </w:p>
                </w:tc>
                <w:tc>
                  <w:tcPr>
                    <w:tcW w:w="0" w:type="auto"/>
                    <w:hideMark/>
                  </w:tcPr>
                  <w:p w14:paraId="61773132" w14:textId="77777777" w:rsidR="00595C94" w:rsidRDefault="00595C94">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595C94" w14:paraId="46CC703E" w14:textId="77777777" w:rsidTr="00595C94">
                <w:trPr>
                  <w:divId w:val="1293291547"/>
                  <w:tblCellSpacing w:w="15" w:type="dxa"/>
                </w:trPr>
                <w:tc>
                  <w:tcPr>
                    <w:tcW w:w="433" w:type="pct"/>
                    <w:hideMark/>
                  </w:tcPr>
                  <w:p w14:paraId="1017886E" w14:textId="77777777" w:rsidR="00595C94" w:rsidRDefault="00595C94">
                    <w:pPr>
                      <w:pStyle w:val="Bibliografa"/>
                      <w:rPr>
                        <w:noProof/>
                        <w:lang w:val="es-ES"/>
                      </w:rPr>
                    </w:pPr>
                    <w:r>
                      <w:rPr>
                        <w:noProof/>
                        <w:lang w:val="es-ES"/>
                      </w:rPr>
                      <w:t xml:space="preserve">[15] </w:t>
                    </w:r>
                  </w:p>
                </w:tc>
                <w:tc>
                  <w:tcPr>
                    <w:tcW w:w="0" w:type="auto"/>
                    <w:hideMark/>
                  </w:tcPr>
                  <w:p w14:paraId="71D9ACF0" w14:textId="77777777" w:rsidR="00595C94" w:rsidRDefault="00595C94">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595C94" w14:paraId="217EDDEE" w14:textId="77777777" w:rsidTr="00595C94">
                <w:trPr>
                  <w:divId w:val="1293291547"/>
                  <w:tblCellSpacing w:w="15" w:type="dxa"/>
                </w:trPr>
                <w:tc>
                  <w:tcPr>
                    <w:tcW w:w="433" w:type="pct"/>
                    <w:hideMark/>
                  </w:tcPr>
                  <w:p w14:paraId="2BFADA82" w14:textId="77777777" w:rsidR="00595C94" w:rsidRDefault="00595C94">
                    <w:pPr>
                      <w:pStyle w:val="Bibliografa"/>
                      <w:rPr>
                        <w:noProof/>
                        <w:lang w:val="es-ES"/>
                      </w:rPr>
                    </w:pPr>
                    <w:r>
                      <w:rPr>
                        <w:noProof/>
                        <w:lang w:val="es-ES"/>
                      </w:rPr>
                      <w:t xml:space="preserve">[16] </w:t>
                    </w:r>
                  </w:p>
                </w:tc>
                <w:tc>
                  <w:tcPr>
                    <w:tcW w:w="0" w:type="auto"/>
                    <w:hideMark/>
                  </w:tcPr>
                  <w:p w14:paraId="519D7ADA" w14:textId="77777777" w:rsidR="00595C94" w:rsidRDefault="00595C94">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595C94" w14:paraId="6D7E496E" w14:textId="77777777" w:rsidTr="00595C94">
                <w:trPr>
                  <w:divId w:val="1293291547"/>
                  <w:tblCellSpacing w:w="15" w:type="dxa"/>
                </w:trPr>
                <w:tc>
                  <w:tcPr>
                    <w:tcW w:w="433" w:type="pct"/>
                    <w:hideMark/>
                  </w:tcPr>
                  <w:p w14:paraId="1B14BA0C" w14:textId="77777777" w:rsidR="00595C94" w:rsidRDefault="00595C94">
                    <w:pPr>
                      <w:pStyle w:val="Bibliografa"/>
                      <w:rPr>
                        <w:noProof/>
                        <w:lang w:val="es-ES"/>
                      </w:rPr>
                    </w:pPr>
                    <w:r>
                      <w:rPr>
                        <w:noProof/>
                        <w:lang w:val="es-ES"/>
                      </w:rPr>
                      <w:t xml:space="preserve">[17] </w:t>
                    </w:r>
                  </w:p>
                </w:tc>
                <w:tc>
                  <w:tcPr>
                    <w:tcW w:w="0" w:type="auto"/>
                    <w:hideMark/>
                  </w:tcPr>
                  <w:p w14:paraId="053215E3" w14:textId="77777777" w:rsidR="00595C94" w:rsidRDefault="00595C94">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595C94" w14:paraId="1F124635" w14:textId="77777777" w:rsidTr="00595C94">
                <w:trPr>
                  <w:divId w:val="1293291547"/>
                  <w:tblCellSpacing w:w="15" w:type="dxa"/>
                </w:trPr>
                <w:tc>
                  <w:tcPr>
                    <w:tcW w:w="433" w:type="pct"/>
                    <w:hideMark/>
                  </w:tcPr>
                  <w:p w14:paraId="20D3E1FF" w14:textId="77777777" w:rsidR="00595C94" w:rsidRDefault="00595C94">
                    <w:pPr>
                      <w:pStyle w:val="Bibliografa"/>
                      <w:rPr>
                        <w:noProof/>
                        <w:lang w:val="es-ES"/>
                      </w:rPr>
                    </w:pPr>
                    <w:r>
                      <w:rPr>
                        <w:noProof/>
                        <w:lang w:val="es-ES"/>
                      </w:rPr>
                      <w:t xml:space="preserve">[18] </w:t>
                    </w:r>
                  </w:p>
                </w:tc>
                <w:tc>
                  <w:tcPr>
                    <w:tcW w:w="0" w:type="auto"/>
                    <w:hideMark/>
                  </w:tcPr>
                  <w:p w14:paraId="7B91AFCD" w14:textId="77777777" w:rsidR="00595C94" w:rsidRDefault="00595C94">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595C94" w14:paraId="2408D2F6" w14:textId="77777777" w:rsidTr="00595C94">
                <w:trPr>
                  <w:divId w:val="1293291547"/>
                  <w:tblCellSpacing w:w="15" w:type="dxa"/>
                </w:trPr>
                <w:tc>
                  <w:tcPr>
                    <w:tcW w:w="433" w:type="pct"/>
                    <w:hideMark/>
                  </w:tcPr>
                  <w:p w14:paraId="1B1C271D" w14:textId="77777777" w:rsidR="00595C94" w:rsidRDefault="00595C94">
                    <w:pPr>
                      <w:pStyle w:val="Bibliografa"/>
                      <w:rPr>
                        <w:noProof/>
                        <w:lang w:val="es-ES"/>
                      </w:rPr>
                    </w:pPr>
                    <w:r>
                      <w:rPr>
                        <w:noProof/>
                        <w:lang w:val="es-ES"/>
                      </w:rPr>
                      <w:t xml:space="preserve">[19] </w:t>
                    </w:r>
                  </w:p>
                </w:tc>
                <w:tc>
                  <w:tcPr>
                    <w:tcW w:w="0" w:type="auto"/>
                    <w:hideMark/>
                  </w:tcPr>
                  <w:p w14:paraId="22153E6E" w14:textId="77777777" w:rsidR="00595C94" w:rsidRDefault="00595C94">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595C94" w14:paraId="36DBB6AE" w14:textId="77777777" w:rsidTr="00595C94">
                <w:trPr>
                  <w:divId w:val="1293291547"/>
                  <w:tblCellSpacing w:w="15" w:type="dxa"/>
                </w:trPr>
                <w:tc>
                  <w:tcPr>
                    <w:tcW w:w="433" w:type="pct"/>
                    <w:hideMark/>
                  </w:tcPr>
                  <w:p w14:paraId="0191E869" w14:textId="77777777" w:rsidR="00595C94" w:rsidRDefault="00595C94">
                    <w:pPr>
                      <w:pStyle w:val="Bibliografa"/>
                      <w:rPr>
                        <w:noProof/>
                        <w:lang w:val="es-ES"/>
                      </w:rPr>
                    </w:pPr>
                    <w:r>
                      <w:rPr>
                        <w:noProof/>
                        <w:lang w:val="es-ES"/>
                      </w:rPr>
                      <w:t xml:space="preserve">[20] </w:t>
                    </w:r>
                  </w:p>
                </w:tc>
                <w:tc>
                  <w:tcPr>
                    <w:tcW w:w="0" w:type="auto"/>
                    <w:hideMark/>
                  </w:tcPr>
                  <w:p w14:paraId="558DAABB" w14:textId="77777777" w:rsidR="00595C94" w:rsidRDefault="00595C94">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595C94" w14:paraId="1D4CC650" w14:textId="77777777" w:rsidTr="00595C94">
                <w:trPr>
                  <w:divId w:val="1293291547"/>
                  <w:tblCellSpacing w:w="15" w:type="dxa"/>
                </w:trPr>
                <w:tc>
                  <w:tcPr>
                    <w:tcW w:w="433" w:type="pct"/>
                    <w:hideMark/>
                  </w:tcPr>
                  <w:p w14:paraId="25FC01FC" w14:textId="77777777" w:rsidR="00595C94" w:rsidRDefault="00595C94">
                    <w:pPr>
                      <w:pStyle w:val="Bibliografa"/>
                      <w:rPr>
                        <w:noProof/>
                        <w:lang w:val="es-ES"/>
                      </w:rPr>
                    </w:pPr>
                    <w:r>
                      <w:rPr>
                        <w:noProof/>
                        <w:lang w:val="es-ES"/>
                      </w:rPr>
                      <w:t xml:space="preserve">[21] </w:t>
                    </w:r>
                  </w:p>
                </w:tc>
                <w:tc>
                  <w:tcPr>
                    <w:tcW w:w="0" w:type="auto"/>
                    <w:hideMark/>
                  </w:tcPr>
                  <w:p w14:paraId="4FE4F30B" w14:textId="77777777" w:rsidR="00595C94" w:rsidRDefault="00595C94">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595C94" w14:paraId="37501C5C" w14:textId="77777777" w:rsidTr="00595C94">
                <w:trPr>
                  <w:divId w:val="1293291547"/>
                  <w:tblCellSpacing w:w="15" w:type="dxa"/>
                </w:trPr>
                <w:tc>
                  <w:tcPr>
                    <w:tcW w:w="433" w:type="pct"/>
                    <w:hideMark/>
                  </w:tcPr>
                  <w:p w14:paraId="2560B252" w14:textId="77777777" w:rsidR="00595C94" w:rsidRDefault="00595C94">
                    <w:pPr>
                      <w:pStyle w:val="Bibliografa"/>
                      <w:rPr>
                        <w:noProof/>
                        <w:lang w:val="es-ES"/>
                      </w:rPr>
                    </w:pPr>
                    <w:r>
                      <w:rPr>
                        <w:noProof/>
                        <w:lang w:val="es-ES"/>
                      </w:rPr>
                      <w:t xml:space="preserve">[22] </w:t>
                    </w:r>
                  </w:p>
                </w:tc>
                <w:tc>
                  <w:tcPr>
                    <w:tcW w:w="0" w:type="auto"/>
                    <w:hideMark/>
                  </w:tcPr>
                  <w:p w14:paraId="09A5C3AB" w14:textId="77777777" w:rsidR="00595C94" w:rsidRDefault="00595C94">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595C94" w14:paraId="617D1210" w14:textId="77777777" w:rsidTr="00595C94">
                <w:trPr>
                  <w:divId w:val="1293291547"/>
                  <w:tblCellSpacing w:w="15" w:type="dxa"/>
                </w:trPr>
                <w:tc>
                  <w:tcPr>
                    <w:tcW w:w="433" w:type="pct"/>
                    <w:hideMark/>
                  </w:tcPr>
                  <w:p w14:paraId="175CD9D4" w14:textId="77777777" w:rsidR="00595C94" w:rsidRDefault="00595C94">
                    <w:pPr>
                      <w:pStyle w:val="Bibliografa"/>
                      <w:rPr>
                        <w:noProof/>
                        <w:lang w:val="es-ES"/>
                      </w:rPr>
                    </w:pPr>
                    <w:r>
                      <w:rPr>
                        <w:noProof/>
                        <w:lang w:val="es-ES"/>
                      </w:rPr>
                      <w:t xml:space="preserve">[23] </w:t>
                    </w:r>
                  </w:p>
                </w:tc>
                <w:tc>
                  <w:tcPr>
                    <w:tcW w:w="0" w:type="auto"/>
                    <w:hideMark/>
                  </w:tcPr>
                  <w:p w14:paraId="601D5CC6" w14:textId="77777777" w:rsidR="00595C94" w:rsidRDefault="00595C94">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595C94" w14:paraId="6959E3D7" w14:textId="77777777" w:rsidTr="00595C94">
                <w:trPr>
                  <w:divId w:val="1293291547"/>
                  <w:tblCellSpacing w:w="15" w:type="dxa"/>
                </w:trPr>
                <w:tc>
                  <w:tcPr>
                    <w:tcW w:w="433" w:type="pct"/>
                    <w:hideMark/>
                  </w:tcPr>
                  <w:p w14:paraId="162ACC80" w14:textId="77777777" w:rsidR="00595C94" w:rsidRDefault="00595C94">
                    <w:pPr>
                      <w:pStyle w:val="Bibliografa"/>
                      <w:rPr>
                        <w:noProof/>
                        <w:lang w:val="es-ES"/>
                      </w:rPr>
                    </w:pPr>
                    <w:r>
                      <w:rPr>
                        <w:noProof/>
                        <w:lang w:val="es-ES"/>
                      </w:rPr>
                      <w:t xml:space="preserve">[24] </w:t>
                    </w:r>
                  </w:p>
                </w:tc>
                <w:tc>
                  <w:tcPr>
                    <w:tcW w:w="0" w:type="auto"/>
                    <w:hideMark/>
                  </w:tcPr>
                  <w:p w14:paraId="02F4186E" w14:textId="77777777" w:rsidR="00595C94" w:rsidRDefault="00595C94">
                    <w:pPr>
                      <w:pStyle w:val="Bibliografa"/>
                      <w:rPr>
                        <w:noProof/>
                        <w:lang w:val="es-ES"/>
                      </w:rPr>
                    </w:pPr>
                    <w:r>
                      <w:rPr>
                        <w:noProof/>
                        <w:lang w:val="es-ES"/>
                      </w:rPr>
                      <w:t xml:space="preserve">K. Bereta, G. Xiao y M. Koubarakis, «ANSWERING GEOSPARQL QUERIES OVER RELATIONAL DATA,» </w:t>
                    </w:r>
                    <w:r>
                      <w:rPr>
                        <w:i/>
                        <w:iCs/>
                        <w:noProof/>
                        <w:lang w:val="es-ES"/>
                      </w:rPr>
                      <w:t xml:space="preserve">International Archives of the Photogrammetry, Remote Sensing &amp; Spatial Information Sciences, </w:t>
                    </w:r>
                    <w:r>
                      <w:rPr>
                        <w:noProof/>
                        <w:lang w:val="es-ES"/>
                      </w:rPr>
                      <w:t xml:space="preserve">vol. 42, 2017. </w:t>
                    </w:r>
                  </w:p>
                </w:tc>
              </w:tr>
              <w:tr w:rsidR="00595C94" w14:paraId="0831AF5B" w14:textId="77777777" w:rsidTr="00595C94">
                <w:trPr>
                  <w:divId w:val="1293291547"/>
                  <w:tblCellSpacing w:w="15" w:type="dxa"/>
                </w:trPr>
                <w:tc>
                  <w:tcPr>
                    <w:tcW w:w="433" w:type="pct"/>
                    <w:hideMark/>
                  </w:tcPr>
                  <w:p w14:paraId="38868B92" w14:textId="77777777" w:rsidR="00595C94" w:rsidRDefault="00595C94">
                    <w:pPr>
                      <w:pStyle w:val="Bibliografa"/>
                      <w:rPr>
                        <w:noProof/>
                        <w:lang w:val="es-ES"/>
                      </w:rPr>
                    </w:pPr>
                    <w:r>
                      <w:rPr>
                        <w:noProof/>
                        <w:lang w:val="es-ES"/>
                      </w:rPr>
                      <w:t xml:space="preserve">[25] </w:t>
                    </w:r>
                  </w:p>
                </w:tc>
                <w:tc>
                  <w:tcPr>
                    <w:tcW w:w="0" w:type="auto"/>
                    <w:hideMark/>
                  </w:tcPr>
                  <w:p w14:paraId="1CA53011" w14:textId="77777777" w:rsidR="00595C94" w:rsidRDefault="00595C94">
                    <w:pPr>
                      <w:pStyle w:val="Bibliografa"/>
                      <w:rPr>
                        <w:noProof/>
                        <w:lang w:val="es-ES"/>
                      </w:rPr>
                    </w:pPr>
                    <w:r>
                      <w:rPr>
                        <w:noProof/>
                        <w:lang w:val="es-ES"/>
                      </w:rPr>
                      <w:t xml:space="preserve">G. A. Atemezing y F. Amardeilh , «Benchmarking Commercial RDF stores with Publications Office Dataset,» de </w:t>
                    </w:r>
                    <w:r>
                      <w:rPr>
                        <w:i/>
                        <w:iCs/>
                        <w:noProof/>
                        <w:lang w:val="es-ES"/>
                      </w:rPr>
                      <w:t>European Semantic Web Conference</w:t>
                    </w:r>
                    <w:r>
                      <w:rPr>
                        <w:noProof/>
                        <w:lang w:val="es-ES"/>
                      </w:rPr>
                      <w:t xml:space="preserve">, 2018. </w:t>
                    </w:r>
                  </w:p>
                </w:tc>
              </w:tr>
              <w:tr w:rsidR="00595C94" w14:paraId="5DD3E120" w14:textId="77777777" w:rsidTr="00595C94">
                <w:trPr>
                  <w:divId w:val="1293291547"/>
                  <w:tblCellSpacing w:w="15" w:type="dxa"/>
                </w:trPr>
                <w:tc>
                  <w:tcPr>
                    <w:tcW w:w="433" w:type="pct"/>
                    <w:hideMark/>
                  </w:tcPr>
                  <w:p w14:paraId="7520EBDB" w14:textId="77777777" w:rsidR="00595C94" w:rsidRDefault="00595C94">
                    <w:pPr>
                      <w:pStyle w:val="Bibliografa"/>
                      <w:rPr>
                        <w:noProof/>
                        <w:lang w:val="es-ES"/>
                      </w:rPr>
                    </w:pPr>
                    <w:r>
                      <w:rPr>
                        <w:noProof/>
                        <w:lang w:val="es-ES"/>
                      </w:rPr>
                      <w:t xml:space="preserve">[26] </w:t>
                    </w:r>
                  </w:p>
                </w:tc>
                <w:tc>
                  <w:tcPr>
                    <w:tcW w:w="0" w:type="auto"/>
                    <w:hideMark/>
                  </w:tcPr>
                  <w:p w14:paraId="0B051A70" w14:textId="77777777" w:rsidR="00595C94" w:rsidRDefault="00595C94">
                    <w:pPr>
                      <w:pStyle w:val="Bibliografa"/>
                      <w:rPr>
                        <w:noProof/>
                        <w:lang w:val="es-ES"/>
                      </w:rPr>
                    </w:pPr>
                    <w:r>
                      <w:rPr>
                        <w:noProof/>
                        <w:lang w:val="es-ES"/>
                      </w:rPr>
                      <w:t xml:space="preserve">G. Garbis, K. Kyzirakos y M. Koubarakis, «Geographica: A Benchmark for Geospatial RDF Stores,» de </w:t>
                    </w:r>
                    <w:r>
                      <w:rPr>
                        <w:i/>
                        <w:iCs/>
                        <w:noProof/>
                        <w:lang w:val="es-ES"/>
                      </w:rPr>
                      <w:t>International Semantic Web Conference</w:t>
                    </w:r>
                    <w:r>
                      <w:rPr>
                        <w:noProof/>
                        <w:lang w:val="es-ES"/>
                      </w:rPr>
                      <w:t xml:space="preserve">, Berlin, 2013. </w:t>
                    </w:r>
                  </w:p>
                </w:tc>
              </w:tr>
              <w:tr w:rsidR="00595C94" w14:paraId="44212F24" w14:textId="77777777" w:rsidTr="00595C94">
                <w:trPr>
                  <w:divId w:val="1293291547"/>
                  <w:tblCellSpacing w:w="15" w:type="dxa"/>
                </w:trPr>
                <w:tc>
                  <w:tcPr>
                    <w:tcW w:w="433" w:type="pct"/>
                    <w:hideMark/>
                  </w:tcPr>
                  <w:p w14:paraId="2470696F" w14:textId="77777777" w:rsidR="00595C94" w:rsidRDefault="00595C94">
                    <w:pPr>
                      <w:pStyle w:val="Bibliografa"/>
                      <w:rPr>
                        <w:noProof/>
                        <w:lang w:val="es-ES"/>
                      </w:rPr>
                    </w:pPr>
                    <w:r>
                      <w:rPr>
                        <w:noProof/>
                        <w:lang w:val="es-ES"/>
                      </w:rPr>
                      <w:t xml:space="preserve">[27] </w:t>
                    </w:r>
                  </w:p>
                </w:tc>
                <w:tc>
                  <w:tcPr>
                    <w:tcW w:w="0" w:type="auto"/>
                    <w:hideMark/>
                  </w:tcPr>
                  <w:p w14:paraId="078994E1" w14:textId="77777777" w:rsidR="00595C94" w:rsidRDefault="00595C94">
                    <w:pPr>
                      <w:pStyle w:val="Bibliografa"/>
                      <w:rPr>
                        <w:noProof/>
                        <w:lang w:val="es-ES"/>
                      </w:rPr>
                    </w:pPr>
                    <w:r>
                      <w:rPr>
                        <w:noProof/>
                        <w:lang w:val="es-ES"/>
                      </w:rPr>
                      <w:t xml:space="preserve">W. Beek, W. Folmer, L. Rietveld y J. Walker, «Geoyasgui: The GeoSPARQL query editor and result visualizer,» </w:t>
                    </w:r>
                    <w:r>
                      <w:rPr>
                        <w:i/>
                        <w:iCs/>
                        <w:noProof/>
                        <w:lang w:val="es-ES"/>
                      </w:rPr>
                      <w:t xml:space="preserve">The internationa Archives of Photogrammetry, Remote Sensing and Spatial Information Sciences, </w:t>
                    </w:r>
                    <w:r>
                      <w:rPr>
                        <w:noProof/>
                        <w:lang w:val="es-ES"/>
                      </w:rPr>
                      <w:t xml:space="preserve">vol. 42, p. 39, 2017. </w:t>
                    </w:r>
                  </w:p>
                </w:tc>
              </w:tr>
              <w:tr w:rsidR="00595C94" w14:paraId="12BECF7A" w14:textId="77777777" w:rsidTr="00595C94">
                <w:trPr>
                  <w:divId w:val="1293291547"/>
                  <w:tblCellSpacing w:w="15" w:type="dxa"/>
                </w:trPr>
                <w:tc>
                  <w:tcPr>
                    <w:tcW w:w="433" w:type="pct"/>
                    <w:hideMark/>
                  </w:tcPr>
                  <w:p w14:paraId="481A42C8" w14:textId="77777777" w:rsidR="00595C94" w:rsidRDefault="00595C94">
                    <w:pPr>
                      <w:pStyle w:val="Bibliografa"/>
                      <w:rPr>
                        <w:noProof/>
                        <w:lang w:val="es-ES"/>
                      </w:rPr>
                    </w:pPr>
                    <w:r>
                      <w:rPr>
                        <w:noProof/>
                        <w:lang w:val="es-ES"/>
                      </w:rPr>
                      <w:lastRenderedPageBreak/>
                      <w:t xml:space="preserve">[28] </w:t>
                    </w:r>
                  </w:p>
                </w:tc>
                <w:tc>
                  <w:tcPr>
                    <w:tcW w:w="0" w:type="auto"/>
                    <w:hideMark/>
                  </w:tcPr>
                  <w:p w14:paraId="3280D02B" w14:textId="77777777" w:rsidR="00595C94" w:rsidRDefault="00595C94">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595C94" w14:paraId="29EB9477" w14:textId="77777777" w:rsidTr="00595C94">
                <w:trPr>
                  <w:divId w:val="1293291547"/>
                  <w:tblCellSpacing w:w="15" w:type="dxa"/>
                </w:trPr>
                <w:tc>
                  <w:tcPr>
                    <w:tcW w:w="433" w:type="pct"/>
                    <w:hideMark/>
                  </w:tcPr>
                  <w:p w14:paraId="3D2A243B" w14:textId="77777777" w:rsidR="00595C94" w:rsidRDefault="00595C94">
                    <w:pPr>
                      <w:pStyle w:val="Bibliografa"/>
                      <w:rPr>
                        <w:noProof/>
                        <w:lang w:val="es-ES"/>
                      </w:rPr>
                    </w:pPr>
                    <w:r>
                      <w:rPr>
                        <w:noProof/>
                        <w:lang w:val="es-ES"/>
                      </w:rPr>
                      <w:t xml:space="preserve">[29] </w:t>
                    </w:r>
                  </w:p>
                </w:tc>
                <w:tc>
                  <w:tcPr>
                    <w:tcW w:w="0" w:type="auto"/>
                    <w:hideMark/>
                  </w:tcPr>
                  <w:p w14:paraId="14BCCC05" w14:textId="77777777" w:rsidR="00595C94" w:rsidRDefault="00595C94">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595C94" w14:paraId="321C3E0F" w14:textId="77777777" w:rsidTr="00595C94">
                <w:trPr>
                  <w:divId w:val="1293291547"/>
                  <w:tblCellSpacing w:w="15" w:type="dxa"/>
                </w:trPr>
                <w:tc>
                  <w:tcPr>
                    <w:tcW w:w="433" w:type="pct"/>
                    <w:hideMark/>
                  </w:tcPr>
                  <w:p w14:paraId="4DAB58FE" w14:textId="77777777" w:rsidR="00595C94" w:rsidRDefault="00595C94">
                    <w:pPr>
                      <w:pStyle w:val="Bibliografa"/>
                      <w:rPr>
                        <w:noProof/>
                        <w:lang w:val="es-ES"/>
                      </w:rPr>
                    </w:pPr>
                    <w:r>
                      <w:rPr>
                        <w:noProof/>
                        <w:lang w:val="es-ES"/>
                      </w:rPr>
                      <w:t xml:space="preserve">[30] </w:t>
                    </w:r>
                  </w:p>
                </w:tc>
                <w:tc>
                  <w:tcPr>
                    <w:tcW w:w="0" w:type="auto"/>
                    <w:hideMark/>
                  </w:tcPr>
                  <w:p w14:paraId="4181F837" w14:textId="77777777" w:rsidR="00595C94" w:rsidRDefault="00595C94">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595C94" w14:paraId="0ACFC13B" w14:textId="77777777" w:rsidTr="00595C94">
                <w:trPr>
                  <w:divId w:val="1293291547"/>
                  <w:tblCellSpacing w:w="15" w:type="dxa"/>
                </w:trPr>
                <w:tc>
                  <w:tcPr>
                    <w:tcW w:w="433" w:type="pct"/>
                    <w:hideMark/>
                  </w:tcPr>
                  <w:p w14:paraId="00858465" w14:textId="77777777" w:rsidR="00595C94" w:rsidRDefault="00595C94">
                    <w:pPr>
                      <w:pStyle w:val="Bibliografa"/>
                      <w:rPr>
                        <w:noProof/>
                        <w:lang w:val="es-ES"/>
                      </w:rPr>
                    </w:pPr>
                    <w:r>
                      <w:rPr>
                        <w:noProof/>
                        <w:lang w:val="es-ES"/>
                      </w:rPr>
                      <w:t xml:space="preserve">[31] </w:t>
                    </w:r>
                  </w:p>
                </w:tc>
                <w:tc>
                  <w:tcPr>
                    <w:tcW w:w="0" w:type="auto"/>
                    <w:hideMark/>
                  </w:tcPr>
                  <w:p w14:paraId="1D34B9FC" w14:textId="77777777" w:rsidR="00595C94" w:rsidRDefault="00595C94">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595C94" w14:paraId="20276F48" w14:textId="77777777" w:rsidTr="00595C94">
                <w:trPr>
                  <w:divId w:val="1293291547"/>
                  <w:tblCellSpacing w:w="15" w:type="dxa"/>
                </w:trPr>
                <w:tc>
                  <w:tcPr>
                    <w:tcW w:w="433" w:type="pct"/>
                    <w:hideMark/>
                  </w:tcPr>
                  <w:p w14:paraId="5F34BAC1" w14:textId="77777777" w:rsidR="00595C94" w:rsidRDefault="00595C94">
                    <w:pPr>
                      <w:pStyle w:val="Bibliografa"/>
                      <w:rPr>
                        <w:noProof/>
                        <w:lang w:val="es-ES"/>
                      </w:rPr>
                    </w:pPr>
                    <w:r>
                      <w:rPr>
                        <w:noProof/>
                        <w:lang w:val="es-ES"/>
                      </w:rPr>
                      <w:t xml:space="preserve">[32] </w:t>
                    </w:r>
                  </w:p>
                </w:tc>
                <w:tc>
                  <w:tcPr>
                    <w:tcW w:w="0" w:type="auto"/>
                    <w:hideMark/>
                  </w:tcPr>
                  <w:p w14:paraId="04ED56CB" w14:textId="77777777" w:rsidR="00595C94" w:rsidRDefault="00595C94">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595C94" w14:paraId="54991694" w14:textId="77777777" w:rsidTr="00595C94">
                <w:trPr>
                  <w:divId w:val="1293291547"/>
                  <w:tblCellSpacing w:w="15" w:type="dxa"/>
                </w:trPr>
                <w:tc>
                  <w:tcPr>
                    <w:tcW w:w="433" w:type="pct"/>
                    <w:hideMark/>
                  </w:tcPr>
                  <w:p w14:paraId="23E4E637" w14:textId="77777777" w:rsidR="00595C94" w:rsidRDefault="00595C94">
                    <w:pPr>
                      <w:pStyle w:val="Bibliografa"/>
                      <w:rPr>
                        <w:noProof/>
                        <w:lang w:val="es-ES"/>
                      </w:rPr>
                    </w:pPr>
                    <w:r>
                      <w:rPr>
                        <w:noProof/>
                        <w:lang w:val="es-ES"/>
                      </w:rPr>
                      <w:t xml:space="preserve">[33] </w:t>
                    </w:r>
                  </w:p>
                </w:tc>
                <w:tc>
                  <w:tcPr>
                    <w:tcW w:w="0" w:type="auto"/>
                    <w:hideMark/>
                  </w:tcPr>
                  <w:p w14:paraId="1F608348" w14:textId="77777777" w:rsidR="00595C94" w:rsidRDefault="00595C94">
                    <w:pPr>
                      <w:pStyle w:val="Bibliografa"/>
                      <w:rPr>
                        <w:noProof/>
                        <w:lang w:val="es-ES"/>
                      </w:rPr>
                    </w:pPr>
                    <w:r>
                      <w:rPr>
                        <w:noProof/>
                        <w:lang w:val="es-ES"/>
                      </w:rPr>
                      <w:t>SWI-Prolog, «ClioPatria: the SWI-Prolog RDF toolkit.,» 23 Agosto 2017. [En línea]. Available: https://cliopatria.swi-prolog.org/home. [Último acceso: 30 Abril 2019].</w:t>
                    </w:r>
                  </w:p>
                </w:tc>
              </w:tr>
              <w:tr w:rsidR="00595C94" w14:paraId="048F580A" w14:textId="77777777" w:rsidTr="00595C94">
                <w:trPr>
                  <w:divId w:val="1293291547"/>
                  <w:tblCellSpacing w:w="15" w:type="dxa"/>
                </w:trPr>
                <w:tc>
                  <w:tcPr>
                    <w:tcW w:w="433" w:type="pct"/>
                    <w:hideMark/>
                  </w:tcPr>
                  <w:p w14:paraId="1004192A" w14:textId="77777777" w:rsidR="00595C94" w:rsidRDefault="00595C94">
                    <w:pPr>
                      <w:pStyle w:val="Bibliografa"/>
                      <w:rPr>
                        <w:noProof/>
                        <w:lang w:val="es-ES"/>
                      </w:rPr>
                    </w:pPr>
                    <w:r>
                      <w:rPr>
                        <w:noProof/>
                        <w:lang w:val="es-ES"/>
                      </w:rPr>
                      <w:t xml:space="preserve">[34] </w:t>
                    </w:r>
                  </w:p>
                </w:tc>
                <w:tc>
                  <w:tcPr>
                    <w:tcW w:w="0" w:type="auto"/>
                    <w:hideMark/>
                  </w:tcPr>
                  <w:p w14:paraId="08461B3B" w14:textId="77777777" w:rsidR="00595C94" w:rsidRDefault="00595C94">
                    <w:pPr>
                      <w:pStyle w:val="Bibliografa"/>
                      <w:rPr>
                        <w:noProof/>
                        <w:lang w:val="es-ES"/>
                      </w:rPr>
                    </w:pPr>
                    <w:r>
                      <w:rPr>
                        <w:noProof/>
                        <w:lang w:val="es-ES"/>
                      </w:rPr>
                      <w:t>Kowari, «Mulgara,» 2018 Agosto 31. [En línea]. Available: http://code.mulgara.org/projects/mulgara/wiki. [Último acceso: 30 Abril 2019].</w:t>
                    </w:r>
                  </w:p>
                </w:tc>
              </w:tr>
              <w:tr w:rsidR="00595C94" w14:paraId="1FCF3016" w14:textId="77777777" w:rsidTr="00595C94">
                <w:trPr>
                  <w:divId w:val="1293291547"/>
                  <w:tblCellSpacing w:w="15" w:type="dxa"/>
                </w:trPr>
                <w:tc>
                  <w:tcPr>
                    <w:tcW w:w="433" w:type="pct"/>
                    <w:hideMark/>
                  </w:tcPr>
                  <w:p w14:paraId="0A31348E" w14:textId="77777777" w:rsidR="00595C94" w:rsidRDefault="00595C94">
                    <w:pPr>
                      <w:pStyle w:val="Bibliografa"/>
                      <w:rPr>
                        <w:noProof/>
                        <w:lang w:val="es-ES"/>
                      </w:rPr>
                    </w:pPr>
                    <w:r>
                      <w:rPr>
                        <w:noProof/>
                        <w:lang w:val="es-ES"/>
                      </w:rPr>
                      <w:t xml:space="preserve">[35] </w:t>
                    </w:r>
                  </w:p>
                </w:tc>
                <w:tc>
                  <w:tcPr>
                    <w:tcW w:w="0" w:type="auto"/>
                    <w:hideMark/>
                  </w:tcPr>
                  <w:p w14:paraId="1CB9D28D" w14:textId="77777777" w:rsidR="00595C94" w:rsidRDefault="00595C94">
                    <w:pPr>
                      <w:pStyle w:val="Bibliografa"/>
                      <w:rPr>
                        <w:noProof/>
                        <w:lang w:val="es-ES"/>
                      </w:rPr>
                    </w:pPr>
                    <w:r>
                      <w:rPr>
                        <w:noProof/>
                        <w:lang w:val="es-ES"/>
                      </w:rPr>
                      <w:t>MarkLogic, «MarkLogic Data Hub Service,» 14 Enero 2019. [En línea]. Available: https://www.marklogic.com/. [Último acceso: 30 Abril 2019].</w:t>
                    </w:r>
                  </w:p>
                </w:tc>
              </w:tr>
              <w:tr w:rsidR="00595C94" w14:paraId="73E65C23" w14:textId="77777777" w:rsidTr="00595C94">
                <w:trPr>
                  <w:divId w:val="1293291547"/>
                  <w:tblCellSpacing w:w="15" w:type="dxa"/>
                </w:trPr>
                <w:tc>
                  <w:tcPr>
                    <w:tcW w:w="433" w:type="pct"/>
                    <w:hideMark/>
                  </w:tcPr>
                  <w:p w14:paraId="6A746CB1" w14:textId="77777777" w:rsidR="00595C94" w:rsidRDefault="00595C94">
                    <w:pPr>
                      <w:pStyle w:val="Bibliografa"/>
                      <w:rPr>
                        <w:noProof/>
                        <w:lang w:val="es-ES"/>
                      </w:rPr>
                    </w:pPr>
                    <w:r>
                      <w:rPr>
                        <w:noProof/>
                        <w:lang w:val="es-ES"/>
                      </w:rPr>
                      <w:t xml:space="preserve">[36] </w:t>
                    </w:r>
                  </w:p>
                </w:tc>
                <w:tc>
                  <w:tcPr>
                    <w:tcW w:w="0" w:type="auto"/>
                    <w:hideMark/>
                  </w:tcPr>
                  <w:p w14:paraId="0F7AC50E" w14:textId="77777777" w:rsidR="00595C94" w:rsidRDefault="00595C94">
                    <w:pPr>
                      <w:pStyle w:val="Bibliografa"/>
                      <w:rPr>
                        <w:noProof/>
                        <w:lang w:val="es-ES"/>
                      </w:rPr>
                    </w:pPr>
                    <w:r>
                      <w:rPr>
                        <w:noProof/>
                        <w:lang w:val="es-ES"/>
                      </w:rPr>
                      <w:t>Blazegraph, «Blazegraph,» 24 Abril 2019. [En línea]. Available: https://www.blazegraph.com/. [Último acceso: 1 Mayo 2019].</w:t>
                    </w:r>
                  </w:p>
                </w:tc>
              </w:tr>
              <w:tr w:rsidR="00595C94" w14:paraId="31CE7B6F" w14:textId="77777777" w:rsidTr="00595C94">
                <w:trPr>
                  <w:divId w:val="1293291547"/>
                  <w:tblCellSpacing w:w="15" w:type="dxa"/>
                </w:trPr>
                <w:tc>
                  <w:tcPr>
                    <w:tcW w:w="433" w:type="pct"/>
                    <w:hideMark/>
                  </w:tcPr>
                  <w:p w14:paraId="67699171" w14:textId="77777777" w:rsidR="00595C94" w:rsidRDefault="00595C94">
                    <w:pPr>
                      <w:pStyle w:val="Bibliografa"/>
                      <w:rPr>
                        <w:noProof/>
                        <w:lang w:val="es-ES"/>
                      </w:rPr>
                    </w:pPr>
                    <w:r>
                      <w:rPr>
                        <w:noProof/>
                        <w:lang w:val="es-ES"/>
                      </w:rPr>
                      <w:t xml:space="preserve">[37] </w:t>
                    </w:r>
                  </w:p>
                </w:tc>
                <w:tc>
                  <w:tcPr>
                    <w:tcW w:w="0" w:type="auto"/>
                    <w:hideMark/>
                  </w:tcPr>
                  <w:p w14:paraId="57FD7716" w14:textId="77777777" w:rsidR="00595C94" w:rsidRDefault="00595C94">
                    <w:pPr>
                      <w:pStyle w:val="Bibliografa"/>
                      <w:rPr>
                        <w:noProof/>
                        <w:lang w:val="es-ES"/>
                      </w:rPr>
                    </w:pPr>
                    <w:r>
                      <w:rPr>
                        <w:noProof/>
                        <w:lang w:val="es-ES"/>
                      </w:rPr>
                      <w:t>W3C, «LinkedData,» 1 Agosto 2016. [En línea]. Available: https://www.w3.org/wiki/LinkedData. [Último acceso: 18 Marzo 2019].</w:t>
                    </w:r>
                  </w:p>
                </w:tc>
              </w:tr>
              <w:tr w:rsidR="00595C94" w14:paraId="693DBFBD" w14:textId="77777777" w:rsidTr="00595C94">
                <w:trPr>
                  <w:divId w:val="1293291547"/>
                  <w:tblCellSpacing w:w="15" w:type="dxa"/>
                </w:trPr>
                <w:tc>
                  <w:tcPr>
                    <w:tcW w:w="433" w:type="pct"/>
                    <w:hideMark/>
                  </w:tcPr>
                  <w:p w14:paraId="59620F24" w14:textId="77777777" w:rsidR="00595C94" w:rsidRDefault="00595C94">
                    <w:pPr>
                      <w:pStyle w:val="Bibliografa"/>
                      <w:rPr>
                        <w:noProof/>
                        <w:lang w:val="es-ES"/>
                      </w:rPr>
                    </w:pPr>
                    <w:r>
                      <w:rPr>
                        <w:noProof/>
                        <w:lang w:val="es-ES"/>
                      </w:rPr>
                      <w:t xml:space="preserve">[38] </w:t>
                    </w:r>
                  </w:p>
                </w:tc>
                <w:tc>
                  <w:tcPr>
                    <w:tcW w:w="0" w:type="auto"/>
                    <w:hideMark/>
                  </w:tcPr>
                  <w:p w14:paraId="21EBAC4D" w14:textId="77777777" w:rsidR="00595C94" w:rsidRDefault="00595C94">
                    <w:pPr>
                      <w:pStyle w:val="Bibliografa"/>
                      <w:rPr>
                        <w:noProof/>
                        <w:lang w:val="es-ES"/>
                      </w:rPr>
                    </w:pPr>
                    <w:r>
                      <w:rPr>
                        <w:noProof/>
                        <w:lang w:val="es-ES"/>
                      </w:rPr>
                      <w:t>W3C, «Semantic Web,» 9 Marzo 2019. [En línea]. Available: https://www.w3.org/standards/semanticweb/. [Último acceso: 18 Marzo 2019].</w:t>
                    </w:r>
                  </w:p>
                </w:tc>
              </w:tr>
              <w:tr w:rsidR="00595C94" w14:paraId="701703E1" w14:textId="77777777" w:rsidTr="00595C94">
                <w:trPr>
                  <w:divId w:val="1293291547"/>
                  <w:tblCellSpacing w:w="15" w:type="dxa"/>
                </w:trPr>
                <w:tc>
                  <w:tcPr>
                    <w:tcW w:w="433" w:type="pct"/>
                    <w:hideMark/>
                  </w:tcPr>
                  <w:p w14:paraId="00F1B797" w14:textId="77777777" w:rsidR="00595C94" w:rsidRDefault="00595C94">
                    <w:pPr>
                      <w:pStyle w:val="Bibliografa"/>
                      <w:rPr>
                        <w:noProof/>
                        <w:lang w:val="es-ES"/>
                      </w:rPr>
                    </w:pPr>
                    <w:r>
                      <w:rPr>
                        <w:noProof/>
                        <w:lang w:val="es-ES"/>
                      </w:rPr>
                      <w:t xml:space="preserve">[39] </w:t>
                    </w:r>
                  </w:p>
                </w:tc>
                <w:tc>
                  <w:tcPr>
                    <w:tcW w:w="0" w:type="auto"/>
                    <w:hideMark/>
                  </w:tcPr>
                  <w:p w14:paraId="541CCDFB" w14:textId="77777777" w:rsidR="00595C94" w:rsidRDefault="00595C94">
                    <w:pPr>
                      <w:pStyle w:val="Bibliografa"/>
                      <w:rPr>
                        <w:noProof/>
                        <w:lang w:val="es-ES"/>
                      </w:rPr>
                    </w:pPr>
                    <w:r>
                      <w:rPr>
                        <w:noProof/>
                        <w:lang w:val="es-ES"/>
                      </w:rPr>
                      <w:t>W3C, «RDF,» 15 Marzo 2014. [En línea]. Available: https://www.w3.org/RDF/. [Último acceso: 18 Marzo 2019].</w:t>
                    </w:r>
                  </w:p>
                </w:tc>
              </w:tr>
              <w:tr w:rsidR="00595C94" w14:paraId="612AEAB8" w14:textId="77777777" w:rsidTr="00595C94">
                <w:trPr>
                  <w:divId w:val="1293291547"/>
                  <w:tblCellSpacing w:w="15" w:type="dxa"/>
                </w:trPr>
                <w:tc>
                  <w:tcPr>
                    <w:tcW w:w="433" w:type="pct"/>
                    <w:hideMark/>
                  </w:tcPr>
                  <w:p w14:paraId="3DFCB10B" w14:textId="77777777" w:rsidR="00595C94" w:rsidRDefault="00595C94">
                    <w:pPr>
                      <w:pStyle w:val="Bibliografa"/>
                      <w:rPr>
                        <w:noProof/>
                        <w:lang w:val="es-ES"/>
                      </w:rPr>
                    </w:pPr>
                    <w:r>
                      <w:rPr>
                        <w:noProof/>
                        <w:lang w:val="es-ES"/>
                      </w:rPr>
                      <w:t xml:space="preserve">[40] </w:t>
                    </w:r>
                  </w:p>
                </w:tc>
                <w:tc>
                  <w:tcPr>
                    <w:tcW w:w="0" w:type="auto"/>
                    <w:hideMark/>
                  </w:tcPr>
                  <w:p w14:paraId="2220D8D3" w14:textId="77777777" w:rsidR="00595C94" w:rsidRDefault="00595C94">
                    <w:pPr>
                      <w:pStyle w:val="Bibliografa"/>
                      <w:rPr>
                        <w:noProof/>
                        <w:lang w:val="es-ES"/>
                      </w:rPr>
                    </w:pPr>
                    <w:r>
                      <w:rPr>
                        <w:noProof/>
                        <w:lang w:val="es-ES"/>
                      </w:rPr>
                      <w:t>W3C, «URI,» 1 Febrero 2005. [En línea]. Available: https://www.w3.org/wiki/URI. [Último acceso: 18 Marzo 2019].</w:t>
                    </w:r>
                  </w:p>
                </w:tc>
              </w:tr>
              <w:tr w:rsidR="00595C94" w14:paraId="69CC3E72" w14:textId="77777777" w:rsidTr="00595C94">
                <w:trPr>
                  <w:divId w:val="1293291547"/>
                  <w:tblCellSpacing w:w="15" w:type="dxa"/>
                </w:trPr>
                <w:tc>
                  <w:tcPr>
                    <w:tcW w:w="433" w:type="pct"/>
                    <w:hideMark/>
                  </w:tcPr>
                  <w:p w14:paraId="467B8D67" w14:textId="77777777" w:rsidR="00595C94" w:rsidRDefault="00595C94">
                    <w:pPr>
                      <w:pStyle w:val="Bibliografa"/>
                      <w:rPr>
                        <w:noProof/>
                        <w:lang w:val="es-ES"/>
                      </w:rPr>
                    </w:pPr>
                    <w:r>
                      <w:rPr>
                        <w:noProof/>
                        <w:lang w:val="es-ES"/>
                      </w:rPr>
                      <w:t xml:space="preserve">[41] </w:t>
                    </w:r>
                  </w:p>
                </w:tc>
                <w:tc>
                  <w:tcPr>
                    <w:tcW w:w="0" w:type="auto"/>
                    <w:hideMark/>
                  </w:tcPr>
                  <w:p w14:paraId="0CEC8C3A" w14:textId="77777777" w:rsidR="00595C94" w:rsidRDefault="00595C94">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595C94" w14:paraId="60A318A8" w14:textId="77777777" w:rsidTr="00595C94">
                <w:trPr>
                  <w:divId w:val="1293291547"/>
                  <w:tblCellSpacing w:w="15" w:type="dxa"/>
                </w:trPr>
                <w:tc>
                  <w:tcPr>
                    <w:tcW w:w="433" w:type="pct"/>
                    <w:hideMark/>
                  </w:tcPr>
                  <w:p w14:paraId="5B849027" w14:textId="77777777" w:rsidR="00595C94" w:rsidRDefault="00595C94">
                    <w:pPr>
                      <w:pStyle w:val="Bibliografa"/>
                      <w:rPr>
                        <w:noProof/>
                        <w:lang w:val="es-ES"/>
                      </w:rPr>
                    </w:pPr>
                    <w:r>
                      <w:rPr>
                        <w:noProof/>
                        <w:lang w:val="es-ES"/>
                      </w:rPr>
                      <w:t xml:space="preserve">[42] </w:t>
                    </w:r>
                  </w:p>
                </w:tc>
                <w:tc>
                  <w:tcPr>
                    <w:tcW w:w="0" w:type="auto"/>
                    <w:hideMark/>
                  </w:tcPr>
                  <w:p w14:paraId="079B01DC" w14:textId="77777777" w:rsidR="00595C94" w:rsidRDefault="00595C94">
                    <w:pPr>
                      <w:pStyle w:val="Bibliografa"/>
                      <w:rPr>
                        <w:noProof/>
                        <w:lang w:val="es-ES"/>
                      </w:rPr>
                    </w:pPr>
                    <w:r>
                      <w:rPr>
                        <w:noProof/>
                        <w:lang w:val="es-ES"/>
                      </w:rPr>
                      <w:t>DBpedia, «Virtuoso SPARQL Query Editor,» 17 Abril 2018. [En línea]. Available: https://dbpedia.org/sparql?help=intro. [Último acceso: 20 Febrero 2019].</w:t>
                    </w:r>
                  </w:p>
                </w:tc>
              </w:tr>
              <w:tr w:rsidR="00595C94" w14:paraId="17AE11BF" w14:textId="77777777" w:rsidTr="00595C94">
                <w:trPr>
                  <w:divId w:val="1293291547"/>
                  <w:tblCellSpacing w:w="15" w:type="dxa"/>
                </w:trPr>
                <w:tc>
                  <w:tcPr>
                    <w:tcW w:w="433" w:type="pct"/>
                    <w:hideMark/>
                  </w:tcPr>
                  <w:p w14:paraId="6BF5C6A9" w14:textId="77777777" w:rsidR="00595C94" w:rsidRDefault="00595C94">
                    <w:pPr>
                      <w:pStyle w:val="Bibliografa"/>
                      <w:rPr>
                        <w:noProof/>
                        <w:lang w:val="es-ES"/>
                      </w:rPr>
                    </w:pPr>
                    <w:r>
                      <w:rPr>
                        <w:noProof/>
                        <w:lang w:val="es-ES"/>
                      </w:rPr>
                      <w:lastRenderedPageBreak/>
                      <w:t xml:space="preserve">[43] </w:t>
                    </w:r>
                  </w:p>
                </w:tc>
                <w:tc>
                  <w:tcPr>
                    <w:tcW w:w="0" w:type="auto"/>
                    <w:hideMark/>
                  </w:tcPr>
                  <w:p w14:paraId="4ED3353C" w14:textId="77777777" w:rsidR="00595C94" w:rsidRDefault="00595C94">
                    <w:pPr>
                      <w:pStyle w:val="Bibliografa"/>
                      <w:rPr>
                        <w:noProof/>
                        <w:lang w:val="es-ES"/>
                      </w:rPr>
                    </w:pPr>
                    <w:r>
                      <w:rPr>
                        <w:noProof/>
                        <w:lang w:val="es-ES"/>
                      </w:rPr>
                      <w:t xml:space="preserve">D. K. Becker, Information Quality &amp; Service Oriented Architecture, Massachusetts: MIT, 2007. </w:t>
                    </w:r>
                  </w:p>
                </w:tc>
              </w:tr>
              <w:tr w:rsidR="00595C94" w14:paraId="12BF3C22" w14:textId="77777777" w:rsidTr="00595C94">
                <w:trPr>
                  <w:divId w:val="1293291547"/>
                  <w:tblCellSpacing w:w="15" w:type="dxa"/>
                </w:trPr>
                <w:tc>
                  <w:tcPr>
                    <w:tcW w:w="433" w:type="pct"/>
                    <w:hideMark/>
                  </w:tcPr>
                  <w:p w14:paraId="0BEB82CA" w14:textId="77777777" w:rsidR="00595C94" w:rsidRDefault="00595C94">
                    <w:pPr>
                      <w:pStyle w:val="Bibliografa"/>
                      <w:rPr>
                        <w:noProof/>
                        <w:lang w:val="es-ES"/>
                      </w:rPr>
                    </w:pPr>
                    <w:r>
                      <w:rPr>
                        <w:noProof/>
                        <w:lang w:val="es-ES"/>
                      </w:rPr>
                      <w:t xml:space="preserve">[44] </w:t>
                    </w:r>
                  </w:p>
                </w:tc>
                <w:tc>
                  <w:tcPr>
                    <w:tcW w:w="0" w:type="auto"/>
                    <w:hideMark/>
                  </w:tcPr>
                  <w:p w14:paraId="65052DE9" w14:textId="77777777" w:rsidR="00595C94" w:rsidRDefault="00595C94">
                    <w:pPr>
                      <w:pStyle w:val="Bibliografa"/>
                      <w:rPr>
                        <w:noProof/>
                        <w:lang w:val="es-ES"/>
                      </w:rPr>
                    </w:pPr>
                    <w:r>
                      <w:rPr>
                        <w:noProof/>
                        <w:lang w:val="es-ES"/>
                      </w:rPr>
                      <w:t xml:space="preserve">T. Berners Lee, R. Fielding, J. Gettys, J. Mogul, H. Frystyk y L. Masinter, Hypertext Transfer Protocol -- HTTP/1.1, W3C/MIT, 1999. </w:t>
                    </w:r>
                  </w:p>
                </w:tc>
              </w:tr>
              <w:tr w:rsidR="00595C94" w14:paraId="6511D1F4" w14:textId="77777777" w:rsidTr="00595C94">
                <w:trPr>
                  <w:divId w:val="1293291547"/>
                  <w:tblCellSpacing w:w="15" w:type="dxa"/>
                </w:trPr>
                <w:tc>
                  <w:tcPr>
                    <w:tcW w:w="433" w:type="pct"/>
                    <w:hideMark/>
                  </w:tcPr>
                  <w:p w14:paraId="4D729AD3" w14:textId="77777777" w:rsidR="00595C94" w:rsidRDefault="00595C94">
                    <w:pPr>
                      <w:pStyle w:val="Bibliografa"/>
                      <w:rPr>
                        <w:noProof/>
                        <w:lang w:val="es-ES"/>
                      </w:rPr>
                    </w:pPr>
                    <w:r>
                      <w:rPr>
                        <w:noProof/>
                        <w:lang w:val="es-ES"/>
                      </w:rPr>
                      <w:t xml:space="preserve">[45] </w:t>
                    </w:r>
                  </w:p>
                </w:tc>
                <w:tc>
                  <w:tcPr>
                    <w:tcW w:w="0" w:type="auto"/>
                    <w:hideMark/>
                  </w:tcPr>
                  <w:p w14:paraId="40AA6C84" w14:textId="77777777" w:rsidR="00595C94" w:rsidRDefault="00595C94">
                    <w:pPr>
                      <w:pStyle w:val="Bibliografa"/>
                      <w:rPr>
                        <w:noProof/>
                        <w:lang w:val="es-ES"/>
                      </w:rPr>
                    </w:pPr>
                    <w:r>
                      <w:rPr>
                        <w:noProof/>
                        <w:lang w:val="es-ES"/>
                      </w:rPr>
                      <w:t>M. Develpers, «MDN web docs,» 15 07 2019. [En línea]. Available: https://developer.mozilla.org/es/docs/Web/HTTP/Methods. [Último acceso: 29 09 2019].</w:t>
                    </w:r>
                  </w:p>
                </w:tc>
              </w:tr>
              <w:tr w:rsidR="00595C94" w14:paraId="0E04A89B" w14:textId="77777777" w:rsidTr="00595C94">
                <w:trPr>
                  <w:divId w:val="1293291547"/>
                  <w:tblCellSpacing w:w="15" w:type="dxa"/>
                </w:trPr>
                <w:tc>
                  <w:tcPr>
                    <w:tcW w:w="433" w:type="pct"/>
                    <w:hideMark/>
                  </w:tcPr>
                  <w:p w14:paraId="77B05AD9" w14:textId="77777777" w:rsidR="00595C94" w:rsidRDefault="00595C94">
                    <w:pPr>
                      <w:pStyle w:val="Bibliografa"/>
                      <w:rPr>
                        <w:noProof/>
                        <w:lang w:val="es-ES"/>
                      </w:rPr>
                    </w:pPr>
                    <w:r>
                      <w:rPr>
                        <w:noProof/>
                        <w:lang w:val="es-ES"/>
                      </w:rPr>
                      <w:t xml:space="preserve">[46] </w:t>
                    </w:r>
                  </w:p>
                </w:tc>
                <w:tc>
                  <w:tcPr>
                    <w:tcW w:w="0" w:type="auto"/>
                    <w:hideMark/>
                  </w:tcPr>
                  <w:p w14:paraId="439A3589" w14:textId="77777777" w:rsidR="00595C94" w:rsidRDefault="00595C94">
                    <w:pPr>
                      <w:pStyle w:val="Bibliografa"/>
                      <w:rPr>
                        <w:noProof/>
                        <w:lang w:val="es-ES"/>
                      </w:rPr>
                    </w:pPr>
                    <w:r>
                      <w:rPr>
                        <w:noProof/>
                        <w:lang w:val="es-ES"/>
                      </w:rPr>
                      <w:t>Codecademy, «Codecademy,» 12 08 2019. [En línea]. Available: https://www.codecademy.com/articles/what-is-rest. [Último acceso: 29 09 2019].</w:t>
                    </w:r>
                  </w:p>
                </w:tc>
              </w:tr>
              <w:tr w:rsidR="00595C94" w14:paraId="19BB58DF" w14:textId="77777777" w:rsidTr="00595C94">
                <w:trPr>
                  <w:divId w:val="1293291547"/>
                  <w:tblCellSpacing w:w="15" w:type="dxa"/>
                </w:trPr>
                <w:tc>
                  <w:tcPr>
                    <w:tcW w:w="433" w:type="pct"/>
                    <w:hideMark/>
                  </w:tcPr>
                  <w:p w14:paraId="63C501FF" w14:textId="77777777" w:rsidR="00595C94" w:rsidRDefault="00595C94">
                    <w:pPr>
                      <w:pStyle w:val="Bibliografa"/>
                      <w:rPr>
                        <w:noProof/>
                        <w:lang w:val="es-ES"/>
                      </w:rPr>
                    </w:pPr>
                    <w:r>
                      <w:rPr>
                        <w:noProof/>
                        <w:lang w:val="es-ES"/>
                      </w:rPr>
                      <w:t xml:space="preserve">[47] </w:t>
                    </w:r>
                  </w:p>
                </w:tc>
                <w:tc>
                  <w:tcPr>
                    <w:tcW w:w="0" w:type="auto"/>
                    <w:hideMark/>
                  </w:tcPr>
                  <w:p w14:paraId="17EA7C9D" w14:textId="77777777" w:rsidR="00595C94" w:rsidRDefault="00595C94">
                    <w:pPr>
                      <w:pStyle w:val="Bibliografa"/>
                      <w:rPr>
                        <w:noProof/>
                        <w:lang w:val="es-ES"/>
                      </w:rPr>
                    </w:pPr>
                    <w:r>
                      <w:rPr>
                        <w:noProof/>
                        <w:lang w:val="es-ES"/>
                      </w:rPr>
                      <w:t xml:space="preserve">I. E. T. F. (IETF), The JavaScript Object Notation (JSON) Data Interchange Format, T. Bray, 2017. </w:t>
                    </w:r>
                  </w:p>
                </w:tc>
              </w:tr>
            </w:tbl>
            <w:p w14:paraId="434D2194" w14:textId="77777777" w:rsidR="00595C94" w:rsidRDefault="00595C94">
              <w:pPr>
                <w:divId w:val="1293291547"/>
                <w:rPr>
                  <w:rFonts w:eastAsia="Times New Roman"/>
                  <w:noProof/>
                </w:rPr>
              </w:pPr>
            </w:p>
            <w:p w14:paraId="1D73F07D" w14:textId="77777777" w:rsidR="00784EF5" w:rsidRDefault="00784EF5" w:rsidP="00784EF5">
              <w:pPr>
                <w:spacing w:after="200" w:line="276" w:lineRule="auto"/>
                <w:jc w:val="both"/>
              </w:pPr>
              <w:r>
                <w:rPr>
                  <w:b/>
                  <w:bCs/>
                </w:rPr>
                <w:fldChar w:fldCharType="end"/>
              </w:r>
            </w:p>
          </w:sdtContent>
        </w:sdt>
      </w:sdtContent>
    </w:sdt>
    <w:p w14:paraId="6A5BA0A4" w14:textId="64C54D34" w:rsidR="00784EF5" w:rsidRPr="00F07C2A" w:rsidRDefault="00EC5446" w:rsidP="00F07C2A">
      <w:r>
        <w:tab/>
      </w:r>
    </w:p>
    <w:sectPr w:rsidR="00784EF5" w:rsidRPr="00F07C2A">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Oswaldo Emmanuel Paez Ortega" w:date="2019-04-27T17:01:00Z" w:initials="OEPO">
    <w:p w14:paraId="66AB3D6D" w14:textId="77777777" w:rsidR="00A6787E" w:rsidRDefault="00A6787E" w:rsidP="00A6787E">
      <w:pPr>
        <w:pStyle w:val="Textocomentario"/>
      </w:pPr>
      <w:r>
        <w:rPr>
          <w:rStyle w:val="Refdecomentario"/>
        </w:rPr>
        <w:annotationRef/>
      </w:r>
      <w:r>
        <w:t>Agregué Apache Marmotta [R2 y R3 - Título]</w:t>
      </w:r>
    </w:p>
  </w:comment>
  <w:comment w:id="4" w:author="Oswaldo Emmanuel Paez Ortega" w:date="2019-04-27T15:47:00Z" w:initials="OEPO">
    <w:p w14:paraId="526062C7" w14:textId="77777777" w:rsidR="00A6787E" w:rsidRDefault="00A6787E" w:rsidP="00A6787E">
      <w:pPr>
        <w:pStyle w:val="Textocomentario"/>
      </w:pPr>
      <w:r>
        <w:rPr>
          <w:rStyle w:val="Refdecomentario"/>
        </w:rPr>
        <w:annotationRef/>
      </w:r>
      <w:r>
        <w:t>La nueva versión, parecida, pero con la referencia a donde se especifica la incapacidad de consultas federadas. [R2 – Resumen]</w:t>
      </w:r>
    </w:p>
  </w:comment>
  <w:comment w:id="13" w:author="Oswaldo Emmanuel Paez Ortega" w:date="2019-04-27T15:50:00Z" w:initials="OEPO">
    <w:p w14:paraId="5950150A" w14:textId="77777777" w:rsidR="00E27D35" w:rsidRDefault="00E27D35"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70441658" w14:textId="77777777" w:rsidR="00E27D35" w:rsidRDefault="00E27D35" w:rsidP="002F0277">
      <w:pPr>
        <w:pStyle w:val="Textocomentario"/>
      </w:pPr>
      <w:r>
        <w:rPr>
          <w:rStyle w:val="Refdecomentario"/>
        </w:rPr>
        <w:annotationRef/>
      </w:r>
      <w:r>
        <w:t xml:space="preserve">Agregué esta explicación para mencionar que Apache </w:t>
      </w:r>
      <w:proofErr w:type="spellStart"/>
      <w:r>
        <w:t>Marmotta</w:t>
      </w:r>
      <w:proofErr w:type="spellEnd"/>
      <w:r>
        <w:t xml:space="preserve"> NO tiene la capacidad de hacer consultas federadas. [R2 – Planteamiento del problema]</w:t>
      </w:r>
    </w:p>
    <w:p w14:paraId="7F1A1584" w14:textId="77777777" w:rsidR="00E27D35" w:rsidRDefault="00E27D35" w:rsidP="002F0277">
      <w:pPr>
        <w:pStyle w:val="Textocomentario"/>
      </w:pPr>
      <w:r>
        <w:t xml:space="preserve">Además, lo incluyo para armonizar el resumen con el planteamiento con el fin de que se hable de Apache </w:t>
      </w:r>
      <w:proofErr w:type="spellStart"/>
      <w:r>
        <w:t>Marmotta</w:t>
      </w:r>
      <w:proofErr w:type="spellEnd"/>
      <w:r>
        <w:t xml:space="preserve"> en ambos [R3 – Resumen]</w:t>
      </w:r>
    </w:p>
  </w:comment>
  <w:comment w:id="15" w:author="Oswaldo Emmanuel Paez Ortega" w:date="2019-04-27T15:55:00Z" w:initials="OEPO">
    <w:p w14:paraId="26B86A5B" w14:textId="77777777" w:rsidR="00E27D35" w:rsidRDefault="00E27D35" w:rsidP="002F0277">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0BD4F336" w14:textId="77777777" w:rsidR="00E27D35" w:rsidRPr="00B35768" w:rsidRDefault="00E27D35"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3832368" w14:textId="77777777" w:rsidR="00E27D35" w:rsidRDefault="00E27D35" w:rsidP="002F0277">
      <w:pPr>
        <w:pStyle w:val="Textocomentario"/>
      </w:pPr>
      <w:r>
        <w:rPr>
          <w:rStyle w:val="Refdecomentario"/>
        </w:rPr>
        <w:annotationRef/>
      </w:r>
      <w:r>
        <w:t>Aclaro que no se va a desarrollar la herramienta de visualización. [R2 – Resumen, Introducción, Planteamiento del problema y Alcances.]</w:t>
      </w:r>
    </w:p>
  </w:comment>
  <w:comment w:id="23" w:author="Oswaldo Emmanuel Paez Ortega" w:date="2019-04-27T17:24:00Z" w:initials="OEPO">
    <w:p w14:paraId="58F1F684" w14:textId="77777777" w:rsidR="00E27D35" w:rsidRDefault="00E27D35" w:rsidP="002F0277">
      <w:pPr>
        <w:pStyle w:val="Textocomentario"/>
      </w:pPr>
      <w:r>
        <w:rPr>
          <w:rStyle w:val="Refdecomentario"/>
        </w:rPr>
        <w:annotationRef/>
      </w:r>
      <w:r>
        <w:t>Aclaro que ningún alcance se ha desarrollado. [R2 – Alcances]</w:t>
      </w:r>
    </w:p>
  </w:comment>
  <w:comment w:id="24" w:author="Oswaldo Emmanuel Paez Ortega" w:date="2019-04-27T16:05:00Z" w:initials="OEPO">
    <w:p w14:paraId="558B0676" w14:textId="77777777" w:rsidR="00E27D35" w:rsidRPr="00B35768" w:rsidRDefault="00E27D35" w:rsidP="002F0277">
      <w:pPr>
        <w:pStyle w:val="Textocomentario"/>
      </w:pPr>
      <w:r>
        <w:rPr>
          <w:rStyle w:val="Refdecomentario"/>
        </w:rPr>
        <w:annotationRef/>
      </w:r>
      <w:r>
        <w:t xml:space="preserve">Lo mismo de la caracterización y el </w:t>
      </w:r>
      <w:r>
        <w:rPr>
          <w:i/>
        </w:rPr>
        <w:t>benchmarking</w:t>
      </w:r>
      <w:r>
        <w:t>.</w:t>
      </w:r>
    </w:p>
  </w:comment>
  <w:comment w:id="25" w:author="Oswaldo Emmanuel Paez Ortega" w:date="2019-04-27T16:07:00Z" w:initials="OEPO">
    <w:p w14:paraId="5183B4E8" w14:textId="77777777" w:rsidR="00E27D35" w:rsidRDefault="00E27D35" w:rsidP="002F0277">
      <w:pPr>
        <w:pStyle w:val="Textocomentario"/>
      </w:pPr>
      <w:r>
        <w:rPr>
          <w:rStyle w:val="Refdecomentario"/>
        </w:rPr>
        <w:annotationRef/>
      </w:r>
      <w:r>
        <w:t>Menciono que no será desarrollada la herramienta de visualización, solo usada.</w:t>
      </w:r>
    </w:p>
  </w:comment>
  <w:comment w:id="26" w:author="Oswaldo Emmanuel Paez Ortega" w:date="2019-04-27T16:07:00Z" w:initials="OEPO">
    <w:p w14:paraId="44C01288" w14:textId="77777777" w:rsidR="00E27D35" w:rsidRPr="00246AB4" w:rsidRDefault="00E27D35"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7" w:author="Oswaldo Emmanuel Paez Ortega" w:date="2019-04-27T22:17:00Z" w:initials="OEPO">
    <w:p w14:paraId="1793B49D" w14:textId="77777777" w:rsidR="00E27D35" w:rsidRDefault="00E27D35" w:rsidP="002F0277">
      <w:pPr>
        <w:pStyle w:val="Textocomentario"/>
      </w:pPr>
      <w:r>
        <w:rPr>
          <w:rStyle w:val="Refdecomentario"/>
        </w:rPr>
        <w:annotationRef/>
      </w:r>
      <w:r>
        <w:t>[R1 – Resumen]</w:t>
      </w:r>
    </w:p>
  </w:comment>
  <w:comment w:id="31" w:author="Oswaldo Emmanuel Paez Ortega" w:date="2019-04-27T16:10:00Z" w:initials="OEPO">
    <w:p w14:paraId="1884B046" w14:textId="77777777" w:rsidR="00E27D35" w:rsidRDefault="00E27D35" w:rsidP="002F0277">
      <w:pPr>
        <w:pStyle w:val="Textocomentario"/>
      </w:pPr>
      <w:r>
        <w:rPr>
          <w:rStyle w:val="Refdecomentario"/>
        </w:rPr>
        <w:annotationRef/>
      </w:r>
      <w:r>
        <w:t xml:space="preserve">Especifico que será al </w:t>
      </w:r>
      <w:r>
        <w:rPr>
          <w:i/>
        </w:rPr>
        <w:t>triple store</w:t>
      </w:r>
      <w:r>
        <w:t xml:space="preserve"> Apache </w:t>
      </w:r>
      <w:proofErr w:type="spellStart"/>
      <w:r>
        <w:t>Marmotta</w:t>
      </w:r>
      <w:proofErr w:type="spellEnd"/>
      <w:r>
        <w:t xml:space="preserve"> y será una alternativa, ya que </w:t>
      </w:r>
      <w:proofErr w:type="spellStart"/>
      <w:r>
        <w:t>Parliament</w:t>
      </w:r>
      <w:proofErr w:type="spellEnd"/>
      <w:r>
        <w:t xml:space="preserve"> es la único que puede hacer esta función. [R2 -Objetivos]</w:t>
      </w:r>
    </w:p>
    <w:p w14:paraId="356B1A9D" w14:textId="77777777" w:rsidR="00E27D35" w:rsidRPr="00CD6E54" w:rsidRDefault="00E27D35" w:rsidP="002F0277">
      <w:pPr>
        <w:pStyle w:val="Textocomentario"/>
      </w:pPr>
      <w:r>
        <w:t>Cambié un poco el objetivo, pero considero que sigue diciendo lo mismo. [R3 – Objetivos]</w:t>
      </w:r>
    </w:p>
  </w:comment>
  <w:comment w:id="35" w:author="Oswaldo Emmanuel Paez Ortega" w:date="2019-04-27T16:12:00Z" w:initials="OEPO">
    <w:p w14:paraId="68E8C0D0" w14:textId="77777777" w:rsidR="00E27D35" w:rsidRDefault="00E27D35" w:rsidP="002F0277">
      <w:pPr>
        <w:pStyle w:val="Textocomentario"/>
      </w:pPr>
      <w:r>
        <w:rPr>
          <w:rStyle w:val="Refdecomentario"/>
        </w:rPr>
        <w:annotationRef/>
      </w:r>
      <w:r>
        <w:t>Agregué este objetivo específico para auxiliar la elaboración de la caracterización.</w:t>
      </w:r>
    </w:p>
  </w:comment>
  <w:comment w:id="38" w:author="Oswaldo Emmanuel Paez Ortega" w:date="2019-04-27T16:21:00Z" w:initials="OEPO">
    <w:p w14:paraId="4439EC37" w14:textId="77777777" w:rsidR="00E27D35" w:rsidRDefault="00E27D35" w:rsidP="002F0277">
      <w:pPr>
        <w:pStyle w:val="Textocomentario"/>
      </w:pPr>
      <w:r>
        <w:rPr>
          <w:rStyle w:val="Refdecomentario"/>
        </w:rPr>
        <w:annotationRef/>
      </w:r>
      <w:proofErr w:type="spellStart"/>
      <w:r>
        <w:t>Parliament</w:t>
      </w:r>
      <w:proofErr w:type="spellEnd"/>
      <w:r>
        <w:t xml:space="preserve"> es la única opción que ya hace consultas federadas. Hago una comparación del por qué desarrollar el módulo a Apache </w:t>
      </w:r>
      <w:proofErr w:type="spellStart"/>
      <w:r>
        <w:t>Marmotta</w:t>
      </w:r>
      <w:proofErr w:type="spellEnd"/>
      <w:r>
        <w:t xml:space="preserve"> hace que ésta sea una mejor alternativa que </w:t>
      </w:r>
      <w:proofErr w:type="spellStart"/>
      <w:r>
        <w:t>Parliament</w:t>
      </w:r>
      <w:proofErr w:type="spellEnd"/>
      <w:r>
        <w:t>.</w:t>
      </w:r>
    </w:p>
    <w:p w14:paraId="7D27CF18" w14:textId="77777777" w:rsidR="00E27D35" w:rsidRPr="00227720" w:rsidRDefault="00E27D35" w:rsidP="002F0277">
      <w:pPr>
        <w:pStyle w:val="Textocomentario"/>
      </w:pPr>
      <w:r>
        <w:t>[R2 y R3 – Estado del arte]</w:t>
      </w:r>
    </w:p>
  </w:comment>
  <w:comment w:id="41" w:author="Oswaldo Emmanuel Paez Ortega" w:date="2019-04-27T16:24:00Z" w:initials="OEPO">
    <w:p w14:paraId="7B40D91B" w14:textId="77777777" w:rsidR="00E27D35" w:rsidRPr="00063236" w:rsidRDefault="00E27D35"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4EE8C" w14:textId="77777777" w:rsidR="008B09CF" w:rsidRDefault="008B09CF" w:rsidP="002F0277">
      <w:pPr>
        <w:spacing w:after="0" w:line="240" w:lineRule="auto"/>
      </w:pPr>
      <w:r>
        <w:separator/>
      </w:r>
    </w:p>
  </w:endnote>
  <w:endnote w:type="continuationSeparator" w:id="0">
    <w:p w14:paraId="67035815" w14:textId="77777777" w:rsidR="008B09CF" w:rsidRDefault="008B09CF"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A6787E" w:rsidRDefault="00A6787E"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A6787E" w:rsidRDefault="00A6787E"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A6787E" w:rsidRDefault="00A6787E"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25C7" w14:textId="77777777" w:rsidR="00A6787E" w:rsidRDefault="00A6787E" w:rsidP="000F472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42FCA" w14:textId="77777777" w:rsidR="008B09CF" w:rsidRDefault="008B09CF" w:rsidP="002F0277">
      <w:pPr>
        <w:spacing w:after="0" w:line="240" w:lineRule="auto"/>
      </w:pPr>
      <w:r>
        <w:separator/>
      </w:r>
    </w:p>
  </w:footnote>
  <w:footnote w:type="continuationSeparator" w:id="0">
    <w:p w14:paraId="2ED8D213" w14:textId="77777777" w:rsidR="008B09CF" w:rsidRDefault="008B09CF" w:rsidP="002F0277">
      <w:pPr>
        <w:spacing w:after="0" w:line="240" w:lineRule="auto"/>
      </w:pPr>
      <w:r>
        <w:continuationSeparator/>
      </w:r>
    </w:p>
  </w:footnote>
  <w:footnote w:id="1">
    <w:p w14:paraId="409D4E54" w14:textId="77777777" w:rsidR="00E27D35" w:rsidRDefault="00E27D35"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4DEA"/>
    <w:rsid w:val="0002223D"/>
    <w:rsid w:val="00036466"/>
    <w:rsid w:val="000936BA"/>
    <w:rsid w:val="00136816"/>
    <w:rsid w:val="001D3CF6"/>
    <w:rsid w:val="001F16F7"/>
    <w:rsid w:val="00222F2A"/>
    <w:rsid w:val="00234205"/>
    <w:rsid w:val="002950A2"/>
    <w:rsid w:val="002F0277"/>
    <w:rsid w:val="0030091E"/>
    <w:rsid w:val="003259A3"/>
    <w:rsid w:val="00334EBB"/>
    <w:rsid w:val="0034280D"/>
    <w:rsid w:val="003510A9"/>
    <w:rsid w:val="00476EEC"/>
    <w:rsid w:val="004B412B"/>
    <w:rsid w:val="004C2DD4"/>
    <w:rsid w:val="0051263F"/>
    <w:rsid w:val="00521B30"/>
    <w:rsid w:val="00595C94"/>
    <w:rsid w:val="005B1F7D"/>
    <w:rsid w:val="00674075"/>
    <w:rsid w:val="006A21F0"/>
    <w:rsid w:val="006E0B5B"/>
    <w:rsid w:val="00701DBB"/>
    <w:rsid w:val="00784EF5"/>
    <w:rsid w:val="0078602A"/>
    <w:rsid w:val="007D0248"/>
    <w:rsid w:val="00882133"/>
    <w:rsid w:val="008A36B0"/>
    <w:rsid w:val="008B09CF"/>
    <w:rsid w:val="00965EFA"/>
    <w:rsid w:val="00974510"/>
    <w:rsid w:val="009A6024"/>
    <w:rsid w:val="009E301A"/>
    <w:rsid w:val="00A6787E"/>
    <w:rsid w:val="00A95DFE"/>
    <w:rsid w:val="00B24AA5"/>
    <w:rsid w:val="00B57877"/>
    <w:rsid w:val="00B66310"/>
    <w:rsid w:val="00B715FA"/>
    <w:rsid w:val="00BC76E0"/>
    <w:rsid w:val="00CD7200"/>
    <w:rsid w:val="00CE1B4A"/>
    <w:rsid w:val="00D4381D"/>
    <w:rsid w:val="00DC0BD3"/>
    <w:rsid w:val="00DF567D"/>
    <w:rsid w:val="00E27D35"/>
    <w:rsid w:val="00EA5EE1"/>
    <w:rsid w:val="00EC5446"/>
    <w:rsid w:val="00F07C2A"/>
    <w:rsid w:val="00F10E2C"/>
    <w:rsid w:val="00F141AF"/>
    <w:rsid w:val="00F47028"/>
    <w:rsid w:val="00FB405A"/>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semiHidden/>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iPriority w:val="35"/>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9678DBD5-BDA7-463A-9324-364AF9E2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27</Pages>
  <Words>8706</Words>
  <Characters>47886</Characters>
  <Application>Microsoft Office Word</Application>
  <DocSecurity>0</DocSecurity>
  <Lines>399</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Páez Ortega</cp:lastModifiedBy>
  <cp:revision>41</cp:revision>
  <dcterms:created xsi:type="dcterms:W3CDTF">2019-09-30T01:27:00Z</dcterms:created>
  <dcterms:modified xsi:type="dcterms:W3CDTF">2019-09-30T17:28:00Z</dcterms:modified>
</cp:coreProperties>
</file>